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rsidP="00570380">
      <w:pPr>
        <w:spacing w:line="480" w:lineRule="auto"/>
        <w:pPrChange w:id="0" w:author="Alex" w:date="2015-05-13T12:13:00Z">
          <w:pPr>
            <w:spacing w:line="480" w:lineRule="auto"/>
          </w:pPr>
        </w:pPrChange>
      </w:pPr>
      <w:r w:rsidRPr="001E61A8">
        <w:t xml:space="preserve">Supporting information for </w:t>
      </w:r>
    </w:p>
    <w:p w14:paraId="19A89498" w14:textId="77777777" w:rsidR="00B24FF3" w:rsidRPr="001E61A8" w:rsidRDefault="00B24FF3" w:rsidP="00570380">
      <w:pPr>
        <w:spacing w:line="480" w:lineRule="auto"/>
        <w:pPrChange w:id="1" w:author="Alex" w:date="2015-05-13T12:13:00Z">
          <w:pPr>
            <w:spacing w:line="480" w:lineRule="auto"/>
          </w:pPr>
        </w:pPrChange>
      </w:pPr>
    </w:p>
    <w:p w14:paraId="48B26733" w14:textId="77777777" w:rsidR="00B24FF3" w:rsidRPr="001E61A8" w:rsidRDefault="00B24FF3" w:rsidP="00570380">
      <w:pPr>
        <w:spacing w:line="480" w:lineRule="auto"/>
        <w:rPr>
          <w:b/>
        </w:rPr>
        <w:pPrChange w:id="2" w:author="Alex" w:date="2015-05-13T12:13:00Z">
          <w:pPr>
            <w:spacing w:line="480" w:lineRule="auto"/>
          </w:pPr>
        </w:pPrChange>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rsidP="00570380">
      <w:pPr>
        <w:spacing w:line="480" w:lineRule="auto"/>
        <w:pPrChange w:id="3" w:author="Alex" w:date="2015-05-13T12:13:00Z">
          <w:pPr>
            <w:spacing w:line="480" w:lineRule="auto"/>
          </w:pPr>
        </w:pPrChange>
      </w:pPr>
    </w:p>
    <w:p w14:paraId="1D75E2CF" w14:textId="77777777" w:rsidR="00B24FF3" w:rsidRPr="001E61A8" w:rsidRDefault="00B24FF3" w:rsidP="00570380">
      <w:pPr>
        <w:spacing w:line="480" w:lineRule="auto"/>
        <w:pPrChange w:id="4" w:author="Alex" w:date="2015-05-13T12:13:00Z">
          <w:pPr>
            <w:spacing w:line="480" w:lineRule="auto"/>
          </w:pPr>
        </w:pPrChange>
      </w:pPr>
      <w:r w:rsidRPr="001E61A8">
        <w:t>Dylan Alexander Carlin</w:t>
      </w:r>
      <w:r w:rsidRPr="001E61A8">
        <w:rPr>
          <w:vertAlign w:val="superscript"/>
        </w:rPr>
        <w:t>1</w:t>
      </w:r>
      <w:r w:rsidRPr="001E61A8">
        <w:t>*, Ryan W. Caster</w:t>
      </w:r>
      <w:r w:rsidRPr="001E61A8">
        <w:rPr>
          <w:vertAlign w:val="superscript"/>
        </w:rPr>
        <w:t>2</w:t>
      </w:r>
      <w:r w:rsidRPr="001E61A8">
        <w:t>*, Xiaokang Wang</w:t>
      </w:r>
      <w:r w:rsidRPr="001E61A8">
        <w:rPr>
          <w:vertAlign w:val="superscript"/>
        </w:rPr>
        <w:t>3</w:t>
      </w:r>
      <w:r w:rsidRPr="001E61A8">
        <w:t>, Stephanie A. Betzenderfer</w:t>
      </w:r>
      <w:r w:rsidRPr="001E61A8">
        <w:rPr>
          <w:vertAlign w:val="superscript"/>
        </w:rPr>
        <w:t>2</w:t>
      </w:r>
      <w:r w:rsidRPr="001E61A8">
        <w:t>, Claire X. Chen</w:t>
      </w:r>
      <w:r w:rsidRPr="001E61A8">
        <w:rPr>
          <w:vertAlign w:val="superscript"/>
        </w:rPr>
        <w:t>2</w:t>
      </w:r>
      <w:r w:rsidRPr="001E61A8">
        <w:t>, Veasna M. Duong</w:t>
      </w:r>
      <w:r w:rsidRPr="001E61A8">
        <w:rPr>
          <w:vertAlign w:val="superscript"/>
        </w:rPr>
        <w:t>2</w:t>
      </w:r>
      <w:r w:rsidRPr="001E61A8">
        <w:t>, Carolina V. Ryklansky</w:t>
      </w:r>
      <w:r w:rsidRPr="001E61A8">
        <w:rPr>
          <w:vertAlign w:val="superscript"/>
        </w:rPr>
        <w:t>2</w:t>
      </w:r>
      <w:r w:rsidRPr="001E61A8">
        <w:t>, Alp Alpekin</w:t>
      </w:r>
      <w:r w:rsidRPr="001E61A8">
        <w:rPr>
          <w:vertAlign w:val="superscript"/>
        </w:rPr>
        <w:t>2</w:t>
      </w:r>
      <w:r w:rsidRPr="001E61A8">
        <w:t>, Nathan Beaumont</w:t>
      </w:r>
      <w:r w:rsidRPr="001E61A8">
        <w:rPr>
          <w:vertAlign w:val="superscript"/>
        </w:rPr>
        <w:t>2</w:t>
      </w:r>
      <w:r w:rsidRPr="001E61A8">
        <w:t>, Harhul Kapoor</w:t>
      </w:r>
      <w:r w:rsidRPr="001E61A8">
        <w:rPr>
          <w:vertAlign w:val="superscript"/>
        </w:rPr>
        <w:t>2</w:t>
      </w:r>
      <w:r w:rsidRPr="001E61A8">
        <w:t>, Nicole Kim</w:t>
      </w:r>
      <w:r w:rsidRPr="001E61A8">
        <w:rPr>
          <w:vertAlign w:val="superscript"/>
        </w:rPr>
        <w:t>2</w:t>
      </w:r>
      <w:r w:rsidRPr="001E61A8">
        <w:t>, Hosna Mohabbot</w:t>
      </w:r>
      <w:r w:rsidRPr="001E61A8">
        <w:rPr>
          <w:vertAlign w:val="superscript"/>
        </w:rPr>
        <w:t>2</w:t>
      </w:r>
      <w:r w:rsidRPr="001E61A8">
        <w:t>, Boyu Pang</w:t>
      </w:r>
      <w:r w:rsidRPr="001E61A8">
        <w:rPr>
          <w:vertAlign w:val="superscript"/>
        </w:rPr>
        <w:t>2</w:t>
      </w:r>
      <w:r w:rsidRPr="001E61A8">
        <w:t>, Rachel Teel</w:t>
      </w:r>
      <w:r w:rsidRPr="001E61A8">
        <w:rPr>
          <w:vertAlign w:val="superscript"/>
        </w:rPr>
        <w:t>2</w:t>
      </w:r>
      <w:r w:rsidRPr="001E61A8">
        <w:t>, Lillian Whithaus</w:t>
      </w:r>
      <w:r w:rsidRPr="001E61A8">
        <w:rPr>
          <w:vertAlign w:val="superscript"/>
        </w:rPr>
        <w:t>2</w:t>
      </w:r>
      <w:r w:rsidRPr="001E61A8">
        <w:t>, Ilias Tagkopoulos</w:t>
      </w:r>
      <w:r w:rsidRPr="001E61A8">
        <w:rPr>
          <w:vertAlign w:val="superscript"/>
        </w:rPr>
        <w:t>2,6</w:t>
      </w:r>
      <w:r w:rsidRPr="001E61A8">
        <w:t>, Justin B. Siegel</w:t>
      </w:r>
      <w:r w:rsidRPr="001E61A8">
        <w:rPr>
          <w:vertAlign w:val="superscript"/>
        </w:rPr>
        <w:t>2,3,4</w:t>
      </w:r>
    </w:p>
    <w:p w14:paraId="4E8ADC44" w14:textId="77777777" w:rsidR="00B24FF3" w:rsidRPr="001E61A8" w:rsidRDefault="00B24FF3" w:rsidP="00570380">
      <w:pPr>
        <w:spacing w:line="480" w:lineRule="auto"/>
        <w:pPrChange w:id="5" w:author="Alex" w:date="2015-05-13T12:13:00Z">
          <w:pPr>
            <w:spacing w:line="480" w:lineRule="auto"/>
          </w:pPr>
        </w:pPrChange>
      </w:pPr>
    </w:p>
    <w:p w14:paraId="4030F7F7" w14:textId="77777777" w:rsidR="00B24FF3" w:rsidRPr="001E61A8" w:rsidRDefault="00B24FF3" w:rsidP="00570380">
      <w:pPr>
        <w:spacing w:line="480" w:lineRule="auto"/>
        <w:pPrChange w:id="6" w:author="Alex" w:date="2015-05-13T12:13:00Z">
          <w:pPr>
            <w:spacing w:line="480" w:lineRule="auto"/>
          </w:pPr>
        </w:pPrChange>
      </w:pPr>
      <w:r w:rsidRPr="001E61A8">
        <w:t>Author affiliations:</w:t>
      </w:r>
    </w:p>
    <w:p w14:paraId="31A5A1B6" w14:textId="77777777" w:rsidR="00B24FF3" w:rsidRPr="001E61A8" w:rsidRDefault="00B24FF3" w:rsidP="00570380">
      <w:pPr>
        <w:spacing w:line="480" w:lineRule="auto"/>
        <w:pPrChange w:id="7" w:author="Alex" w:date="2015-05-13T12:13:00Z">
          <w:pPr>
            <w:spacing w:line="480" w:lineRule="auto"/>
          </w:pPr>
        </w:pPrChange>
      </w:pPr>
      <w:r w:rsidRPr="001E61A8">
        <w:t>1. Biophysics Graduate Group, University of California, Davis</w:t>
      </w:r>
    </w:p>
    <w:p w14:paraId="3A399AEF" w14:textId="77777777" w:rsidR="00B24FF3" w:rsidRPr="001E61A8" w:rsidRDefault="00B24FF3" w:rsidP="00570380">
      <w:pPr>
        <w:spacing w:line="480" w:lineRule="auto"/>
        <w:pPrChange w:id="8" w:author="Alex" w:date="2015-05-13T12:13:00Z">
          <w:pPr>
            <w:spacing w:line="480" w:lineRule="auto"/>
          </w:pPr>
        </w:pPrChange>
      </w:pPr>
      <w:r w:rsidRPr="001E61A8">
        <w:t>2. Genome Center, University of California, Davis</w:t>
      </w:r>
    </w:p>
    <w:p w14:paraId="4EF9982B" w14:textId="77777777" w:rsidR="00B24FF3" w:rsidRPr="001E61A8" w:rsidRDefault="00B24FF3" w:rsidP="00570380">
      <w:pPr>
        <w:spacing w:line="480" w:lineRule="auto"/>
        <w:pPrChange w:id="9" w:author="Alex" w:date="2015-05-13T12:13:00Z">
          <w:pPr>
            <w:spacing w:line="480" w:lineRule="auto"/>
          </w:pPr>
        </w:pPrChange>
      </w:pPr>
      <w:r w:rsidRPr="001E61A8">
        <w:t>3. Department of Chemistry, University of California, Davis</w:t>
      </w:r>
    </w:p>
    <w:p w14:paraId="584F7F30" w14:textId="77777777" w:rsidR="00B24FF3" w:rsidRPr="001E61A8" w:rsidRDefault="00B24FF3" w:rsidP="00570380">
      <w:pPr>
        <w:spacing w:line="480" w:lineRule="auto"/>
        <w:pPrChange w:id="10" w:author="Alex" w:date="2015-05-13T12:13:00Z">
          <w:pPr>
            <w:spacing w:line="480" w:lineRule="auto"/>
          </w:pPr>
        </w:pPrChange>
      </w:pPr>
      <w:r w:rsidRPr="001E61A8">
        <w:t>4. Department of Biochemistry &amp; Molecular Medicine, University of California, Davis</w:t>
      </w:r>
    </w:p>
    <w:p w14:paraId="7CCF3EE8" w14:textId="77777777" w:rsidR="00B24FF3" w:rsidRPr="001E61A8" w:rsidRDefault="00B24FF3" w:rsidP="00570380">
      <w:pPr>
        <w:spacing w:line="480" w:lineRule="auto"/>
        <w:pPrChange w:id="11" w:author="Alex" w:date="2015-05-13T12:13:00Z">
          <w:pPr>
            <w:spacing w:line="480" w:lineRule="auto"/>
          </w:pPr>
        </w:pPrChange>
      </w:pPr>
      <w:r w:rsidRPr="001E61A8">
        <w:t>5. Department of Biomedical Engineering, University of California, Davis</w:t>
      </w:r>
    </w:p>
    <w:p w14:paraId="414E49C5" w14:textId="35AD4EC1" w:rsidR="00B24FF3" w:rsidRPr="001E61A8" w:rsidRDefault="00B24FF3" w:rsidP="00570380">
      <w:pPr>
        <w:spacing w:line="480" w:lineRule="auto"/>
        <w:pPrChange w:id="12" w:author="Alex" w:date="2015-05-13T12:13:00Z">
          <w:pPr>
            <w:spacing w:line="480" w:lineRule="auto"/>
          </w:pPr>
        </w:pPrChange>
      </w:pPr>
      <w:r w:rsidRPr="001E61A8">
        <w:t>6. Department of Computer Science, University of California, Davis</w:t>
      </w:r>
    </w:p>
    <w:p w14:paraId="35077E69" w14:textId="77777777" w:rsidR="00B24FF3" w:rsidRPr="001E61A8" w:rsidRDefault="00B24FF3" w:rsidP="00570380">
      <w:pPr>
        <w:spacing w:line="480" w:lineRule="auto"/>
        <w:pPrChange w:id="13" w:author="Alex" w:date="2015-05-13T12:13:00Z">
          <w:pPr>
            <w:spacing w:line="480" w:lineRule="auto"/>
          </w:pPr>
        </w:pPrChange>
      </w:pPr>
    </w:p>
    <w:p w14:paraId="7B89401B" w14:textId="5B6D5454" w:rsidR="00B24FF3" w:rsidRPr="001E61A8" w:rsidRDefault="00B24FF3" w:rsidP="00570380">
      <w:pPr>
        <w:spacing w:line="480" w:lineRule="auto"/>
        <w:pPrChange w:id="14" w:author="Alex" w:date="2015-05-13T12:13:00Z">
          <w:pPr>
            <w:spacing w:line="480" w:lineRule="auto"/>
          </w:pPr>
        </w:pPrChange>
      </w:pPr>
      <w:r w:rsidRPr="001E61A8">
        <w:br w:type="page"/>
      </w:r>
    </w:p>
    <w:p w14:paraId="0C48F28F" w14:textId="17CEA9F3" w:rsidR="00B24FF3" w:rsidRPr="001E61A8" w:rsidRDefault="00B24FF3" w:rsidP="00570380">
      <w:pPr>
        <w:spacing w:line="480" w:lineRule="auto"/>
        <w:rPr>
          <w:b/>
        </w:rPr>
        <w:pPrChange w:id="15" w:author="Alex" w:date="2015-05-13T12:13:00Z">
          <w:pPr>
            <w:spacing w:line="480" w:lineRule="auto"/>
          </w:pPr>
        </w:pPrChange>
      </w:pPr>
      <w:r w:rsidRPr="001E61A8">
        <w:rPr>
          <w:b/>
        </w:rPr>
        <w:lastRenderedPageBreak/>
        <w:t xml:space="preserve">Table of contents </w:t>
      </w:r>
    </w:p>
    <w:p w14:paraId="5FB3FAFD" w14:textId="23083872" w:rsidR="00B54DDD" w:rsidRPr="001E61A8" w:rsidRDefault="00B54DDD" w:rsidP="00570380">
      <w:pPr>
        <w:spacing w:line="480" w:lineRule="auto"/>
        <w:pPrChange w:id="16" w:author="Alex" w:date="2015-05-13T12:13:00Z">
          <w:pPr>
            <w:spacing w:line="480" w:lineRule="auto"/>
          </w:pPr>
        </w:pPrChange>
      </w:pPr>
      <w:r w:rsidRPr="001E61A8">
        <w:t>Supplemental Table 1</w:t>
      </w:r>
      <w:ins w:id="17" w:author="Alex" w:date="2015-05-12T22:07:00Z">
        <w:r w:rsidR="000723CA">
          <w:t>: L</w:t>
        </w:r>
      </w:ins>
      <w:del w:id="18" w:author="Alex" w:date="2015-05-12T22:07:00Z">
        <w:r w:rsidRPr="001E61A8" w:rsidDel="000723CA">
          <w:delText xml:space="preserve"> (l</w:delText>
        </w:r>
      </w:del>
      <w:r w:rsidRPr="001E61A8">
        <w:t>ist of mutants</w:t>
      </w:r>
      <w:del w:id="19" w:author="Alex" w:date="2015-05-12T22:07:00Z">
        <w:r w:rsidR="00846297" w:rsidDel="000723CA">
          <w:delText>)</w:delText>
        </w:r>
      </w:del>
    </w:p>
    <w:p w14:paraId="16B0A470" w14:textId="0D6A2098" w:rsidR="00B54DDD" w:rsidRPr="001E61A8" w:rsidRDefault="00B54DDD" w:rsidP="00570380">
      <w:pPr>
        <w:spacing w:line="480" w:lineRule="auto"/>
        <w:pPrChange w:id="20" w:author="Alex" w:date="2015-05-13T12:13:00Z">
          <w:pPr>
            <w:spacing w:line="480" w:lineRule="auto"/>
          </w:pPr>
        </w:pPrChange>
      </w:pPr>
      <w:r w:rsidRPr="001E61A8">
        <w:t>Sup</w:t>
      </w:r>
      <w:r w:rsidR="00BC3450" w:rsidRPr="001E61A8">
        <w:t>plemental Figure 1</w:t>
      </w:r>
      <w:ins w:id="21" w:author="Alex" w:date="2015-05-12T22:07:00Z">
        <w:r w:rsidR="000723CA">
          <w:t>:</w:t>
        </w:r>
      </w:ins>
      <w:r w:rsidR="00BC3450" w:rsidRPr="001E61A8">
        <w:t xml:space="preserve"> </w:t>
      </w:r>
      <w:del w:id="22" w:author="Alex" w:date="2015-05-12T22:07:00Z">
        <w:r w:rsidR="00BC3450" w:rsidRPr="001E61A8" w:rsidDel="000723CA">
          <w:delText>(</w:delText>
        </w:r>
      </w:del>
      <w:r w:rsidR="00BC3450" w:rsidRPr="001E61A8">
        <w:t>Gel images</w:t>
      </w:r>
      <w:del w:id="23" w:author="Alex" w:date="2015-05-12T22:07:00Z">
        <w:r w:rsidR="00BC3450" w:rsidRPr="001E61A8" w:rsidDel="000723CA">
          <w:delText>)</w:delText>
        </w:r>
      </w:del>
    </w:p>
    <w:p w14:paraId="11A11F14" w14:textId="3B711D05" w:rsidR="00B54DDD" w:rsidRPr="001E61A8" w:rsidRDefault="00B54DDD" w:rsidP="00570380">
      <w:pPr>
        <w:spacing w:line="480" w:lineRule="auto"/>
        <w:pPrChange w:id="24" w:author="Alex" w:date="2015-05-13T12:13:00Z">
          <w:pPr>
            <w:spacing w:line="480" w:lineRule="auto"/>
          </w:pPr>
        </w:pPrChange>
      </w:pPr>
      <w:r w:rsidRPr="001E61A8">
        <w:t>Supplemental Figure 2</w:t>
      </w:r>
      <w:ins w:id="25" w:author="Alex" w:date="2015-05-12T22:07:00Z">
        <w:r w:rsidR="000723CA">
          <w:t xml:space="preserve">: </w:t>
        </w:r>
      </w:ins>
      <w:del w:id="26" w:author="Alex" w:date="2015-05-12T22:07:00Z">
        <w:r w:rsidRPr="001E61A8" w:rsidDel="000723CA">
          <w:delText xml:space="preserve"> (</w:delText>
        </w:r>
      </w:del>
      <w:r w:rsidRPr="001E61A8">
        <w:t>Q19A and R240A</w:t>
      </w:r>
      <w:del w:id="27" w:author="Alex" w:date="2015-05-12T22:07:00Z">
        <w:r w:rsidRPr="001E61A8" w:rsidDel="000723CA">
          <w:delText>)</w:delText>
        </w:r>
        <w:r w:rsidR="002D3E27" w:rsidRPr="001E61A8" w:rsidDel="000723CA">
          <w:delText xml:space="preserve"> </w:delText>
        </w:r>
      </w:del>
    </w:p>
    <w:p w14:paraId="1EABB782" w14:textId="7D730C53" w:rsidR="002D3E27" w:rsidRPr="001E61A8" w:rsidRDefault="00B54DDD" w:rsidP="00570380">
      <w:pPr>
        <w:spacing w:line="480" w:lineRule="auto"/>
        <w:pPrChange w:id="28" w:author="Alex" w:date="2015-05-13T12:13:00Z">
          <w:pPr>
            <w:spacing w:line="480" w:lineRule="auto"/>
          </w:pPr>
        </w:pPrChange>
      </w:pPr>
      <w:r w:rsidRPr="001E61A8">
        <w:t>Supplemental Table 2</w:t>
      </w:r>
      <w:ins w:id="29" w:author="Alex" w:date="2015-05-12T22:07:00Z">
        <w:r w:rsidR="000723CA">
          <w:t xml:space="preserve">: </w:t>
        </w:r>
      </w:ins>
      <w:del w:id="30" w:author="Alex" w:date="2015-05-12T22:07:00Z">
        <w:r w:rsidRPr="001E61A8" w:rsidDel="000723CA">
          <w:delText xml:space="preserve"> (</w:delText>
        </w:r>
      </w:del>
      <w:r w:rsidRPr="001E61A8">
        <w:t>PCC and SRC values</w:t>
      </w:r>
      <w:del w:id="31" w:author="Alex" w:date="2015-05-12T22:07:00Z">
        <w:r w:rsidRPr="001E61A8" w:rsidDel="000723CA">
          <w:delText>)</w:delText>
        </w:r>
      </w:del>
    </w:p>
    <w:p w14:paraId="3EDB2CA4" w14:textId="5622CC75" w:rsidR="00B54DDD" w:rsidRDefault="002D3E27" w:rsidP="00570380">
      <w:pPr>
        <w:spacing w:line="480" w:lineRule="auto"/>
        <w:pPrChange w:id="32" w:author="Alex" w:date="2015-05-13T12:13:00Z">
          <w:pPr>
            <w:spacing w:line="480" w:lineRule="auto"/>
          </w:pPr>
        </w:pPrChange>
      </w:pPr>
      <w:r w:rsidRPr="001E61A8">
        <w:t>Supplemental Figure 3</w:t>
      </w:r>
      <w:ins w:id="33" w:author="Alex" w:date="2015-05-12T22:07:00Z">
        <w:r w:rsidR="000723CA">
          <w:t xml:space="preserve">: </w:t>
        </w:r>
      </w:ins>
      <w:del w:id="34" w:author="Alex" w:date="2015-05-12T22:07:00Z">
        <w:r w:rsidRPr="001E61A8" w:rsidDel="000723CA">
          <w:delText xml:space="preserve"> (d</w:delText>
        </w:r>
      </w:del>
      <w:ins w:id="35" w:author="Alex" w:date="2015-05-12T22:07:00Z">
        <w:r w:rsidR="000723CA">
          <w:t>D</w:t>
        </w:r>
      </w:ins>
      <w:r w:rsidRPr="001E61A8">
        <w:t>ia</w:t>
      </w:r>
      <w:r w:rsidR="00846297">
        <w:t>gnostic plots for all mutants</w:t>
      </w:r>
      <w:del w:id="36" w:author="Alex" w:date="2015-05-12T22:07:00Z">
        <w:r w:rsidR="00846297" w:rsidDel="000723CA">
          <w:delText xml:space="preserve">) </w:delText>
        </w:r>
      </w:del>
    </w:p>
    <w:p w14:paraId="78C1024A" w14:textId="100A7DE6" w:rsidR="00933AFC" w:rsidRPr="001E61A8" w:rsidRDefault="00933AFC" w:rsidP="00570380">
      <w:pPr>
        <w:spacing w:line="480" w:lineRule="auto"/>
        <w:pPrChange w:id="37" w:author="Alex" w:date="2015-05-13T12:13:00Z">
          <w:pPr>
            <w:spacing w:line="480" w:lineRule="auto"/>
          </w:pPr>
        </w:pPrChange>
      </w:pPr>
      <w:r>
        <w:t>Supplemental Figure 4</w:t>
      </w:r>
      <w:ins w:id="38" w:author="Alex" w:date="2015-05-12T22:07:00Z">
        <w:r w:rsidR="000723CA">
          <w:t xml:space="preserve">: </w:t>
        </w:r>
      </w:ins>
      <w:del w:id="39" w:author="Alex" w:date="2015-05-12T22:07:00Z">
        <w:r w:rsidDel="000723CA">
          <w:delText xml:space="preserve"> (</w:delText>
        </w:r>
      </w:del>
      <w:r w:rsidRPr="00933AFC">
        <w:rPr>
          <w:i/>
        </w:rPr>
        <w:t>k</w:t>
      </w:r>
      <w:r w:rsidRPr="00933AFC">
        <w:rPr>
          <w:vertAlign w:val="subscript"/>
        </w:rPr>
        <w:t>cat</w:t>
      </w:r>
      <w:r>
        <w:t xml:space="preserve"> vs. K</w:t>
      </w:r>
      <w:r w:rsidRPr="00933AFC">
        <w:rPr>
          <w:vertAlign w:val="subscript"/>
        </w:rPr>
        <w:t>M</w:t>
      </w:r>
      <w:r>
        <w:t xml:space="preserve"> plot</w:t>
      </w:r>
      <w:del w:id="40" w:author="Alex" w:date="2015-05-12T22:08:00Z">
        <w:r w:rsidDel="000723CA">
          <w:delText xml:space="preserve">) </w:delText>
        </w:r>
      </w:del>
    </w:p>
    <w:p w14:paraId="658E1BD5" w14:textId="7CD0F1AE" w:rsidR="00B24FF3" w:rsidRPr="001E61A8" w:rsidRDefault="00B54DDD" w:rsidP="00570380">
      <w:pPr>
        <w:spacing w:line="480" w:lineRule="auto"/>
        <w:pPrChange w:id="41" w:author="Alex" w:date="2015-05-13T12:13:00Z">
          <w:pPr>
            <w:spacing w:line="480" w:lineRule="auto"/>
          </w:pPr>
        </w:pPrChange>
      </w:pPr>
      <w:r w:rsidRPr="001E61A8">
        <w:t xml:space="preserve">Supplemental materials and methods </w:t>
      </w:r>
    </w:p>
    <w:p w14:paraId="6E5A9482" w14:textId="77777777" w:rsidR="00B24FF3" w:rsidRPr="001E61A8" w:rsidRDefault="00B24FF3" w:rsidP="00570380">
      <w:pPr>
        <w:spacing w:line="480" w:lineRule="auto"/>
        <w:pPrChange w:id="42" w:author="Alex" w:date="2015-05-13T12:13:00Z">
          <w:pPr>
            <w:spacing w:line="480" w:lineRule="auto"/>
          </w:pPr>
        </w:pPrChange>
      </w:pPr>
    </w:p>
    <w:p w14:paraId="24003923" w14:textId="77777777" w:rsidR="00B24FF3" w:rsidRPr="001E61A8" w:rsidRDefault="00B24FF3" w:rsidP="00570380">
      <w:pPr>
        <w:spacing w:line="480" w:lineRule="auto"/>
        <w:pPrChange w:id="43" w:author="Alex" w:date="2015-05-13T12:13:00Z">
          <w:pPr>
            <w:spacing w:line="480" w:lineRule="auto"/>
          </w:pPr>
        </w:pPrChange>
      </w:pPr>
    </w:p>
    <w:p w14:paraId="497B7AC4" w14:textId="7071E425" w:rsidR="00B54DDD" w:rsidRPr="001E61A8" w:rsidRDefault="00B24FF3" w:rsidP="00570380">
      <w:pPr>
        <w:spacing w:line="480" w:lineRule="auto"/>
        <w:pPrChange w:id="44" w:author="Alex" w:date="2015-05-13T12:13:00Z">
          <w:pPr>
            <w:spacing w:line="480" w:lineRule="auto"/>
          </w:pPr>
        </w:pPrChange>
      </w:pPr>
      <w:r w:rsidRPr="001E61A8">
        <w:br w:type="page"/>
      </w:r>
    </w:p>
    <w:tbl>
      <w:tblPr>
        <w:tblW w:w="96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5" w:author="Alex" w:date="2015-05-12T22:08:00Z">
          <w:tblPr>
            <w:tblW w:w="9690" w:type="dxa"/>
            <w:tblInd w:w="93" w:type="dxa"/>
            <w:tblLayout w:type="fixed"/>
            <w:tblLook w:val="04A0" w:firstRow="1" w:lastRow="0" w:firstColumn="1" w:lastColumn="0" w:noHBand="0" w:noVBand="1"/>
          </w:tblPr>
        </w:tblPrChange>
      </w:tblPr>
      <w:tblGrid>
        <w:gridCol w:w="1095"/>
        <w:gridCol w:w="1080"/>
        <w:gridCol w:w="900"/>
        <w:gridCol w:w="1710"/>
        <w:gridCol w:w="1350"/>
        <w:gridCol w:w="1080"/>
        <w:gridCol w:w="2475"/>
        <w:tblGridChange w:id="46">
          <w:tblGrid>
            <w:gridCol w:w="1095"/>
            <w:gridCol w:w="1080"/>
            <w:gridCol w:w="900"/>
            <w:gridCol w:w="1710"/>
            <w:gridCol w:w="1350"/>
            <w:gridCol w:w="1080"/>
            <w:gridCol w:w="2475"/>
          </w:tblGrid>
        </w:tblGridChange>
      </w:tblGrid>
      <w:tr w:rsidR="00266106" w:rsidRPr="001E61A8" w14:paraId="375496CB" w14:textId="77777777" w:rsidTr="00D400F8">
        <w:trPr>
          <w:trHeight w:val="300"/>
          <w:trPrChange w:id="47" w:author="Alex" w:date="2015-05-12T22:08:00Z">
            <w:trPr>
              <w:trHeight w:val="300"/>
            </w:trPr>
          </w:trPrChange>
        </w:trPr>
        <w:tc>
          <w:tcPr>
            <w:tcW w:w="1095" w:type="dxa"/>
            <w:shd w:val="clear" w:color="auto" w:fill="auto"/>
            <w:noWrap/>
            <w:vAlign w:val="bottom"/>
            <w:hideMark/>
            <w:tcPrChange w:id="48" w:author="Alex" w:date="2015-05-12T22:08:00Z">
              <w:tcPr>
                <w:tcW w:w="1095" w:type="dxa"/>
                <w:tcBorders>
                  <w:top w:val="nil"/>
                  <w:left w:val="nil"/>
                  <w:bottom w:val="nil"/>
                  <w:right w:val="nil"/>
                </w:tcBorders>
                <w:shd w:val="clear" w:color="auto" w:fill="auto"/>
                <w:noWrap/>
                <w:vAlign w:val="bottom"/>
                <w:hideMark/>
              </w:tcPr>
            </w:tcPrChange>
          </w:tcPr>
          <w:p w14:paraId="5EBB2DF0" w14:textId="69E09697" w:rsidR="001B315C" w:rsidRPr="001E61A8" w:rsidRDefault="007372DA" w:rsidP="00570380">
            <w:pPr>
              <w:spacing w:line="480" w:lineRule="auto"/>
              <w:rPr>
                <w:rFonts w:eastAsia="Times New Roman" w:cs="Times New Roman"/>
                <w:b/>
                <w:color w:val="000000"/>
              </w:rPr>
              <w:pPrChange w:id="49" w:author="Alex" w:date="2015-05-13T12:13:00Z">
                <w:pPr/>
              </w:pPrChange>
            </w:pPr>
            <w:r w:rsidRPr="001E61A8">
              <w:rPr>
                <w:rFonts w:eastAsia="Times New Roman" w:cs="Times New Roman"/>
                <w:b/>
                <w:color w:val="000000"/>
              </w:rPr>
              <w:lastRenderedPageBreak/>
              <w:t>Mutant</w:t>
            </w:r>
          </w:p>
        </w:tc>
        <w:tc>
          <w:tcPr>
            <w:tcW w:w="1080" w:type="dxa"/>
            <w:shd w:val="clear" w:color="auto" w:fill="auto"/>
            <w:noWrap/>
            <w:vAlign w:val="bottom"/>
            <w:hideMark/>
            <w:tcPrChange w:id="50" w:author="Alex" w:date="2015-05-12T22:08:00Z">
              <w:tcPr>
                <w:tcW w:w="1080" w:type="dxa"/>
                <w:tcBorders>
                  <w:top w:val="nil"/>
                  <w:left w:val="nil"/>
                  <w:bottom w:val="nil"/>
                  <w:right w:val="nil"/>
                </w:tcBorders>
                <w:shd w:val="clear" w:color="auto" w:fill="auto"/>
                <w:noWrap/>
                <w:vAlign w:val="bottom"/>
                <w:hideMark/>
              </w:tcPr>
            </w:tcPrChange>
          </w:tcPr>
          <w:p w14:paraId="4DDE2BE6" w14:textId="5911982E" w:rsidR="001B315C" w:rsidRPr="001E61A8" w:rsidRDefault="001B315C" w:rsidP="00570380">
            <w:pPr>
              <w:spacing w:line="480" w:lineRule="auto"/>
              <w:rPr>
                <w:rFonts w:eastAsia="Times New Roman" w:cs="Times New Roman"/>
                <w:b/>
                <w:color w:val="000000"/>
              </w:rPr>
              <w:pPrChange w:id="51" w:author="Alex" w:date="2015-05-13T12:13:00Z">
                <w:pPr/>
              </w:pPrChange>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shd w:val="clear" w:color="auto" w:fill="auto"/>
            <w:noWrap/>
            <w:vAlign w:val="bottom"/>
            <w:hideMark/>
            <w:tcPrChange w:id="52" w:author="Alex" w:date="2015-05-12T22:08:00Z">
              <w:tcPr>
                <w:tcW w:w="900" w:type="dxa"/>
                <w:tcBorders>
                  <w:top w:val="nil"/>
                  <w:left w:val="nil"/>
                  <w:bottom w:val="nil"/>
                  <w:right w:val="nil"/>
                </w:tcBorders>
                <w:shd w:val="clear" w:color="auto" w:fill="auto"/>
                <w:noWrap/>
                <w:vAlign w:val="bottom"/>
                <w:hideMark/>
              </w:tcPr>
            </w:tcPrChange>
          </w:tcPr>
          <w:p w14:paraId="5F46FCFB" w14:textId="77777777" w:rsidR="001B315C" w:rsidRPr="001E61A8" w:rsidRDefault="001B315C" w:rsidP="00570380">
            <w:pPr>
              <w:spacing w:line="480" w:lineRule="auto"/>
              <w:rPr>
                <w:rFonts w:eastAsia="Times New Roman" w:cs="Times New Roman"/>
                <w:b/>
                <w:color w:val="000000"/>
              </w:rPr>
              <w:pPrChange w:id="53" w:author="Alex" w:date="2015-05-13T12:13:00Z">
                <w:pPr/>
              </w:pPrChange>
            </w:pPr>
            <w:r w:rsidRPr="001E61A8">
              <w:rPr>
                <w:rFonts w:eastAsia="Times New Roman" w:cs="Times New Roman"/>
                <w:b/>
                <w:color w:val="000000"/>
              </w:rPr>
              <w:t>SDS-PAGE</w:t>
            </w:r>
          </w:p>
        </w:tc>
        <w:tc>
          <w:tcPr>
            <w:tcW w:w="1710" w:type="dxa"/>
            <w:shd w:val="clear" w:color="auto" w:fill="auto"/>
            <w:noWrap/>
            <w:vAlign w:val="bottom"/>
            <w:hideMark/>
            <w:tcPrChange w:id="54" w:author="Alex" w:date="2015-05-12T22:08:00Z">
              <w:tcPr>
                <w:tcW w:w="1710" w:type="dxa"/>
                <w:tcBorders>
                  <w:top w:val="nil"/>
                  <w:left w:val="nil"/>
                  <w:bottom w:val="nil"/>
                  <w:right w:val="nil"/>
                </w:tcBorders>
                <w:shd w:val="clear" w:color="auto" w:fill="auto"/>
                <w:noWrap/>
                <w:vAlign w:val="bottom"/>
                <w:hideMark/>
              </w:tcPr>
            </w:tcPrChange>
          </w:tcPr>
          <w:p w14:paraId="41640EA3" w14:textId="77777777" w:rsidR="001B315C" w:rsidRPr="001E61A8" w:rsidRDefault="001B315C" w:rsidP="00570380">
            <w:pPr>
              <w:spacing w:line="480" w:lineRule="auto"/>
              <w:rPr>
                <w:rFonts w:eastAsia="Times New Roman" w:cs="Times New Roman"/>
                <w:b/>
                <w:color w:val="000000"/>
              </w:rPr>
              <w:pPrChange w:id="55" w:author="Alex" w:date="2015-05-13T12:13:00Z">
                <w:pPr/>
              </w:pPrChange>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shd w:val="clear" w:color="auto" w:fill="auto"/>
            <w:noWrap/>
            <w:vAlign w:val="bottom"/>
            <w:hideMark/>
            <w:tcPrChange w:id="56" w:author="Alex" w:date="2015-05-12T22:08:00Z">
              <w:tcPr>
                <w:tcW w:w="1350" w:type="dxa"/>
                <w:tcBorders>
                  <w:top w:val="nil"/>
                  <w:left w:val="nil"/>
                  <w:bottom w:val="nil"/>
                  <w:right w:val="nil"/>
                </w:tcBorders>
                <w:shd w:val="clear" w:color="auto" w:fill="auto"/>
                <w:noWrap/>
                <w:vAlign w:val="bottom"/>
                <w:hideMark/>
              </w:tcPr>
            </w:tcPrChange>
          </w:tcPr>
          <w:p w14:paraId="36925ACF" w14:textId="77777777" w:rsidR="001B315C" w:rsidRPr="001E61A8" w:rsidRDefault="001B315C" w:rsidP="00570380">
            <w:pPr>
              <w:spacing w:line="480" w:lineRule="auto"/>
              <w:rPr>
                <w:rFonts w:eastAsia="Times New Roman" w:cs="Times New Roman"/>
                <w:b/>
                <w:color w:val="000000"/>
              </w:rPr>
              <w:pPrChange w:id="57" w:author="Alex" w:date="2015-05-13T12:13:00Z">
                <w:pPr/>
              </w:pPrChange>
            </w:pPr>
            <w:r w:rsidRPr="001E61A8">
              <w:rPr>
                <w:rFonts w:eastAsia="Times New Roman" w:cs="Times New Roman"/>
                <w:b/>
                <w:i/>
                <w:color w:val="000000"/>
              </w:rPr>
              <w:t>k</w:t>
            </w:r>
            <w:r w:rsidRPr="001E61A8">
              <w:rPr>
                <w:rFonts w:eastAsia="Times New Roman" w:cs="Times New Roman"/>
                <w:b/>
                <w:color w:val="000000"/>
                <w:vertAlign w:val="subscript"/>
              </w:rPr>
              <w:t>cat</w:t>
            </w:r>
          </w:p>
        </w:tc>
        <w:tc>
          <w:tcPr>
            <w:tcW w:w="1080" w:type="dxa"/>
            <w:shd w:val="clear" w:color="auto" w:fill="auto"/>
            <w:noWrap/>
            <w:vAlign w:val="bottom"/>
            <w:hideMark/>
            <w:tcPrChange w:id="58" w:author="Alex" w:date="2015-05-12T22:08:00Z">
              <w:tcPr>
                <w:tcW w:w="1080" w:type="dxa"/>
                <w:tcBorders>
                  <w:top w:val="nil"/>
                  <w:left w:val="nil"/>
                  <w:bottom w:val="nil"/>
                  <w:right w:val="nil"/>
                </w:tcBorders>
                <w:shd w:val="clear" w:color="auto" w:fill="auto"/>
                <w:noWrap/>
                <w:vAlign w:val="bottom"/>
                <w:hideMark/>
              </w:tcPr>
            </w:tcPrChange>
          </w:tcPr>
          <w:p w14:paraId="27B277A4" w14:textId="77777777" w:rsidR="001B315C" w:rsidRPr="001E61A8" w:rsidRDefault="001B315C" w:rsidP="00570380">
            <w:pPr>
              <w:spacing w:line="480" w:lineRule="auto"/>
              <w:rPr>
                <w:rFonts w:eastAsia="Times New Roman" w:cs="Times New Roman"/>
                <w:b/>
                <w:color w:val="000000"/>
              </w:rPr>
              <w:pPrChange w:id="59" w:author="Alex" w:date="2015-05-13T12:13:00Z">
                <w:pPr/>
              </w:pPrChange>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shd w:val="clear" w:color="auto" w:fill="auto"/>
            <w:noWrap/>
            <w:vAlign w:val="bottom"/>
            <w:hideMark/>
            <w:tcPrChange w:id="60" w:author="Alex" w:date="2015-05-12T22:08:00Z">
              <w:tcPr>
                <w:tcW w:w="2475" w:type="dxa"/>
                <w:tcBorders>
                  <w:top w:val="nil"/>
                  <w:left w:val="nil"/>
                  <w:bottom w:val="nil"/>
                  <w:right w:val="nil"/>
                </w:tcBorders>
                <w:shd w:val="clear" w:color="auto" w:fill="auto"/>
                <w:noWrap/>
                <w:vAlign w:val="bottom"/>
                <w:hideMark/>
              </w:tcPr>
            </w:tcPrChange>
          </w:tcPr>
          <w:p w14:paraId="04A48A26" w14:textId="77777777" w:rsidR="001B315C" w:rsidRPr="001E61A8" w:rsidRDefault="001B315C" w:rsidP="00570380">
            <w:pPr>
              <w:spacing w:line="480" w:lineRule="auto"/>
              <w:rPr>
                <w:rFonts w:eastAsia="Times New Roman" w:cs="Times New Roman"/>
                <w:b/>
                <w:color w:val="000000"/>
              </w:rPr>
              <w:pPrChange w:id="61" w:author="Alex" w:date="2015-05-13T12:13:00Z">
                <w:pPr/>
              </w:pPrChange>
            </w:pPr>
            <w:r w:rsidRPr="001E61A8">
              <w:rPr>
                <w:rFonts w:eastAsia="Times New Roman" w:cs="Times New Roman"/>
                <w:b/>
                <w:i/>
                <w:color w:val="000000"/>
              </w:rPr>
              <w:t>k</w:t>
            </w:r>
            <w:r w:rsidRPr="001E61A8">
              <w:rPr>
                <w:rFonts w:eastAsia="Times New Roman" w:cs="Times New Roman"/>
                <w:b/>
                <w:color w:val="000000"/>
                <w:vertAlign w:val="subscript"/>
              </w:rPr>
              <w:t>cat</w:t>
            </w:r>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D400F8">
        <w:trPr>
          <w:trHeight w:val="300"/>
          <w:trPrChange w:id="62" w:author="Alex" w:date="2015-05-12T22:08:00Z">
            <w:trPr>
              <w:trHeight w:val="300"/>
            </w:trPr>
          </w:trPrChange>
        </w:trPr>
        <w:tc>
          <w:tcPr>
            <w:tcW w:w="1095" w:type="dxa"/>
            <w:shd w:val="clear" w:color="auto" w:fill="auto"/>
            <w:noWrap/>
            <w:vAlign w:val="bottom"/>
            <w:hideMark/>
            <w:tcPrChange w:id="63" w:author="Alex" w:date="2015-05-12T22:08:00Z">
              <w:tcPr>
                <w:tcW w:w="1095" w:type="dxa"/>
                <w:tcBorders>
                  <w:top w:val="nil"/>
                  <w:left w:val="nil"/>
                  <w:bottom w:val="nil"/>
                  <w:right w:val="nil"/>
                </w:tcBorders>
                <w:shd w:val="clear" w:color="auto" w:fill="auto"/>
                <w:noWrap/>
                <w:vAlign w:val="bottom"/>
                <w:hideMark/>
              </w:tcPr>
            </w:tcPrChange>
          </w:tcPr>
          <w:p w14:paraId="4329AC0F" w14:textId="77777777" w:rsidR="001B315C" w:rsidRPr="001E61A8" w:rsidRDefault="001B315C" w:rsidP="00570380">
            <w:pPr>
              <w:spacing w:line="480" w:lineRule="auto"/>
              <w:rPr>
                <w:rFonts w:eastAsia="Times New Roman" w:cs="Times New Roman"/>
                <w:b/>
                <w:color w:val="000000"/>
              </w:rPr>
              <w:pPrChange w:id="64" w:author="Alex" w:date="2015-05-13T12:13:00Z">
                <w:pPr/>
              </w:pPrChange>
            </w:pPr>
          </w:p>
        </w:tc>
        <w:tc>
          <w:tcPr>
            <w:tcW w:w="1080" w:type="dxa"/>
            <w:shd w:val="clear" w:color="auto" w:fill="auto"/>
            <w:noWrap/>
            <w:vAlign w:val="bottom"/>
            <w:hideMark/>
            <w:tcPrChange w:id="65" w:author="Alex" w:date="2015-05-12T22:08:00Z">
              <w:tcPr>
                <w:tcW w:w="1080" w:type="dxa"/>
                <w:tcBorders>
                  <w:top w:val="nil"/>
                  <w:left w:val="nil"/>
                  <w:bottom w:val="nil"/>
                  <w:right w:val="nil"/>
                </w:tcBorders>
                <w:shd w:val="clear" w:color="auto" w:fill="auto"/>
                <w:noWrap/>
                <w:vAlign w:val="bottom"/>
                <w:hideMark/>
              </w:tcPr>
            </w:tcPrChange>
          </w:tcPr>
          <w:p w14:paraId="30BA8BC6" w14:textId="77777777" w:rsidR="001B315C" w:rsidRPr="001E61A8" w:rsidRDefault="001B315C" w:rsidP="00570380">
            <w:pPr>
              <w:spacing w:line="480" w:lineRule="auto"/>
              <w:rPr>
                <w:rFonts w:eastAsia="Times New Roman" w:cs="Times New Roman"/>
                <w:b/>
                <w:color w:val="000000"/>
              </w:rPr>
              <w:pPrChange w:id="66" w:author="Alex" w:date="2015-05-13T12:13:00Z">
                <w:pPr/>
              </w:pPrChange>
            </w:pPr>
            <w:r w:rsidRPr="001E61A8">
              <w:rPr>
                <w:rFonts w:eastAsia="Times New Roman" w:cs="Times New Roman"/>
                <w:b/>
                <w:color w:val="000000"/>
              </w:rPr>
              <w:t>mg/mL</w:t>
            </w:r>
          </w:p>
        </w:tc>
        <w:tc>
          <w:tcPr>
            <w:tcW w:w="900" w:type="dxa"/>
            <w:shd w:val="clear" w:color="auto" w:fill="auto"/>
            <w:noWrap/>
            <w:vAlign w:val="bottom"/>
            <w:hideMark/>
            <w:tcPrChange w:id="67" w:author="Alex" w:date="2015-05-12T22:08:00Z">
              <w:tcPr>
                <w:tcW w:w="900" w:type="dxa"/>
                <w:tcBorders>
                  <w:top w:val="nil"/>
                  <w:left w:val="nil"/>
                  <w:bottom w:val="nil"/>
                  <w:right w:val="nil"/>
                </w:tcBorders>
                <w:shd w:val="clear" w:color="auto" w:fill="auto"/>
                <w:noWrap/>
                <w:vAlign w:val="bottom"/>
                <w:hideMark/>
              </w:tcPr>
            </w:tcPrChange>
          </w:tcPr>
          <w:p w14:paraId="7F90F9FA" w14:textId="77777777" w:rsidR="001B315C" w:rsidRPr="001E61A8" w:rsidRDefault="001B315C" w:rsidP="00570380">
            <w:pPr>
              <w:spacing w:line="480" w:lineRule="auto"/>
              <w:rPr>
                <w:rFonts w:eastAsia="Times New Roman" w:cs="Times New Roman"/>
                <w:b/>
                <w:color w:val="000000"/>
              </w:rPr>
              <w:pPrChange w:id="68" w:author="Alex" w:date="2015-05-13T12:13:00Z">
                <w:pPr/>
              </w:pPrChange>
            </w:pPr>
          </w:p>
        </w:tc>
        <w:tc>
          <w:tcPr>
            <w:tcW w:w="1710" w:type="dxa"/>
            <w:shd w:val="clear" w:color="auto" w:fill="auto"/>
            <w:noWrap/>
            <w:vAlign w:val="bottom"/>
            <w:hideMark/>
            <w:tcPrChange w:id="69" w:author="Alex" w:date="2015-05-12T22:08:00Z">
              <w:tcPr>
                <w:tcW w:w="1710" w:type="dxa"/>
                <w:tcBorders>
                  <w:top w:val="nil"/>
                  <w:left w:val="nil"/>
                  <w:bottom w:val="nil"/>
                  <w:right w:val="nil"/>
                </w:tcBorders>
                <w:shd w:val="clear" w:color="auto" w:fill="auto"/>
                <w:noWrap/>
                <w:vAlign w:val="bottom"/>
                <w:hideMark/>
              </w:tcPr>
            </w:tcPrChange>
          </w:tcPr>
          <w:p w14:paraId="77D2DDDC" w14:textId="77777777" w:rsidR="001B315C" w:rsidRPr="001E61A8" w:rsidRDefault="001B315C" w:rsidP="00570380">
            <w:pPr>
              <w:spacing w:line="480" w:lineRule="auto"/>
              <w:rPr>
                <w:rFonts w:eastAsia="Times New Roman" w:cs="Times New Roman"/>
                <w:b/>
                <w:color w:val="000000"/>
              </w:rPr>
              <w:pPrChange w:id="70" w:author="Alex" w:date="2015-05-13T12:13:00Z">
                <w:pPr/>
              </w:pPrChange>
            </w:pPr>
            <w:r w:rsidRPr="001E61A8">
              <w:rPr>
                <w:rFonts w:eastAsia="Times New Roman" w:cs="Times New Roman"/>
                <w:b/>
                <w:color w:val="000000"/>
              </w:rPr>
              <w:t>mM</w:t>
            </w:r>
          </w:p>
        </w:tc>
        <w:tc>
          <w:tcPr>
            <w:tcW w:w="1350" w:type="dxa"/>
            <w:shd w:val="clear" w:color="auto" w:fill="auto"/>
            <w:noWrap/>
            <w:vAlign w:val="bottom"/>
            <w:hideMark/>
            <w:tcPrChange w:id="71" w:author="Alex" w:date="2015-05-12T22:08:00Z">
              <w:tcPr>
                <w:tcW w:w="1350" w:type="dxa"/>
                <w:tcBorders>
                  <w:top w:val="nil"/>
                  <w:left w:val="nil"/>
                  <w:bottom w:val="nil"/>
                  <w:right w:val="nil"/>
                </w:tcBorders>
                <w:shd w:val="clear" w:color="auto" w:fill="auto"/>
                <w:noWrap/>
                <w:vAlign w:val="bottom"/>
                <w:hideMark/>
              </w:tcPr>
            </w:tcPrChange>
          </w:tcPr>
          <w:p w14:paraId="6F962C71" w14:textId="77777777" w:rsidR="001B315C" w:rsidRPr="001E61A8" w:rsidRDefault="001B315C" w:rsidP="00570380">
            <w:pPr>
              <w:spacing w:line="480" w:lineRule="auto"/>
              <w:rPr>
                <w:rFonts w:eastAsia="Times New Roman" w:cs="Times New Roman"/>
                <w:b/>
                <w:color w:val="000000"/>
              </w:rPr>
              <w:pPrChange w:id="72" w:author="Alex" w:date="2015-05-13T12:13:00Z">
                <w:pPr/>
              </w:pPrChange>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shd w:val="clear" w:color="auto" w:fill="auto"/>
            <w:noWrap/>
            <w:vAlign w:val="bottom"/>
            <w:hideMark/>
            <w:tcPrChange w:id="73" w:author="Alex" w:date="2015-05-12T22:08:00Z">
              <w:tcPr>
                <w:tcW w:w="1080" w:type="dxa"/>
                <w:tcBorders>
                  <w:top w:val="nil"/>
                  <w:left w:val="nil"/>
                  <w:bottom w:val="nil"/>
                  <w:right w:val="nil"/>
                </w:tcBorders>
                <w:shd w:val="clear" w:color="auto" w:fill="auto"/>
                <w:noWrap/>
                <w:vAlign w:val="bottom"/>
                <w:hideMark/>
              </w:tcPr>
            </w:tcPrChange>
          </w:tcPr>
          <w:p w14:paraId="6F33DE10" w14:textId="77777777" w:rsidR="001B315C" w:rsidRPr="001E61A8" w:rsidRDefault="001B315C" w:rsidP="00570380">
            <w:pPr>
              <w:spacing w:line="480" w:lineRule="auto"/>
              <w:rPr>
                <w:rFonts w:eastAsia="Times New Roman" w:cs="Times New Roman"/>
                <w:b/>
                <w:color w:val="000000"/>
              </w:rPr>
              <w:pPrChange w:id="74" w:author="Alex" w:date="2015-05-13T12:13:00Z">
                <w:pPr/>
              </w:pPrChange>
            </w:pPr>
            <w:r w:rsidRPr="001E61A8">
              <w:rPr>
                <w:rFonts w:eastAsia="Times New Roman" w:cs="Times New Roman"/>
                <w:b/>
                <w:color w:val="000000"/>
              </w:rPr>
              <w:t>mM</w:t>
            </w:r>
          </w:p>
        </w:tc>
        <w:tc>
          <w:tcPr>
            <w:tcW w:w="2475" w:type="dxa"/>
            <w:shd w:val="clear" w:color="auto" w:fill="auto"/>
            <w:noWrap/>
            <w:vAlign w:val="bottom"/>
            <w:hideMark/>
            <w:tcPrChange w:id="75" w:author="Alex" w:date="2015-05-12T22:08:00Z">
              <w:tcPr>
                <w:tcW w:w="2475" w:type="dxa"/>
                <w:tcBorders>
                  <w:top w:val="nil"/>
                  <w:left w:val="nil"/>
                  <w:bottom w:val="nil"/>
                  <w:right w:val="nil"/>
                </w:tcBorders>
                <w:shd w:val="clear" w:color="auto" w:fill="auto"/>
                <w:noWrap/>
                <w:vAlign w:val="bottom"/>
                <w:hideMark/>
              </w:tcPr>
            </w:tcPrChange>
          </w:tcPr>
          <w:p w14:paraId="33DB051F" w14:textId="368EBB9E" w:rsidR="001B315C" w:rsidRPr="001E61A8" w:rsidRDefault="001B315C" w:rsidP="00570380">
            <w:pPr>
              <w:spacing w:line="480" w:lineRule="auto"/>
              <w:rPr>
                <w:rFonts w:eastAsia="Times New Roman" w:cs="Times New Roman"/>
                <w:b/>
                <w:color w:val="000000"/>
              </w:rPr>
              <w:pPrChange w:id="76" w:author="Alex" w:date="2015-05-13T12:13:00Z">
                <w:pPr/>
              </w:pPrChange>
            </w:pPr>
            <w:r w:rsidRPr="001E61A8">
              <w:rPr>
                <w:rFonts w:eastAsia="Times New Roman" w:cs="Times New Roman"/>
                <w:b/>
                <w:color w:val="000000"/>
              </w:rPr>
              <w:t>M</w:t>
            </w:r>
            <w:r w:rsidRPr="001E61A8">
              <w:rPr>
                <w:rFonts w:eastAsia="Times New Roman" w:cs="Times New Roman"/>
                <w:b/>
                <w:color w:val="000000"/>
                <w:vertAlign w:val="superscript"/>
              </w:rPr>
              <w:t>-1</w:t>
            </w:r>
            <w:r w:rsidRPr="001E61A8">
              <w:rPr>
                <w:rFonts w:eastAsia="Times New Roman" w:cs="Times New Roman"/>
                <w:b/>
                <w:color w:val="000000"/>
              </w:rPr>
              <w:t>min</w:t>
            </w:r>
            <w:r w:rsidRPr="001E61A8">
              <w:rPr>
                <w:rFonts w:eastAsia="Times New Roman" w:cs="Times New Roman"/>
                <w:b/>
                <w:color w:val="000000"/>
                <w:vertAlign w:val="superscript"/>
              </w:rPr>
              <w:t>-1</w:t>
            </w:r>
          </w:p>
        </w:tc>
      </w:tr>
      <w:tr w:rsidR="00266106" w:rsidRPr="001E61A8" w14:paraId="25EA7D00" w14:textId="77777777" w:rsidTr="00D400F8">
        <w:trPr>
          <w:trHeight w:val="300"/>
          <w:trPrChange w:id="77" w:author="Alex" w:date="2015-05-12T22:08:00Z">
            <w:trPr>
              <w:trHeight w:val="300"/>
            </w:trPr>
          </w:trPrChange>
        </w:trPr>
        <w:tc>
          <w:tcPr>
            <w:tcW w:w="1095" w:type="dxa"/>
            <w:shd w:val="clear" w:color="auto" w:fill="auto"/>
            <w:noWrap/>
            <w:vAlign w:val="bottom"/>
            <w:hideMark/>
            <w:tcPrChange w:id="78" w:author="Alex" w:date="2015-05-12T22:08:00Z">
              <w:tcPr>
                <w:tcW w:w="1095" w:type="dxa"/>
                <w:tcBorders>
                  <w:top w:val="nil"/>
                  <w:left w:val="nil"/>
                  <w:bottom w:val="nil"/>
                  <w:right w:val="nil"/>
                </w:tcBorders>
                <w:shd w:val="clear" w:color="auto" w:fill="auto"/>
                <w:noWrap/>
                <w:vAlign w:val="bottom"/>
                <w:hideMark/>
              </w:tcPr>
            </w:tcPrChange>
          </w:tcPr>
          <w:p w14:paraId="2E60C1F2" w14:textId="77777777" w:rsidR="001B315C" w:rsidRPr="001E61A8" w:rsidRDefault="001B315C" w:rsidP="00570380">
            <w:pPr>
              <w:spacing w:line="480" w:lineRule="auto"/>
              <w:rPr>
                <w:rFonts w:eastAsia="Times New Roman" w:cs="Times New Roman"/>
                <w:color w:val="000000"/>
              </w:rPr>
              <w:pPrChange w:id="79" w:author="Alex" w:date="2015-05-13T12:13:00Z">
                <w:pPr/>
              </w:pPrChange>
            </w:pPr>
            <w:r w:rsidRPr="001E61A8">
              <w:rPr>
                <w:rFonts w:eastAsia="Times New Roman" w:cs="Times New Roman"/>
                <w:color w:val="000000"/>
              </w:rPr>
              <w:t>BglB</w:t>
            </w:r>
          </w:p>
        </w:tc>
        <w:tc>
          <w:tcPr>
            <w:tcW w:w="1080" w:type="dxa"/>
            <w:shd w:val="clear" w:color="auto" w:fill="auto"/>
            <w:noWrap/>
            <w:vAlign w:val="bottom"/>
            <w:hideMark/>
            <w:tcPrChange w:id="80" w:author="Alex" w:date="2015-05-12T22:08:00Z">
              <w:tcPr>
                <w:tcW w:w="1080" w:type="dxa"/>
                <w:tcBorders>
                  <w:top w:val="nil"/>
                  <w:left w:val="nil"/>
                  <w:bottom w:val="nil"/>
                  <w:right w:val="nil"/>
                </w:tcBorders>
                <w:shd w:val="clear" w:color="auto" w:fill="auto"/>
                <w:noWrap/>
                <w:vAlign w:val="bottom"/>
                <w:hideMark/>
              </w:tcPr>
            </w:tcPrChange>
          </w:tcPr>
          <w:p w14:paraId="50FD2F10"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81" w:author="Alex" w:date="2015-05-13T12:13:00Z">
                <w:pPr>
                  <w:jc w:val="right"/>
                </w:pPr>
              </w:pPrChange>
            </w:pPr>
            <w:r w:rsidRPr="001E61A8">
              <w:rPr>
                <w:rFonts w:eastAsia="Times New Roman" w:cs="Times New Roman"/>
                <w:color w:val="000000"/>
              </w:rPr>
              <w:t>1.2</w:t>
            </w:r>
          </w:p>
        </w:tc>
        <w:tc>
          <w:tcPr>
            <w:tcW w:w="900" w:type="dxa"/>
            <w:shd w:val="clear" w:color="auto" w:fill="auto"/>
            <w:noWrap/>
            <w:vAlign w:val="bottom"/>
            <w:hideMark/>
            <w:tcPrChange w:id="82" w:author="Alex" w:date="2015-05-12T22:08:00Z">
              <w:tcPr>
                <w:tcW w:w="900" w:type="dxa"/>
                <w:tcBorders>
                  <w:top w:val="nil"/>
                  <w:left w:val="nil"/>
                  <w:bottom w:val="nil"/>
                  <w:right w:val="nil"/>
                </w:tcBorders>
                <w:shd w:val="clear" w:color="auto" w:fill="auto"/>
                <w:noWrap/>
                <w:vAlign w:val="bottom"/>
                <w:hideMark/>
              </w:tcPr>
            </w:tcPrChange>
          </w:tcPr>
          <w:p w14:paraId="1C0363F6" w14:textId="77777777" w:rsidR="001B315C" w:rsidRPr="001E61A8" w:rsidRDefault="001B315C" w:rsidP="00570380">
            <w:pPr>
              <w:spacing w:line="480" w:lineRule="auto"/>
              <w:rPr>
                <w:rFonts w:eastAsia="Times New Roman" w:cs="Times New Roman"/>
                <w:color w:val="000000"/>
              </w:rPr>
              <w:pPrChange w:id="83" w:author="Alex" w:date="2015-05-13T12:13:00Z">
                <w:pPr/>
              </w:pPrChange>
            </w:pPr>
          </w:p>
        </w:tc>
        <w:tc>
          <w:tcPr>
            <w:tcW w:w="1710" w:type="dxa"/>
            <w:shd w:val="clear" w:color="auto" w:fill="auto"/>
            <w:noWrap/>
            <w:vAlign w:val="bottom"/>
            <w:hideMark/>
            <w:tcPrChange w:id="84" w:author="Alex" w:date="2015-05-12T22:08:00Z">
              <w:tcPr>
                <w:tcW w:w="1710" w:type="dxa"/>
                <w:tcBorders>
                  <w:top w:val="nil"/>
                  <w:left w:val="nil"/>
                  <w:bottom w:val="nil"/>
                  <w:right w:val="nil"/>
                </w:tcBorders>
                <w:shd w:val="clear" w:color="auto" w:fill="auto"/>
                <w:noWrap/>
                <w:vAlign w:val="bottom"/>
                <w:hideMark/>
              </w:tcPr>
            </w:tcPrChange>
          </w:tcPr>
          <w:p w14:paraId="491EA477" w14:textId="77777777" w:rsidR="001B315C" w:rsidRPr="001E61A8" w:rsidRDefault="001B315C" w:rsidP="00570380">
            <w:pPr>
              <w:spacing w:line="480" w:lineRule="auto"/>
              <w:rPr>
                <w:rFonts w:eastAsia="Times New Roman" w:cs="Times New Roman"/>
                <w:color w:val="000000"/>
              </w:rPr>
              <w:pPrChange w:id="85" w:author="Alex" w:date="2015-05-13T12:13:00Z">
                <w:pPr/>
              </w:pPrChange>
            </w:pPr>
            <w:r w:rsidRPr="001E61A8">
              <w:rPr>
                <w:rFonts w:eastAsia="Times New Roman" w:cs="Times New Roman"/>
                <w:color w:val="000000"/>
              </w:rPr>
              <w:t>5.00 ± 0.2</w:t>
            </w:r>
          </w:p>
        </w:tc>
        <w:tc>
          <w:tcPr>
            <w:tcW w:w="1350" w:type="dxa"/>
            <w:shd w:val="clear" w:color="auto" w:fill="auto"/>
            <w:noWrap/>
            <w:vAlign w:val="bottom"/>
            <w:hideMark/>
            <w:tcPrChange w:id="86" w:author="Alex" w:date="2015-05-12T22:08:00Z">
              <w:tcPr>
                <w:tcW w:w="1350" w:type="dxa"/>
                <w:tcBorders>
                  <w:top w:val="nil"/>
                  <w:left w:val="nil"/>
                  <w:bottom w:val="nil"/>
                  <w:right w:val="nil"/>
                </w:tcBorders>
                <w:shd w:val="clear" w:color="auto" w:fill="auto"/>
                <w:noWrap/>
                <w:vAlign w:val="bottom"/>
                <w:hideMark/>
              </w:tcPr>
            </w:tcPrChange>
          </w:tcPr>
          <w:p w14:paraId="379849BD" w14:textId="77777777" w:rsidR="001B315C" w:rsidRPr="001E61A8" w:rsidRDefault="001B315C" w:rsidP="00570380">
            <w:pPr>
              <w:spacing w:line="480" w:lineRule="auto"/>
              <w:rPr>
                <w:rFonts w:eastAsia="Times New Roman" w:cs="Times New Roman"/>
                <w:color w:val="000000"/>
              </w:rPr>
              <w:pPrChange w:id="87" w:author="Alex" w:date="2015-05-13T12:13:00Z">
                <w:pPr/>
              </w:pPrChange>
            </w:pPr>
            <w:r w:rsidRPr="001E61A8">
              <w:rPr>
                <w:rFonts w:eastAsia="Times New Roman" w:cs="Times New Roman"/>
                <w:color w:val="000000"/>
              </w:rPr>
              <w:t>880 ± 10</w:t>
            </w:r>
          </w:p>
        </w:tc>
        <w:tc>
          <w:tcPr>
            <w:tcW w:w="1080" w:type="dxa"/>
            <w:shd w:val="clear" w:color="auto" w:fill="auto"/>
            <w:noWrap/>
            <w:vAlign w:val="bottom"/>
            <w:hideMark/>
            <w:tcPrChange w:id="88" w:author="Alex" w:date="2015-05-12T22:08:00Z">
              <w:tcPr>
                <w:tcW w:w="1080" w:type="dxa"/>
                <w:tcBorders>
                  <w:top w:val="nil"/>
                  <w:left w:val="nil"/>
                  <w:bottom w:val="nil"/>
                  <w:right w:val="nil"/>
                </w:tcBorders>
                <w:shd w:val="clear" w:color="auto" w:fill="auto"/>
                <w:noWrap/>
                <w:vAlign w:val="bottom"/>
                <w:hideMark/>
              </w:tcPr>
            </w:tcPrChange>
          </w:tcPr>
          <w:p w14:paraId="6851AFB3" w14:textId="77777777" w:rsidR="001B315C" w:rsidRPr="001E61A8" w:rsidRDefault="001B315C" w:rsidP="00570380">
            <w:pPr>
              <w:spacing w:line="480" w:lineRule="auto"/>
              <w:rPr>
                <w:rFonts w:eastAsia="Times New Roman" w:cs="Times New Roman"/>
                <w:color w:val="000000"/>
              </w:rPr>
              <w:pPrChange w:id="89" w:author="Alex" w:date="2015-05-13T12:13:00Z">
                <w:pPr/>
              </w:pPrChange>
            </w:pPr>
          </w:p>
        </w:tc>
        <w:tc>
          <w:tcPr>
            <w:tcW w:w="2475" w:type="dxa"/>
            <w:shd w:val="clear" w:color="auto" w:fill="auto"/>
            <w:noWrap/>
            <w:vAlign w:val="bottom"/>
            <w:hideMark/>
            <w:tcPrChange w:id="90" w:author="Alex" w:date="2015-05-12T22:08:00Z">
              <w:tcPr>
                <w:tcW w:w="2475" w:type="dxa"/>
                <w:tcBorders>
                  <w:top w:val="nil"/>
                  <w:left w:val="nil"/>
                  <w:bottom w:val="nil"/>
                  <w:right w:val="nil"/>
                </w:tcBorders>
                <w:shd w:val="clear" w:color="auto" w:fill="auto"/>
                <w:noWrap/>
                <w:vAlign w:val="bottom"/>
                <w:hideMark/>
              </w:tcPr>
            </w:tcPrChange>
          </w:tcPr>
          <w:p w14:paraId="20CE5047" w14:textId="77777777" w:rsidR="001B315C" w:rsidRPr="001E61A8" w:rsidRDefault="001B315C" w:rsidP="00570380">
            <w:pPr>
              <w:spacing w:line="480" w:lineRule="auto"/>
              <w:rPr>
                <w:rFonts w:eastAsia="Times New Roman" w:cs="Times New Roman"/>
                <w:color w:val="000000"/>
              </w:rPr>
              <w:pPrChange w:id="91" w:author="Alex" w:date="2015-05-13T12:13:00Z">
                <w:pPr/>
              </w:pPrChange>
            </w:pPr>
            <w:r w:rsidRPr="001E61A8">
              <w:rPr>
                <w:rFonts w:eastAsia="Times New Roman" w:cs="Times New Roman"/>
                <w:color w:val="000000"/>
              </w:rPr>
              <w:t>176,000 ± 8000</w:t>
            </w:r>
          </w:p>
        </w:tc>
      </w:tr>
      <w:tr w:rsidR="00266106" w:rsidRPr="001E61A8" w14:paraId="7612EEED" w14:textId="77777777" w:rsidTr="00D400F8">
        <w:trPr>
          <w:trHeight w:val="300"/>
          <w:trPrChange w:id="92" w:author="Alex" w:date="2015-05-12T22:08:00Z">
            <w:trPr>
              <w:trHeight w:val="300"/>
            </w:trPr>
          </w:trPrChange>
        </w:trPr>
        <w:tc>
          <w:tcPr>
            <w:tcW w:w="1095" w:type="dxa"/>
            <w:shd w:val="clear" w:color="auto" w:fill="auto"/>
            <w:noWrap/>
            <w:vAlign w:val="bottom"/>
            <w:hideMark/>
            <w:tcPrChange w:id="93" w:author="Alex" w:date="2015-05-12T22:08:00Z">
              <w:tcPr>
                <w:tcW w:w="1095" w:type="dxa"/>
                <w:tcBorders>
                  <w:top w:val="nil"/>
                  <w:left w:val="nil"/>
                  <w:bottom w:val="nil"/>
                  <w:right w:val="nil"/>
                </w:tcBorders>
                <w:shd w:val="clear" w:color="auto" w:fill="auto"/>
                <w:noWrap/>
                <w:vAlign w:val="bottom"/>
                <w:hideMark/>
              </w:tcPr>
            </w:tcPrChange>
          </w:tcPr>
          <w:p w14:paraId="2FCA2E3C" w14:textId="77777777" w:rsidR="001B315C" w:rsidRPr="001E61A8" w:rsidRDefault="001B315C" w:rsidP="00570380">
            <w:pPr>
              <w:spacing w:line="480" w:lineRule="auto"/>
              <w:rPr>
                <w:rFonts w:eastAsia="Times New Roman" w:cs="Times New Roman"/>
                <w:color w:val="000000"/>
              </w:rPr>
              <w:pPrChange w:id="94" w:author="Alex" w:date="2015-05-13T12:13:00Z">
                <w:pPr/>
              </w:pPrChange>
            </w:pPr>
            <w:r w:rsidRPr="001E61A8">
              <w:rPr>
                <w:rFonts w:eastAsia="Times New Roman" w:cs="Times New Roman"/>
                <w:color w:val="000000"/>
              </w:rPr>
              <w:t>S14A</w:t>
            </w:r>
          </w:p>
        </w:tc>
        <w:tc>
          <w:tcPr>
            <w:tcW w:w="1080" w:type="dxa"/>
            <w:shd w:val="clear" w:color="auto" w:fill="auto"/>
            <w:noWrap/>
            <w:vAlign w:val="bottom"/>
            <w:hideMark/>
            <w:tcPrChange w:id="95" w:author="Alex" w:date="2015-05-12T22:08:00Z">
              <w:tcPr>
                <w:tcW w:w="1080" w:type="dxa"/>
                <w:tcBorders>
                  <w:top w:val="nil"/>
                  <w:left w:val="nil"/>
                  <w:bottom w:val="nil"/>
                  <w:right w:val="nil"/>
                </w:tcBorders>
                <w:shd w:val="clear" w:color="auto" w:fill="auto"/>
                <w:noWrap/>
                <w:vAlign w:val="bottom"/>
                <w:hideMark/>
              </w:tcPr>
            </w:tcPrChange>
          </w:tcPr>
          <w:p w14:paraId="7A5C8757"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96" w:author="Alex" w:date="2015-05-13T12:13:00Z">
                <w:pPr>
                  <w:jc w:val="right"/>
                </w:pPr>
              </w:pPrChange>
            </w:pPr>
            <w:r w:rsidRPr="001E61A8">
              <w:rPr>
                <w:rFonts w:eastAsia="Times New Roman" w:cs="Times New Roman"/>
                <w:color w:val="000000"/>
              </w:rPr>
              <w:t>0.6</w:t>
            </w:r>
          </w:p>
        </w:tc>
        <w:tc>
          <w:tcPr>
            <w:tcW w:w="900" w:type="dxa"/>
            <w:shd w:val="clear" w:color="auto" w:fill="auto"/>
            <w:noWrap/>
            <w:vAlign w:val="bottom"/>
            <w:hideMark/>
            <w:tcPrChange w:id="97" w:author="Alex" w:date="2015-05-12T22:08:00Z">
              <w:tcPr>
                <w:tcW w:w="900" w:type="dxa"/>
                <w:tcBorders>
                  <w:top w:val="nil"/>
                  <w:left w:val="nil"/>
                  <w:bottom w:val="nil"/>
                  <w:right w:val="nil"/>
                </w:tcBorders>
                <w:shd w:val="clear" w:color="auto" w:fill="auto"/>
                <w:noWrap/>
                <w:vAlign w:val="bottom"/>
                <w:hideMark/>
              </w:tcPr>
            </w:tcPrChange>
          </w:tcPr>
          <w:p w14:paraId="4AC102C0" w14:textId="77777777" w:rsidR="001B315C" w:rsidRPr="001E61A8" w:rsidRDefault="001B315C" w:rsidP="00570380">
            <w:pPr>
              <w:spacing w:line="480" w:lineRule="auto"/>
              <w:rPr>
                <w:rFonts w:eastAsia="Times New Roman" w:cs="Times New Roman"/>
                <w:color w:val="000000"/>
              </w:rPr>
              <w:pPrChange w:id="98" w:author="Alex" w:date="2015-05-13T12:13:00Z">
                <w:pPr/>
              </w:pPrChange>
            </w:pPr>
          </w:p>
        </w:tc>
        <w:tc>
          <w:tcPr>
            <w:tcW w:w="1710" w:type="dxa"/>
            <w:shd w:val="clear" w:color="auto" w:fill="auto"/>
            <w:noWrap/>
            <w:vAlign w:val="bottom"/>
            <w:hideMark/>
            <w:tcPrChange w:id="99" w:author="Alex" w:date="2015-05-12T22:08:00Z">
              <w:tcPr>
                <w:tcW w:w="1710" w:type="dxa"/>
                <w:tcBorders>
                  <w:top w:val="nil"/>
                  <w:left w:val="nil"/>
                  <w:bottom w:val="nil"/>
                  <w:right w:val="nil"/>
                </w:tcBorders>
                <w:shd w:val="clear" w:color="auto" w:fill="auto"/>
                <w:noWrap/>
                <w:vAlign w:val="bottom"/>
                <w:hideMark/>
              </w:tcPr>
            </w:tcPrChange>
          </w:tcPr>
          <w:p w14:paraId="69935A30" w14:textId="77777777" w:rsidR="001B315C" w:rsidRPr="001E61A8" w:rsidRDefault="001B315C" w:rsidP="00570380">
            <w:pPr>
              <w:spacing w:line="480" w:lineRule="auto"/>
              <w:rPr>
                <w:rFonts w:eastAsia="Times New Roman" w:cs="Times New Roman"/>
                <w:color w:val="000000"/>
              </w:rPr>
              <w:pPrChange w:id="100" w:author="Alex" w:date="2015-05-13T12:13:00Z">
                <w:pPr/>
              </w:pPrChange>
            </w:pPr>
            <w:r w:rsidRPr="001E61A8">
              <w:rPr>
                <w:rFonts w:eastAsia="Times New Roman" w:cs="Times New Roman"/>
                <w:color w:val="000000"/>
              </w:rPr>
              <w:t>8.25 ± 1.02</w:t>
            </w:r>
          </w:p>
        </w:tc>
        <w:tc>
          <w:tcPr>
            <w:tcW w:w="1350" w:type="dxa"/>
            <w:shd w:val="clear" w:color="auto" w:fill="auto"/>
            <w:noWrap/>
            <w:vAlign w:val="bottom"/>
            <w:hideMark/>
            <w:tcPrChange w:id="101" w:author="Alex" w:date="2015-05-12T22:08:00Z">
              <w:tcPr>
                <w:tcW w:w="1350" w:type="dxa"/>
                <w:tcBorders>
                  <w:top w:val="nil"/>
                  <w:left w:val="nil"/>
                  <w:bottom w:val="nil"/>
                  <w:right w:val="nil"/>
                </w:tcBorders>
                <w:shd w:val="clear" w:color="auto" w:fill="auto"/>
                <w:noWrap/>
                <w:vAlign w:val="bottom"/>
                <w:hideMark/>
              </w:tcPr>
            </w:tcPrChange>
          </w:tcPr>
          <w:p w14:paraId="54F7C67E" w14:textId="77777777" w:rsidR="001B315C" w:rsidRPr="001E61A8" w:rsidRDefault="001B315C" w:rsidP="00570380">
            <w:pPr>
              <w:spacing w:line="480" w:lineRule="auto"/>
              <w:rPr>
                <w:rFonts w:eastAsia="Times New Roman" w:cs="Times New Roman"/>
                <w:color w:val="000000"/>
              </w:rPr>
              <w:pPrChange w:id="102" w:author="Alex" w:date="2015-05-13T12:13:00Z">
                <w:pPr/>
              </w:pPrChange>
            </w:pPr>
            <w:r w:rsidRPr="001E61A8">
              <w:rPr>
                <w:rFonts w:eastAsia="Times New Roman" w:cs="Times New Roman"/>
                <w:color w:val="000000"/>
              </w:rPr>
              <w:t>320 ± 11</w:t>
            </w:r>
          </w:p>
        </w:tc>
        <w:tc>
          <w:tcPr>
            <w:tcW w:w="1080" w:type="dxa"/>
            <w:shd w:val="clear" w:color="auto" w:fill="auto"/>
            <w:noWrap/>
            <w:vAlign w:val="bottom"/>
            <w:hideMark/>
            <w:tcPrChange w:id="103" w:author="Alex" w:date="2015-05-12T22:08:00Z">
              <w:tcPr>
                <w:tcW w:w="1080" w:type="dxa"/>
                <w:tcBorders>
                  <w:top w:val="nil"/>
                  <w:left w:val="nil"/>
                  <w:bottom w:val="nil"/>
                  <w:right w:val="nil"/>
                </w:tcBorders>
                <w:shd w:val="clear" w:color="auto" w:fill="auto"/>
                <w:noWrap/>
                <w:vAlign w:val="bottom"/>
                <w:hideMark/>
              </w:tcPr>
            </w:tcPrChange>
          </w:tcPr>
          <w:p w14:paraId="4086AE8F" w14:textId="77777777" w:rsidR="001B315C" w:rsidRPr="001E61A8" w:rsidRDefault="001B315C" w:rsidP="00570380">
            <w:pPr>
              <w:spacing w:line="480" w:lineRule="auto"/>
              <w:rPr>
                <w:rFonts w:eastAsia="Times New Roman" w:cs="Times New Roman"/>
                <w:color w:val="000000"/>
              </w:rPr>
              <w:pPrChange w:id="104" w:author="Alex" w:date="2015-05-13T12:13:00Z">
                <w:pPr/>
              </w:pPrChange>
            </w:pPr>
          </w:p>
        </w:tc>
        <w:tc>
          <w:tcPr>
            <w:tcW w:w="2475" w:type="dxa"/>
            <w:shd w:val="clear" w:color="auto" w:fill="auto"/>
            <w:noWrap/>
            <w:vAlign w:val="bottom"/>
            <w:hideMark/>
            <w:tcPrChange w:id="105" w:author="Alex" w:date="2015-05-12T22:08:00Z">
              <w:tcPr>
                <w:tcW w:w="2475" w:type="dxa"/>
                <w:tcBorders>
                  <w:top w:val="nil"/>
                  <w:left w:val="nil"/>
                  <w:bottom w:val="nil"/>
                  <w:right w:val="nil"/>
                </w:tcBorders>
                <w:shd w:val="clear" w:color="auto" w:fill="auto"/>
                <w:noWrap/>
                <w:vAlign w:val="bottom"/>
                <w:hideMark/>
              </w:tcPr>
            </w:tcPrChange>
          </w:tcPr>
          <w:p w14:paraId="09E3752D" w14:textId="77777777" w:rsidR="001B315C" w:rsidRPr="001E61A8" w:rsidRDefault="001B315C" w:rsidP="00570380">
            <w:pPr>
              <w:spacing w:line="480" w:lineRule="auto"/>
              <w:rPr>
                <w:rFonts w:eastAsia="Times New Roman" w:cs="Times New Roman"/>
                <w:color w:val="000000"/>
              </w:rPr>
              <w:pPrChange w:id="106" w:author="Alex" w:date="2015-05-13T12:13:00Z">
                <w:pPr/>
              </w:pPrChange>
            </w:pPr>
            <w:r w:rsidRPr="001E61A8">
              <w:rPr>
                <w:rFonts w:eastAsia="Times New Roman" w:cs="Times New Roman"/>
                <w:color w:val="000000"/>
              </w:rPr>
              <w:t>38,823 ± 4,972</w:t>
            </w:r>
          </w:p>
        </w:tc>
      </w:tr>
      <w:tr w:rsidR="00266106" w:rsidRPr="001E61A8" w14:paraId="35BF04AF" w14:textId="77777777" w:rsidTr="00D400F8">
        <w:trPr>
          <w:trHeight w:val="300"/>
          <w:trPrChange w:id="107" w:author="Alex" w:date="2015-05-12T22:08:00Z">
            <w:trPr>
              <w:trHeight w:val="300"/>
            </w:trPr>
          </w:trPrChange>
        </w:trPr>
        <w:tc>
          <w:tcPr>
            <w:tcW w:w="1095" w:type="dxa"/>
            <w:shd w:val="clear" w:color="auto" w:fill="auto"/>
            <w:noWrap/>
            <w:vAlign w:val="bottom"/>
            <w:hideMark/>
            <w:tcPrChange w:id="108" w:author="Alex" w:date="2015-05-12T22:08:00Z">
              <w:tcPr>
                <w:tcW w:w="1095" w:type="dxa"/>
                <w:tcBorders>
                  <w:top w:val="nil"/>
                  <w:left w:val="nil"/>
                  <w:bottom w:val="nil"/>
                  <w:right w:val="nil"/>
                </w:tcBorders>
                <w:shd w:val="clear" w:color="auto" w:fill="auto"/>
                <w:noWrap/>
                <w:vAlign w:val="bottom"/>
                <w:hideMark/>
              </w:tcPr>
            </w:tcPrChange>
          </w:tcPr>
          <w:p w14:paraId="4F64E10C" w14:textId="77777777" w:rsidR="001B315C" w:rsidRPr="001E61A8" w:rsidRDefault="001B315C" w:rsidP="00570380">
            <w:pPr>
              <w:spacing w:line="480" w:lineRule="auto"/>
              <w:rPr>
                <w:rFonts w:eastAsia="Times New Roman" w:cs="Times New Roman"/>
                <w:color w:val="000000"/>
              </w:rPr>
              <w:pPrChange w:id="109" w:author="Alex" w:date="2015-05-13T12:13:00Z">
                <w:pPr/>
              </w:pPrChange>
            </w:pPr>
            <w:r w:rsidRPr="001E61A8">
              <w:rPr>
                <w:rFonts w:eastAsia="Times New Roman" w:cs="Times New Roman"/>
                <w:color w:val="000000"/>
              </w:rPr>
              <w:t>S16A</w:t>
            </w:r>
          </w:p>
        </w:tc>
        <w:tc>
          <w:tcPr>
            <w:tcW w:w="1080" w:type="dxa"/>
            <w:shd w:val="clear" w:color="auto" w:fill="auto"/>
            <w:noWrap/>
            <w:vAlign w:val="bottom"/>
            <w:hideMark/>
            <w:tcPrChange w:id="110" w:author="Alex" w:date="2015-05-12T22:08:00Z">
              <w:tcPr>
                <w:tcW w:w="1080" w:type="dxa"/>
                <w:tcBorders>
                  <w:top w:val="nil"/>
                  <w:left w:val="nil"/>
                  <w:bottom w:val="nil"/>
                  <w:right w:val="nil"/>
                </w:tcBorders>
                <w:shd w:val="clear" w:color="auto" w:fill="auto"/>
                <w:noWrap/>
                <w:vAlign w:val="bottom"/>
                <w:hideMark/>
              </w:tcPr>
            </w:tcPrChange>
          </w:tcPr>
          <w:p w14:paraId="6C1A7960"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11" w:author="Alex" w:date="2015-05-13T12:13:00Z">
                <w:pPr>
                  <w:jc w:val="right"/>
                </w:pPr>
              </w:pPrChange>
            </w:pPr>
            <w:r w:rsidRPr="001E61A8">
              <w:rPr>
                <w:rFonts w:eastAsia="Times New Roman" w:cs="Times New Roman"/>
                <w:color w:val="000000"/>
              </w:rPr>
              <w:t>0.83</w:t>
            </w:r>
          </w:p>
        </w:tc>
        <w:tc>
          <w:tcPr>
            <w:tcW w:w="900" w:type="dxa"/>
            <w:shd w:val="clear" w:color="auto" w:fill="auto"/>
            <w:noWrap/>
            <w:vAlign w:val="bottom"/>
            <w:hideMark/>
            <w:tcPrChange w:id="112" w:author="Alex" w:date="2015-05-12T22:08:00Z">
              <w:tcPr>
                <w:tcW w:w="900" w:type="dxa"/>
                <w:tcBorders>
                  <w:top w:val="nil"/>
                  <w:left w:val="nil"/>
                  <w:bottom w:val="nil"/>
                  <w:right w:val="nil"/>
                </w:tcBorders>
                <w:shd w:val="clear" w:color="auto" w:fill="auto"/>
                <w:noWrap/>
                <w:vAlign w:val="bottom"/>
                <w:hideMark/>
              </w:tcPr>
            </w:tcPrChange>
          </w:tcPr>
          <w:p w14:paraId="4EAF46EB" w14:textId="77777777" w:rsidR="001B315C" w:rsidRPr="001E61A8" w:rsidRDefault="001B315C" w:rsidP="00570380">
            <w:pPr>
              <w:spacing w:line="480" w:lineRule="auto"/>
              <w:rPr>
                <w:rFonts w:eastAsia="Times New Roman" w:cs="Times New Roman"/>
                <w:color w:val="000000"/>
              </w:rPr>
              <w:pPrChange w:id="113" w:author="Alex" w:date="2015-05-13T12:13:00Z">
                <w:pPr/>
              </w:pPrChange>
            </w:pPr>
          </w:p>
        </w:tc>
        <w:tc>
          <w:tcPr>
            <w:tcW w:w="1710" w:type="dxa"/>
            <w:shd w:val="clear" w:color="auto" w:fill="auto"/>
            <w:noWrap/>
            <w:vAlign w:val="bottom"/>
            <w:hideMark/>
            <w:tcPrChange w:id="114" w:author="Alex" w:date="2015-05-12T22:08:00Z">
              <w:tcPr>
                <w:tcW w:w="1710" w:type="dxa"/>
                <w:tcBorders>
                  <w:top w:val="nil"/>
                  <w:left w:val="nil"/>
                  <w:bottom w:val="nil"/>
                  <w:right w:val="nil"/>
                </w:tcBorders>
                <w:shd w:val="clear" w:color="auto" w:fill="auto"/>
                <w:noWrap/>
                <w:vAlign w:val="bottom"/>
                <w:hideMark/>
              </w:tcPr>
            </w:tcPrChange>
          </w:tcPr>
          <w:p w14:paraId="354086B4" w14:textId="77777777" w:rsidR="001B315C" w:rsidRPr="001E61A8" w:rsidRDefault="001B315C" w:rsidP="00570380">
            <w:pPr>
              <w:spacing w:line="480" w:lineRule="auto"/>
              <w:rPr>
                <w:rFonts w:eastAsia="Times New Roman" w:cs="Times New Roman"/>
                <w:color w:val="000000"/>
              </w:rPr>
              <w:pPrChange w:id="115" w:author="Alex" w:date="2015-05-13T12:13:00Z">
                <w:pPr/>
              </w:pPrChange>
            </w:pPr>
            <w:r w:rsidRPr="001E61A8">
              <w:rPr>
                <w:rFonts w:eastAsia="Times New Roman" w:cs="Times New Roman"/>
                <w:color w:val="000000"/>
              </w:rPr>
              <w:t>14.01 ± 0.40</w:t>
            </w:r>
          </w:p>
        </w:tc>
        <w:tc>
          <w:tcPr>
            <w:tcW w:w="1350" w:type="dxa"/>
            <w:shd w:val="clear" w:color="auto" w:fill="auto"/>
            <w:noWrap/>
            <w:vAlign w:val="bottom"/>
            <w:hideMark/>
            <w:tcPrChange w:id="116" w:author="Alex" w:date="2015-05-12T22:08:00Z">
              <w:tcPr>
                <w:tcW w:w="1350" w:type="dxa"/>
                <w:tcBorders>
                  <w:top w:val="nil"/>
                  <w:left w:val="nil"/>
                  <w:bottom w:val="nil"/>
                  <w:right w:val="nil"/>
                </w:tcBorders>
                <w:shd w:val="clear" w:color="auto" w:fill="auto"/>
                <w:noWrap/>
                <w:vAlign w:val="bottom"/>
                <w:hideMark/>
              </w:tcPr>
            </w:tcPrChange>
          </w:tcPr>
          <w:p w14:paraId="077C7F5C" w14:textId="77777777" w:rsidR="001B315C" w:rsidRPr="001E61A8" w:rsidRDefault="001B315C" w:rsidP="00570380">
            <w:pPr>
              <w:spacing w:line="480" w:lineRule="auto"/>
              <w:rPr>
                <w:rFonts w:eastAsia="Times New Roman" w:cs="Times New Roman"/>
                <w:color w:val="000000"/>
              </w:rPr>
              <w:pPrChange w:id="117" w:author="Alex" w:date="2015-05-13T12:13:00Z">
                <w:pPr/>
              </w:pPrChange>
            </w:pPr>
            <w:r w:rsidRPr="001E61A8">
              <w:rPr>
                <w:rFonts w:eastAsia="Times New Roman" w:cs="Times New Roman"/>
                <w:color w:val="000000"/>
              </w:rPr>
              <w:t>154 ± 1</w:t>
            </w:r>
          </w:p>
        </w:tc>
        <w:tc>
          <w:tcPr>
            <w:tcW w:w="1080" w:type="dxa"/>
            <w:shd w:val="clear" w:color="auto" w:fill="auto"/>
            <w:noWrap/>
            <w:vAlign w:val="bottom"/>
            <w:hideMark/>
            <w:tcPrChange w:id="118" w:author="Alex" w:date="2015-05-12T22:08:00Z">
              <w:tcPr>
                <w:tcW w:w="1080" w:type="dxa"/>
                <w:tcBorders>
                  <w:top w:val="nil"/>
                  <w:left w:val="nil"/>
                  <w:bottom w:val="nil"/>
                  <w:right w:val="nil"/>
                </w:tcBorders>
                <w:shd w:val="clear" w:color="auto" w:fill="auto"/>
                <w:noWrap/>
                <w:vAlign w:val="bottom"/>
                <w:hideMark/>
              </w:tcPr>
            </w:tcPrChange>
          </w:tcPr>
          <w:p w14:paraId="4E2EA957" w14:textId="77777777" w:rsidR="001B315C" w:rsidRPr="001E61A8" w:rsidRDefault="001B315C" w:rsidP="00570380">
            <w:pPr>
              <w:spacing w:line="480" w:lineRule="auto"/>
              <w:rPr>
                <w:rFonts w:eastAsia="Times New Roman" w:cs="Times New Roman"/>
                <w:color w:val="000000"/>
              </w:rPr>
              <w:pPrChange w:id="119" w:author="Alex" w:date="2015-05-13T12:13:00Z">
                <w:pPr/>
              </w:pPrChange>
            </w:pPr>
          </w:p>
        </w:tc>
        <w:tc>
          <w:tcPr>
            <w:tcW w:w="2475" w:type="dxa"/>
            <w:shd w:val="clear" w:color="auto" w:fill="auto"/>
            <w:noWrap/>
            <w:vAlign w:val="bottom"/>
            <w:hideMark/>
            <w:tcPrChange w:id="120" w:author="Alex" w:date="2015-05-12T22:08:00Z">
              <w:tcPr>
                <w:tcW w:w="2475" w:type="dxa"/>
                <w:tcBorders>
                  <w:top w:val="nil"/>
                  <w:left w:val="nil"/>
                  <w:bottom w:val="nil"/>
                  <w:right w:val="nil"/>
                </w:tcBorders>
                <w:shd w:val="clear" w:color="auto" w:fill="auto"/>
                <w:noWrap/>
                <w:vAlign w:val="bottom"/>
                <w:hideMark/>
              </w:tcPr>
            </w:tcPrChange>
          </w:tcPr>
          <w:p w14:paraId="6F233BEE" w14:textId="77777777" w:rsidR="001B315C" w:rsidRPr="001E61A8" w:rsidRDefault="001B315C" w:rsidP="00570380">
            <w:pPr>
              <w:spacing w:line="480" w:lineRule="auto"/>
              <w:rPr>
                <w:rFonts w:eastAsia="Times New Roman" w:cs="Times New Roman"/>
                <w:color w:val="000000"/>
              </w:rPr>
              <w:pPrChange w:id="121" w:author="Alex" w:date="2015-05-13T12:13:00Z">
                <w:pPr/>
              </w:pPrChange>
            </w:pPr>
            <w:r w:rsidRPr="001E61A8">
              <w:rPr>
                <w:rFonts w:eastAsia="Times New Roman" w:cs="Times New Roman"/>
                <w:color w:val="000000"/>
              </w:rPr>
              <w:t>10,997 ± 331</w:t>
            </w:r>
          </w:p>
        </w:tc>
      </w:tr>
      <w:tr w:rsidR="00266106" w:rsidRPr="001E61A8" w14:paraId="37DD0B0D" w14:textId="77777777" w:rsidTr="00D400F8">
        <w:trPr>
          <w:trHeight w:val="300"/>
          <w:trPrChange w:id="122" w:author="Alex" w:date="2015-05-12T22:08:00Z">
            <w:trPr>
              <w:trHeight w:val="300"/>
            </w:trPr>
          </w:trPrChange>
        </w:trPr>
        <w:tc>
          <w:tcPr>
            <w:tcW w:w="1095" w:type="dxa"/>
            <w:shd w:val="clear" w:color="auto" w:fill="auto"/>
            <w:noWrap/>
            <w:vAlign w:val="bottom"/>
            <w:hideMark/>
            <w:tcPrChange w:id="123" w:author="Alex" w:date="2015-05-12T22:08:00Z">
              <w:tcPr>
                <w:tcW w:w="1095" w:type="dxa"/>
                <w:tcBorders>
                  <w:top w:val="nil"/>
                  <w:left w:val="nil"/>
                  <w:bottom w:val="nil"/>
                  <w:right w:val="nil"/>
                </w:tcBorders>
                <w:shd w:val="clear" w:color="auto" w:fill="auto"/>
                <w:noWrap/>
                <w:vAlign w:val="bottom"/>
                <w:hideMark/>
              </w:tcPr>
            </w:tcPrChange>
          </w:tcPr>
          <w:p w14:paraId="7C2384B6" w14:textId="77777777" w:rsidR="001B315C" w:rsidRPr="001E61A8" w:rsidRDefault="001B315C" w:rsidP="00570380">
            <w:pPr>
              <w:spacing w:line="480" w:lineRule="auto"/>
              <w:rPr>
                <w:rFonts w:eastAsia="Times New Roman" w:cs="Times New Roman"/>
                <w:color w:val="000000"/>
              </w:rPr>
              <w:pPrChange w:id="124" w:author="Alex" w:date="2015-05-13T12:13:00Z">
                <w:pPr/>
              </w:pPrChange>
            </w:pPr>
            <w:r w:rsidRPr="001E61A8">
              <w:rPr>
                <w:rFonts w:eastAsia="Times New Roman" w:cs="Times New Roman"/>
                <w:color w:val="000000"/>
              </w:rPr>
              <w:t>E17S</w:t>
            </w:r>
          </w:p>
        </w:tc>
        <w:tc>
          <w:tcPr>
            <w:tcW w:w="1080" w:type="dxa"/>
            <w:shd w:val="clear" w:color="auto" w:fill="auto"/>
            <w:noWrap/>
            <w:vAlign w:val="bottom"/>
            <w:hideMark/>
            <w:tcPrChange w:id="125" w:author="Alex" w:date="2015-05-12T22:08:00Z">
              <w:tcPr>
                <w:tcW w:w="1080" w:type="dxa"/>
                <w:tcBorders>
                  <w:top w:val="nil"/>
                  <w:left w:val="nil"/>
                  <w:bottom w:val="nil"/>
                  <w:right w:val="nil"/>
                </w:tcBorders>
                <w:shd w:val="clear" w:color="auto" w:fill="auto"/>
                <w:noWrap/>
                <w:vAlign w:val="bottom"/>
                <w:hideMark/>
              </w:tcPr>
            </w:tcPrChange>
          </w:tcPr>
          <w:p w14:paraId="79A743D5"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26" w:author="Alex" w:date="2015-05-13T12:13:00Z">
                <w:pPr>
                  <w:jc w:val="right"/>
                </w:pPr>
              </w:pPrChange>
            </w:pPr>
            <w:r w:rsidRPr="001E61A8">
              <w:rPr>
                <w:rFonts w:eastAsia="Times New Roman" w:cs="Times New Roman"/>
                <w:color w:val="000000"/>
              </w:rPr>
              <w:t>1.01</w:t>
            </w:r>
          </w:p>
        </w:tc>
        <w:tc>
          <w:tcPr>
            <w:tcW w:w="900" w:type="dxa"/>
            <w:shd w:val="clear" w:color="auto" w:fill="auto"/>
            <w:noWrap/>
            <w:vAlign w:val="bottom"/>
            <w:hideMark/>
            <w:tcPrChange w:id="127" w:author="Alex" w:date="2015-05-12T22:08:00Z">
              <w:tcPr>
                <w:tcW w:w="900" w:type="dxa"/>
                <w:tcBorders>
                  <w:top w:val="nil"/>
                  <w:left w:val="nil"/>
                  <w:bottom w:val="nil"/>
                  <w:right w:val="nil"/>
                </w:tcBorders>
                <w:shd w:val="clear" w:color="auto" w:fill="auto"/>
                <w:noWrap/>
                <w:vAlign w:val="bottom"/>
                <w:hideMark/>
              </w:tcPr>
            </w:tcPrChange>
          </w:tcPr>
          <w:p w14:paraId="20E23D30" w14:textId="77777777" w:rsidR="001B315C" w:rsidRPr="001E61A8" w:rsidRDefault="001B315C" w:rsidP="00570380">
            <w:pPr>
              <w:spacing w:line="480" w:lineRule="auto"/>
              <w:rPr>
                <w:rFonts w:eastAsia="Times New Roman" w:cs="Times New Roman"/>
                <w:color w:val="000000"/>
              </w:rPr>
              <w:pPrChange w:id="128" w:author="Alex" w:date="2015-05-13T12:13:00Z">
                <w:pPr/>
              </w:pPrChange>
            </w:pPr>
          </w:p>
        </w:tc>
        <w:tc>
          <w:tcPr>
            <w:tcW w:w="1710" w:type="dxa"/>
            <w:shd w:val="clear" w:color="auto" w:fill="auto"/>
            <w:noWrap/>
            <w:vAlign w:val="bottom"/>
            <w:hideMark/>
            <w:tcPrChange w:id="129" w:author="Alex" w:date="2015-05-12T22:08:00Z">
              <w:tcPr>
                <w:tcW w:w="1710" w:type="dxa"/>
                <w:tcBorders>
                  <w:top w:val="nil"/>
                  <w:left w:val="nil"/>
                  <w:bottom w:val="nil"/>
                  <w:right w:val="nil"/>
                </w:tcBorders>
                <w:shd w:val="clear" w:color="auto" w:fill="auto"/>
                <w:noWrap/>
                <w:vAlign w:val="bottom"/>
                <w:hideMark/>
              </w:tcPr>
            </w:tcPrChange>
          </w:tcPr>
          <w:p w14:paraId="22522930" w14:textId="77777777" w:rsidR="001B315C" w:rsidRPr="001E61A8" w:rsidRDefault="001B315C" w:rsidP="00570380">
            <w:pPr>
              <w:spacing w:line="480" w:lineRule="auto"/>
              <w:rPr>
                <w:rFonts w:eastAsia="Times New Roman" w:cs="Times New Roman"/>
                <w:color w:val="000000"/>
              </w:rPr>
              <w:pPrChange w:id="130" w:author="Alex" w:date="2015-05-13T12:13:00Z">
                <w:pPr/>
              </w:pPrChange>
            </w:pPr>
            <w:r w:rsidRPr="001E61A8">
              <w:rPr>
                <w:rFonts w:eastAsia="Times New Roman" w:cs="Times New Roman"/>
                <w:color w:val="000000"/>
              </w:rPr>
              <w:t>7.32 ± 0.38</w:t>
            </w:r>
          </w:p>
        </w:tc>
        <w:tc>
          <w:tcPr>
            <w:tcW w:w="1350" w:type="dxa"/>
            <w:shd w:val="clear" w:color="auto" w:fill="auto"/>
            <w:noWrap/>
            <w:vAlign w:val="bottom"/>
            <w:hideMark/>
            <w:tcPrChange w:id="131" w:author="Alex" w:date="2015-05-12T22:08:00Z">
              <w:tcPr>
                <w:tcW w:w="1350" w:type="dxa"/>
                <w:tcBorders>
                  <w:top w:val="nil"/>
                  <w:left w:val="nil"/>
                  <w:bottom w:val="nil"/>
                  <w:right w:val="nil"/>
                </w:tcBorders>
                <w:shd w:val="clear" w:color="auto" w:fill="auto"/>
                <w:noWrap/>
                <w:vAlign w:val="bottom"/>
                <w:hideMark/>
              </w:tcPr>
            </w:tcPrChange>
          </w:tcPr>
          <w:p w14:paraId="4502EC9B" w14:textId="77777777" w:rsidR="001B315C" w:rsidRPr="001E61A8" w:rsidRDefault="001B315C" w:rsidP="00570380">
            <w:pPr>
              <w:spacing w:line="480" w:lineRule="auto"/>
              <w:rPr>
                <w:rFonts w:eastAsia="Times New Roman" w:cs="Times New Roman"/>
                <w:color w:val="000000"/>
              </w:rPr>
              <w:pPrChange w:id="132" w:author="Alex" w:date="2015-05-13T12:13:00Z">
                <w:pPr/>
              </w:pPrChange>
            </w:pPr>
            <w:r w:rsidRPr="001E61A8">
              <w:rPr>
                <w:rFonts w:eastAsia="Times New Roman" w:cs="Times New Roman"/>
                <w:color w:val="000000"/>
              </w:rPr>
              <w:t>641 ± 9</w:t>
            </w:r>
          </w:p>
        </w:tc>
        <w:tc>
          <w:tcPr>
            <w:tcW w:w="1080" w:type="dxa"/>
            <w:shd w:val="clear" w:color="auto" w:fill="auto"/>
            <w:noWrap/>
            <w:vAlign w:val="bottom"/>
            <w:hideMark/>
            <w:tcPrChange w:id="133" w:author="Alex" w:date="2015-05-12T22:08:00Z">
              <w:tcPr>
                <w:tcW w:w="1080" w:type="dxa"/>
                <w:tcBorders>
                  <w:top w:val="nil"/>
                  <w:left w:val="nil"/>
                  <w:bottom w:val="nil"/>
                  <w:right w:val="nil"/>
                </w:tcBorders>
                <w:shd w:val="clear" w:color="auto" w:fill="auto"/>
                <w:noWrap/>
                <w:vAlign w:val="bottom"/>
                <w:hideMark/>
              </w:tcPr>
            </w:tcPrChange>
          </w:tcPr>
          <w:p w14:paraId="1C3BCBCE" w14:textId="02317B70" w:rsidR="001B315C" w:rsidRPr="001E61A8" w:rsidRDefault="001B315C" w:rsidP="00570380">
            <w:pPr>
              <w:spacing w:line="480" w:lineRule="auto"/>
              <w:rPr>
                <w:rFonts w:eastAsia="Times New Roman" w:cs="Times New Roman"/>
                <w:color w:val="000000"/>
              </w:rPr>
              <w:pPrChange w:id="134" w:author="Alex" w:date="2015-05-13T12:13:00Z">
                <w:pPr/>
              </w:pPrChange>
            </w:pPr>
            <w:del w:id="135" w:author="Alex" w:date="2015-05-12T22:40:00Z">
              <w:r w:rsidRPr="001E61A8" w:rsidDel="00F731F6">
                <w:rPr>
                  <w:rFonts w:eastAsia="Times New Roman" w:cs="Times New Roman"/>
                  <w:color w:val="000000"/>
                </w:rPr>
                <w:delText>377.50 ± 82.15</w:delText>
              </w:r>
            </w:del>
          </w:p>
        </w:tc>
        <w:tc>
          <w:tcPr>
            <w:tcW w:w="2475" w:type="dxa"/>
            <w:shd w:val="clear" w:color="auto" w:fill="auto"/>
            <w:noWrap/>
            <w:vAlign w:val="bottom"/>
            <w:hideMark/>
            <w:tcPrChange w:id="136" w:author="Alex" w:date="2015-05-12T22:08:00Z">
              <w:tcPr>
                <w:tcW w:w="2475" w:type="dxa"/>
                <w:tcBorders>
                  <w:top w:val="nil"/>
                  <w:left w:val="nil"/>
                  <w:bottom w:val="nil"/>
                  <w:right w:val="nil"/>
                </w:tcBorders>
                <w:shd w:val="clear" w:color="auto" w:fill="auto"/>
                <w:noWrap/>
                <w:vAlign w:val="bottom"/>
                <w:hideMark/>
              </w:tcPr>
            </w:tcPrChange>
          </w:tcPr>
          <w:p w14:paraId="3D065AFA" w14:textId="77777777" w:rsidR="001B315C" w:rsidRPr="001E61A8" w:rsidRDefault="001B315C" w:rsidP="00570380">
            <w:pPr>
              <w:spacing w:line="480" w:lineRule="auto"/>
              <w:rPr>
                <w:rFonts w:eastAsia="Times New Roman" w:cs="Times New Roman"/>
                <w:color w:val="000000"/>
              </w:rPr>
              <w:pPrChange w:id="137" w:author="Alex" w:date="2015-05-13T12:13:00Z">
                <w:pPr/>
              </w:pPrChange>
            </w:pPr>
            <w:r w:rsidRPr="001E61A8">
              <w:rPr>
                <w:rFonts w:eastAsia="Times New Roman" w:cs="Times New Roman"/>
                <w:color w:val="000000"/>
              </w:rPr>
              <w:t>87,596 ± 4,719</w:t>
            </w:r>
          </w:p>
        </w:tc>
      </w:tr>
      <w:tr w:rsidR="00266106" w:rsidRPr="001E61A8" w14:paraId="16AD9212" w14:textId="77777777" w:rsidTr="00D400F8">
        <w:trPr>
          <w:trHeight w:val="300"/>
          <w:trPrChange w:id="138" w:author="Alex" w:date="2015-05-12T22:08:00Z">
            <w:trPr>
              <w:trHeight w:val="300"/>
            </w:trPr>
          </w:trPrChange>
        </w:trPr>
        <w:tc>
          <w:tcPr>
            <w:tcW w:w="1095" w:type="dxa"/>
            <w:shd w:val="clear" w:color="auto" w:fill="auto"/>
            <w:noWrap/>
            <w:vAlign w:val="bottom"/>
            <w:hideMark/>
            <w:tcPrChange w:id="139" w:author="Alex" w:date="2015-05-12T22:08:00Z">
              <w:tcPr>
                <w:tcW w:w="1095" w:type="dxa"/>
                <w:tcBorders>
                  <w:top w:val="nil"/>
                  <w:left w:val="nil"/>
                  <w:bottom w:val="nil"/>
                  <w:right w:val="nil"/>
                </w:tcBorders>
                <w:shd w:val="clear" w:color="auto" w:fill="auto"/>
                <w:noWrap/>
                <w:vAlign w:val="bottom"/>
                <w:hideMark/>
              </w:tcPr>
            </w:tcPrChange>
          </w:tcPr>
          <w:p w14:paraId="35FDD095" w14:textId="77777777" w:rsidR="001B315C" w:rsidRPr="001E61A8" w:rsidRDefault="001B315C" w:rsidP="00570380">
            <w:pPr>
              <w:spacing w:line="480" w:lineRule="auto"/>
              <w:rPr>
                <w:rFonts w:eastAsia="Times New Roman" w:cs="Times New Roman"/>
                <w:color w:val="000000"/>
              </w:rPr>
              <w:pPrChange w:id="140" w:author="Alex" w:date="2015-05-13T12:13:00Z">
                <w:pPr/>
              </w:pPrChange>
            </w:pPr>
            <w:r w:rsidRPr="001E61A8">
              <w:rPr>
                <w:rFonts w:eastAsia="Times New Roman" w:cs="Times New Roman"/>
                <w:color w:val="000000"/>
              </w:rPr>
              <w:t>S17A</w:t>
            </w:r>
          </w:p>
        </w:tc>
        <w:tc>
          <w:tcPr>
            <w:tcW w:w="1080" w:type="dxa"/>
            <w:shd w:val="clear" w:color="auto" w:fill="auto"/>
            <w:noWrap/>
            <w:vAlign w:val="bottom"/>
            <w:hideMark/>
            <w:tcPrChange w:id="141" w:author="Alex" w:date="2015-05-12T22:08:00Z">
              <w:tcPr>
                <w:tcW w:w="1080" w:type="dxa"/>
                <w:tcBorders>
                  <w:top w:val="nil"/>
                  <w:left w:val="nil"/>
                  <w:bottom w:val="nil"/>
                  <w:right w:val="nil"/>
                </w:tcBorders>
                <w:shd w:val="clear" w:color="auto" w:fill="auto"/>
                <w:noWrap/>
                <w:vAlign w:val="bottom"/>
                <w:hideMark/>
              </w:tcPr>
            </w:tcPrChange>
          </w:tcPr>
          <w:p w14:paraId="6537BC5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42" w:author="Alex" w:date="2015-05-13T12:13:00Z">
                <w:pPr>
                  <w:jc w:val="right"/>
                </w:pPr>
              </w:pPrChange>
            </w:pPr>
            <w:r w:rsidRPr="001E61A8">
              <w:rPr>
                <w:rFonts w:eastAsia="Times New Roman" w:cs="Times New Roman"/>
                <w:color w:val="000000"/>
              </w:rPr>
              <w:t>0.65</w:t>
            </w:r>
          </w:p>
        </w:tc>
        <w:tc>
          <w:tcPr>
            <w:tcW w:w="900" w:type="dxa"/>
            <w:shd w:val="clear" w:color="auto" w:fill="auto"/>
            <w:noWrap/>
            <w:vAlign w:val="bottom"/>
            <w:hideMark/>
            <w:tcPrChange w:id="143" w:author="Alex" w:date="2015-05-12T22:08:00Z">
              <w:tcPr>
                <w:tcW w:w="900" w:type="dxa"/>
                <w:tcBorders>
                  <w:top w:val="nil"/>
                  <w:left w:val="nil"/>
                  <w:bottom w:val="nil"/>
                  <w:right w:val="nil"/>
                </w:tcBorders>
                <w:shd w:val="clear" w:color="auto" w:fill="auto"/>
                <w:noWrap/>
                <w:vAlign w:val="bottom"/>
                <w:hideMark/>
              </w:tcPr>
            </w:tcPrChange>
          </w:tcPr>
          <w:p w14:paraId="2640679D" w14:textId="77777777" w:rsidR="001B315C" w:rsidRPr="001E61A8" w:rsidRDefault="001B315C" w:rsidP="00570380">
            <w:pPr>
              <w:spacing w:line="480" w:lineRule="auto"/>
              <w:rPr>
                <w:rFonts w:eastAsia="Times New Roman" w:cs="Times New Roman"/>
                <w:color w:val="000000"/>
              </w:rPr>
              <w:pPrChange w:id="144" w:author="Alex" w:date="2015-05-13T12:13:00Z">
                <w:pPr/>
              </w:pPrChange>
            </w:pPr>
          </w:p>
        </w:tc>
        <w:tc>
          <w:tcPr>
            <w:tcW w:w="1710" w:type="dxa"/>
            <w:shd w:val="clear" w:color="auto" w:fill="auto"/>
            <w:noWrap/>
            <w:vAlign w:val="bottom"/>
            <w:hideMark/>
            <w:tcPrChange w:id="145" w:author="Alex" w:date="2015-05-12T22:08:00Z">
              <w:tcPr>
                <w:tcW w:w="1710" w:type="dxa"/>
                <w:tcBorders>
                  <w:top w:val="nil"/>
                  <w:left w:val="nil"/>
                  <w:bottom w:val="nil"/>
                  <w:right w:val="nil"/>
                </w:tcBorders>
                <w:shd w:val="clear" w:color="auto" w:fill="auto"/>
                <w:noWrap/>
                <w:vAlign w:val="bottom"/>
                <w:hideMark/>
              </w:tcPr>
            </w:tcPrChange>
          </w:tcPr>
          <w:p w14:paraId="0FD3B300" w14:textId="77777777" w:rsidR="001B315C" w:rsidRPr="001E61A8" w:rsidRDefault="001B315C" w:rsidP="00570380">
            <w:pPr>
              <w:spacing w:line="480" w:lineRule="auto"/>
              <w:rPr>
                <w:rFonts w:eastAsia="Times New Roman" w:cs="Times New Roman"/>
                <w:color w:val="000000"/>
              </w:rPr>
              <w:pPrChange w:id="146" w:author="Alex" w:date="2015-05-13T12:13:00Z">
                <w:pPr/>
              </w:pPrChange>
            </w:pPr>
            <w:r w:rsidRPr="001E61A8">
              <w:rPr>
                <w:rFonts w:eastAsia="Times New Roman" w:cs="Times New Roman"/>
                <w:color w:val="000000"/>
              </w:rPr>
              <w:t>18.45 ± 3.72</w:t>
            </w:r>
          </w:p>
        </w:tc>
        <w:tc>
          <w:tcPr>
            <w:tcW w:w="1350" w:type="dxa"/>
            <w:shd w:val="clear" w:color="auto" w:fill="auto"/>
            <w:noWrap/>
            <w:vAlign w:val="bottom"/>
            <w:hideMark/>
            <w:tcPrChange w:id="147" w:author="Alex" w:date="2015-05-12T22:08:00Z">
              <w:tcPr>
                <w:tcW w:w="1350" w:type="dxa"/>
                <w:tcBorders>
                  <w:top w:val="nil"/>
                  <w:left w:val="nil"/>
                  <w:bottom w:val="nil"/>
                  <w:right w:val="nil"/>
                </w:tcBorders>
                <w:shd w:val="clear" w:color="auto" w:fill="auto"/>
                <w:noWrap/>
                <w:vAlign w:val="bottom"/>
                <w:hideMark/>
              </w:tcPr>
            </w:tcPrChange>
          </w:tcPr>
          <w:p w14:paraId="4786CCFC" w14:textId="77777777" w:rsidR="001B315C" w:rsidRPr="001E61A8" w:rsidRDefault="001B315C" w:rsidP="00570380">
            <w:pPr>
              <w:spacing w:line="480" w:lineRule="auto"/>
              <w:rPr>
                <w:rFonts w:eastAsia="Times New Roman" w:cs="Times New Roman"/>
                <w:color w:val="000000"/>
              </w:rPr>
              <w:pPrChange w:id="148" w:author="Alex" w:date="2015-05-13T12:13:00Z">
                <w:pPr/>
              </w:pPrChange>
            </w:pPr>
            <w:r w:rsidRPr="001E61A8">
              <w:rPr>
                <w:rFonts w:eastAsia="Times New Roman" w:cs="Times New Roman"/>
                <w:color w:val="000000"/>
              </w:rPr>
              <w:t>848 ± 76</w:t>
            </w:r>
          </w:p>
        </w:tc>
        <w:tc>
          <w:tcPr>
            <w:tcW w:w="1080" w:type="dxa"/>
            <w:shd w:val="clear" w:color="auto" w:fill="auto"/>
            <w:noWrap/>
            <w:vAlign w:val="bottom"/>
            <w:hideMark/>
            <w:tcPrChange w:id="149" w:author="Alex" w:date="2015-05-12T22:08:00Z">
              <w:tcPr>
                <w:tcW w:w="1080" w:type="dxa"/>
                <w:tcBorders>
                  <w:top w:val="nil"/>
                  <w:left w:val="nil"/>
                  <w:bottom w:val="nil"/>
                  <w:right w:val="nil"/>
                </w:tcBorders>
                <w:shd w:val="clear" w:color="auto" w:fill="auto"/>
                <w:noWrap/>
                <w:vAlign w:val="bottom"/>
                <w:hideMark/>
              </w:tcPr>
            </w:tcPrChange>
          </w:tcPr>
          <w:p w14:paraId="1972AC0D" w14:textId="77777777" w:rsidR="001B315C" w:rsidRPr="001E61A8" w:rsidRDefault="001B315C" w:rsidP="00570380">
            <w:pPr>
              <w:spacing w:line="480" w:lineRule="auto"/>
              <w:rPr>
                <w:rFonts w:eastAsia="Times New Roman" w:cs="Times New Roman"/>
                <w:color w:val="000000"/>
              </w:rPr>
              <w:pPrChange w:id="150" w:author="Alex" w:date="2015-05-13T12:13:00Z">
                <w:pPr/>
              </w:pPrChange>
            </w:pPr>
          </w:p>
        </w:tc>
        <w:tc>
          <w:tcPr>
            <w:tcW w:w="2475" w:type="dxa"/>
            <w:shd w:val="clear" w:color="auto" w:fill="auto"/>
            <w:noWrap/>
            <w:vAlign w:val="bottom"/>
            <w:hideMark/>
            <w:tcPrChange w:id="151" w:author="Alex" w:date="2015-05-12T22:08:00Z">
              <w:tcPr>
                <w:tcW w:w="2475" w:type="dxa"/>
                <w:tcBorders>
                  <w:top w:val="nil"/>
                  <w:left w:val="nil"/>
                  <w:bottom w:val="nil"/>
                  <w:right w:val="nil"/>
                </w:tcBorders>
                <w:shd w:val="clear" w:color="auto" w:fill="auto"/>
                <w:noWrap/>
                <w:vAlign w:val="bottom"/>
                <w:hideMark/>
              </w:tcPr>
            </w:tcPrChange>
          </w:tcPr>
          <w:p w14:paraId="5F3F33A8" w14:textId="77777777" w:rsidR="001B315C" w:rsidRPr="001E61A8" w:rsidRDefault="001B315C" w:rsidP="00570380">
            <w:pPr>
              <w:spacing w:line="480" w:lineRule="auto"/>
              <w:rPr>
                <w:rFonts w:eastAsia="Times New Roman" w:cs="Times New Roman"/>
                <w:color w:val="000000"/>
              </w:rPr>
              <w:pPrChange w:id="152" w:author="Alex" w:date="2015-05-13T12:13:00Z">
                <w:pPr/>
              </w:pPrChange>
            </w:pPr>
            <w:r w:rsidRPr="001E61A8">
              <w:rPr>
                <w:rFonts w:eastAsia="Times New Roman" w:cs="Times New Roman"/>
                <w:color w:val="000000"/>
              </w:rPr>
              <w:t>45,978 ± 10,135</w:t>
            </w:r>
          </w:p>
        </w:tc>
      </w:tr>
      <w:tr w:rsidR="00266106" w:rsidRPr="001E61A8" w14:paraId="3A512471" w14:textId="77777777" w:rsidTr="00D400F8">
        <w:trPr>
          <w:trHeight w:val="300"/>
          <w:trPrChange w:id="153" w:author="Alex" w:date="2015-05-12T22:08:00Z">
            <w:trPr>
              <w:trHeight w:val="300"/>
            </w:trPr>
          </w:trPrChange>
        </w:trPr>
        <w:tc>
          <w:tcPr>
            <w:tcW w:w="1095" w:type="dxa"/>
            <w:shd w:val="clear" w:color="auto" w:fill="auto"/>
            <w:noWrap/>
            <w:vAlign w:val="bottom"/>
            <w:hideMark/>
            <w:tcPrChange w:id="154" w:author="Alex" w:date="2015-05-12T22:08:00Z">
              <w:tcPr>
                <w:tcW w:w="1095" w:type="dxa"/>
                <w:tcBorders>
                  <w:top w:val="nil"/>
                  <w:left w:val="nil"/>
                  <w:bottom w:val="nil"/>
                  <w:right w:val="nil"/>
                </w:tcBorders>
                <w:shd w:val="clear" w:color="auto" w:fill="auto"/>
                <w:noWrap/>
                <w:vAlign w:val="bottom"/>
                <w:hideMark/>
              </w:tcPr>
            </w:tcPrChange>
          </w:tcPr>
          <w:p w14:paraId="1BC96E72" w14:textId="77777777" w:rsidR="001B315C" w:rsidRPr="001E61A8" w:rsidRDefault="001B315C" w:rsidP="00570380">
            <w:pPr>
              <w:spacing w:line="480" w:lineRule="auto"/>
              <w:rPr>
                <w:rFonts w:eastAsia="Times New Roman" w:cs="Times New Roman"/>
                <w:color w:val="000000"/>
              </w:rPr>
              <w:pPrChange w:id="155" w:author="Alex" w:date="2015-05-13T12:13:00Z">
                <w:pPr/>
              </w:pPrChange>
            </w:pPr>
            <w:r w:rsidRPr="001E61A8">
              <w:rPr>
                <w:rFonts w:eastAsia="Times New Roman" w:cs="Times New Roman"/>
                <w:color w:val="000000"/>
              </w:rPr>
              <w:t>Y18A</w:t>
            </w:r>
          </w:p>
        </w:tc>
        <w:tc>
          <w:tcPr>
            <w:tcW w:w="1080" w:type="dxa"/>
            <w:shd w:val="clear" w:color="auto" w:fill="auto"/>
            <w:noWrap/>
            <w:vAlign w:val="bottom"/>
            <w:hideMark/>
            <w:tcPrChange w:id="156" w:author="Alex" w:date="2015-05-12T22:08:00Z">
              <w:tcPr>
                <w:tcW w:w="1080" w:type="dxa"/>
                <w:tcBorders>
                  <w:top w:val="nil"/>
                  <w:left w:val="nil"/>
                  <w:bottom w:val="nil"/>
                  <w:right w:val="nil"/>
                </w:tcBorders>
                <w:shd w:val="clear" w:color="auto" w:fill="auto"/>
                <w:noWrap/>
                <w:vAlign w:val="bottom"/>
                <w:hideMark/>
              </w:tcPr>
            </w:tcPrChange>
          </w:tcPr>
          <w:p w14:paraId="199EBDD8"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57" w:author="Alex" w:date="2015-05-13T12:13:00Z">
                <w:pPr>
                  <w:jc w:val="right"/>
                </w:pPr>
              </w:pPrChange>
            </w:pPr>
            <w:r w:rsidRPr="001E61A8">
              <w:rPr>
                <w:rFonts w:eastAsia="Times New Roman" w:cs="Times New Roman"/>
                <w:color w:val="000000"/>
              </w:rPr>
              <w:t>0.17</w:t>
            </w:r>
          </w:p>
        </w:tc>
        <w:tc>
          <w:tcPr>
            <w:tcW w:w="900" w:type="dxa"/>
            <w:shd w:val="clear" w:color="auto" w:fill="auto"/>
            <w:noWrap/>
            <w:vAlign w:val="bottom"/>
            <w:hideMark/>
            <w:tcPrChange w:id="158" w:author="Alex" w:date="2015-05-12T22:08:00Z">
              <w:tcPr>
                <w:tcW w:w="900" w:type="dxa"/>
                <w:tcBorders>
                  <w:top w:val="nil"/>
                  <w:left w:val="nil"/>
                  <w:bottom w:val="nil"/>
                  <w:right w:val="nil"/>
                </w:tcBorders>
                <w:shd w:val="clear" w:color="auto" w:fill="auto"/>
                <w:noWrap/>
                <w:vAlign w:val="bottom"/>
                <w:hideMark/>
              </w:tcPr>
            </w:tcPrChange>
          </w:tcPr>
          <w:p w14:paraId="79E5C44F" w14:textId="77777777" w:rsidR="001B315C" w:rsidRPr="001E61A8" w:rsidRDefault="001B315C" w:rsidP="00570380">
            <w:pPr>
              <w:spacing w:line="480" w:lineRule="auto"/>
              <w:rPr>
                <w:rFonts w:eastAsia="Times New Roman" w:cs="Times New Roman"/>
                <w:color w:val="000000"/>
              </w:rPr>
              <w:pPrChange w:id="159" w:author="Alex" w:date="2015-05-13T12:13:00Z">
                <w:pPr/>
              </w:pPrChange>
            </w:pPr>
          </w:p>
        </w:tc>
        <w:tc>
          <w:tcPr>
            <w:tcW w:w="1710" w:type="dxa"/>
            <w:shd w:val="clear" w:color="auto" w:fill="auto"/>
            <w:noWrap/>
            <w:vAlign w:val="bottom"/>
            <w:hideMark/>
            <w:tcPrChange w:id="160" w:author="Alex" w:date="2015-05-12T22:08:00Z">
              <w:tcPr>
                <w:tcW w:w="1710" w:type="dxa"/>
                <w:tcBorders>
                  <w:top w:val="nil"/>
                  <w:left w:val="nil"/>
                  <w:bottom w:val="nil"/>
                  <w:right w:val="nil"/>
                </w:tcBorders>
                <w:shd w:val="clear" w:color="auto" w:fill="auto"/>
                <w:noWrap/>
                <w:vAlign w:val="bottom"/>
                <w:hideMark/>
              </w:tcPr>
            </w:tcPrChange>
          </w:tcPr>
          <w:p w14:paraId="7EA8F76B" w14:textId="77777777" w:rsidR="001B315C" w:rsidRPr="001E61A8" w:rsidRDefault="001B315C" w:rsidP="00570380">
            <w:pPr>
              <w:spacing w:line="480" w:lineRule="auto"/>
              <w:rPr>
                <w:rFonts w:eastAsia="Times New Roman" w:cs="Times New Roman"/>
                <w:color w:val="000000"/>
              </w:rPr>
              <w:pPrChange w:id="161" w:author="Alex" w:date="2015-05-13T12:13:00Z">
                <w:pPr/>
              </w:pPrChange>
            </w:pPr>
            <w:r w:rsidRPr="001E61A8">
              <w:rPr>
                <w:rFonts w:eastAsia="Times New Roman" w:cs="Times New Roman"/>
                <w:color w:val="000000"/>
              </w:rPr>
              <w:t>31.55 ± 3.61</w:t>
            </w:r>
          </w:p>
        </w:tc>
        <w:tc>
          <w:tcPr>
            <w:tcW w:w="1350" w:type="dxa"/>
            <w:shd w:val="clear" w:color="auto" w:fill="auto"/>
            <w:noWrap/>
            <w:vAlign w:val="bottom"/>
            <w:hideMark/>
            <w:tcPrChange w:id="162" w:author="Alex" w:date="2015-05-12T22:08:00Z">
              <w:tcPr>
                <w:tcW w:w="1350" w:type="dxa"/>
                <w:tcBorders>
                  <w:top w:val="nil"/>
                  <w:left w:val="nil"/>
                  <w:bottom w:val="nil"/>
                  <w:right w:val="nil"/>
                </w:tcBorders>
                <w:shd w:val="clear" w:color="auto" w:fill="auto"/>
                <w:noWrap/>
                <w:vAlign w:val="bottom"/>
                <w:hideMark/>
              </w:tcPr>
            </w:tcPrChange>
          </w:tcPr>
          <w:p w14:paraId="3328B34A" w14:textId="77777777" w:rsidR="001B315C" w:rsidRPr="001E61A8" w:rsidRDefault="001B315C" w:rsidP="00570380">
            <w:pPr>
              <w:spacing w:line="480" w:lineRule="auto"/>
              <w:rPr>
                <w:rFonts w:eastAsia="Times New Roman" w:cs="Times New Roman"/>
                <w:color w:val="000000"/>
              </w:rPr>
              <w:pPrChange w:id="163" w:author="Alex" w:date="2015-05-13T12:13:00Z">
                <w:pPr/>
              </w:pPrChange>
            </w:pPr>
            <w:r w:rsidRPr="001E61A8">
              <w:rPr>
                <w:rFonts w:eastAsia="Times New Roman" w:cs="Times New Roman"/>
                <w:color w:val="000000"/>
              </w:rPr>
              <w:t>197 ± 9</w:t>
            </w:r>
          </w:p>
        </w:tc>
        <w:tc>
          <w:tcPr>
            <w:tcW w:w="1080" w:type="dxa"/>
            <w:shd w:val="clear" w:color="auto" w:fill="auto"/>
            <w:noWrap/>
            <w:vAlign w:val="bottom"/>
            <w:hideMark/>
            <w:tcPrChange w:id="164" w:author="Alex" w:date="2015-05-12T22:08:00Z">
              <w:tcPr>
                <w:tcW w:w="1080" w:type="dxa"/>
                <w:tcBorders>
                  <w:top w:val="nil"/>
                  <w:left w:val="nil"/>
                  <w:bottom w:val="nil"/>
                  <w:right w:val="nil"/>
                </w:tcBorders>
                <w:shd w:val="clear" w:color="auto" w:fill="auto"/>
                <w:noWrap/>
                <w:vAlign w:val="bottom"/>
                <w:hideMark/>
              </w:tcPr>
            </w:tcPrChange>
          </w:tcPr>
          <w:p w14:paraId="3B72FB9E" w14:textId="77777777" w:rsidR="001B315C" w:rsidRPr="001E61A8" w:rsidRDefault="001B315C" w:rsidP="00570380">
            <w:pPr>
              <w:spacing w:line="480" w:lineRule="auto"/>
              <w:rPr>
                <w:rFonts w:eastAsia="Times New Roman" w:cs="Times New Roman"/>
                <w:color w:val="000000"/>
              </w:rPr>
              <w:pPrChange w:id="165" w:author="Alex" w:date="2015-05-13T12:13:00Z">
                <w:pPr/>
              </w:pPrChange>
            </w:pPr>
          </w:p>
        </w:tc>
        <w:tc>
          <w:tcPr>
            <w:tcW w:w="2475" w:type="dxa"/>
            <w:shd w:val="clear" w:color="auto" w:fill="auto"/>
            <w:noWrap/>
            <w:vAlign w:val="bottom"/>
            <w:hideMark/>
            <w:tcPrChange w:id="166" w:author="Alex" w:date="2015-05-12T22:08:00Z">
              <w:tcPr>
                <w:tcW w:w="2475" w:type="dxa"/>
                <w:tcBorders>
                  <w:top w:val="nil"/>
                  <w:left w:val="nil"/>
                  <w:bottom w:val="nil"/>
                  <w:right w:val="nil"/>
                </w:tcBorders>
                <w:shd w:val="clear" w:color="auto" w:fill="auto"/>
                <w:noWrap/>
                <w:vAlign w:val="bottom"/>
                <w:hideMark/>
              </w:tcPr>
            </w:tcPrChange>
          </w:tcPr>
          <w:p w14:paraId="452BBF27" w14:textId="77777777" w:rsidR="001B315C" w:rsidRPr="001E61A8" w:rsidRDefault="001B315C" w:rsidP="00570380">
            <w:pPr>
              <w:spacing w:line="480" w:lineRule="auto"/>
              <w:rPr>
                <w:rFonts w:eastAsia="Times New Roman" w:cs="Times New Roman"/>
                <w:color w:val="000000"/>
              </w:rPr>
              <w:pPrChange w:id="167" w:author="Alex" w:date="2015-05-13T12:13:00Z">
                <w:pPr/>
              </w:pPrChange>
            </w:pPr>
            <w:r w:rsidRPr="001E61A8">
              <w:rPr>
                <w:rFonts w:eastAsia="Times New Roman" w:cs="Times New Roman"/>
                <w:color w:val="000000"/>
              </w:rPr>
              <w:t>6,230 ± 773</w:t>
            </w:r>
          </w:p>
        </w:tc>
      </w:tr>
      <w:tr w:rsidR="00266106" w:rsidRPr="001E61A8" w14:paraId="3BE9BC12" w14:textId="77777777" w:rsidTr="00D400F8">
        <w:trPr>
          <w:trHeight w:val="300"/>
          <w:trPrChange w:id="168" w:author="Alex" w:date="2015-05-12T22:08:00Z">
            <w:trPr>
              <w:trHeight w:val="300"/>
            </w:trPr>
          </w:trPrChange>
        </w:trPr>
        <w:tc>
          <w:tcPr>
            <w:tcW w:w="1095" w:type="dxa"/>
            <w:shd w:val="clear" w:color="auto" w:fill="auto"/>
            <w:noWrap/>
            <w:vAlign w:val="bottom"/>
            <w:hideMark/>
            <w:tcPrChange w:id="169" w:author="Alex" w:date="2015-05-12T22:08:00Z">
              <w:tcPr>
                <w:tcW w:w="1095" w:type="dxa"/>
                <w:tcBorders>
                  <w:top w:val="nil"/>
                  <w:left w:val="nil"/>
                  <w:bottom w:val="nil"/>
                  <w:right w:val="nil"/>
                </w:tcBorders>
                <w:shd w:val="clear" w:color="auto" w:fill="auto"/>
                <w:noWrap/>
                <w:vAlign w:val="bottom"/>
                <w:hideMark/>
              </w:tcPr>
            </w:tcPrChange>
          </w:tcPr>
          <w:p w14:paraId="55EFE4C2" w14:textId="77777777" w:rsidR="001B315C" w:rsidRPr="001E61A8" w:rsidRDefault="001B315C" w:rsidP="00570380">
            <w:pPr>
              <w:spacing w:line="480" w:lineRule="auto"/>
              <w:rPr>
                <w:rFonts w:eastAsia="Times New Roman" w:cs="Times New Roman"/>
                <w:color w:val="000000"/>
              </w:rPr>
              <w:pPrChange w:id="170" w:author="Alex" w:date="2015-05-13T12:13:00Z">
                <w:pPr/>
              </w:pPrChange>
            </w:pPr>
            <w:r w:rsidRPr="001E61A8">
              <w:rPr>
                <w:rFonts w:eastAsia="Times New Roman" w:cs="Times New Roman"/>
                <w:color w:val="000000"/>
              </w:rPr>
              <w:t>Q19A</w:t>
            </w:r>
          </w:p>
        </w:tc>
        <w:tc>
          <w:tcPr>
            <w:tcW w:w="1080" w:type="dxa"/>
            <w:shd w:val="clear" w:color="auto" w:fill="auto"/>
            <w:noWrap/>
            <w:vAlign w:val="bottom"/>
            <w:hideMark/>
            <w:tcPrChange w:id="171" w:author="Alex" w:date="2015-05-12T22:08:00Z">
              <w:tcPr>
                <w:tcW w:w="1080" w:type="dxa"/>
                <w:tcBorders>
                  <w:top w:val="nil"/>
                  <w:left w:val="nil"/>
                  <w:bottom w:val="nil"/>
                  <w:right w:val="nil"/>
                </w:tcBorders>
                <w:shd w:val="clear" w:color="auto" w:fill="auto"/>
                <w:noWrap/>
                <w:vAlign w:val="bottom"/>
                <w:hideMark/>
              </w:tcPr>
            </w:tcPrChange>
          </w:tcPr>
          <w:p w14:paraId="6F27BAEB"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72" w:author="Alex" w:date="2015-05-13T12:13:00Z">
                <w:pPr>
                  <w:jc w:val="right"/>
                </w:pPr>
              </w:pPrChange>
            </w:pPr>
            <w:r w:rsidRPr="001E61A8">
              <w:rPr>
                <w:rFonts w:eastAsia="Times New Roman" w:cs="Times New Roman"/>
                <w:color w:val="000000"/>
              </w:rPr>
              <w:t>0.26</w:t>
            </w:r>
          </w:p>
        </w:tc>
        <w:tc>
          <w:tcPr>
            <w:tcW w:w="900" w:type="dxa"/>
            <w:shd w:val="clear" w:color="auto" w:fill="auto"/>
            <w:noWrap/>
            <w:vAlign w:val="bottom"/>
            <w:hideMark/>
            <w:tcPrChange w:id="173" w:author="Alex" w:date="2015-05-12T22:08:00Z">
              <w:tcPr>
                <w:tcW w:w="900" w:type="dxa"/>
                <w:tcBorders>
                  <w:top w:val="nil"/>
                  <w:left w:val="nil"/>
                  <w:bottom w:val="nil"/>
                  <w:right w:val="nil"/>
                </w:tcBorders>
                <w:shd w:val="clear" w:color="auto" w:fill="auto"/>
                <w:noWrap/>
                <w:vAlign w:val="bottom"/>
                <w:hideMark/>
              </w:tcPr>
            </w:tcPrChange>
          </w:tcPr>
          <w:p w14:paraId="623ABE68" w14:textId="77777777" w:rsidR="001B315C" w:rsidRPr="001E61A8" w:rsidRDefault="001B315C" w:rsidP="00570380">
            <w:pPr>
              <w:spacing w:line="480" w:lineRule="auto"/>
              <w:rPr>
                <w:rFonts w:eastAsia="Times New Roman" w:cs="Times New Roman"/>
                <w:color w:val="000000"/>
              </w:rPr>
              <w:pPrChange w:id="174" w:author="Alex" w:date="2015-05-13T12:13:00Z">
                <w:pPr/>
              </w:pPrChange>
            </w:pPr>
          </w:p>
        </w:tc>
        <w:tc>
          <w:tcPr>
            <w:tcW w:w="1710" w:type="dxa"/>
            <w:shd w:val="clear" w:color="auto" w:fill="auto"/>
            <w:noWrap/>
            <w:vAlign w:val="bottom"/>
            <w:hideMark/>
            <w:tcPrChange w:id="175" w:author="Alex" w:date="2015-05-12T22:08:00Z">
              <w:tcPr>
                <w:tcW w:w="1710" w:type="dxa"/>
                <w:tcBorders>
                  <w:top w:val="nil"/>
                  <w:left w:val="nil"/>
                  <w:bottom w:val="nil"/>
                  <w:right w:val="nil"/>
                </w:tcBorders>
                <w:shd w:val="clear" w:color="auto" w:fill="auto"/>
                <w:noWrap/>
                <w:vAlign w:val="bottom"/>
                <w:hideMark/>
              </w:tcPr>
            </w:tcPrChange>
          </w:tcPr>
          <w:p w14:paraId="02A7917F" w14:textId="77777777" w:rsidR="001B315C" w:rsidRPr="001E61A8" w:rsidRDefault="001B315C" w:rsidP="00570380">
            <w:pPr>
              <w:spacing w:line="480" w:lineRule="auto"/>
              <w:rPr>
                <w:rFonts w:eastAsia="Times New Roman" w:cs="Times New Roman"/>
                <w:color w:val="000000"/>
              </w:rPr>
              <w:pPrChange w:id="176" w:author="Alex" w:date="2015-05-13T12:13:00Z">
                <w:pPr/>
              </w:pPrChange>
            </w:pPr>
          </w:p>
        </w:tc>
        <w:tc>
          <w:tcPr>
            <w:tcW w:w="1350" w:type="dxa"/>
            <w:shd w:val="clear" w:color="auto" w:fill="auto"/>
            <w:noWrap/>
            <w:vAlign w:val="bottom"/>
            <w:hideMark/>
            <w:tcPrChange w:id="177" w:author="Alex" w:date="2015-05-12T22:08:00Z">
              <w:tcPr>
                <w:tcW w:w="1350" w:type="dxa"/>
                <w:tcBorders>
                  <w:top w:val="nil"/>
                  <w:left w:val="nil"/>
                  <w:bottom w:val="nil"/>
                  <w:right w:val="nil"/>
                </w:tcBorders>
                <w:shd w:val="clear" w:color="auto" w:fill="auto"/>
                <w:noWrap/>
                <w:vAlign w:val="bottom"/>
                <w:hideMark/>
              </w:tcPr>
            </w:tcPrChange>
          </w:tcPr>
          <w:p w14:paraId="71857652" w14:textId="77777777" w:rsidR="001B315C" w:rsidRPr="001E61A8" w:rsidRDefault="001B315C" w:rsidP="00570380">
            <w:pPr>
              <w:spacing w:line="480" w:lineRule="auto"/>
              <w:rPr>
                <w:rFonts w:eastAsia="Times New Roman" w:cs="Times New Roman"/>
                <w:color w:val="000000"/>
              </w:rPr>
              <w:pPrChange w:id="178" w:author="Alex" w:date="2015-05-13T12:13:00Z">
                <w:pPr/>
              </w:pPrChange>
            </w:pPr>
          </w:p>
        </w:tc>
        <w:tc>
          <w:tcPr>
            <w:tcW w:w="1080" w:type="dxa"/>
            <w:shd w:val="clear" w:color="auto" w:fill="auto"/>
            <w:noWrap/>
            <w:vAlign w:val="bottom"/>
            <w:hideMark/>
            <w:tcPrChange w:id="179" w:author="Alex" w:date="2015-05-12T22:08:00Z">
              <w:tcPr>
                <w:tcW w:w="1080" w:type="dxa"/>
                <w:tcBorders>
                  <w:top w:val="nil"/>
                  <w:left w:val="nil"/>
                  <w:bottom w:val="nil"/>
                  <w:right w:val="nil"/>
                </w:tcBorders>
                <w:shd w:val="clear" w:color="auto" w:fill="auto"/>
                <w:noWrap/>
                <w:vAlign w:val="bottom"/>
                <w:hideMark/>
              </w:tcPr>
            </w:tcPrChange>
          </w:tcPr>
          <w:p w14:paraId="2819290B" w14:textId="77777777" w:rsidR="001B315C" w:rsidRPr="001E61A8" w:rsidRDefault="001B315C" w:rsidP="00570380">
            <w:pPr>
              <w:spacing w:line="480" w:lineRule="auto"/>
              <w:rPr>
                <w:rFonts w:eastAsia="Times New Roman" w:cs="Times New Roman"/>
                <w:color w:val="000000"/>
              </w:rPr>
              <w:pPrChange w:id="180" w:author="Alex" w:date="2015-05-13T12:13:00Z">
                <w:pPr/>
              </w:pPrChange>
            </w:pPr>
          </w:p>
        </w:tc>
        <w:tc>
          <w:tcPr>
            <w:tcW w:w="2475" w:type="dxa"/>
            <w:shd w:val="clear" w:color="auto" w:fill="auto"/>
            <w:noWrap/>
            <w:vAlign w:val="bottom"/>
            <w:hideMark/>
            <w:tcPrChange w:id="181" w:author="Alex" w:date="2015-05-12T22:08:00Z">
              <w:tcPr>
                <w:tcW w:w="2475" w:type="dxa"/>
                <w:tcBorders>
                  <w:top w:val="nil"/>
                  <w:left w:val="nil"/>
                  <w:bottom w:val="nil"/>
                  <w:right w:val="nil"/>
                </w:tcBorders>
                <w:shd w:val="clear" w:color="auto" w:fill="auto"/>
                <w:noWrap/>
                <w:vAlign w:val="bottom"/>
                <w:hideMark/>
              </w:tcPr>
            </w:tcPrChange>
          </w:tcPr>
          <w:p w14:paraId="68486223" w14:textId="77777777" w:rsidR="001B315C" w:rsidRPr="001E61A8" w:rsidRDefault="001B315C" w:rsidP="00570380">
            <w:pPr>
              <w:spacing w:line="480" w:lineRule="auto"/>
              <w:rPr>
                <w:rFonts w:eastAsia="Times New Roman" w:cs="Times New Roman"/>
                <w:color w:val="000000"/>
              </w:rPr>
              <w:pPrChange w:id="182" w:author="Alex" w:date="2015-05-13T12:13:00Z">
                <w:pPr/>
              </w:pPrChange>
            </w:pPr>
            <w:r w:rsidRPr="001E61A8">
              <w:rPr>
                <w:rFonts w:eastAsia="Times New Roman" w:cs="Times New Roman"/>
                <w:color w:val="000000"/>
              </w:rPr>
              <w:t>11 ± 3</w:t>
            </w:r>
          </w:p>
        </w:tc>
      </w:tr>
      <w:tr w:rsidR="00266106" w:rsidRPr="001E61A8" w14:paraId="261FE00E" w14:textId="77777777" w:rsidTr="00D400F8">
        <w:trPr>
          <w:trHeight w:val="300"/>
          <w:trPrChange w:id="183" w:author="Alex" w:date="2015-05-12T22:08:00Z">
            <w:trPr>
              <w:trHeight w:val="300"/>
            </w:trPr>
          </w:trPrChange>
        </w:trPr>
        <w:tc>
          <w:tcPr>
            <w:tcW w:w="1095" w:type="dxa"/>
            <w:shd w:val="clear" w:color="auto" w:fill="auto"/>
            <w:noWrap/>
            <w:vAlign w:val="bottom"/>
            <w:hideMark/>
            <w:tcPrChange w:id="184" w:author="Alex" w:date="2015-05-12T22:08:00Z">
              <w:tcPr>
                <w:tcW w:w="1095" w:type="dxa"/>
                <w:tcBorders>
                  <w:top w:val="nil"/>
                  <w:left w:val="nil"/>
                  <w:bottom w:val="nil"/>
                  <w:right w:val="nil"/>
                </w:tcBorders>
                <w:shd w:val="clear" w:color="auto" w:fill="auto"/>
                <w:noWrap/>
                <w:vAlign w:val="bottom"/>
                <w:hideMark/>
              </w:tcPr>
            </w:tcPrChange>
          </w:tcPr>
          <w:p w14:paraId="10E0D2D6" w14:textId="77777777" w:rsidR="001B315C" w:rsidRPr="001E61A8" w:rsidRDefault="001B315C" w:rsidP="00570380">
            <w:pPr>
              <w:spacing w:line="480" w:lineRule="auto"/>
              <w:rPr>
                <w:rFonts w:eastAsia="Times New Roman" w:cs="Times New Roman"/>
                <w:color w:val="000000"/>
              </w:rPr>
              <w:pPrChange w:id="185" w:author="Alex" w:date="2015-05-13T12:13:00Z">
                <w:pPr/>
              </w:pPrChange>
            </w:pPr>
            <w:r w:rsidRPr="001E61A8">
              <w:rPr>
                <w:rFonts w:eastAsia="Times New Roman" w:cs="Times New Roman"/>
                <w:color w:val="000000"/>
              </w:rPr>
              <w:t>Q19C</w:t>
            </w:r>
          </w:p>
        </w:tc>
        <w:tc>
          <w:tcPr>
            <w:tcW w:w="1080" w:type="dxa"/>
            <w:shd w:val="clear" w:color="auto" w:fill="auto"/>
            <w:noWrap/>
            <w:vAlign w:val="bottom"/>
            <w:hideMark/>
            <w:tcPrChange w:id="186" w:author="Alex" w:date="2015-05-12T22:08:00Z">
              <w:tcPr>
                <w:tcW w:w="1080" w:type="dxa"/>
                <w:tcBorders>
                  <w:top w:val="nil"/>
                  <w:left w:val="nil"/>
                  <w:bottom w:val="nil"/>
                  <w:right w:val="nil"/>
                </w:tcBorders>
                <w:shd w:val="clear" w:color="auto" w:fill="auto"/>
                <w:noWrap/>
                <w:vAlign w:val="bottom"/>
                <w:hideMark/>
              </w:tcPr>
            </w:tcPrChange>
          </w:tcPr>
          <w:p w14:paraId="1C051C7C"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87" w:author="Alex" w:date="2015-05-13T12:13:00Z">
                <w:pPr>
                  <w:jc w:val="right"/>
                </w:pPr>
              </w:pPrChange>
            </w:pPr>
            <w:r w:rsidRPr="001E61A8">
              <w:rPr>
                <w:rFonts w:eastAsia="Times New Roman" w:cs="Times New Roman"/>
                <w:color w:val="000000"/>
              </w:rPr>
              <w:t>0.4</w:t>
            </w:r>
          </w:p>
        </w:tc>
        <w:tc>
          <w:tcPr>
            <w:tcW w:w="900" w:type="dxa"/>
            <w:shd w:val="clear" w:color="auto" w:fill="auto"/>
            <w:noWrap/>
            <w:vAlign w:val="bottom"/>
            <w:hideMark/>
            <w:tcPrChange w:id="188" w:author="Alex" w:date="2015-05-12T22:08:00Z">
              <w:tcPr>
                <w:tcW w:w="900" w:type="dxa"/>
                <w:tcBorders>
                  <w:top w:val="nil"/>
                  <w:left w:val="nil"/>
                  <w:bottom w:val="nil"/>
                  <w:right w:val="nil"/>
                </w:tcBorders>
                <w:shd w:val="clear" w:color="auto" w:fill="auto"/>
                <w:noWrap/>
                <w:vAlign w:val="bottom"/>
                <w:hideMark/>
              </w:tcPr>
            </w:tcPrChange>
          </w:tcPr>
          <w:p w14:paraId="0B227221" w14:textId="77777777" w:rsidR="001B315C" w:rsidRPr="001E61A8" w:rsidRDefault="001B315C" w:rsidP="00570380">
            <w:pPr>
              <w:spacing w:line="480" w:lineRule="auto"/>
              <w:rPr>
                <w:rFonts w:eastAsia="Times New Roman" w:cs="Times New Roman"/>
                <w:color w:val="000000"/>
              </w:rPr>
              <w:pPrChange w:id="189" w:author="Alex" w:date="2015-05-13T12:13:00Z">
                <w:pPr/>
              </w:pPrChange>
            </w:pPr>
          </w:p>
        </w:tc>
        <w:tc>
          <w:tcPr>
            <w:tcW w:w="1710" w:type="dxa"/>
            <w:shd w:val="clear" w:color="auto" w:fill="auto"/>
            <w:noWrap/>
            <w:vAlign w:val="bottom"/>
            <w:hideMark/>
            <w:tcPrChange w:id="190" w:author="Alex" w:date="2015-05-12T22:08:00Z">
              <w:tcPr>
                <w:tcW w:w="1710" w:type="dxa"/>
                <w:tcBorders>
                  <w:top w:val="nil"/>
                  <w:left w:val="nil"/>
                  <w:bottom w:val="nil"/>
                  <w:right w:val="nil"/>
                </w:tcBorders>
                <w:shd w:val="clear" w:color="auto" w:fill="auto"/>
                <w:noWrap/>
                <w:vAlign w:val="bottom"/>
                <w:hideMark/>
              </w:tcPr>
            </w:tcPrChange>
          </w:tcPr>
          <w:p w14:paraId="43810E7D" w14:textId="77777777" w:rsidR="001B315C" w:rsidRPr="001E61A8" w:rsidRDefault="001B315C" w:rsidP="00570380">
            <w:pPr>
              <w:spacing w:line="480" w:lineRule="auto"/>
              <w:rPr>
                <w:rFonts w:eastAsia="Times New Roman" w:cs="Times New Roman"/>
                <w:color w:val="000000"/>
              </w:rPr>
              <w:pPrChange w:id="191" w:author="Alex" w:date="2015-05-13T12:13:00Z">
                <w:pPr/>
              </w:pPrChange>
            </w:pPr>
          </w:p>
        </w:tc>
        <w:tc>
          <w:tcPr>
            <w:tcW w:w="1350" w:type="dxa"/>
            <w:shd w:val="clear" w:color="auto" w:fill="auto"/>
            <w:noWrap/>
            <w:vAlign w:val="bottom"/>
            <w:hideMark/>
            <w:tcPrChange w:id="192" w:author="Alex" w:date="2015-05-12T22:08:00Z">
              <w:tcPr>
                <w:tcW w:w="1350" w:type="dxa"/>
                <w:tcBorders>
                  <w:top w:val="nil"/>
                  <w:left w:val="nil"/>
                  <w:bottom w:val="nil"/>
                  <w:right w:val="nil"/>
                </w:tcBorders>
                <w:shd w:val="clear" w:color="auto" w:fill="auto"/>
                <w:noWrap/>
                <w:vAlign w:val="bottom"/>
                <w:hideMark/>
              </w:tcPr>
            </w:tcPrChange>
          </w:tcPr>
          <w:p w14:paraId="4915BB95" w14:textId="77777777" w:rsidR="001B315C" w:rsidRPr="001E61A8" w:rsidRDefault="001B315C" w:rsidP="00570380">
            <w:pPr>
              <w:spacing w:line="480" w:lineRule="auto"/>
              <w:rPr>
                <w:rFonts w:eastAsia="Times New Roman" w:cs="Times New Roman"/>
                <w:color w:val="000000"/>
              </w:rPr>
              <w:pPrChange w:id="193" w:author="Alex" w:date="2015-05-13T12:13:00Z">
                <w:pPr/>
              </w:pPrChange>
            </w:pPr>
          </w:p>
        </w:tc>
        <w:tc>
          <w:tcPr>
            <w:tcW w:w="1080" w:type="dxa"/>
            <w:shd w:val="clear" w:color="auto" w:fill="auto"/>
            <w:noWrap/>
            <w:vAlign w:val="bottom"/>
            <w:hideMark/>
            <w:tcPrChange w:id="194" w:author="Alex" w:date="2015-05-12T22:08:00Z">
              <w:tcPr>
                <w:tcW w:w="1080" w:type="dxa"/>
                <w:tcBorders>
                  <w:top w:val="nil"/>
                  <w:left w:val="nil"/>
                  <w:bottom w:val="nil"/>
                  <w:right w:val="nil"/>
                </w:tcBorders>
                <w:shd w:val="clear" w:color="auto" w:fill="auto"/>
                <w:noWrap/>
                <w:vAlign w:val="bottom"/>
                <w:hideMark/>
              </w:tcPr>
            </w:tcPrChange>
          </w:tcPr>
          <w:p w14:paraId="61CA2BBA" w14:textId="77777777" w:rsidR="001B315C" w:rsidRPr="001E61A8" w:rsidRDefault="001B315C" w:rsidP="00570380">
            <w:pPr>
              <w:spacing w:line="480" w:lineRule="auto"/>
              <w:rPr>
                <w:rFonts w:eastAsia="Times New Roman" w:cs="Times New Roman"/>
                <w:color w:val="000000"/>
              </w:rPr>
              <w:pPrChange w:id="195" w:author="Alex" w:date="2015-05-13T12:13:00Z">
                <w:pPr/>
              </w:pPrChange>
            </w:pPr>
          </w:p>
        </w:tc>
        <w:tc>
          <w:tcPr>
            <w:tcW w:w="2475" w:type="dxa"/>
            <w:shd w:val="clear" w:color="auto" w:fill="auto"/>
            <w:noWrap/>
            <w:vAlign w:val="bottom"/>
            <w:hideMark/>
            <w:tcPrChange w:id="196" w:author="Alex" w:date="2015-05-12T22:08:00Z">
              <w:tcPr>
                <w:tcW w:w="2475" w:type="dxa"/>
                <w:tcBorders>
                  <w:top w:val="nil"/>
                  <w:left w:val="nil"/>
                  <w:bottom w:val="nil"/>
                  <w:right w:val="nil"/>
                </w:tcBorders>
                <w:shd w:val="clear" w:color="auto" w:fill="auto"/>
                <w:noWrap/>
                <w:vAlign w:val="bottom"/>
                <w:hideMark/>
              </w:tcPr>
            </w:tcPrChange>
          </w:tcPr>
          <w:p w14:paraId="23FC6E4A" w14:textId="77777777" w:rsidR="001B315C" w:rsidRPr="001E61A8" w:rsidRDefault="001B315C" w:rsidP="00570380">
            <w:pPr>
              <w:spacing w:line="480" w:lineRule="auto"/>
              <w:rPr>
                <w:rFonts w:eastAsia="Times New Roman" w:cs="Times New Roman"/>
                <w:color w:val="000000"/>
              </w:rPr>
              <w:pPrChange w:id="197" w:author="Alex" w:date="2015-05-13T12:13:00Z">
                <w:pPr/>
              </w:pPrChange>
            </w:pPr>
            <w:r w:rsidRPr="001E61A8">
              <w:rPr>
                <w:rFonts w:eastAsia="Times New Roman" w:cs="Times New Roman"/>
                <w:color w:val="000000"/>
              </w:rPr>
              <w:t>&lt; 10</w:t>
            </w:r>
          </w:p>
        </w:tc>
      </w:tr>
      <w:tr w:rsidR="00266106" w:rsidRPr="001E61A8" w14:paraId="77CC12C3" w14:textId="77777777" w:rsidTr="00D400F8">
        <w:trPr>
          <w:trHeight w:val="300"/>
          <w:trPrChange w:id="198" w:author="Alex" w:date="2015-05-12T22:08:00Z">
            <w:trPr>
              <w:trHeight w:val="300"/>
            </w:trPr>
          </w:trPrChange>
        </w:trPr>
        <w:tc>
          <w:tcPr>
            <w:tcW w:w="1095" w:type="dxa"/>
            <w:shd w:val="clear" w:color="auto" w:fill="auto"/>
            <w:noWrap/>
            <w:vAlign w:val="bottom"/>
            <w:hideMark/>
            <w:tcPrChange w:id="199" w:author="Alex" w:date="2015-05-12T22:08:00Z">
              <w:tcPr>
                <w:tcW w:w="1095" w:type="dxa"/>
                <w:tcBorders>
                  <w:top w:val="nil"/>
                  <w:left w:val="nil"/>
                  <w:bottom w:val="nil"/>
                  <w:right w:val="nil"/>
                </w:tcBorders>
                <w:shd w:val="clear" w:color="auto" w:fill="auto"/>
                <w:noWrap/>
                <w:vAlign w:val="bottom"/>
                <w:hideMark/>
              </w:tcPr>
            </w:tcPrChange>
          </w:tcPr>
          <w:p w14:paraId="2FE34464" w14:textId="77777777" w:rsidR="001B315C" w:rsidRPr="001E61A8" w:rsidRDefault="001B315C" w:rsidP="00570380">
            <w:pPr>
              <w:spacing w:line="480" w:lineRule="auto"/>
              <w:rPr>
                <w:rFonts w:eastAsia="Times New Roman" w:cs="Times New Roman"/>
                <w:color w:val="000000"/>
              </w:rPr>
              <w:pPrChange w:id="200" w:author="Alex" w:date="2015-05-13T12:13:00Z">
                <w:pPr/>
              </w:pPrChange>
            </w:pPr>
            <w:r w:rsidRPr="001E61A8">
              <w:rPr>
                <w:rFonts w:eastAsia="Times New Roman" w:cs="Times New Roman"/>
                <w:color w:val="000000"/>
              </w:rPr>
              <w:t>Q19S</w:t>
            </w:r>
          </w:p>
        </w:tc>
        <w:tc>
          <w:tcPr>
            <w:tcW w:w="1080" w:type="dxa"/>
            <w:shd w:val="clear" w:color="auto" w:fill="auto"/>
            <w:noWrap/>
            <w:vAlign w:val="bottom"/>
            <w:hideMark/>
            <w:tcPrChange w:id="201" w:author="Alex" w:date="2015-05-12T22:08:00Z">
              <w:tcPr>
                <w:tcW w:w="1080" w:type="dxa"/>
                <w:tcBorders>
                  <w:top w:val="nil"/>
                  <w:left w:val="nil"/>
                  <w:bottom w:val="nil"/>
                  <w:right w:val="nil"/>
                </w:tcBorders>
                <w:shd w:val="clear" w:color="auto" w:fill="auto"/>
                <w:noWrap/>
                <w:vAlign w:val="bottom"/>
                <w:hideMark/>
              </w:tcPr>
            </w:tcPrChange>
          </w:tcPr>
          <w:p w14:paraId="3CC378DC"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202" w:author="Alex" w:date="2015-05-13T12:13:00Z">
                <w:pPr>
                  <w:jc w:val="right"/>
                </w:pPr>
              </w:pPrChange>
            </w:pPr>
            <w:r w:rsidRPr="001E61A8">
              <w:rPr>
                <w:rFonts w:eastAsia="Times New Roman" w:cs="Times New Roman"/>
                <w:color w:val="000000"/>
              </w:rPr>
              <w:t>0.43</w:t>
            </w:r>
          </w:p>
        </w:tc>
        <w:tc>
          <w:tcPr>
            <w:tcW w:w="900" w:type="dxa"/>
            <w:shd w:val="clear" w:color="auto" w:fill="auto"/>
            <w:noWrap/>
            <w:vAlign w:val="bottom"/>
            <w:hideMark/>
            <w:tcPrChange w:id="203" w:author="Alex" w:date="2015-05-12T22:08:00Z">
              <w:tcPr>
                <w:tcW w:w="900" w:type="dxa"/>
                <w:tcBorders>
                  <w:top w:val="nil"/>
                  <w:left w:val="nil"/>
                  <w:bottom w:val="nil"/>
                  <w:right w:val="nil"/>
                </w:tcBorders>
                <w:shd w:val="clear" w:color="auto" w:fill="auto"/>
                <w:noWrap/>
                <w:vAlign w:val="bottom"/>
                <w:hideMark/>
              </w:tcPr>
            </w:tcPrChange>
          </w:tcPr>
          <w:p w14:paraId="3200632B" w14:textId="77777777" w:rsidR="001B315C" w:rsidRPr="001E61A8" w:rsidRDefault="001B315C" w:rsidP="00570380">
            <w:pPr>
              <w:spacing w:line="480" w:lineRule="auto"/>
              <w:rPr>
                <w:rFonts w:eastAsia="Times New Roman" w:cs="Times New Roman"/>
                <w:color w:val="000000"/>
              </w:rPr>
              <w:pPrChange w:id="204" w:author="Alex" w:date="2015-05-13T12:13:00Z">
                <w:pPr/>
              </w:pPrChange>
            </w:pPr>
          </w:p>
        </w:tc>
        <w:tc>
          <w:tcPr>
            <w:tcW w:w="1710" w:type="dxa"/>
            <w:shd w:val="clear" w:color="auto" w:fill="auto"/>
            <w:noWrap/>
            <w:vAlign w:val="bottom"/>
            <w:hideMark/>
            <w:tcPrChange w:id="205" w:author="Alex" w:date="2015-05-12T22:08:00Z">
              <w:tcPr>
                <w:tcW w:w="1710" w:type="dxa"/>
                <w:tcBorders>
                  <w:top w:val="nil"/>
                  <w:left w:val="nil"/>
                  <w:bottom w:val="nil"/>
                  <w:right w:val="nil"/>
                </w:tcBorders>
                <w:shd w:val="clear" w:color="auto" w:fill="auto"/>
                <w:noWrap/>
                <w:vAlign w:val="bottom"/>
                <w:hideMark/>
              </w:tcPr>
            </w:tcPrChange>
          </w:tcPr>
          <w:p w14:paraId="53E93AE4" w14:textId="77777777" w:rsidR="001B315C" w:rsidRPr="001E61A8" w:rsidRDefault="001B315C" w:rsidP="00570380">
            <w:pPr>
              <w:spacing w:line="480" w:lineRule="auto"/>
              <w:rPr>
                <w:rFonts w:eastAsia="Times New Roman" w:cs="Times New Roman"/>
                <w:color w:val="000000"/>
              </w:rPr>
              <w:pPrChange w:id="206" w:author="Alex" w:date="2015-05-13T12:13:00Z">
                <w:pPr/>
              </w:pPrChange>
            </w:pPr>
          </w:p>
        </w:tc>
        <w:tc>
          <w:tcPr>
            <w:tcW w:w="1350" w:type="dxa"/>
            <w:shd w:val="clear" w:color="auto" w:fill="auto"/>
            <w:noWrap/>
            <w:vAlign w:val="bottom"/>
            <w:hideMark/>
            <w:tcPrChange w:id="207" w:author="Alex" w:date="2015-05-12T22:08:00Z">
              <w:tcPr>
                <w:tcW w:w="1350" w:type="dxa"/>
                <w:tcBorders>
                  <w:top w:val="nil"/>
                  <w:left w:val="nil"/>
                  <w:bottom w:val="nil"/>
                  <w:right w:val="nil"/>
                </w:tcBorders>
                <w:shd w:val="clear" w:color="auto" w:fill="auto"/>
                <w:noWrap/>
                <w:vAlign w:val="bottom"/>
                <w:hideMark/>
              </w:tcPr>
            </w:tcPrChange>
          </w:tcPr>
          <w:p w14:paraId="3585279A" w14:textId="77777777" w:rsidR="001B315C" w:rsidRPr="001E61A8" w:rsidRDefault="001B315C" w:rsidP="00570380">
            <w:pPr>
              <w:spacing w:line="480" w:lineRule="auto"/>
              <w:rPr>
                <w:rFonts w:eastAsia="Times New Roman" w:cs="Times New Roman"/>
                <w:color w:val="000000"/>
              </w:rPr>
              <w:pPrChange w:id="208" w:author="Alex" w:date="2015-05-13T12:13:00Z">
                <w:pPr/>
              </w:pPrChange>
            </w:pPr>
          </w:p>
        </w:tc>
        <w:tc>
          <w:tcPr>
            <w:tcW w:w="1080" w:type="dxa"/>
            <w:shd w:val="clear" w:color="auto" w:fill="auto"/>
            <w:noWrap/>
            <w:vAlign w:val="bottom"/>
            <w:hideMark/>
            <w:tcPrChange w:id="209" w:author="Alex" w:date="2015-05-12T22:08:00Z">
              <w:tcPr>
                <w:tcW w:w="1080" w:type="dxa"/>
                <w:tcBorders>
                  <w:top w:val="nil"/>
                  <w:left w:val="nil"/>
                  <w:bottom w:val="nil"/>
                  <w:right w:val="nil"/>
                </w:tcBorders>
                <w:shd w:val="clear" w:color="auto" w:fill="auto"/>
                <w:noWrap/>
                <w:vAlign w:val="bottom"/>
                <w:hideMark/>
              </w:tcPr>
            </w:tcPrChange>
          </w:tcPr>
          <w:p w14:paraId="504D1291" w14:textId="77777777" w:rsidR="001B315C" w:rsidRPr="001E61A8" w:rsidRDefault="001B315C" w:rsidP="00570380">
            <w:pPr>
              <w:spacing w:line="480" w:lineRule="auto"/>
              <w:rPr>
                <w:rFonts w:eastAsia="Times New Roman" w:cs="Times New Roman"/>
                <w:color w:val="000000"/>
              </w:rPr>
              <w:pPrChange w:id="210" w:author="Alex" w:date="2015-05-13T12:13:00Z">
                <w:pPr/>
              </w:pPrChange>
            </w:pPr>
          </w:p>
        </w:tc>
        <w:tc>
          <w:tcPr>
            <w:tcW w:w="2475" w:type="dxa"/>
            <w:shd w:val="clear" w:color="auto" w:fill="auto"/>
            <w:noWrap/>
            <w:vAlign w:val="bottom"/>
            <w:hideMark/>
            <w:tcPrChange w:id="211" w:author="Alex" w:date="2015-05-12T22:08:00Z">
              <w:tcPr>
                <w:tcW w:w="2475" w:type="dxa"/>
                <w:tcBorders>
                  <w:top w:val="nil"/>
                  <w:left w:val="nil"/>
                  <w:bottom w:val="nil"/>
                  <w:right w:val="nil"/>
                </w:tcBorders>
                <w:shd w:val="clear" w:color="auto" w:fill="auto"/>
                <w:noWrap/>
                <w:vAlign w:val="bottom"/>
                <w:hideMark/>
              </w:tcPr>
            </w:tcPrChange>
          </w:tcPr>
          <w:p w14:paraId="37CE136D" w14:textId="77777777" w:rsidR="001B315C" w:rsidRPr="001E61A8" w:rsidRDefault="001B315C" w:rsidP="00570380">
            <w:pPr>
              <w:spacing w:line="480" w:lineRule="auto"/>
              <w:rPr>
                <w:rFonts w:eastAsia="Times New Roman" w:cs="Times New Roman"/>
                <w:color w:val="000000"/>
              </w:rPr>
              <w:pPrChange w:id="212" w:author="Alex" w:date="2015-05-13T12:13:00Z">
                <w:pPr/>
              </w:pPrChange>
            </w:pPr>
            <w:r w:rsidRPr="001E61A8">
              <w:rPr>
                <w:rFonts w:eastAsia="Times New Roman" w:cs="Times New Roman"/>
                <w:color w:val="000000"/>
              </w:rPr>
              <w:t>13 ± 3</w:t>
            </w:r>
          </w:p>
        </w:tc>
      </w:tr>
      <w:tr w:rsidR="00266106" w:rsidRPr="001E61A8" w14:paraId="6EFC2791" w14:textId="77777777" w:rsidTr="00D400F8">
        <w:trPr>
          <w:trHeight w:val="300"/>
          <w:trPrChange w:id="213" w:author="Alex" w:date="2015-05-12T22:08:00Z">
            <w:trPr>
              <w:trHeight w:val="300"/>
            </w:trPr>
          </w:trPrChange>
        </w:trPr>
        <w:tc>
          <w:tcPr>
            <w:tcW w:w="1095" w:type="dxa"/>
            <w:shd w:val="clear" w:color="auto" w:fill="auto"/>
            <w:noWrap/>
            <w:vAlign w:val="bottom"/>
            <w:hideMark/>
            <w:tcPrChange w:id="214" w:author="Alex" w:date="2015-05-12T22:08:00Z">
              <w:tcPr>
                <w:tcW w:w="1095" w:type="dxa"/>
                <w:tcBorders>
                  <w:top w:val="nil"/>
                  <w:left w:val="nil"/>
                  <w:bottom w:val="nil"/>
                  <w:right w:val="nil"/>
                </w:tcBorders>
                <w:shd w:val="clear" w:color="auto" w:fill="auto"/>
                <w:noWrap/>
                <w:vAlign w:val="bottom"/>
                <w:hideMark/>
              </w:tcPr>
            </w:tcPrChange>
          </w:tcPr>
          <w:p w14:paraId="6AF8BEB2" w14:textId="77777777" w:rsidR="001B315C" w:rsidRPr="001E61A8" w:rsidRDefault="001B315C" w:rsidP="00570380">
            <w:pPr>
              <w:spacing w:line="480" w:lineRule="auto"/>
              <w:rPr>
                <w:rFonts w:eastAsia="Times New Roman" w:cs="Times New Roman"/>
                <w:color w:val="000000"/>
              </w:rPr>
              <w:pPrChange w:id="215" w:author="Alex" w:date="2015-05-13T12:13:00Z">
                <w:pPr/>
              </w:pPrChange>
            </w:pPr>
            <w:r w:rsidRPr="001E61A8">
              <w:rPr>
                <w:rFonts w:eastAsia="Times New Roman" w:cs="Times New Roman"/>
                <w:color w:val="000000"/>
              </w:rPr>
              <w:t>W34A</w:t>
            </w:r>
          </w:p>
        </w:tc>
        <w:tc>
          <w:tcPr>
            <w:tcW w:w="1080" w:type="dxa"/>
            <w:shd w:val="clear" w:color="auto" w:fill="auto"/>
            <w:noWrap/>
            <w:vAlign w:val="bottom"/>
            <w:hideMark/>
            <w:tcPrChange w:id="216" w:author="Alex" w:date="2015-05-12T22:08:00Z">
              <w:tcPr>
                <w:tcW w:w="1080" w:type="dxa"/>
                <w:tcBorders>
                  <w:top w:val="nil"/>
                  <w:left w:val="nil"/>
                  <w:bottom w:val="nil"/>
                  <w:right w:val="nil"/>
                </w:tcBorders>
                <w:shd w:val="clear" w:color="auto" w:fill="auto"/>
                <w:noWrap/>
                <w:vAlign w:val="bottom"/>
                <w:hideMark/>
              </w:tcPr>
            </w:tcPrChange>
          </w:tcPr>
          <w:p w14:paraId="63B8963E"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217" w:author="Alex" w:date="2015-05-13T12:13:00Z">
                <w:pPr>
                  <w:jc w:val="right"/>
                </w:pPr>
              </w:pPrChange>
            </w:pPr>
            <w:r w:rsidRPr="001E61A8">
              <w:rPr>
                <w:rFonts w:eastAsia="Times New Roman" w:cs="Times New Roman"/>
                <w:color w:val="000000"/>
              </w:rPr>
              <w:t>0.1</w:t>
            </w:r>
          </w:p>
        </w:tc>
        <w:tc>
          <w:tcPr>
            <w:tcW w:w="900" w:type="dxa"/>
            <w:shd w:val="clear" w:color="auto" w:fill="auto"/>
            <w:noWrap/>
            <w:vAlign w:val="bottom"/>
            <w:hideMark/>
            <w:tcPrChange w:id="218" w:author="Alex" w:date="2015-05-12T22:08:00Z">
              <w:tcPr>
                <w:tcW w:w="900" w:type="dxa"/>
                <w:tcBorders>
                  <w:top w:val="nil"/>
                  <w:left w:val="nil"/>
                  <w:bottom w:val="nil"/>
                  <w:right w:val="nil"/>
                </w:tcBorders>
                <w:shd w:val="clear" w:color="auto" w:fill="auto"/>
                <w:noWrap/>
                <w:vAlign w:val="bottom"/>
                <w:hideMark/>
              </w:tcPr>
            </w:tcPrChange>
          </w:tcPr>
          <w:p w14:paraId="3B68B1CC" w14:textId="77777777" w:rsidR="001B315C" w:rsidRPr="001E61A8" w:rsidRDefault="001B315C" w:rsidP="00570380">
            <w:pPr>
              <w:spacing w:line="480" w:lineRule="auto"/>
              <w:rPr>
                <w:rFonts w:eastAsia="Times New Roman" w:cs="Times New Roman"/>
                <w:color w:val="000000"/>
              </w:rPr>
              <w:pPrChange w:id="219"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220" w:author="Alex" w:date="2015-05-12T22:08:00Z">
              <w:tcPr>
                <w:tcW w:w="1710" w:type="dxa"/>
                <w:tcBorders>
                  <w:top w:val="nil"/>
                  <w:left w:val="nil"/>
                  <w:bottom w:val="nil"/>
                  <w:right w:val="nil"/>
                </w:tcBorders>
                <w:shd w:val="clear" w:color="auto" w:fill="auto"/>
                <w:noWrap/>
                <w:vAlign w:val="bottom"/>
                <w:hideMark/>
              </w:tcPr>
            </w:tcPrChange>
          </w:tcPr>
          <w:p w14:paraId="3A79C0D1" w14:textId="77777777" w:rsidR="001B315C" w:rsidRPr="001E61A8" w:rsidRDefault="001B315C" w:rsidP="00570380">
            <w:pPr>
              <w:spacing w:line="480" w:lineRule="auto"/>
              <w:rPr>
                <w:rFonts w:eastAsia="Times New Roman" w:cs="Times New Roman"/>
                <w:color w:val="000000"/>
              </w:rPr>
              <w:pPrChange w:id="221" w:author="Alex" w:date="2015-05-13T12:13:00Z">
                <w:pPr/>
              </w:pPrChange>
            </w:pPr>
          </w:p>
        </w:tc>
        <w:tc>
          <w:tcPr>
            <w:tcW w:w="1350" w:type="dxa"/>
            <w:shd w:val="clear" w:color="auto" w:fill="auto"/>
            <w:noWrap/>
            <w:vAlign w:val="bottom"/>
            <w:hideMark/>
            <w:tcPrChange w:id="222" w:author="Alex" w:date="2015-05-12T22:08:00Z">
              <w:tcPr>
                <w:tcW w:w="1350" w:type="dxa"/>
                <w:tcBorders>
                  <w:top w:val="nil"/>
                  <w:left w:val="nil"/>
                  <w:bottom w:val="nil"/>
                  <w:right w:val="nil"/>
                </w:tcBorders>
                <w:shd w:val="clear" w:color="auto" w:fill="auto"/>
                <w:noWrap/>
                <w:vAlign w:val="bottom"/>
                <w:hideMark/>
              </w:tcPr>
            </w:tcPrChange>
          </w:tcPr>
          <w:p w14:paraId="6BE6E65E" w14:textId="77777777" w:rsidR="001B315C" w:rsidRPr="001E61A8" w:rsidRDefault="001B315C" w:rsidP="00570380">
            <w:pPr>
              <w:spacing w:line="480" w:lineRule="auto"/>
              <w:rPr>
                <w:rFonts w:eastAsia="Times New Roman" w:cs="Times New Roman"/>
                <w:color w:val="000000"/>
              </w:rPr>
              <w:pPrChange w:id="223" w:author="Alex" w:date="2015-05-13T12:13:00Z">
                <w:pPr/>
              </w:pPrChange>
            </w:pPr>
          </w:p>
        </w:tc>
        <w:tc>
          <w:tcPr>
            <w:tcW w:w="1080" w:type="dxa"/>
            <w:shd w:val="clear" w:color="auto" w:fill="auto"/>
            <w:noWrap/>
            <w:vAlign w:val="bottom"/>
            <w:hideMark/>
            <w:tcPrChange w:id="224" w:author="Alex" w:date="2015-05-12T22:08:00Z">
              <w:tcPr>
                <w:tcW w:w="1080" w:type="dxa"/>
                <w:tcBorders>
                  <w:top w:val="nil"/>
                  <w:left w:val="nil"/>
                  <w:bottom w:val="nil"/>
                  <w:right w:val="nil"/>
                </w:tcBorders>
                <w:shd w:val="clear" w:color="auto" w:fill="auto"/>
                <w:noWrap/>
                <w:vAlign w:val="bottom"/>
                <w:hideMark/>
              </w:tcPr>
            </w:tcPrChange>
          </w:tcPr>
          <w:p w14:paraId="14209930" w14:textId="77777777" w:rsidR="001B315C" w:rsidRPr="001E61A8" w:rsidRDefault="001B315C" w:rsidP="00570380">
            <w:pPr>
              <w:spacing w:line="480" w:lineRule="auto"/>
              <w:rPr>
                <w:rFonts w:eastAsia="Times New Roman" w:cs="Times New Roman"/>
                <w:color w:val="000000"/>
              </w:rPr>
              <w:pPrChange w:id="225" w:author="Alex" w:date="2015-05-13T12:13:00Z">
                <w:pPr/>
              </w:pPrChange>
            </w:pPr>
          </w:p>
        </w:tc>
        <w:tc>
          <w:tcPr>
            <w:tcW w:w="2475" w:type="dxa"/>
            <w:shd w:val="clear" w:color="auto" w:fill="auto"/>
            <w:noWrap/>
            <w:vAlign w:val="bottom"/>
            <w:hideMark/>
            <w:tcPrChange w:id="226" w:author="Alex" w:date="2015-05-12T22:08:00Z">
              <w:tcPr>
                <w:tcW w:w="2475" w:type="dxa"/>
                <w:tcBorders>
                  <w:top w:val="nil"/>
                  <w:left w:val="nil"/>
                  <w:bottom w:val="nil"/>
                  <w:right w:val="nil"/>
                </w:tcBorders>
                <w:shd w:val="clear" w:color="auto" w:fill="auto"/>
                <w:noWrap/>
                <w:vAlign w:val="bottom"/>
                <w:hideMark/>
              </w:tcPr>
            </w:tcPrChange>
          </w:tcPr>
          <w:p w14:paraId="41A195C9" w14:textId="77777777" w:rsidR="001B315C" w:rsidRPr="001E61A8" w:rsidRDefault="001B315C" w:rsidP="00570380">
            <w:pPr>
              <w:spacing w:line="480" w:lineRule="auto"/>
              <w:rPr>
                <w:rFonts w:eastAsia="Times New Roman" w:cs="Times New Roman"/>
                <w:color w:val="000000"/>
              </w:rPr>
              <w:pPrChange w:id="227" w:author="Alex" w:date="2015-05-13T12:13:00Z">
                <w:pPr/>
              </w:pPrChange>
            </w:pPr>
          </w:p>
        </w:tc>
      </w:tr>
      <w:tr w:rsidR="00266106" w:rsidRPr="001E61A8" w14:paraId="7AB3BCE2" w14:textId="77777777" w:rsidTr="00D400F8">
        <w:trPr>
          <w:trHeight w:val="300"/>
          <w:trPrChange w:id="228" w:author="Alex" w:date="2015-05-12T22:08:00Z">
            <w:trPr>
              <w:trHeight w:val="300"/>
            </w:trPr>
          </w:trPrChange>
        </w:trPr>
        <w:tc>
          <w:tcPr>
            <w:tcW w:w="1095" w:type="dxa"/>
            <w:shd w:val="clear" w:color="auto" w:fill="auto"/>
            <w:noWrap/>
            <w:vAlign w:val="bottom"/>
            <w:hideMark/>
            <w:tcPrChange w:id="229" w:author="Alex" w:date="2015-05-12T22:08:00Z">
              <w:tcPr>
                <w:tcW w:w="1095" w:type="dxa"/>
                <w:tcBorders>
                  <w:top w:val="nil"/>
                  <w:left w:val="nil"/>
                  <w:bottom w:val="nil"/>
                  <w:right w:val="nil"/>
                </w:tcBorders>
                <w:shd w:val="clear" w:color="auto" w:fill="auto"/>
                <w:noWrap/>
                <w:vAlign w:val="bottom"/>
                <w:hideMark/>
              </w:tcPr>
            </w:tcPrChange>
          </w:tcPr>
          <w:p w14:paraId="5A86E6ED" w14:textId="77777777" w:rsidR="001B315C" w:rsidRPr="001E61A8" w:rsidRDefault="001B315C" w:rsidP="00570380">
            <w:pPr>
              <w:spacing w:line="480" w:lineRule="auto"/>
              <w:rPr>
                <w:rFonts w:eastAsia="Times New Roman" w:cs="Times New Roman"/>
                <w:color w:val="000000"/>
              </w:rPr>
              <w:pPrChange w:id="230" w:author="Alex" w:date="2015-05-13T12:13:00Z">
                <w:pPr/>
              </w:pPrChange>
            </w:pPr>
            <w:r w:rsidRPr="001E61A8">
              <w:rPr>
                <w:rFonts w:eastAsia="Times New Roman" w:cs="Times New Roman"/>
                <w:color w:val="000000"/>
              </w:rPr>
              <w:t>V52G</w:t>
            </w:r>
          </w:p>
        </w:tc>
        <w:tc>
          <w:tcPr>
            <w:tcW w:w="1080" w:type="dxa"/>
            <w:shd w:val="clear" w:color="auto" w:fill="auto"/>
            <w:noWrap/>
            <w:vAlign w:val="bottom"/>
            <w:hideMark/>
            <w:tcPrChange w:id="231" w:author="Alex" w:date="2015-05-12T22:08:00Z">
              <w:tcPr>
                <w:tcW w:w="1080" w:type="dxa"/>
                <w:tcBorders>
                  <w:top w:val="nil"/>
                  <w:left w:val="nil"/>
                  <w:bottom w:val="nil"/>
                  <w:right w:val="nil"/>
                </w:tcBorders>
                <w:shd w:val="clear" w:color="auto" w:fill="auto"/>
                <w:noWrap/>
                <w:vAlign w:val="bottom"/>
                <w:hideMark/>
              </w:tcPr>
            </w:tcPrChange>
          </w:tcPr>
          <w:p w14:paraId="0455F8AE"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232" w:author="Alex" w:date="2015-05-13T12:13:00Z">
                <w:pPr>
                  <w:jc w:val="right"/>
                </w:pPr>
              </w:pPrChange>
            </w:pPr>
            <w:r w:rsidRPr="001E61A8">
              <w:rPr>
                <w:rFonts w:eastAsia="Times New Roman" w:cs="Times New Roman"/>
                <w:color w:val="000000"/>
              </w:rPr>
              <w:t>0.97</w:t>
            </w:r>
          </w:p>
        </w:tc>
        <w:tc>
          <w:tcPr>
            <w:tcW w:w="900" w:type="dxa"/>
            <w:shd w:val="clear" w:color="auto" w:fill="auto"/>
            <w:noWrap/>
            <w:vAlign w:val="bottom"/>
            <w:hideMark/>
            <w:tcPrChange w:id="233" w:author="Alex" w:date="2015-05-12T22:08:00Z">
              <w:tcPr>
                <w:tcW w:w="900" w:type="dxa"/>
                <w:tcBorders>
                  <w:top w:val="nil"/>
                  <w:left w:val="nil"/>
                  <w:bottom w:val="nil"/>
                  <w:right w:val="nil"/>
                </w:tcBorders>
                <w:shd w:val="clear" w:color="auto" w:fill="auto"/>
                <w:noWrap/>
                <w:vAlign w:val="bottom"/>
                <w:hideMark/>
              </w:tcPr>
            </w:tcPrChange>
          </w:tcPr>
          <w:p w14:paraId="7131D1DF" w14:textId="77777777" w:rsidR="001B315C" w:rsidRPr="001E61A8" w:rsidRDefault="001B315C" w:rsidP="00570380">
            <w:pPr>
              <w:spacing w:line="480" w:lineRule="auto"/>
              <w:rPr>
                <w:rFonts w:eastAsia="Times New Roman" w:cs="Times New Roman"/>
                <w:color w:val="000000"/>
              </w:rPr>
              <w:pPrChange w:id="234" w:author="Alex" w:date="2015-05-13T12:13:00Z">
                <w:pPr/>
              </w:pPrChange>
            </w:pPr>
          </w:p>
        </w:tc>
        <w:tc>
          <w:tcPr>
            <w:tcW w:w="1710" w:type="dxa"/>
            <w:shd w:val="clear" w:color="auto" w:fill="auto"/>
            <w:noWrap/>
            <w:vAlign w:val="bottom"/>
            <w:hideMark/>
            <w:tcPrChange w:id="235" w:author="Alex" w:date="2015-05-12T22:08:00Z">
              <w:tcPr>
                <w:tcW w:w="1710" w:type="dxa"/>
                <w:tcBorders>
                  <w:top w:val="nil"/>
                  <w:left w:val="nil"/>
                  <w:bottom w:val="nil"/>
                  <w:right w:val="nil"/>
                </w:tcBorders>
                <w:shd w:val="clear" w:color="auto" w:fill="auto"/>
                <w:noWrap/>
                <w:vAlign w:val="bottom"/>
                <w:hideMark/>
              </w:tcPr>
            </w:tcPrChange>
          </w:tcPr>
          <w:p w14:paraId="1F4D4DBA" w14:textId="77777777" w:rsidR="001B315C" w:rsidRPr="001E61A8" w:rsidRDefault="001B315C" w:rsidP="00570380">
            <w:pPr>
              <w:spacing w:line="480" w:lineRule="auto"/>
              <w:rPr>
                <w:rFonts w:eastAsia="Times New Roman" w:cs="Times New Roman"/>
                <w:color w:val="000000"/>
              </w:rPr>
              <w:pPrChange w:id="236" w:author="Alex" w:date="2015-05-13T12:13:00Z">
                <w:pPr/>
              </w:pPrChange>
            </w:pPr>
            <w:r w:rsidRPr="001E61A8">
              <w:rPr>
                <w:rFonts w:eastAsia="Times New Roman" w:cs="Times New Roman"/>
                <w:color w:val="000000"/>
              </w:rPr>
              <w:t>8.25 ± 0.54</w:t>
            </w:r>
          </w:p>
        </w:tc>
        <w:tc>
          <w:tcPr>
            <w:tcW w:w="1350" w:type="dxa"/>
            <w:shd w:val="clear" w:color="auto" w:fill="auto"/>
            <w:noWrap/>
            <w:vAlign w:val="bottom"/>
            <w:hideMark/>
            <w:tcPrChange w:id="237" w:author="Alex" w:date="2015-05-12T22:08:00Z">
              <w:tcPr>
                <w:tcW w:w="1350" w:type="dxa"/>
                <w:tcBorders>
                  <w:top w:val="nil"/>
                  <w:left w:val="nil"/>
                  <w:bottom w:val="nil"/>
                  <w:right w:val="nil"/>
                </w:tcBorders>
                <w:shd w:val="clear" w:color="auto" w:fill="auto"/>
                <w:noWrap/>
                <w:vAlign w:val="bottom"/>
                <w:hideMark/>
              </w:tcPr>
            </w:tcPrChange>
          </w:tcPr>
          <w:p w14:paraId="73AB99D4" w14:textId="77777777" w:rsidR="001B315C" w:rsidRPr="001E61A8" w:rsidRDefault="001B315C" w:rsidP="00570380">
            <w:pPr>
              <w:spacing w:line="480" w:lineRule="auto"/>
              <w:rPr>
                <w:rFonts w:eastAsia="Times New Roman" w:cs="Times New Roman"/>
                <w:color w:val="000000"/>
              </w:rPr>
              <w:pPrChange w:id="238" w:author="Alex" w:date="2015-05-13T12:13:00Z">
                <w:pPr/>
              </w:pPrChange>
            </w:pPr>
            <w:r w:rsidRPr="001E61A8">
              <w:rPr>
                <w:rFonts w:eastAsia="Times New Roman" w:cs="Times New Roman"/>
                <w:color w:val="000000"/>
              </w:rPr>
              <w:t>687 ± 13</w:t>
            </w:r>
          </w:p>
        </w:tc>
        <w:tc>
          <w:tcPr>
            <w:tcW w:w="1080" w:type="dxa"/>
            <w:shd w:val="clear" w:color="auto" w:fill="auto"/>
            <w:noWrap/>
            <w:vAlign w:val="bottom"/>
            <w:hideMark/>
            <w:tcPrChange w:id="239" w:author="Alex" w:date="2015-05-12T22:08:00Z">
              <w:tcPr>
                <w:tcW w:w="1080" w:type="dxa"/>
                <w:tcBorders>
                  <w:top w:val="nil"/>
                  <w:left w:val="nil"/>
                  <w:bottom w:val="nil"/>
                  <w:right w:val="nil"/>
                </w:tcBorders>
                <w:shd w:val="clear" w:color="auto" w:fill="auto"/>
                <w:noWrap/>
                <w:vAlign w:val="bottom"/>
                <w:hideMark/>
              </w:tcPr>
            </w:tcPrChange>
          </w:tcPr>
          <w:p w14:paraId="1939623D" w14:textId="77777777" w:rsidR="001B315C" w:rsidRPr="001E61A8" w:rsidRDefault="001B315C" w:rsidP="00570380">
            <w:pPr>
              <w:spacing w:line="480" w:lineRule="auto"/>
              <w:rPr>
                <w:rFonts w:eastAsia="Times New Roman" w:cs="Times New Roman"/>
                <w:color w:val="000000"/>
              </w:rPr>
              <w:pPrChange w:id="240" w:author="Alex" w:date="2015-05-13T12:13:00Z">
                <w:pPr/>
              </w:pPrChange>
            </w:pPr>
          </w:p>
        </w:tc>
        <w:tc>
          <w:tcPr>
            <w:tcW w:w="2475" w:type="dxa"/>
            <w:shd w:val="clear" w:color="auto" w:fill="auto"/>
            <w:noWrap/>
            <w:vAlign w:val="bottom"/>
            <w:hideMark/>
            <w:tcPrChange w:id="241" w:author="Alex" w:date="2015-05-12T22:08:00Z">
              <w:tcPr>
                <w:tcW w:w="2475" w:type="dxa"/>
                <w:tcBorders>
                  <w:top w:val="nil"/>
                  <w:left w:val="nil"/>
                  <w:bottom w:val="nil"/>
                  <w:right w:val="nil"/>
                </w:tcBorders>
                <w:shd w:val="clear" w:color="auto" w:fill="auto"/>
                <w:noWrap/>
                <w:vAlign w:val="bottom"/>
                <w:hideMark/>
              </w:tcPr>
            </w:tcPrChange>
          </w:tcPr>
          <w:p w14:paraId="497A7A54" w14:textId="77777777" w:rsidR="001B315C" w:rsidRPr="001E61A8" w:rsidRDefault="001B315C" w:rsidP="00570380">
            <w:pPr>
              <w:spacing w:line="480" w:lineRule="auto"/>
              <w:rPr>
                <w:rFonts w:eastAsia="Times New Roman" w:cs="Times New Roman"/>
                <w:color w:val="000000"/>
              </w:rPr>
              <w:pPrChange w:id="242" w:author="Alex" w:date="2015-05-13T12:13:00Z">
                <w:pPr/>
              </w:pPrChange>
            </w:pPr>
            <w:r w:rsidRPr="001E61A8">
              <w:rPr>
                <w:rFonts w:eastAsia="Times New Roman" w:cs="Times New Roman"/>
                <w:color w:val="000000"/>
              </w:rPr>
              <w:t>83,371 ± 5,707</w:t>
            </w:r>
          </w:p>
        </w:tc>
      </w:tr>
      <w:tr w:rsidR="00266106" w:rsidRPr="001E61A8" w14:paraId="644F0091" w14:textId="77777777" w:rsidTr="00D400F8">
        <w:trPr>
          <w:trHeight w:val="300"/>
          <w:trPrChange w:id="243" w:author="Alex" w:date="2015-05-12T22:08:00Z">
            <w:trPr>
              <w:trHeight w:val="300"/>
            </w:trPr>
          </w:trPrChange>
        </w:trPr>
        <w:tc>
          <w:tcPr>
            <w:tcW w:w="1095" w:type="dxa"/>
            <w:shd w:val="clear" w:color="auto" w:fill="auto"/>
            <w:noWrap/>
            <w:vAlign w:val="bottom"/>
            <w:hideMark/>
            <w:tcPrChange w:id="244" w:author="Alex" w:date="2015-05-12T22:08:00Z">
              <w:tcPr>
                <w:tcW w:w="1095" w:type="dxa"/>
                <w:tcBorders>
                  <w:top w:val="nil"/>
                  <w:left w:val="nil"/>
                  <w:bottom w:val="nil"/>
                  <w:right w:val="nil"/>
                </w:tcBorders>
                <w:shd w:val="clear" w:color="auto" w:fill="auto"/>
                <w:noWrap/>
                <w:vAlign w:val="bottom"/>
                <w:hideMark/>
              </w:tcPr>
            </w:tcPrChange>
          </w:tcPr>
          <w:p w14:paraId="5C62182B" w14:textId="77777777" w:rsidR="001B315C" w:rsidRPr="001E61A8" w:rsidRDefault="001B315C" w:rsidP="00570380">
            <w:pPr>
              <w:spacing w:line="480" w:lineRule="auto"/>
              <w:rPr>
                <w:rFonts w:eastAsia="Times New Roman" w:cs="Times New Roman"/>
                <w:color w:val="000000"/>
              </w:rPr>
              <w:pPrChange w:id="245" w:author="Alex" w:date="2015-05-13T12:13:00Z">
                <w:pPr/>
              </w:pPrChange>
            </w:pPr>
            <w:r w:rsidRPr="001E61A8">
              <w:rPr>
                <w:rFonts w:eastAsia="Times New Roman" w:cs="Times New Roman"/>
                <w:color w:val="000000"/>
              </w:rPr>
              <w:t>F75A</w:t>
            </w:r>
          </w:p>
        </w:tc>
        <w:tc>
          <w:tcPr>
            <w:tcW w:w="1080" w:type="dxa"/>
            <w:shd w:val="clear" w:color="auto" w:fill="auto"/>
            <w:noWrap/>
            <w:vAlign w:val="bottom"/>
            <w:hideMark/>
            <w:tcPrChange w:id="246" w:author="Alex" w:date="2015-05-12T22:08:00Z">
              <w:tcPr>
                <w:tcW w:w="1080" w:type="dxa"/>
                <w:tcBorders>
                  <w:top w:val="nil"/>
                  <w:left w:val="nil"/>
                  <w:bottom w:val="nil"/>
                  <w:right w:val="nil"/>
                </w:tcBorders>
                <w:shd w:val="clear" w:color="auto" w:fill="auto"/>
                <w:noWrap/>
                <w:vAlign w:val="bottom"/>
                <w:hideMark/>
              </w:tcPr>
            </w:tcPrChange>
          </w:tcPr>
          <w:p w14:paraId="3A46236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247" w:author="Alex" w:date="2015-05-13T12:13:00Z">
                <w:pPr>
                  <w:jc w:val="right"/>
                </w:pPr>
              </w:pPrChange>
            </w:pPr>
            <w:r w:rsidRPr="001E61A8">
              <w:rPr>
                <w:rFonts w:eastAsia="Times New Roman" w:cs="Times New Roman"/>
                <w:color w:val="000000"/>
              </w:rPr>
              <w:t>0.44</w:t>
            </w:r>
          </w:p>
        </w:tc>
        <w:tc>
          <w:tcPr>
            <w:tcW w:w="900" w:type="dxa"/>
            <w:shd w:val="clear" w:color="auto" w:fill="auto"/>
            <w:noWrap/>
            <w:vAlign w:val="bottom"/>
            <w:hideMark/>
            <w:tcPrChange w:id="248" w:author="Alex" w:date="2015-05-12T22:08:00Z">
              <w:tcPr>
                <w:tcW w:w="900" w:type="dxa"/>
                <w:tcBorders>
                  <w:top w:val="nil"/>
                  <w:left w:val="nil"/>
                  <w:bottom w:val="nil"/>
                  <w:right w:val="nil"/>
                </w:tcBorders>
                <w:shd w:val="clear" w:color="auto" w:fill="auto"/>
                <w:noWrap/>
                <w:vAlign w:val="bottom"/>
                <w:hideMark/>
              </w:tcPr>
            </w:tcPrChange>
          </w:tcPr>
          <w:p w14:paraId="2FC82073" w14:textId="77777777" w:rsidR="001B315C" w:rsidRPr="001E61A8" w:rsidRDefault="001B315C" w:rsidP="00570380">
            <w:pPr>
              <w:spacing w:line="480" w:lineRule="auto"/>
              <w:rPr>
                <w:rFonts w:eastAsia="Times New Roman" w:cs="Times New Roman"/>
                <w:color w:val="000000"/>
              </w:rPr>
              <w:pPrChange w:id="249" w:author="Alex" w:date="2015-05-13T12:13:00Z">
                <w:pPr/>
              </w:pPrChange>
            </w:pPr>
          </w:p>
        </w:tc>
        <w:tc>
          <w:tcPr>
            <w:tcW w:w="1710" w:type="dxa"/>
            <w:shd w:val="clear" w:color="auto" w:fill="auto"/>
            <w:noWrap/>
            <w:vAlign w:val="bottom"/>
            <w:hideMark/>
            <w:tcPrChange w:id="250" w:author="Alex" w:date="2015-05-12T22:08:00Z">
              <w:tcPr>
                <w:tcW w:w="1710" w:type="dxa"/>
                <w:tcBorders>
                  <w:top w:val="nil"/>
                  <w:left w:val="nil"/>
                  <w:bottom w:val="nil"/>
                  <w:right w:val="nil"/>
                </w:tcBorders>
                <w:shd w:val="clear" w:color="auto" w:fill="auto"/>
                <w:noWrap/>
                <w:vAlign w:val="bottom"/>
                <w:hideMark/>
              </w:tcPr>
            </w:tcPrChange>
          </w:tcPr>
          <w:p w14:paraId="2B9197F2" w14:textId="77777777" w:rsidR="001B315C" w:rsidRPr="001E61A8" w:rsidRDefault="001B315C" w:rsidP="00570380">
            <w:pPr>
              <w:spacing w:line="480" w:lineRule="auto"/>
              <w:rPr>
                <w:rFonts w:eastAsia="Times New Roman" w:cs="Times New Roman"/>
                <w:color w:val="000000"/>
              </w:rPr>
              <w:pPrChange w:id="251" w:author="Alex" w:date="2015-05-13T12:13:00Z">
                <w:pPr/>
              </w:pPrChange>
            </w:pPr>
            <w:r w:rsidRPr="001E61A8">
              <w:rPr>
                <w:rFonts w:eastAsia="Times New Roman" w:cs="Times New Roman"/>
                <w:color w:val="000000"/>
              </w:rPr>
              <w:t>5.47 ± 0.28</w:t>
            </w:r>
          </w:p>
        </w:tc>
        <w:tc>
          <w:tcPr>
            <w:tcW w:w="1350" w:type="dxa"/>
            <w:shd w:val="clear" w:color="auto" w:fill="auto"/>
            <w:noWrap/>
            <w:vAlign w:val="bottom"/>
            <w:hideMark/>
            <w:tcPrChange w:id="252" w:author="Alex" w:date="2015-05-12T22:08:00Z">
              <w:tcPr>
                <w:tcW w:w="1350" w:type="dxa"/>
                <w:tcBorders>
                  <w:top w:val="nil"/>
                  <w:left w:val="nil"/>
                  <w:bottom w:val="nil"/>
                  <w:right w:val="nil"/>
                </w:tcBorders>
                <w:shd w:val="clear" w:color="auto" w:fill="auto"/>
                <w:noWrap/>
                <w:vAlign w:val="bottom"/>
                <w:hideMark/>
              </w:tcPr>
            </w:tcPrChange>
          </w:tcPr>
          <w:p w14:paraId="0B7EF349" w14:textId="77777777" w:rsidR="001B315C" w:rsidRPr="001E61A8" w:rsidRDefault="001B315C" w:rsidP="00570380">
            <w:pPr>
              <w:spacing w:line="480" w:lineRule="auto"/>
              <w:rPr>
                <w:rFonts w:eastAsia="Times New Roman" w:cs="Times New Roman"/>
                <w:color w:val="000000"/>
              </w:rPr>
              <w:pPrChange w:id="253" w:author="Alex" w:date="2015-05-13T12:13:00Z">
                <w:pPr/>
              </w:pPrChange>
            </w:pPr>
            <w:r w:rsidRPr="001E61A8">
              <w:rPr>
                <w:rFonts w:eastAsia="Times New Roman" w:cs="Times New Roman"/>
                <w:color w:val="000000"/>
              </w:rPr>
              <w:t>613 ± 8</w:t>
            </w:r>
          </w:p>
        </w:tc>
        <w:tc>
          <w:tcPr>
            <w:tcW w:w="1080" w:type="dxa"/>
            <w:shd w:val="clear" w:color="auto" w:fill="auto"/>
            <w:noWrap/>
            <w:vAlign w:val="bottom"/>
            <w:hideMark/>
            <w:tcPrChange w:id="254" w:author="Alex" w:date="2015-05-12T22:08:00Z">
              <w:tcPr>
                <w:tcW w:w="1080" w:type="dxa"/>
                <w:tcBorders>
                  <w:top w:val="nil"/>
                  <w:left w:val="nil"/>
                  <w:bottom w:val="nil"/>
                  <w:right w:val="nil"/>
                </w:tcBorders>
                <w:shd w:val="clear" w:color="auto" w:fill="auto"/>
                <w:noWrap/>
                <w:vAlign w:val="bottom"/>
                <w:hideMark/>
              </w:tcPr>
            </w:tcPrChange>
          </w:tcPr>
          <w:p w14:paraId="2047FF3A" w14:textId="77777777" w:rsidR="001B315C" w:rsidRPr="001E61A8" w:rsidRDefault="001B315C" w:rsidP="00570380">
            <w:pPr>
              <w:spacing w:line="480" w:lineRule="auto"/>
              <w:rPr>
                <w:rFonts w:eastAsia="Times New Roman" w:cs="Times New Roman"/>
                <w:color w:val="000000"/>
              </w:rPr>
              <w:pPrChange w:id="255" w:author="Alex" w:date="2015-05-13T12:13:00Z">
                <w:pPr/>
              </w:pPrChange>
            </w:pPr>
          </w:p>
        </w:tc>
        <w:tc>
          <w:tcPr>
            <w:tcW w:w="2475" w:type="dxa"/>
            <w:shd w:val="clear" w:color="auto" w:fill="auto"/>
            <w:noWrap/>
            <w:vAlign w:val="bottom"/>
            <w:hideMark/>
            <w:tcPrChange w:id="256" w:author="Alex" w:date="2015-05-12T22:08:00Z">
              <w:tcPr>
                <w:tcW w:w="2475" w:type="dxa"/>
                <w:tcBorders>
                  <w:top w:val="nil"/>
                  <w:left w:val="nil"/>
                  <w:bottom w:val="nil"/>
                  <w:right w:val="nil"/>
                </w:tcBorders>
                <w:shd w:val="clear" w:color="auto" w:fill="auto"/>
                <w:noWrap/>
                <w:vAlign w:val="bottom"/>
                <w:hideMark/>
              </w:tcPr>
            </w:tcPrChange>
          </w:tcPr>
          <w:p w14:paraId="05172765" w14:textId="77777777" w:rsidR="001B315C" w:rsidRPr="001E61A8" w:rsidRDefault="001B315C" w:rsidP="00570380">
            <w:pPr>
              <w:spacing w:line="480" w:lineRule="auto"/>
              <w:rPr>
                <w:rFonts w:eastAsia="Times New Roman" w:cs="Times New Roman"/>
                <w:color w:val="000000"/>
              </w:rPr>
              <w:pPrChange w:id="257" w:author="Alex" w:date="2015-05-13T12:13:00Z">
                <w:pPr/>
              </w:pPrChange>
            </w:pPr>
            <w:r w:rsidRPr="001E61A8">
              <w:rPr>
                <w:rFonts w:eastAsia="Times New Roman" w:cs="Times New Roman"/>
                <w:color w:val="000000"/>
              </w:rPr>
              <w:t>112,224 ± 6,000</w:t>
            </w:r>
          </w:p>
        </w:tc>
      </w:tr>
      <w:tr w:rsidR="00266106" w:rsidRPr="001E61A8" w14:paraId="06C29A17" w14:textId="77777777" w:rsidTr="00D400F8">
        <w:trPr>
          <w:trHeight w:val="300"/>
          <w:trPrChange w:id="258" w:author="Alex" w:date="2015-05-12T22:08:00Z">
            <w:trPr>
              <w:trHeight w:val="300"/>
            </w:trPr>
          </w:trPrChange>
        </w:trPr>
        <w:tc>
          <w:tcPr>
            <w:tcW w:w="1095" w:type="dxa"/>
            <w:shd w:val="clear" w:color="auto" w:fill="auto"/>
            <w:noWrap/>
            <w:vAlign w:val="bottom"/>
            <w:hideMark/>
            <w:tcPrChange w:id="259" w:author="Alex" w:date="2015-05-12T22:08:00Z">
              <w:tcPr>
                <w:tcW w:w="1095" w:type="dxa"/>
                <w:tcBorders>
                  <w:top w:val="nil"/>
                  <w:left w:val="nil"/>
                  <w:bottom w:val="nil"/>
                  <w:right w:val="nil"/>
                </w:tcBorders>
                <w:shd w:val="clear" w:color="auto" w:fill="auto"/>
                <w:noWrap/>
                <w:vAlign w:val="bottom"/>
                <w:hideMark/>
              </w:tcPr>
            </w:tcPrChange>
          </w:tcPr>
          <w:p w14:paraId="45D5A154" w14:textId="77777777" w:rsidR="001B315C" w:rsidRPr="001E61A8" w:rsidRDefault="001B315C" w:rsidP="00570380">
            <w:pPr>
              <w:spacing w:line="480" w:lineRule="auto"/>
              <w:rPr>
                <w:rFonts w:eastAsia="Times New Roman" w:cs="Times New Roman"/>
                <w:color w:val="000000"/>
              </w:rPr>
              <w:pPrChange w:id="260" w:author="Alex" w:date="2015-05-13T12:13:00Z">
                <w:pPr/>
              </w:pPrChange>
            </w:pPr>
            <w:r w:rsidRPr="001E61A8">
              <w:rPr>
                <w:rFonts w:eastAsia="Times New Roman" w:cs="Times New Roman"/>
                <w:color w:val="000000"/>
              </w:rPr>
              <w:t>R76A</w:t>
            </w:r>
          </w:p>
        </w:tc>
        <w:tc>
          <w:tcPr>
            <w:tcW w:w="1080" w:type="dxa"/>
            <w:shd w:val="clear" w:color="auto" w:fill="auto"/>
            <w:noWrap/>
            <w:vAlign w:val="bottom"/>
            <w:hideMark/>
            <w:tcPrChange w:id="261" w:author="Alex" w:date="2015-05-12T22:08:00Z">
              <w:tcPr>
                <w:tcW w:w="1080" w:type="dxa"/>
                <w:tcBorders>
                  <w:top w:val="nil"/>
                  <w:left w:val="nil"/>
                  <w:bottom w:val="nil"/>
                  <w:right w:val="nil"/>
                </w:tcBorders>
                <w:shd w:val="clear" w:color="auto" w:fill="auto"/>
                <w:noWrap/>
                <w:vAlign w:val="bottom"/>
                <w:hideMark/>
              </w:tcPr>
            </w:tcPrChange>
          </w:tcPr>
          <w:p w14:paraId="2F9AE783"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262" w:author="Alex" w:date="2015-05-13T12:13:00Z">
                <w:pPr>
                  <w:jc w:val="right"/>
                </w:pPr>
              </w:pPrChange>
            </w:pPr>
            <w:r w:rsidRPr="001E61A8">
              <w:rPr>
                <w:rFonts w:eastAsia="Times New Roman" w:cs="Times New Roman"/>
                <w:color w:val="000000"/>
              </w:rPr>
              <w:t>0.1</w:t>
            </w:r>
          </w:p>
        </w:tc>
        <w:tc>
          <w:tcPr>
            <w:tcW w:w="900" w:type="dxa"/>
            <w:shd w:val="clear" w:color="auto" w:fill="auto"/>
            <w:noWrap/>
            <w:vAlign w:val="bottom"/>
            <w:hideMark/>
            <w:tcPrChange w:id="263" w:author="Alex" w:date="2015-05-12T22:08:00Z">
              <w:tcPr>
                <w:tcW w:w="900" w:type="dxa"/>
                <w:tcBorders>
                  <w:top w:val="nil"/>
                  <w:left w:val="nil"/>
                  <w:bottom w:val="nil"/>
                  <w:right w:val="nil"/>
                </w:tcBorders>
                <w:shd w:val="clear" w:color="auto" w:fill="auto"/>
                <w:noWrap/>
                <w:vAlign w:val="bottom"/>
                <w:hideMark/>
              </w:tcPr>
            </w:tcPrChange>
          </w:tcPr>
          <w:p w14:paraId="64B057D1" w14:textId="77777777" w:rsidR="001B315C" w:rsidRPr="001E61A8" w:rsidRDefault="001B315C" w:rsidP="00570380">
            <w:pPr>
              <w:spacing w:line="480" w:lineRule="auto"/>
              <w:rPr>
                <w:rFonts w:eastAsia="Times New Roman" w:cs="Times New Roman"/>
                <w:color w:val="000000"/>
              </w:rPr>
              <w:pPrChange w:id="264"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265" w:author="Alex" w:date="2015-05-12T22:08:00Z">
              <w:tcPr>
                <w:tcW w:w="1710" w:type="dxa"/>
                <w:tcBorders>
                  <w:top w:val="nil"/>
                  <w:left w:val="nil"/>
                  <w:bottom w:val="nil"/>
                  <w:right w:val="nil"/>
                </w:tcBorders>
                <w:shd w:val="clear" w:color="auto" w:fill="auto"/>
                <w:noWrap/>
                <w:vAlign w:val="bottom"/>
                <w:hideMark/>
              </w:tcPr>
            </w:tcPrChange>
          </w:tcPr>
          <w:p w14:paraId="5C25D4DA" w14:textId="77777777" w:rsidR="001B315C" w:rsidRPr="001E61A8" w:rsidRDefault="001B315C" w:rsidP="00570380">
            <w:pPr>
              <w:spacing w:line="480" w:lineRule="auto"/>
              <w:rPr>
                <w:rFonts w:eastAsia="Times New Roman" w:cs="Times New Roman"/>
                <w:color w:val="000000"/>
              </w:rPr>
              <w:pPrChange w:id="266" w:author="Alex" w:date="2015-05-13T12:13:00Z">
                <w:pPr/>
              </w:pPrChange>
            </w:pPr>
          </w:p>
        </w:tc>
        <w:tc>
          <w:tcPr>
            <w:tcW w:w="1350" w:type="dxa"/>
            <w:shd w:val="clear" w:color="auto" w:fill="auto"/>
            <w:noWrap/>
            <w:vAlign w:val="bottom"/>
            <w:hideMark/>
            <w:tcPrChange w:id="267" w:author="Alex" w:date="2015-05-12T22:08:00Z">
              <w:tcPr>
                <w:tcW w:w="1350" w:type="dxa"/>
                <w:tcBorders>
                  <w:top w:val="nil"/>
                  <w:left w:val="nil"/>
                  <w:bottom w:val="nil"/>
                  <w:right w:val="nil"/>
                </w:tcBorders>
                <w:shd w:val="clear" w:color="auto" w:fill="auto"/>
                <w:noWrap/>
                <w:vAlign w:val="bottom"/>
                <w:hideMark/>
              </w:tcPr>
            </w:tcPrChange>
          </w:tcPr>
          <w:p w14:paraId="32638690" w14:textId="77777777" w:rsidR="001B315C" w:rsidRPr="001E61A8" w:rsidRDefault="001B315C" w:rsidP="00570380">
            <w:pPr>
              <w:spacing w:line="480" w:lineRule="auto"/>
              <w:rPr>
                <w:rFonts w:eastAsia="Times New Roman" w:cs="Times New Roman"/>
                <w:color w:val="000000"/>
              </w:rPr>
              <w:pPrChange w:id="268" w:author="Alex" w:date="2015-05-13T12:13:00Z">
                <w:pPr/>
              </w:pPrChange>
            </w:pPr>
          </w:p>
        </w:tc>
        <w:tc>
          <w:tcPr>
            <w:tcW w:w="1080" w:type="dxa"/>
            <w:shd w:val="clear" w:color="auto" w:fill="auto"/>
            <w:noWrap/>
            <w:vAlign w:val="bottom"/>
            <w:hideMark/>
            <w:tcPrChange w:id="269" w:author="Alex" w:date="2015-05-12T22:08:00Z">
              <w:tcPr>
                <w:tcW w:w="1080" w:type="dxa"/>
                <w:tcBorders>
                  <w:top w:val="nil"/>
                  <w:left w:val="nil"/>
                  <w:bottom w:val="nil"/>
                  <w:right w:val="nil"/>
                </w:tcBorders>
                <w:shd w:val="clear" w:color="auto" w:fill="auto"/>
                <w:noWrap/>
                <w:vAlign w:val="bottom"/>
                <w:hideMark/>
              </w:tcPr>
            </w:tcPrChange>
          </w:tcPr>
          <w:p w14:paraId="2F2E1436" w14:textId="77777777" w:rsidR="001B315C" w:rsidRPr="001E61A8" w:rsidRDefault="001B315C" w:rsidP="00570380">
            <w:pPr>
              <w:spacing w:line="480" w:lineRule="auto"/>
              <w:rPr>
                <w:rFonts w:eastAsia="Times New Roman" w:cs="Times New Roman"/>
                <w:color w:val="000000"/>
              </w:rPr>
              <w:pPrChange w:id="270" w:author="Alex" w:date="2015-05-13T12:13:00Z">
                <w:pPr/>
              </w:pPrChange>
            </w:pPr>
          </w:p>
        </w:tc>
        <w:tc>
          <w:tcPr>
            <w:tcW w:w="2475" w:type="dxa"/>
            <w:shd w:val="clear" w:color="auto" w:fill="auto"/>
            <w:noWrap/>
            <w:vAlign w:val="bottom"/>
            <w:hideMark/>
            <w:tcPrChange w:id="271" w:author="Alex" w:date="2015-05-12T22:08:00Z">
              <w:tcPr>
                <w:tcW w:w="2475" w:type="dxa"/>
                <w:tcBorders>
                  <w:top w:val="nil"/>
                  <w:left w:val="nil"/>
                  <w:bottom w:val="nil"/>
                  <w:right w:val="nil"/>
                </w:tcBorders>
                <w:shd w:val="clear" w:color="auto" w:fill="auto"/>
                <w:noWrap/>
                <w:vAlign w:val="bottom"/>
                <w:hideMark/>
              </w:tcPr>
            </w:tcPrChange>
          </w:tcPr>
          <w:p w14:paraId="15CA238D" w14:textId="77777777" w:rsidR="001B315C" w:rsidRPr="001E61A8" w:rsidRDefault="001B315C" w:rsidP="00570380">
            <w:pPr>
              <w:spacing w:line="480" w:lineRule="auto"/>
              <w:rPr>
                <w:rFonts w:eastAsia="Times New Roman" w:cs="Times New Roman"/>
                <w:color w:val="000000"/>
              </w:rPr>
              <w:pPrChange w:id="272" w:author="Alex" w:date="2015-05-13T12:13:00Z">
                <w:pPr/>
              </w:pPrChange>
            </w:pPr>
          </w:p>
        </w:tc>
      </w:tr>
      <w:tr w:rsidR="00266106" w:rsidRPr="001E61A8" w14:paraId="0ED7AE22" w14:textId="77777777" w:rsidTr="00D400F8">
        <w:trPr>
          <w:trHeight w:val="300"/>
          <w:trPrChange w:id="273" w:author="Alex" w:date="2015-05-12T22:08:00Z">
            <w:trPr>
              <w:trHeight w:val="300"/>
            </w:trPr>
          </w:trPrChange>
        </w:trPr>
        <w:tc>
          <w:tcPr>
            <w:tcW w:w="1095" w:type="dxa"/>
            <w:shd w:val="clear" w:color="auto" w:fill="auto"/>
            <w:noWrap/>
            <w:vAlign w:val="bottom"/>
            <w:hideMark/>
            <w:tcPrChange w:id="274" w:author="Alex" w:date="2015-05-12T22:08:00Z">
              <w:tcPr>
                <w:tcW w:w="1095" w:type="dxa"/>
                <w:tcBorders>
                  <w:top w:val="nil"/>
                  <w:left w:val="nil"/>
                  <w:bottom w:val="nil"/>
                  <w:right w:val="nil"/>
                </w:tcBorders>
                <w:shd w:val="clear" w:color="auto" w:fill="auto"/>
                <w:noWrap/>
                <w:vAlign w:val="bottom"/>
                <w:hideMark/>
              </w:tcPr>
            </w:tcPrChange>
          </w:tcPr>
          <w:p w14:paraId="729E0ADE" w14:textId="77777777" w:rsidR="001B315C" w:rsidRPr="001E61A8" w:rsidRDefault="001B315C" w:rsidP="00570380">
            <w:pPr>
              <w:spacing w:line="480" w:lineRule="auto"/>
              <w:rPr>
                <w:rFonts w:eastAsia="Times New Roman" w:cs="Times New Roman"/>
                <w:color w:val="000000"/>
              </w:rPr>
              <w:pPrChange w:id="275" w:author="Alex" w:date="2015-05-13T12:13:00Z">
                <w:pPr/>
              </w:pPrChange>
            </w:pPr>
            <w:r w:rsidRPr="001E61A8">
              <w:rPr>
                <w:rFonts w:eastAsia="Times New Roman" w:cs="Times New Roman"/>
                <w:color w:val="000000"/>
              </w:rPr>
              <w:t>I91E</w:t>
            </w:r>
          </w:p>
        </w:tc>
        <w:tc>
          <w:tcPr>
            <w:tcW w:w="1080" w:type="dxa"/>
            <w:shd w:val="clear" w:color="auto" w:fill="auto"/>
            <w:noWrap/>
            <w:vAlign w:val="bottom"/>
            <w:hideMark/>
            <w:tcPrChange w:id="276" w:author="Alex" w:date="2015-05-12T22:08:00Z">
              <w:tcPr>
                <w:tcW w:w="1080" w:type="dxa"/>
                <w:tcBorders>
                  <w:top w:val="nil"/>
                  <w:left w:val="nil"/>
                  <w:bottom w:val="nil"/>
                  <w:right w:val="nil"/>
                </w:tcBorders>
                <w:shd w:val="clear" w:color="auto" w:fill="auto"/>
                <w:noWrap/>
                <w:vAlign w:val="bottom"/>
                <w:hideMark/>
              </w:tcPr>
            </w:tcPrChange>
          </w:tcPr>
          <w:p w14:paraId="3413CE6D"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277" w:author="Alex" w:date="2015-05-13T12:13:00Z">
                <w:pPr>
                  <w:jc w:val="right"/>
                </w:pPr>
              </w:pPrChange>
            </w:pPr>
            <w:r w:rsidRPr="001E61A8">
              <w:rPr>
                <w:rFonts w:eastAsia="Times New Roman" w:cs="Times New Roman"/>
                <w:color w:val="000000"/>
              </w:rPr>
              <w:t>0.49</w:t>
            </w:r>
          </w:p>
        </w:tc>
        <w:tc>
          <w:tcPr>
            <w:tcW w:w="900" w:type="dxa"/>
            <w:shd w:val="clear" w:color="auto" w:fill="auto"/>
            <w:noWrap/>
            <w:vAlign w:val="bottom"/>
            <w:hideMark/>
            <w:tcPrChange w:id="278" w:author="Alex" w:date="2015-05-12T22:08:00Z">
              <w:tcPr>
                <w:tcW w:w="900" w:type="dxa"/>
                <w:tcBorders>
                  <w:top w:val="nil"/>
                  <w:left w:val="nil"/>
                  <w:bottom w:val="nil"/>
                  <w:right w:val="nil"/>
                </w:tcBorders>
                <w:shd w:val="clear" w:color="auto" w:fill="auto"/>
                <w:noWrap/>
                <w:vAlign w:val="bottom"/>
                <w:hideMark/>
              </w:tcPr>
            </w:tcPrChange>
          </w:tcPr>
          <w:p w14:paraId="76E2F519" w14:textId="77777777" w:rsidR="001B315C" w:rsidRPr="001E61A8" w:rsidRDefault="001B315C" w:rsidP="00570380">
            <w:pPr>
              <w:spacing w:line="480" w:lineRule="auto"/>
              <w:rPr>
                <w:rFonts w:eastAsia="Times New Roman" w:cs="Times New Roman"/>
                <w:color w:val="000000"/>
              </w:rPr>
              <w:pPrChange w:id="279" w:author="Alex" w:date="2015-05-13T12:13:00Z">
                <w:pPr/>
              </w:pPrChange>
            </w:pPr>
          </w:p>
        </w:tc>
        <w:tc>
          <w:tcPr>
            <w:tcW w:w="1710" w:type="dxa"/>
            <w:shd w:val="clear" w:color="auto" w:fill="auto"/>
            <w:noWrap/>
            <w:vAlign w:val="bottom"/>
            <w:hideMark/>
            <w:tcPrChange w:id="280" w:author="Alex" w:date="2015-05-12T22:08:00Z">
              <w:tcPr>
                <w:tcW w:w="1710" w:type="dxa"/>
                <w:tcBorders>
                  <w:top w:val="nil"/>
                  <w:left w:val="nil"/>
                  <w:bottom w:val="nil"/>
                  <w:right w:val="nil"/>
                </w:tcBorders>
                <w:shd w:val="clear" w:color="auto" w:fill="auto"/>
                <w:noWrap/>
                <w:vAlign w:val="bottom"/>
                <w:hideMark/>
              </w:tcPr>
            </w:tcPrChange>
          </w:tcPr>
          <w:p w14:paraId="7BE1C78D" w14:textId="77777777" w:rsidR="001B315C" w:rsidRPr="001E61A8" w:rsidRDefault="001B315C" w:rsidP="00570380">
            <w:pPr>
              <w:spacing w:line="480" w:lineRule="auto"/>
              <w:rPr>
                <w:rFonts w:eastAsia="Times New Roman" w:cs="Times New Roman"/>
                <w:color w:val="000000"/>
              </w:rPr>
              <w:pPrChange w:id="281" w:author="Alex" w:date="2015-05-13T12:13:00Z">
                <w:pPr/>
              </w:pPrChange>
            </w:pPr>
            <w:r w:rsidRPr="001E61A8">
              <w:rPr>
                <w:rFonts w:eastAsia="Times New Roman" w:cs="Times New Roman"/>
                <w:color w:val="000000"/>
              </w:rPr>
              <w:t>6.71 ± 0.79</w:t>
            </w:r>
          </w:p>
        </w:tc>
        <w:tc>
          <w:tcPr>
            <w:tcW w:w="1350" w:type="dxa"/>
            <w:shd w:val="clear" w:color="auto" w:fill="auto"/>
            <w:noWrap/>
            <w:vAlign w:val="bottom"/>
            <w:hideMark/>
            <w:tcPrChange w:id="282" w:author="Alex" w:date="2015-05-12T22:08:00Z">
              <w:tcPr>
                <w:tcW w:w="1350" w:type="dxa"/>
                <w:tcBorders>
                  <w:top w:val="nil"/>
                  <w:left w:val="nil"/>
                  <w:bottom w:val="nil"/>
                  <w:right w:val="nil"/>
                </w:tcBorders>
                <w:shd w:val="clear" w:color="auto" w:fill="auto"/>
                <w:noWrap/>
                <w:vAlign w:val="bottom"/>
                <w:hideMark/>
              </w:tcPr>
            </w:tcPrChange>
          </w:tcPr>
          <w:p w14:paraId="1FB155A6" w14:textId="77777777" w:rsidR="001B315C" w:rsidRPr="001E61A8" w:rsidRDefault="001B315C" w:rsidP="00570380">
            <w:pPr>
              <w:spacing w:line="480" w:lineRule="auto"/>
              <w:rPr>
                <w:rFonts w:eastAsia="Times New Roman" w:cs="Times New Roman"/>
                <w:color w:val="000000"/>
              </w:rPr>
              <w:pPrChange w:id="283" w:author="Alex" w:date="2015-05-13T12:13:00Z">
                <w:pPr/>
              </w:pPrChange>
            </w:pPr>
            <w:r w:rsidRPr="001E61A8">
              <w:rPr>
                <w:rFonts w:eastAsia="Times New Roman" w:cs="Times New Roman"/>
                <w:color w:val="000000"/>
              </w:rPr>
              <w:t>846 ± 35</w:t>
            </w:r>
          </w:p>
        </w:tc>
        <w:tc>
          <w:tcPr>
            <w:tcW w:w="1080" w:type="dxa"/>
            <w:shd w:val="clear" w:color="auto" w:fill="auto"/>
            <w:noWrap/>
            <w:vAlign w:val="bottom"/>
            <w:hideMark/>
            <w:tcPrChange w:id="284" w:author="Alex" w:date="2015-05-12T22:08:00Z">
              <w:tcPr>
                <w:tcW w:w="1080" w:type="dxa"/>
                <w:tcBorders>
                  <w:top w:val="nil"/>
                  <w:left w:val="nil"/>
                  <w:bottom w:val="nil"/>
                  <w:right w:val="nil"/>
                </w:tcBorders>
                <w:shd w:val="clear" w:color="auto" w:fill="auto"/>
                <w:noWrap/>
                <w:vAlign w:val="bottom"/>
                <w:hideMark/>
              </w:tcPr>
            </w:tcPrChange>
          </w:tcPr>
          <w:p w14:paraId="712F8AA8" w14:textId="77777777" w:rsidR="001B315C" w:rsidRPr="001E61A8" w:rsidRDefault="001B315C" w:rsidP="00570380">
            <w:pPr>
              <w:spacing w:line="480" w:lineRule="auto"/>
              <w:rPr>
                <w:rFonts w:eastAsia="Times New Roman" w:cs="Times New Roman"/>
                <w:color w:val="000000"/>
              </w:rPr>
              <w:pPrChange w:id="285" w:author="Alex" w:date="2015-05-13T12:13:00Z">
                <w:pPr/>
              </w:pPrChange>
            </w:pPr>
          </w:p>
        </w:tc>
        <w:tc>
          <w:tcPr>
            <w:tcW w:w="2475" w:type="dxa"/>
            <w:shd w:val="clear" w:color="auto" w:fill="auto"/>
            <w:noWrap/>
            <w:vAlign w:val="bottom"/>
            <w:hideMark/>
            <w:tcPrChange w:id="286" w:author="Alex" w:date="2015-05-12T22:08:00Z">
              <w:tcPr>
                <w:tcW w:w="2475" w:type="dxa"/>
                <w:tcBorders>
                  <w:top w:val="nil"/>
                  <w:left w:val="nil"/>
                  <w:bottom w:val="nil"/>
                  <w:right w:val="nil"/>
                </w:tcBorders>
                <w:shd w:val="clear" w:color="auto" w:fill="auto"/>
                <w:noWrap/>
                <w:vAlign w:val="bottom"/>
                <w:hideMark/>
              </w:tcPr>
            </w:tcPrChange>
          </w:tcPr>
          <w:p w14:paraId="47E74891" w14:textId="77777777" w:rsidR="001B315C" w:rsidRPr="001E61A8" w:rsidRDefault="001B315C" w:rsidP="00570380">
            <w:pPr>
              <w:spacing w:line="480" w:lineRule="auto"/>
              <w:rPr>
                <w:rFonts w:eastAsia="Times New Roman" w:cs="Times New Roman"/>
                <w:color w:val="000000"/>
              </w:rPr>
              <w:pPrChange w:id="287" w:author="Alex" w:date="2015-05-13T12:13:00Z">
                <w:pPr/>
              </w:pPrChange>
            </w:pPr>
            <w:r w:rsidRPr="001E61A8">
              <w:rPr>
                <w:rFonts w:eastAsia="Times New Roman" w:cs="Times New Roman"/>
                <w:color w:val="000000"/>
              </w:rPr>
              <w:t>126,071 ± 15,714</w:t>
            </w:r>
          </w:p>
        </w:tc>
      </w:tr>
      <w:tr w:rsidR="00266106" w:rsidRPr="001E61A8" w14:paraId="7DE1A09C" w14:textId="77777777" w:rsidTr="00D400F8">
        <w:trPr>
          <w:trHeight w:val="300"/>
          <w:trPrChange w:id="288" w:author="Alex" w:date="2015-05-12T22:08:00Z">
            <w:trPr>
              <w:trHeight w:val="300"/>
            </w:trPr>
          </w:trPrChange>
        </w:trPr>
        <w:tc>
          <w:tcPr>
            <w:tcW w:w="1095" w:type="dxa"/>
            <w:shd w:val="clear" w:color="auto" w:fill="auto"/>
            <w:noWrap/>
            <w:vAlign w:val="bottom"/>
            <w:hideMark/>
            <w:tcPrChange w:id="289" w:author="Alex" w:date="2015-05-12T22:08:00Z">
              <w:tcPr>
                <w:tcW w:w="1095" w:type="dxa"/>
                <w:tcBorders>
                  <w:top w:val="nil"/>
                  <w:left w:val="nil"/>
                  <w:bottom w:val="nil"/>
                  <w:right w:val="nil"/>
                </w:tcBorders>
                <w:shd w:val="clear" w:color="auto" w:fill="auto"/>
                <w:noWrap/>
                <w:vAlign w:val="bottom"/>
                <w:hideMark/>
              </w:tcPr>
            </w:tcPrChange>
          </w:tcPr>
          <w:p w14:paraId="033FFE76" w14:textId="77777777" w:rsidR="001B315C" w:rsidRPr="001E61A8" w:rsidRDefault="001B315C" w:rsidP="00570380">
            <w:pPr>
              <w:spacing w:line="480" w:lineRule="auto"/>
              <w:rPr>
                <w:rFonts w:eastAsia="Times New Roman" w:cs="Times New Roman"/>
                <w:color w:val="000000"/>
              </w:rPr>
              <w:pPrChange w:id="290" w:author="Alex" w:date="2015-05-13T12:13:00Z">
                <w:pPr/>
              </w:pPrChange>
            </w:pPr>
            <w:r w:rsidRPr="001E61A8">
              <w:rPr>
                <w:rFonts w:eastAsia="Times New Roman" w:cs="Times New Roman"/>
                <w:color w:val="000000"/>
              </w:rPr>
              <w:t>H101R</w:t>
            </w:r>
          </w:p>
        </w:tc>
        <w:tc>
          <w:tcPr>
            <w:tcW w:w="1080" w:type="dxa"/>
            <w:shd w:val="clear" w:color="auto" w:fill="auto"/>
            <w:noWrap/>
            <w:vAlign w:val="bottom"/>
            <w:hideMark/>
            <w:tcPrChange w:id="291" w:author="Alex" w:date="2015-05-12T22:08:00Z">
              <w:tcPr>
                <w:tcW w:w="1080" w:type="dxa"/>
                <w:tcBorders>
                  <w:top w:val="nil"/>
                  <w:left w:val="nil"/>
                  <w:bottom w:val="nil"/>
                  <w:right w:val="nil"/>
                </w:tcBorders>
                <w:shd w:val="clear" w:color="auto" w:fill="auto"/>
                <w:noWrap/>
                <w:vAlign w:val="bottom"/>
                <w:hideMark/>
              </w:tcPr>
            </w:tcPrChange>
          </w:tcPr>
          <w:p w14:paraId="49119982"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292" w:author="Alex" w:date="2015-05-13T12:13:00Z">
                <w:pPr>
                  <w:jc w:val="right"/>
                </w:pPr>
              </w:pPrChange>
            </w:pPr>
            <w:r w:rsidRPr="001E61A8">
              <w:rPr>
                <w:rFonts w:eastAsia="Times New Roman" w:cs="Times New Roman"/>
                <w:color w:val="000000"/>
              </w:rPr>
              <w:t>1.03</w:t>
            </w:r>
          </w:p>
        </w:tc>
        <w:tc>
          <w:tcPr>
            <w:tcW w:w="900" w:type="dxa"/>
            <w:shd w:val="clear" w:color="auto" w:fill="auto"/>
            <w:noWrap/>
            <w:vAlign w:val="bottom"/>
            <w:hideMark/>
            <w:tcPrChange w:id="293" w:author="Alex" w:date="2015-05-12T22:08:00Z">
              <w:tcPr>
                <w:tcW w:w="900" w:type="dxa"/>
                <w:tcBorders>
                  <w:top w:val="nil"/>
                  <w:left w:val="nil"/>
                  <w:bottom w:val="nil"/>
                  <w:right w:val="nil"/>
                </w:tcBorders>
                <w:shd w:val="clear" w:color="auto" w:fill="auto"/>
                <w:noWrap/>
                <w:vAlign w:val="bottom"/>
                <w:hideMark/>
              </w:tcPr>
            </w:tcPrChange>
          </w:tcPr>
          <w:p w14:paraId="433AE340" w14:textId="77777777" w:rsidR="001B315C" w:rsidRPr="001E61A8" w:rsidRDefault="001B315C" w:rsidP="00570380">
            <w:pPr>
              <w:spacing w:line="480" w:lineRule="auto"/>
              <w:rPr>
                <w:rFonts w:eastAsia="Times New Roman" w:cs="Times New Roman"/>
                <w:color w:val="000000"/>
              </w:rPr>
              <w:pPrChange w:id="294" w:author="Alex" w:date="2015-05-13T12:13:00Z">
                <w:pPr/>
              </w:pPrChange>
            </w:pPr>
          </w:p>
        </w:tc>
        <w:tc>
          <w:tcPr>
            <w:tcW w:w="1710" w:type="dxa"/>
            <w:shd w:val="clear" w:color="auto" w:fill="auto"/>
            <w:noWrap/>
            <w:vAlign w:val="bottom"/>
            <w:hideMark/>
            <w:tcPrChange w:id="295" w:author="Alex" w:date="2015-05-12T22:08:00Z">
              <w:tcPr>
                <w:tcW w:w="1710" w:type="dxa"/>
                <w:tcBorders>
                  <w:top w:val="nil"/>
                  <w:left w:val="nil"/>
                  <w:bottom w:val="nil"/>
                  <w:right w:val="nil"/>
                </w:tcBorders>
                <w:shd w:val="clear" w:color="auto" w:fill="auto"/>
                <w:noWrap/>
                <w:vAlign w:val="bottom"/>
                <w:hideMark/>
              </w:tcPr>
            </w:tcPrChange>
          </w:tcPr>
          <w:p w14:paraId="452CE29F" w14:textId="77777777" w:rsidR="001B315C" w:rsidRPr="001E61A8" w:rsidRDefault="001B315C" w:rsidP="00570380">
            <w:pPr>
              <w:spacing w:line="480" w:lineRule="auto"/>
              <w:rPr>
                <w:rFonts w:eastAsia="Times New Roman" w:cs="Times New Roman"/>
                <w:color w:val="000000"/>
              </w:rPr>
              <w:pPrChange w:id="296" w:author="Alex" w:date="2015-05-13T12:13:00Z">
                <w:pPr/>
              </w:pPrChange>
            </w:pPr>
            <w:r w:rsidRPr="001E61A8">
              <w:rPr>
                <w:rFonts w:eastAsia="Times New Roman" w:cs="Times New Roman"/>
                <w:color w:val="000000"/>
              </w:rPr>
              <w:t>10.62 ± 0.53</w:t>
            </w:r>
          </w:p>
        </w:tc>
        <w:tc>
          <w:tcPr>
            <w:tcW w:w="1350" w:type="dxa"/>
            <w:shd w:val="clear" w:color="auto" w:fill="auto"/>
            <w:noWrap/>
            <w:vAlign w:val="bottom"/>
            <w:hideMark/>
            <w:tcPrChange w:id="297" w:author="Alex" w:date="2015-05-12T22:08:00Z">
              <w:tcPr>
                <w:tcW w:w="1350" w:type="dxa"/>
                <w:tcBorders>
                  <w:top w:val="nil"/>
                  <w:left w:val="nil"/>
                  <w:bottom w:val="nil"/>
                  <w:right w:val="nil"/>
                </w:tcBorders>
                <w:shd w:val="clear" w:color="auto" w:fill="auto"/>
                <w:noWrap/>
                <w:vAlign w:val="bottom"/>
                <w:hideMark/>
              </w:tcPr>
            </w:tcPrChange>
          </w:tcPr>
          <w:p w14:paraId="65FEB577" w14:textId="77777777" w:rsidR="001B315C" w:rsidRPr="001E61A8" w:rsidRDefault="001B315C" w:rsidP="00570380">
            <w:pPr>
              <w:spacing w:line="480" w:lineRule="auto"/>
              <w:rPr>
                <w:rFonts w:eastAsia="Times New Roman" w:cs="Times New Roman"/>
                <w:color w:val="000000"/>
              </w:rPr>
              <w:pPrChange w:id="298" w:author="Alex" w:date="2015-05-13T12:13:00Z">
                <w:pPr/>
              </w:pPrChange>
            </w:pPr>
            <w:r w:rsidRPr="001E61A8">
              <w:rPr>
                <w:rFonts w:eastAsia="Times New Roman" w:cs="Times New Roman"/>
                <w:color w:val="000000"/>
              </w:rPr>
              <w:t>1059 ± 16</w:t>
            </w:r>
          </w:p>
        </w:tc>
        <w:tc>
          <w:tcPr>
            <w:tcW w:w="1080" w:type="dxa"/>
            <w:shd w:val="clear" w:color="auto" w:fill="auto"/>
            <w:noWrap/>
            <w:vAlign w:val="bottom"/>
            <w:hideMark/>
            <w:tcPrChange w:id="299" w:author="Alex" w:date="2015-05-12T22:08:00Z">
              <w:tcPr>
                <w:tcW w:w="1080" w:type="dxa"/>
                <w:tcBorders>
                  <w:top w:val="nil"/>
                  <w:left w:val="nil"/>
                  <w:bottom w:val="nil"/>
                  <w:right w:val="nil"/>
                </w:tcBorders>
                <w:shd w:val="clear" w:color="auto" w:fill="auto"/>
                <w:noWrap/>
                <w:vAlign w:val="bottom"/>
                <w:hideMark/>
              </w:tcPr>
            </w:tcPrChange>
          </w:tcPr>
          <w:p w14:paraId="77848FE9" w14:textId="77777777" w:rsidR="001B315C" w:rsidRPr="001E61A8" w:rsidRDefault="001B315C" w:rsidP="00570380">
            <w:pPr>
              <w:spacing w:line="480" w:lineRule="auto"/>
              <w:rPr>
                <w:rFonts w:eastAsia="Times New Roman" w:cs="Times New Roman"/>
                <w:color w:val="000000"/>
              </w:rPr>
              <w:pPrChange w:id="300" w:author="Alex" w:date="2015-05-13T12:13:00Z">
                <w:pPr/>
              </w:pPrChange>
            </w:pPr>
          </w:p>
        </w:tc>
        <w:tc>
          <w:tcPr>
            <w:tcW w:w="2475" w:type="dxa"/>
            <w:shd w:val="clear" w:color="auto" w:fill="auto"/>
            <w:noWrap/>
            <w:vAlign w:val="bottom"/>
            <w:hideMark/>
            <w:tcPrChange w:id="301" w:author="Alex" w:date="2015-05-12T22:08:00Z">
              <w:tcPr>
                <w:tcW w:w="2475" w:type="dxa"/>
                <w:tcBorders>
                  <w:top w:val="nil"/>
                  <w:left w:val="nil"/>
                  <w:bottom w:val="nil"/>
                  <w:right w:val="nil"/>
                </w:tcBorders>
                <w:shd w:val="clear" w:color="auto" w:fill="auto"/>
                <w:noWrap/>
                <w:vAlign w:val="bottom"/>
                <w:hideMark/>
              </w:tcPr>
            </w:tcPrChange>
          </w:tcPr>
          <w:p w14:paraId="3391DD40" w14:textId="77777777" w:rsidR="001B315C" w:rsidRPr="001E61A8" w:rsidRDefault="001B315C" w:rsidP="00570380">
            <w:pPr>
              <w:spacing w:line="480" w:lineRule="auto"/>
              <w:rPr>
                <w:rFonts w:eastAsia="Times New Roman" w:cs="Times New Roman"/>
                <w:color w:val="000000"/>
              </w:rPr>
              <w:pPrChange w:id="302" w:author="Alex" w:date="2015-05-13T12:13:00Z">
                <w:pPr/>
              </w:pPrChange>
            </w:pPr>
            <w:r w:rsidRPr="001E61A8">
              <w:rPr>
                <w:rFonts w:eastAsia="Times New Roman" w:cs="Times New Roman"/>
                <w:color w:val="000000"/>
              </w:rPr>
              <w:t>99,708 ± 5,225</w:t>
            </w:r>
          </w:p>
        </w:tc>
      </w:tr>
      <w:tr w:rsidR="00266106" w:rsidRPr="001E61A8" w14:paraId="23CB8217" w14:textId="77777777" w:rsidTr="00D400F8">
        <w:trPr>
          <w:trHeight w:val="300"/>
          <w:trPrChange w:id="303" w:author="Alex" w:date="2015-05-12T22:08:00Z">
            <w:trPr>
              <w:trHeight w:val="300"/>
            </w:trPr>
          </w:trPrChange>
        </w:trPr>
        <w:tc>
          <w:tcPr>
            <w:tcW w:w="1095" w:type="dxa"/>
            <w:shd w:val="clear" w:color="auto" w:fill="auto"/>
            <w:noWrap/>
            <w:vAlign w:val="bottom"/>
            <w:hideMark/>
            <w:tcPrChange w:id="304" w:author="Alex" w:date="2015-05-12T22:08:00Z">
              <w:tcPr>
                <w:tcW w:w="1095" w:type="dxa"/>
                <w:tcBorders>
                  <w:top w:val="nil"/>
                  <w:left w:val="nil"/>
                  <w:bottom w:val="nil"/>
                  <w:right w:val="nil"/>
                </w:tcBorders>
                <w:shd w:val="clear" w:color="auto" w:fill="auto"/>
                <w:noWrap/>
                <w:vAlign w:val="bottom"/>
                <w:hideMark/>
              </w:tcPr>
            </w:tcPrChange>
          </w:tcPr>
          <w:p w14:paraId="53DB81FF" w14:textId="77777777" w:rsidR="001B315C" w:rsidRPr="001E61A8" w:rsidRDefault="001B315C" w:rsidP="00570380">
            <w:pPr>
              <w:spacing w:line="480" w:lineRule="auto"/>
              <w:rPr>
                <w:rFonts w:eastAsia="Times New Roman" w:cs="Times New Roman"/>
                <w:color w:val="000000"/>
              </w:rPr>
              <w:pPrChange w:id="305" w:author="Alex" w:date="2015-05-13T12:13:00Z">
                <w:pPr/>
              </w:pPrChange>
            </w:pPr>
            <w:r w:rsidRPr="001E61A8">
              <w:rPr>
                <w:rFonts w:eastAsia="Times New Roman" w:cs="Times New Roman"/>
                <w:color w:val="000000"/>
              </w:rPr>
              <w:t>H119A</w:t>
            </w:r>
          </w:p>
        </w:tc>
        <w:tc>
          <w:tcPr>
            <w:tcW w:w="1080" w:type="dxa"/>
            <w:shd w:val="clear" w:color="auto" w:fill="auto"/>
            <w:noWrap/>
            <w:vAlign w:val="bottom"/>
            <w:hideMark/>
            <w:tcPrChange w:id="306" w:author="Alex" w:date="2015-05-12T22:08:00Z">
              <w:tcPr>
                <w:tcW w:w="1080" w:type="dxa"/>
                <w:tcBorders>
                  <w:top w:val="nil"/>
                  <w:left w:val="nil"/>
                  <w:bottom w:val="nil"/>
                  <w:right w:val="nil"/>
                </w:tcBorders>
                <w:shd w:val="clear" w:color="auto" w:fill="auto"/>
                <w:noWrap/>
                <w:vAlign w:val="bottom"/>
                <w:hideMark/>
              </w:tcPr>
            </w:tcPrChange>
          </w:tcPr>
          <w:p w14:paraId="27170142"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307" w:author="Alex" w:date="2015-05-13T12:13:00Z">
                <w:pPr>
                  <w:jc w:val="right"/>
                </w:pPr>
              </w:pPrChange>
            </w:pPr>
            <w:r w:rsidRPr="001E61A8">
              <w:rPr>
                <w:rFonts w:eastAsia="Times New Roman" w:cs="Times New Roman"/>
                <w:color w:val="000000"/>
              </w:rPr>
              <w:t>1.21</w:t>
            </w:r>
          </w:p>
        </w:tc>
        <w:tc>
          <w:tcPr>
            <w:tcW w:w="900" w:type="dxa"/>
            <w:shd w:val="clear" w:color="auto" w:fill="auto"/>
            <w:noWrap/>
            <w:vAlign w:val="bottom"/>
            <w:hideMark/>
            <w:tcPrChange w:id="308" w:author="Alex" w:date="2015-05-12T22:08:00Z">
              <w:tcPr>
                <w:tcW w:w="900" w:type="dxa"/>
                <w:tcBorders>
                  <w:top w:val="nil"/>
                  <w:left w:val="nil"/>
                  <w:bottom w:val="nil"/>
                  <w:right w:val="nil"/>
                </w:tcBorders>
                <w:shd w:val="clear" w:color="auto" w:fill="auto"/>
                <w:noWrap/>
                <w:vAlign w:val="bottom"/>
                <w:hideMark/>
              </w:tcPr>
            </w:tcPrChange>
          </w:tcPr>
          <w:p w14:paraId="389810DA" w14:textId="77777777" w:rsidR="001B315C" w:rsidRPr="001E61A8" w:rsidRDefault="001B315C" w:rsidP="00570380">
            <w:pPr>
              <w:spacing w:line="480" w:lineRule="auto"/>
              <w:rPr>
                <w:rFonts w:eastAsia="Times New Roman" w:cs="Times New Roman"/>
                <w:color w:val="000000"/>
              </w:rPr>
              <w:pPrChange w:id="309" w:author="Alex" w:date="2015-05-13T12:13:00Z">
                <w:pPr/>
              </w:pPrChange>
            </w:pPr>
          </w:p>
        </w:tc>
        <w:tc>
          <w:tcPr>
            <w:tcW w:w="1710" w:type="dxa"/>
            <w:shd w:val="clear" w:color="auto" w:fill="auto"/>
            <w:noWrap/>
            <w:vAlign w:val="bottom"/>
            <w:hideMark/>
            <w:tcPrChange w:id="310" w:author="Alex" w:date="2015-05-12T22:08:00Z">
              <w:tcPr>
                <w:tcW w:w="1710" w:type="dxa"/>
                <w:tcBorders>
                  <w:top w:val="nil"/>
                  <w:left w:val="nil"/>
                  <w:bottom w:val="nil"/>
                  <w:right w:val="nil"/>
                </w:tcBorders>
                <w:shd w:val="clear" w:color="auto" w:fill="auto"/>
                <w:noWrap/>
                <w:vAlign w:val="bottom"/>
                <w:hideMark/>
              </w:tcPr>
            </w:tcPrChange>
          </w:tcPr>
          <w:p w14:paraId="3CCB46CC" w14:textId="77777777" w:rsidR="001B315C" w:rsidRPr="001E61A8" w:rsidRDefault="001B315C" w:rsidP="00570380">
            <w:pPr>
              <w:spacing w:line="480" w:lineRule="auto"/>
              <w:rPr>
                <w:rFonts w:eastAsia="Times New Roman" w:cs="Times New Roman"/>
                <w:color w:val="000000"/>
              </w:rPr>
              <w:pPrChange w:id="311" w:author="Alex" w:date="2015-05-13T12:13:00Z">
                <w:pPr/>
              </w:pPrChange>
            </w:pPr>
            <w:r w:rsidRPr="001E61A8">
              <w:rPr>
                <w:rFonts w:eastAsia="Times New Roman" w:cs="Times New Roman"/>
                <w:color w:val="000000"/>
              </w:rPr>
              <w:t>15.10 ± 3.36</w:t>
            </w:r>
          </w:p>
        </w:tc>
        <w:tc>
          <w:tcPr>
            <w:tcW w:w="1350" w:type="dxa"/>
            <w:shd w:val="clear" w:color="auto" w:fill="auto"/>
            <w:noWrap/>
            <w:vAlign w:val="bottom"/>
            <w:hideMark/>
            <w:tcPrChange w:id="312" w:author="Alex" w:date="2015-05-12T22:08:00Z">
              <w:tcPr>
                <w:tcW w:w="1350" w:type="dxa"/>
                <w:tcBorders>
                  <w:top w:val="nil"/>
                  <w:left w:val="nil"/>
                  <w:bottom w:val="nil"/>
                  <w:right w:val="nil"/>
                </w:tcBorders>
                <w:shd w:val="clear" w:color="auto" w:fill="auto"/>
                <w:noWrap/>
                <w:vAlign w:val="bottom"/>
                <w:hideMark/>
              </w:tcPr>
            </w:tcPrChange>
          </w:tcPr>
          <w:p w14:paraId="5D67E483" w14:textId="77777777" w:rsidR="001B315C" w:rsidRPr="001E61A8" w:rsidRDefault="001B315C" w:rsidP="00570380">
            <w:pPr>
              <w:spacing w:line="480" w:lineRule="auto"/>
              <w:rPr>
                <w:rFonts w:eastAsia="Times New Roman" w:cs="Times New Roman"/>
                <w:color w:val="000000"/>
              </w:rPr>
              <w:pPrChange w:id="313" w:author="Alex" w:date="2015-05-13T12:13:00Z">
                <w:pPr/>
              </w:pPrChange>
            </w:pPr>
            <w:r w:rsidRPr="001E61A8">
              <w:rPr>
                <w:rFonts w:eastAsia="Times New Roman" w:cs="Times New Roman"/>
                <w:color w:val="000000"/>
              </w:rPr>
              <w:t>143 ± 11</w:t>
            </w:r>
          </w:p>
        </w:tc>
        <w:tc>
          <w:tcPr>
            <w:tcW w:w="1080" w:type="dxa"/>
            <w:shd w:val="clear" w:color="auto" w:fill="auto"/>
            <w:noWrap/>
            <w:vAlign w:val="bottom"/>
            <w:hideMark/>
            <w:tcPrChange w:id="314" w:author="Alex" w:date="2015-05-12T22:08:00Z">
              <w:tcPr>
                <w:tcW w:w="1080" w:type="dxa"/>
                <w:tcBorders>
                  <w:top w:val="nil"/>
                  <w:left w:val="nil"/>
                  <w:bottom w:val="nil"/>
                  <w:right w:val="nil"/>
                </w:tcBorders>
                <w:shd w:val="clear" w:color="auto" w:fill="auto"/>
                <w:noWrap/>
                <w:vAlign w:val="bottom"/>
                <w:hideMark/>
              </w:tcPr>
            </w:tcPrChange>
          </w:tcPr>
          <w:p w14:paraId="75B65EB6" w14:textId="77777777" w:rsidR="001B315C" w:rsidRPr="001E61A8" w:rsidRDefault="001B315C" w:rsidP="00570380">
            <w:pPr>
              <w:spacing w:line="480" w:lineRule="auto"/>
              <w:rPr>
                <w:rFonts w:eastAsia="Times New Roman" w:cs="Times New Roman"/>
                <w:color w:val="000000"/>
              </w:rPr>
              <w:pPrChange w:id="315" w:author="Alex" w:date="2015-05-13T12:13:00Z">
                <w:pPr/>
              </w:pPrChange>
            </w:pPr>
          </w:p>
        </w:tc>
        <w:tc>
          <w:tcPr>
            <w:tcW w:w="2475" w:type="dxa"/>
            <w:shd w:val="clear" w:color="auto" w:fill="auto"/>
            <w:noWrap/>
            <w:vAlign w:val="bottom"/>
            <w:hideMark/>
            <w:tcPrChange w:id="316" w:author="Alex" w:date="2015-05-12T22:08:00Z">
              <w:tcPr>
                <w:tcW w:w="2475" w:type="dxa"/>
                <w:tcBorders>
                  <w:top w:val="nil"/>
                  <w:left w:val="nil"/>
                  <w:bottom w:val="nil"/>
                  <w:right w:val="nil"/>
                </w:tcBorders>
                <w:shd w:val="clear" w:color="auto" w:fill="auto"/>
                <w:noWrap/>
                <w:vAlign w:val="bottom"/>
                <w:hideMark/>
              </w:tcPr>
            </w:tcPrChange>
          </w:tcPr>
          <w:p w14:paraId="705C663F" w14:textId="77777777" w:rsidR="001B315C" w:rsidRPr="001E61A8" w:rsidRDefault="001B315C" w:rsidP="00570380">
            <w:pPr>
              <w:spacing w:line="480" w:lineRule="auto"/>
              <w:rPr>
                <w:rFonts w:eastAsia="Times New Roman" w:cs="Times New Roman"/>
                <w:color w:val="000000"/>
              </w:rPr>
              <w:pPrChange w:id="317" w:author="Alex" w:date="2015-05-13T12:13:00Z">
                <w:pPr/>
              </w:pPrChange>
            </w:pPr>
            <w:r w:rsidRPr="001E61A8">
              <w:rPr>
                <w:rFonts w:eastAsia="Times New Roman" w:cs="Times New Roman"/>
                <w:color w:val="000000"/>
              </w:rPr>
              <w:t>9,483 ± 2,222</w:t>
            </w:r>
          </w:p>
        </w:tc>
      </w:tr>
      <w:tr w:rsidR="00266106" w:rsidRPr="001E61A8" w14:paraId="35D3BA31" w14:textId="77777777" w:rsidTr="00D400F8">
        <w:trPr>
          <w:trHeight w:val="300"/>
          <w:trPrChange w:id="318" w:author="Alex" w:date="2015-05-12T22:08:00Z">
            <w:trPr>
              <w:trHeight w:val="300"/>
            </w:trPr>
          </w:trPrChange>
        </w:trPr>
        <w:tc>
          <w:tcPr>
            <w:tcW w:w="1095" w:type="dxa"/>
            <w:shd w:val="clear" w:color="auto" w:fill="auto"/>
            <w:noWrap/>
            <w:vAlign w:val="bottom"/>
            <w:hideMark/>
            <w:tcPrChange w:id="319" w:author="Alex" w:date="2015-05-12T22:08:00Z">
              <w:tcPr>
                <w:tcW w:w="1095" w:type="dxa"/>
                <w:tcBorders>
                  <w:top w:val="nil"/>
                  <w:left w:val="nil"/>
                  <w:bottom w:val="nil"/>
                  <w:right w:val="nil"/>
                </w:tcBorders>
                <w:shd w:val="clear" w:color="auto" w:fill="auto"/>
                <w:noWrap/>
                <w:vAlign w:val="bottom"/>
                <w:hideMark/>
              </w:tcPr>
            </w:tcPrChange>
          </w:tcPr>
          <w:p w14:paraId="514A61EE" w14:textId="77777777" w:rsidR="001B315C" w:rsidRPr="001E61A8" w:rsidRDefault="001B315C" w:rsidP="00570380">
            <w:pPr>
              <w:spacing w:line="480" w:lineRule="auto"/>
              <w:rPr>
                <w:rFonts w:eastAsia="Times New Roman" w:cs="Times New Roman"/>
                <w:color w:val="000000"/>
              </w:rPr>
              <w:pPrChange w:id="320" w:author="Alex" w:date="2015-05-13T12:13:00Z">
                <w:pPr/>
              </w:pPrChange>
            </w:pPr>
            <w:r w:rsidRPr="001E61A8">
              <w:rPr>
                <w:rFonts w:eastAsia="Times New Roman" w:cs="Times New Roman"/>
                <w:color w:val="000000"/>
              </w:rPr>
              <w:t>H119E</w:t>
            </w:r>
          </w:p>
        </w:tc>
        <w:tc>
          <w:tcPr>
            <w:tcW w:w="1080" w:type="dxa"/>
            <w:shd w:val="clear" w:color="auto" w:fill="auto"/>
            <w:noWrap/>
            <w:vAlign w:val="bottom"/>
            <w:hideMark/>
            <w:tcPrChange w:id="321" w:author="Alex" w:date="2015-05-12T22:08:00Z">
              <w:tcPr>
                <w:tcW w:w="1080" w:type="dxa"/>
                <w:tcBorders>
                  <w:top w:val="nil"/>
                  <w:left w:val="nil"/>
                  <w:bottom w:val="nil"/>
                  <w:right w:val="nil"/>
                </w:tcBorders>
                <w:shd w:val="clear" w:color="auto" w:fill="auto"/>
                <w:noWrap/>
                <w:vAlign w:val="bottom"/>
                <w:hideMark/>
              </w:tcPr>
            </w:tcPrChange>
          </w:tcPr>
          <w:p w14:paraId="2D9BBC6E"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322" w:author="Alex" w:date="2015-05-13T12:13:00Z">
                <w:pPr>
                  <w:jc w:val="right"/>
                </w:pPr>
              </w:pPrChange>
            </w:pPr>
            <w:r w:rsidRPr="001E61A8">
              <w:rPr>
                <w:rFonts w:eastAsia="Times New Roman" w:cs="Times New Roman"/>
                <w:color w:val="000000"/>
              </w:rPr>
              <w:t>0.25</w:t>
            </w:r>
          </w:p>
        </w:tc>
        <w:tc>
          <w:tcPr>
            <w:tcW w:w="900" w:type="dxa"/>
            <w:shd w:val="clear" w:color="auto" w:fill="auto"/>
            <w:noWrap/>
            <w:vAlign w:val="bottom"/>
            <w:hideMark/>
            <w:tcPrChange w:id="323" w:author="Alex" w:date="2015-05-12T22:08:00Z">
              <w:tcPr>
                <w:tcW w:w="900" w:type="dxa"/>
                <w:tcBorders>
                  <w:top w:val="nil"/>
                  <w:left w:val="nil"/>
                  <w:bottom w:val="nil"/>
                  <w:right w:val="nil"/>
                </w:tcBorders>
                <w:shd w:val="clear" w:color="auto" w:fill="auto"/>
                <w:noWrap/>
                <w:vAlign w:val="bottom"/>
                <w:hideMark/>
              </w:tcPr>
            </w:tcPrChange>
          </w:tcPr>
          <w:p w14:paraId="4A98A10D" w14:textId="77777777" w:rsidR="001B315C" w:rsidRPr="001E61A8" w:rsidRDefault="001B315C" w:rsidP="00570380">
            <w:pPr>
              <w:spacing w:line="480" w:lineRule="auto"/>
              <w:rPr>
                <w:rFonts w:eastAsia="Times New Roman" w:cs="Times New Roman"/>
                <w:color w:val="000000"/>
              </w:rPr>
              <w:pPrChange w:id="324"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325" w:author="Alex" w:date="2015-05-12T22:08:00Z">
              <w:tcPr>
                <w:tcW w:w="1710" w:type="dxa"/>
                <w:tcBorders>
                  <w:top w:val="nil"/>
                  <w:left w:val="nil"/>
                  <w:bottom w:val="nil"/>
                  <w:right w:val="nil"/>
                </w:tcBorders>
                <w:shd w:val="clear" w:color="auto" w:fill="auto"/>
                <w:noWrap/>
                <w:vAlign w:val="bottom"/>
                <w:hideMark/>
              </w:tcPr>
            </w:tcPrChange>
          </w:tcPr>
          <w:p w14:paraId="5C674870" w14:textId="77777777" w:rsidR="001B315C" w:rsidRPr="001E61A8" w:rsidRDefault="001B315C" w:rsidP="00570380">
            <w:pPr>
              <w:spacing w:line="480" w:lineRule="auto"/>
              <w:rPr>
                <w:rFonts w:eastAsia="Times New Roman" w:cs="Times New Roman"/>
                <w:color w:val="000000"/>
              </w:rPr>
              <w:pPrChange w:id="326" w:author="Alex" w:date="2015-05-13T12:13:00Z">
                <w:pPr/>
              </w:pPrChange>
            </w:pPr>
          </w:p>
        </w:tc>
        <w:tc>
          <w:tcPr>
            <w:tcW w:w="1350" w:type="dxa"/>
            <w:shd w:val="clear" w:color="auto" w:fill="auto"/>
            <w:noWrap/>
            <w:vAlign w:val="bottom"/>
            <w:hideMark/>
            <w:tcPrChange w:id="327" w:author="Alex" w:date="2015-05-12T22:08:00Z">
              <w:tcPr>
                <w:tcW w:w="1350" w:type="dxa"/>
                <w:tcBorders>
                  <w:top w:val="nil"/>
                  <w:left w:val="nil"/>
                  <w:bottom w:val="nil"/>
                  <w:right w:val="nil"/>
                </w:tcBorders>
                <w:shd w:val="clear" w:color="auto" w:fill="auto"/>
                <w:noWrap/>
                <w:vAlign w:val="bottom"/>
                <w:hideMark/>
              </w:tcPr>
            </w:tcPrChange>
          </w:tcPr>
          <w:p w14:paraId="0152CCEE" w14:textId="77777777" w:rsidR="001B315C" w:rsidRPr="001E61A8" w:rsidRDefault="001B315C" w:rsidP="00570380">
            <w:pPr>
              <w:spacing w:line="480" w:lineRule="auto"/>
              <w:rPr>
                <w:rFonts w:eastAsia="Times New Roman" w:cs="Times New Roman"/>
                <w:color w:val="000000"/>
              </w:rPr>
              <w:pPrChange w:id="328" w:author="Alex" w:date="2015-05-13T12:13:00Z">
                <w:pPr/>
              </w:pPrChange>
            </w:pPr>
          </w:p>
        </w:tc>
        <w:tc>
          <w:tcPr>
            <w:tcW w:w="1080" w:type="dxa"/>
            <w:shd w:val="clear" w:color="auto" w:fill="auto"/>
            <w:noWrap/>
            <w:vAlign w:val="bottom"/>
            <w:hideMark/>
            <w:tcPrChange w:id="329" w:author="Alex" w:date="2015-05-12T22:08:00Z">
              <w:tcPr>
                <w:tcW w:w="1080" w:type="dxa"/>
                <w:tcBorders>
                  <w:top w:val="nil"/>
                  <w:left w:val="nil"/>
                  <w:bottom w:val="nil"/>
                  <w:right w:val="nil"/>
                </w:tcBorders>
                <w:shd w:val="clear" w:color="auto" w:fill="auto"/>
                <w:noWrap/>
                <w:vAlign w:val="bottom"/>
                <w:hideMark/>
              </w:tcPr>
            </w:tcPrChange>
          </w:tcPr>
          <w:p w14:paraId="608C6A93" w14:textId="77777777" w:rsidR="001B315C" w:rsidRPr="001E61A8" w:rsidRDefault="001B315C" w:rsidP="00570380">
            <w:pPr>
              <w:spacing w:line="480" w:lineRule="auto"/>
              <w:rPr>
                <w:rFonts w:eastAsia="Times New Roman" w:cs="Times New Roman"/>
                <w:color w:val="000000"/>
              </w:rPr>
              <w:pPrChange w:id="330" w:author="Alex" w:date="2015-05-13T12:13:00Z">
                <w:pPr/>
              </w:pPrChange>
            </w:pPr>
          </w:p>
        </w:tc>
        <w:tc>
          <w:tcPr>
            <w:tcW w:w="2475" w:type="dxa"/>
            <w:shd w:val="clear" w:color="auto" w:fill="auto"/>
            <w:noWrap/>
            <w:vAlign w:val="bottom"/>
            <w:hideMark/>
            <w:tcPrChange w:id="331" w:author="Alex" w:date="2015-05-12T22:08:00Z">
              <w:tcPr>
                <w:tcW w:w="2475" w:type="dxa"/>
                <w:tcBorders>
                  <w:top w:val="nil"/>
                  <w:left w:val="nil"/>
                  <w:bottom w:val="nil"/>
                  <w:right w:val="nil"/>
                </w:tcBorders>
                <w:shd w:val="clear" w:color="auto" w:fill="auto"/>
                <w:noWrap/>
                <w:vAlign w:val="bottom"/>
                <w:hideMark/>
              </w:tcPr>
            </w:tcPrChange>
          </w:tcPr>
          <w:p w14:paraId="05E17860" w14:textId="77777777" w:rsidR="001B315C" w:rsidRPr="001E61A8" w:rsidRDefault="001B315C" w:rsidP="00570380">
            <w:pPr>
              <w:spacing w:line="480" w:lineRule="auto"/>
              <w:rPr>
                <w:rFonts w:eastAsia="Times New Roman" w:cs="Times New Roman"/>
                <w:color w:val="000000"/>
              </w:rPr>
              <w:pPrChange w:id="332" w:author="Alex" w:date="2015-05-13T12:13:00Z">
                <w:pPr/>
              </w:pPrChange>
            </w:pPr>
          </w:p>
        </w:tc>
      </w:tr>
      <w:tr w:rsidR="00266106" w:rsidRPr="001E61A8" w14:paraId="6FE72F15" w14:textId="77777777" w:rsidTr="00D400F8">
        <w:trPr>
          <w:trHeight w:val="300"/>
          <w:trPrChange w:id="333" w:author="Alex" w:date="2015-05-12T22:08:00Z">
            <w:trPr>
              <w:trHeight w:val="300"/>
            </w:trPr>
          </w:trPrChange>
        </w:trPr>
        <w:tc>
          <w:tcPr>
            <w:tcW w:w="1095" w:type="dxa"/>
            <w:shd w:val="clear" w:color="auto" w:fill="auto"/>
            <w:noWrap/>
            <w:vAlign w:val="bottom"/>
            <w:hideMark/>
            <w:tcPrChange w:id="334" w:author="Alex" w:date="2015-05-12T22:08:00Z">
              <w:tcPr>
                <w:tcW w:w="1095" w:type="dxa"/>
                <w:tcBorders>
                  <w:top w:val="nil"/>
                  <w:left w:val="nil"/>
                  <w:bottom w:val="nil"/>
                  <w:right w:val="nil"/>
                </w:tcBorders>
                <w:shd w:val="clear" w:color="auto" w:fill="auto"/>
                <w:noWrap/>
                <w:vAlign w:val="bottom"/>
                <w:hideMark/>
              </w:tcPr>
            </w:tcPrChange>
          </w:tcPr>
          <w:p w14:paraId="169AAFF0" w14:textId="77777777" w:rsidR="001B315C" w:rsidRPr="001E61A8" w:rsidRDefault="001B315C" w:rsidP="00570380">
            <w:pPr>
              <w:spacing w:line="480" w:lineRule="auto"/>
              <w:rPr>
                <w:rFonts w:eastAsia="Times New Roman" w:cs="Times New Roman"/>
                <w:color w:val="000000"/>
              </w:rPr>
              <w:pPrChange w:id="335" w:author="Alex" w:date="2015-05-13T12:13:00Z">
                <w:pPr/>
              </w:pPrChange>
            </w:pPr>
            <w:r w:rsidRPr="001E61A8">
              <w:rPr>
                <w:rFonts w:eastAsia="Times New Roman" w:cs="Times New Roman"/>
                <w:color w:val="000000"/>
              </w:rPr>
              <w:t>H119N</w:t>
            </w:r>
          </w:p>
        </w:tc>
        <w:tc>
          <w:tcPr>
            <w:tcW w:w="1080" w:type="dxa"/>
            <w:shd w:val="clear" w:color="auto" w:fill="auto"/>
            <w:noWrap/>
            <w:vAlign w:val="bottom"/>
            <w:hideMark/>
            <w:tcPrChange w:id="336" w:author="Alex" w:date="2015-05-12T22:08:00Z">
              <w:tcPr>
                <w:tcW w:w="1080" w:type="dxa"/>
                <w:tcBorders>
                  <w:top w:val="nil"/>
                  <w:left w:val="nil"/>
                  <w:bottom w:val="nil"/>
                  <w:right w:val="nil"/>
                </w:tcBorders>
                <w:shd w:val="clear" w:color="auto" w:fill="auto"/>
                <w:noWrap/>
                <w:vAlign w:val="bottom"/>
                <w:hideMark/>
              </w:tcPr>
            </w:tcPrChange>
          </w:tcPr>
          <w:p w14:paraId="475C3E43" w14:textId="77777777" w:rsidR="001B315C" w:rsidRPr="001E61A8" w:rsidRDefault="001B315C" w:rsidP="00570380">
            <w:pPr>
              <w:spacing w:line="480" w:lineRule="auto"/>
              <w:jc w:val="right"/>
              <w:rPr>
                <w:rFonts w:eastAsia="Times New Roman" w:cs="Times New Roman"/>
                <w:color w:val="000000"/>
              </w:rPr>
              <w:pPrChange w:id="337" w:author="Alex" w:date="2015-05-13T12:13:00Z">
                <w:pPr>
                  <w:jc w:val="right"/>
                </w:pPr>
              </w:pPrChange>
            </w:pPr>
            <w:r w:rsidRPr="001E61A8">
              <w:rPr>
                <w:rFonts w:eastAsia="Times New Roman" w:cs="Times New Roman"/>
                <w:color w:val="000000"/>
              </w:rPr>
              <w:t>1.02</w:t>
            </w:r>
          </w:p>
        </w:tc>
        <w:tc>
          <w:tcPr>
            <w:tcW w:w="900" w:type="dxa"/>
            <w:shd w:val="clear" w:color="auto" w:fill="auto"/>
            <w:noWrap/>
            <w:vAlign w:val="bottom"/>
            <w:hideMark/>
            <w:tcPrChange w:id="338" w:author="Alex" w:date="2015-05-12T22:08:00Z">
              <w:tcPr>
                <w:tcW w:w="900" w:type="dxa"/>
                <w:tcBorders>
                  <w:top w:val="nil"/>
                  <w:left w:val="nil"/>
                  <w:bottom w:val="nil"/>
                  <w:right w:val="nil"/>
                </w:tcBorders>
                <w:shd w:val="clear" w:color="auto" w:fill="auto"/>
                <w:noWrap/>
                <w:vAlign w:val="bottom"/>
                <w:hideMark/>
              </w:tcPr>
            </w:tcPrChange>
          </w:tcPr>
          <w:p w14:paraId="38CD7365" w14:textId="77777777" w:rsidR="001B315C" w:rsidRPr="001E61A8" w:rsidRDefault="001B315C" w:rsidP="00570380">
            <w:pPr>
              <w:spacing w:line="480" w:lineRule="auto"/>
              <w:rPr>
                <w:rFonts w:eastAsia="Times New Roman" w:cs="Times New Roman"/>
                <w:color w:val="000000"/>
              </w:rPr>
              <w:pPrChange w:id="339" w:author="Alex" w:date="2015-05-13T12:13:00Z">
                <w:pPr/>
              </w:pPrChange>
            </w:pPr>
          </w:p>
        </w:tc>
        <w:tc>
          <w:tcPr>
            <w:tcW w:w="1710" w:type="dxa"/>
            <w:shd w:val="clear" w:color="auto" w:fill="auto"/>
            <w:noWrap/>
            <w:vAlign w:val="bottom"/>
            <w:hideMark/>
            <w:tcPrChange w:id="340" w:author="Alex" w:date="2015-05-12T22:08:00Z">
              <w:tcPr>
                <w:tcW w:w="1710" w:type="dxa"/>
                <w:tcBorders>
                  <w:top w:val="nil"/>
                  <w:left w:val="nil"/>
                  <w:bottom w:val="nil"/>
                  <w:right w:val="nil"/>
                </w:tcBorders>
                <w:shd w:val="clear" w:color="auto" w:fill="auto"/>
                <w:noWrap/>
                <w:vAlign w:val="bottom"/>
                <w:hideMark/>
              </w:tcPr>
            </w:tcPrChange>
          </w:tcPr>
          <w:p w14:paraId="3CD0C87A" w14:textId="77777777" w:rsidR="001B315C" w:rsidRPr="001E61A8" w:rsidRDefault="001B315C" w:rsidP="00570380">
            <w:pPr>
              <w:spacing w:line="480" w:lineRule="auto"/>
              <w:rPr>
                <w:rFonts w:eastAsia="Times New Roman" w:cs="Times New Roman"/>
                <w:color w:val="000000"/>
              </w:rPr>
              <w:pPrChange w:id="341" w:author="Alex" w:date="2015-05-13T12:13:00Z">
                <w:pPr/>
              </w:pPrChange>
            </w:pPr>
            <w:r w:rsidRPr="001E61A8">
              <w:rPr>
                <w:rFonts w:eastAsia="Times New Roman" w:cs="Times New Roman"/>
                <w:color w:val="000000"/>
              </w:rPr>
              <w:t>23.22 ± 2.20</w:t>
            </w:r>
          </w:p>
        </w:tc>
        <w:tc>
          <w:tcPr>
            <w:tcW w:w="1350" w:type="dxa"/>
            <w:shd w:val="clear" w:color="auto" w:fill="auto"/>
            <w:noWrap/>
            <w:vAlign w:val="bottom"/>
            <w:hideMark/>
            <w:tcPrChange w:id="342" w:author="Alex" w:date="2015-05-12T22:08:00Z">
              <w:tcPr>
                <w:tcW w:w="1350" w:type="dxa"/>
                <w:tcBorders>
                  <w:top w:val="nil"/>
                  <w:left w:val="nil"/>
                  <w:bottom w:val="nil"/>
                  <w:right w:val="nil"/>
                </w:tcBorders>
                <w:shd w:val="clear" w:color="auto" w:fill="auto"/>
                <w:noWrap/>
                <w:vAlign w:val="bottom"/>
                <w:hideMark/>
              </w:tcPr>
            </w:tcPrChange>
          </w:tcPr>
          <w:p w14:paraId="30A7C18B" w14:textId="0C60B447" w:rsidR="001B315C" w:rsidRPr="001E61A8" w:rsidRDefault="001B315C" w:rsidP="00570380">
            <w:pPr>
              <w:spacing w:line="480" w:lineRule="auto"/>
              <w:rPr>
                <w:rFonts w:eastAsia="Times New Roman" w:cs="Times New Roman"/>
                <w:color w:val="000000"/>
              </w:rPr>
              <w:pPrChange w:id="343" w:author="Alex" w:date="2015-05-13T12:13:00Z">
                <w:pPr/>
              </w:pPrChange>
            </w:pPr>
            <w:r w:rsidRPr="001E61A8">
              <w:rPr>
                <w:rFonts w:eastAsia="Times New Roman" w:cs="Times New Roman"/>
                <w:color w:val="000000"/>
              </w:rPr>
              <w:t xml:space="preserve">2 ± </w:t>
            </w:r>
            <w:ins w:id="344" w:author="Alex" w:date="2015-05-13T11:53:00Z">
              <w:r w:rsidR="00CC7044">
                <w:rPr>
                  <w:rFonts w:eastAsia="Times New Roman" w:cs="Times New Roman"/>
                  <w:color w:val="000000"/>
                </w:rPr>
                <w:t>&lt;0</w:t>
              </w:r>
            </w:ins>
            <w:del w:id="345" w:author="Alex" w:date="2015-05-13T11:53:00Z">
              <w:r w:rsidRPr="001E61A8" w:rsidDel="00CC7044">
                <w:rPr>
                  <w:rFonts w:eastAsia="Times New Roman" w:cs="Times New Roman"/>
                  <w:color w:val="000000"/>
                </w:rPr>
                <w:delText>0</w:delText>
              </w:r>
            </w:del>
          </w:p>
        </w:tc>
        <w:tc>
          <w:tcPr>
            <w:tcW w:w="1080" w:type="dxa"/>
            <w:shd w:val="clear" w:color="auto" w:fill="auto"/>
            <w:noWrap/>
            <w:vAlign w:val="bottom"/>
            <w:hideMark/>
            <w:tcPrChange w:id="346" w:author="Alex" w:date="2015-05-12T22:08:00Z">
              <w:tcPr>
                <w:tcW w:w="1080" w:type="dxa"/>
                <w:tcBorders>
                  <w:top w:val="nil"/>
                  <w:left w:val="nil"/>
                  <w:bottom w:val="nil"/>
                  <w:right w:val="nil"/>
                </w:tcBorders>
                <w:shd w:val="clear" w:color="auto" w:fill="auto"/>
                <w:noWrap/>
                <w:vAlign w:val="bottom"/>
                <w:hideMark/>
              </w:tcPr>
            </w:tcPrChange>
          </w:tcPr>
          <w:p w14:paraId="2EB8C771" w14:textId="77777777" w:rsidR="001B315C" w:rsidRPr="001E61A8" w:rsidRDefault="001B315C" w:rsidP="00570380">
            <w:pPr>
              <w:spacing w:line="480" w:lineRule="auto"/>
              <w:rPr>
                <w:rFonts w:eastAsia="Times New Roman" w:cs="Times New Roman"/>
                <w:color w:val="000000"/>
              </w:rPr>
              <w:pPrChange w:id="347" w:author="Alex" w:date="2015-05-13T12:13:00Z">
                <w:pPr/>
              </w:pPrChange>
            </w:pPr>
          </w:p>
        </w:tc>
        <w:tc>
          <w:tcPr>
            <w:tcW w:w="2475" w:type="dxa"/>
            <w:shd w:val="clear" w:color="auto" w:fill="auto"/>
            <w:noWrap/>
            <w:vAlign w:val="bottom"/>
            <w:hideMark/>
            <w:tcPrChange w:id="348" w:author="Alex" w:date="2015-05-12T22:08:00Z">
              <w:tcPr>
                <w:tcW w:w="2475" w:type="dxa"/>
                <w:tcBorders>
                  <w:top w:val="nil"/>
                  <w:left w:val="nil"/>
                  <w:bottom w:val="nil"/>
                  <w:right w:val="nil"/>
                </w:tcBorders>
                <w:shd w:val="clear" w:color="auto" w:fill="auto"/>
                <w:noWrap/>
                <w:vAlign w:val="bottom"/>
                <w:hideMark/>
              </w:tcPr>
            </w:tcPrChange>
          </w:tcPr>
          <w:p w14:paraId="01C7FAA5" w14:textId="77777777" w:rsidR="001B315C" w:rsidRPr="001E61A8" w:rsidRDefault="001B315C" w:rsidP="00570380">
            <w:pPr>
              <w:spacing w:line="480" w:lineRule="auto"/>
              <w:rPr>
                <w:rFonts w:eastAsia="Times New Roman" w:cs="Times New Roman"/>
                <w:color w:val="000000"/>
              </w:rPr>
              <w:pPrChange w:id="349" w:author="Alex" w:date="2015-05-13T12:13:00Z">
                <w:pPr/>
              </w:pPrChange>
            </w:pPr>
            <w:r w:rsidRPr="001E61A8">
              <w:rPr>
                <w:rFonts w:eastAsia="Times New Roman" w:cs="Times New Roman"/>
                <w:color w:val="000000"/>
              </w:rPr>
              <w:t>82 ± 8</w:t>
            </w:r>
          </w:p>
        </w:tc>
      </w:tr>
      <w:tr w:rsidR="00266106" w:rsidRPr="001E61A8" w14:paraId="504C1D1A" w14:textId="77777777" w:rsidTr="00D400F8">
        <w:trPr>
          <w:trHeight w:val="300"/>
          <w:trPrChange w:id="350" w:author="Alex" w:date="2015-05-12T22:08:00Z">
            <w:trPr>
              <w:trHeight w:val="300"/>
            </w:trPr>
          </w:trPrChange>
        </w:trPr>
        <w:tc>
          <w:tcPr>
            <w:tcW w:w="1095" w:type="dxa"/>
            <w:shd w:val="clear" w:color="auto" w:fill="auto"/>
            <w:noWrap/>
            <w:vAlign w:val="bottom"/>
            <w:hideMark/>
            <w:tcPrChange w:id="351" w:author="Alex" w:date="2015-05-12T22:08:00Z">
              <w:tcPr>
                <w:tcW w:w="1095" w:type="dxa"/>
                <w:tcBorders>
                  <w:top w:val="nil"/>
                  <w:left w:val="nil"/>
                  <w:bottom w:val="nil"/>
                  <w:right w:val="nil"/>
                </w:tcBorders>
                <w:shd w:val="clear" w:color="auto" w:fill="auto"/>
                <w:noWrap/>
                <w:vAlign w:val="bottom"/>
                <w:hideMark/>
              </w:tcPr>
            </w:tcPrChange>
          </w:tcPr>
          <w:p w14:paraId="130619BE" w14:textId="77777777" w:rsidR="001B315C" w:rsidRPr="001E61A8" w:rsidRDefault="001B315C" w:rsidP="00570380">
            <w:pPr>
              <w:spacing w:line="480" w:lineRule="auto"/>
              <w:rPr>
                <w:rFonts w:eastAsia="Times New Roman" w:cs="Times New Roman"/>
                <w:color w:val="000000"/>
              </w:rPr>
              <w:pPrChange w:id="352" w:author="Alex" w:date="2015-05-13T12:13:00Z">
                <w:pPr/>
              </w:pPrChange>
            </w:pPr>
            <w:r w:rsidRPr="001E61A8">
              <w:rPr>
                <w:rFonts w:eastAsia="Times New Roman" w:cs="Times New Roman"/>
                <w:color w:val="000000"/>
              </w:rPr>
              <w:t>W120A</w:t>
            </w:r>
          </w:p>
        </w:tc>
        <w:tc>
          <w:tcPr>
            <w:tcW w:w="1080" w:type="dxa"/>
            <w:shd w:val="clear" w:color="auto" w:fill="auto"/>
            <w:noWrap/>
            <w:vAlign w:val="bottom"/>
            <w:hideMark/>
            <w:tcPrChange w:id="353" w:author="Alex" w:date="2015-05-12T22:08:00Z">
              <w:tcPr>
                <w:tcW w:w="1080" w:type="dxa"/>
                <w:tcBorders>
                  <w:top w:val="nil"/>
                  <w:left w:val="nil"/>
                  <w:bottom w:val="nil"/>
                  <w:right w:val="nil"/>
                </w:tcBorders>
                <w:shd w:val="clear" w:color="auto" w:fill="auto"/>
                <w:noWrap/>
                <w:vAlign w:val="bottom"/>
                <w:hideMark/>
              </w:tcPr>
            </w:tcPrChange>
          </w:tcPr>
          <w:p w14:paraId="6C1641CC"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354" w:author="Alex" w:date="2015-05-13T12:13:00Z">
                <w:pPr>
                  <w:jc w:val="right"/>
                </w:pPr>
              </w:pPrChange>
            </w:pPr>
            <w:r w:rsidRPr="001E61A8">
              <w:rPr>
                <w:rFonts w:eastAsia="Times New Roman" w:cs="Times New Roman"/>
                <w:color w:val="000000"/>
              </w:rPr>
              <w:t>0.16</w:t>
            </w:r>
          </w:p>
        </w:tc>
        <w:tc>
          <w:tcPr>
            <w:tcW w:w="900" w:type="dxa"/>
            <w:shd w:val="clear" w:color="auto" w:fill="auto"/>
            <w:noWrap/>
            <w:vAlign w:val="bottom"/>
            <w:hideMark/>
            <w:tcPrChange w:id="355" w:author="Alex" w:date="2015-05-12T22:08:00Z">
              <w:tcPr>
                <w:tcW w:w="900" w:type="dxa"/>
                <w:tcBorders>
                  <w:top w:val="nil"/>
                  <w:left w:val="nil"/>
                  <w:bottom w:val="nil"/>
                  <w:right w:val="nil"/>
                </w:tcBorders>
                <w:shd w:val="clear" w:color="auto" w:fill="auto"/>
                <w:noWrap/>
                <w:vAlign w:val="bottom"/>
                <w:hideMark/>
              </w:tcPr>
            </w:tcPrChange>
          </w:tcPr>
          <w:p w14:paraId="2CE71CA8" w14:textId="77777777" w:rsidR="001B315C" w:rsidRPr="001E61A8" w:rsidRDefault="001B315C" w:rsidP="00570380">
            <w:pPr>
              <w:spacing w:line="480" w:lineRule="auto"/>
              <w:rPr>
                <w:rFonts w:eastAsia="Times New Roman" w:cs="Times New Roman"/>
                <w:color w:val="000000"/>
              </w:rPr>
              <w:pPrChange w:id="356" w:author="Alex" w:date="2015-05-13T12:13:00Z">
                <w:pPr/>
              </w:pPrChange>
            </w:pPr>
          </w:p>
        </w:tc>
        <w:tc>
          <w:tcPr>
            <w:tcW w:w="1710" w:type="dxa"/>
            <w:shd w:val="clear" w:color="auto" w:fill="auto"/>
            <w:noWrap/>
            <w:vAlign w:val="bottom"/>
            <w:hideMark/>
            <w:tcPrChange w:id="357" w:author="Alex" w:date="2015-05-12T22:08:00Z">
              <w:tcPr>
                <w:tcW w:w="1710" w:type="dxa"/>
                <w:tcBorders>
                  <w:top w:val="nil"/>
                  <w:left w:val="nil"/>
                  <w:bottom w:val="nil"/>
                  <w:right w:val="nil"/>
                </w:tcBorders>
                <w:shd w:val="clear" w:color="auto" w:fill="auto"/>
                <w:noWrap/>
                <w:vAlign w:val="bottom"/>
                <w:hideMark/>
              </w:tcPr>
            </w:tcPrChange>
          </w:tcPr>
          <w:p w14:paraId="39432216" w14:textId="77777777" w:rsidR="001B315C" w:rsidRPr="001E61A8" w:rsidRDefault="001B315C" w:rsidP="00570380">
            <w:pPr>
              <w:spacing w:line="480" w:lineRule="auto"/>
              <w:rPr>
                <w:rFonts w:eastAsia="Times New Roman" w:cs="Times New Roman"/>
                <w:color w:val="000000"/>
              </w:rPr>
              <w:pPrChange w:id="358" w:author="Alex" w:date="2015-05-13T12:13:00Z">
                <w:pPr/>
              </w:pPrChange>
            </w:pPr>
          </w:p>
        </w:tc>
        <w:tc>
          <w:tcPr>
            <w:tcW w:w="1350" w:type="dxa"/>
            <w:shd w:val="clear" w:color="auto" w:fill="auto"/>
            <w:noWrap/>
            <w:vAlign w:val="bottom"/>
            <w:hideMark/>
            <w:tcPrChange w:id="359" w:author="Alex" w:date="2015-05-12T22:08:00Z">
              <w:tcPr>
                <w:tcW w:w="1350" w:type="dxa"/>
                <w:tcBorders>
                  <w:top w:val="nil"/>
                  <w:left w:val="nil"/>
                  <w:bottom w:val="nil"/>
                  <w:right w:val="nil"/>
                </w:tcBorders>
                <w:shd w:val="clear" w:color="auto" w:fill="auto"/>
                <w:noWrap/>
                <w:vAlign w:val="bottom"/>
                <w:hideMark/>
              </w:tcPr>
            </w:tcPrChange>
          </w:tcPr>
          <w:p w14:paraId="5F7F83A7" w14:textId="77777777" w:rsidR="001B315C" w:rsidRPr="001E61A8" w:rsidRDefault="001B315C" w:rsidP="00570380">
            <w:pPr>
              <w:spacing w:line="480" w:lineRule="auto"/>
              <w:rPr>
                <w:rFonts w:eastAsia="Times New Roman" w:cs="Times New Roman"/>
                <w:color w:val="000000"/>
              </w:rPr>
              <w:pPrChange w:id="360" w:author="Alex" w:date="2015-05-13T12:13:00Z">
                <w:pPr/>
              </w:pPrChange>
            </w:pPr>
          </w:p>
        </w:tc>
        <w:tc>
          <w:tcPr>
            <w:tcW w:w="1080" w:type="dxa"/>
            <w:shd w:val="clear" w:color="auto" w:fill="auto"/>
            <w:noWrap/>
            <w:vAlign w:val="bottom"/>
            <w:hideMark/>
            <w:tcPrChange w:id="361" w:author="Alex" w:date="2015-05-12T22:08:00Z">
              <w:tcPr>
                <w:tcW w:w="1080" w:type="dxa"/>
                <w:tcBorders>
                  <w:top w:val="nil"/>
                  <w:left w:val="nil"/>
                  <w:bottom w:val="nil"/>
                  <w:right w:val="nil"/>
                </w:tcBorders>
                <w:shd w:val="clear" w:color="auto" w:fill="auto"/>
                <w:noWrap/>
                <w:vAlign w:val="bottom"/>
                <w:hideMark/>
              </w:tcPr>
            </w:tcPrChange>
          </w:tcPr>
          <w:p w14:paraId="39EA7975" w14:textId="77777777" w:rsidR="001B315C" w:rsidRPr="001E61A8" w:rsidRDefault="001B315C" w:rsidP="00570380">
            <w:pPr>
              <w:spacing w:line="480" w:lineRule="auto"/>
              <w:rPr>
                <w:rFonts w:eastAsia="Times New Roman" w:cs="Times New Roman"/>
                <w:color w:val="000000"/>
              </w:rPr>
              <w:pPrChange w:id="362" w:author="Alex" w:date="2015-05-13T12:13:00Z">
                <w:pPr/>
              </w:pPrChange>
            </w:pPr>
          </w:p>
        </w:tc>
        <w:tc>
          <w:tcPr>
            <w:tcW w:w="2475" w:type="dxa"/>
            <w:shd w:val="clear" w:color="auto" w:fill="auto"/>
            <w:noWrap/>
            <w:vAlign w:val="bottom"/>
            <w:hideMark/>
            <w:tcPrChange w:id="363" w:author="Alex" w:date="2015-05-12T22:08:00Z">
              <w:tcPr>
                <w:tcW w:w="2475" w:type="dxa"/>
                <w:tcBorders>
                  <w:top w:val="nil"/>
                  <w:left w:val="nil"/>
                  <w:bottom w:val="nil"/>
                  <w:right w:val="nil"/>
                </w:tcBorders>
                <w:shd w:val="clear" w:color="auto" w:fill="auto"/>
                <w:noWrap/>
                <w:vAlign w:val="bottom"/>
                <w:hideMark/>
              </w:tcPr>
            </w:tcPrChange>
          </w:tcPr>
          <w:p w14:paraId="73424488" w14:textId="77777777" w:rsidR="001B315C" w:rsidRPr="001E61A8" w:rsidRDefault="001B315C" w:rsidP="00570380">
            <w:pPr>
              <w:spacing w:line="480" w:lineRule="auto"/>
              <w:rPr>
                <w:rFonts w:eastAsia="Times New Roman" w:cs="Times New Roman"/>
                <w:color w:val="000000"/>
              </w:rPr>
              <w:pPrChange w:id="364" w:author="Alex" w:date="2015-05-13T12:13:00Z">
                <w:pPr/>
              </w:pPrChange>
            </w:pPr>
          </w:p>
        </w:tc>
      </w:tr>
      <w:tr w:rsidR="00266106" w:rsidRPr="001E61A8" w14:paraId="56B56C3D" w14:textId="77777777" w:rsidTr="00D400F8">
        <w:trPr>
          <w:trHeight w:val="300"/>
          <w:trPrChange w:id="365" w:author="Alex" w:date="2015-05-12T22:08:00Z">
            <w:trPr>
              <w:trHeight w:val="300"/>
            </w:trPr>
          </w:trPrChange>
        </w:trPr>
        <w:tc>
          <w:tcPr>
            <w:tcW w:w="1095" w:type="dxa"/>
            <w:shd w:val="clear" w:color="auto" w:fill="auto"/>
            <w:noWrap/>
            <w:vAlign w:val="bottom"/>
            <w:hideMark/>
            <w:tcPrChange w:id="366" w:author="Alex" w:date="2015-05-12T22:08:00Z">
              <w:tcPr>
                <w:tcW w:w="1095" w:type="dxa"/>
                <w:tcBorders>
                  <w:top w:val="nil"/>
                  <w:left w:val="nil"/>
                  <w:bottom w:val="nil"/>
                  <w:right w:val="nil"/>
                </w:tcBorders>
                <w:shd w:val="clear" w:color="auto" w:fill="auto"/>
                <w:noWrap/>
                <w:vAlign w:val="bottom"/>
                <w:hideMark/>
              </w:tcPr>
            </w:tcPrChange>
          </w:tcPr>
          <w:p w14:paraId="1305467D" w14:textId="77777777" w:rsidR="001B315C" w:rsidRPr="001E61A8" w:rsidRDefault="001B315C" w:rsidP="00570380">
            <w:pPr>
              <w:spacing w:line="480" w:lineRule="auto"/>
              <w:rPr>
                <w:rFonts w:eastAsia="Times New Roman" w:cs="Times New Roman"/>
                <w:color w:val="000000"/>
              </w:rPr>
              <w:pPrChange w:id="367" w:author="Alex" w:date="2015-05-13T12:13:00Z">
                <w:pPr/>
              </w:pPrChange>
            </w:pPr>
            <w:r w:rsidRPr="001E61A8">
              <w:rPr>
                <w:rFonts w:eastAsia="Times New Roman" w:cs="Times New Roman"/>
                <w:color w:val="000000"/>
              </w:rPr>
              <w:lastRenderedPageBreak/>
              <w:t>W120F</w:t>
            </w:r>
          </w:p>
        </w:tc>
        <w:tc>
          <w:tcPr>
            <w:tcW w:w="1080" w:type="dxa"/>
            <w:shd w:val="clear" w:color="auto" w:fill="auto"/>
            <w:noWrap/>
            <w:vAlign w:val="bottom"/>
            <w:hideMark/>
            <w:tcPrChange w:id="368" w:author="Alex" w:date="2015-05-12T22:08:00Z">
              <w:tcPr>
                <w:tcW w:w="1080" w:type="dxa"/>
                <w:tcBorders>
                  <w:top w:val="nil"/>
                  <w:left w:val="nil"/>
                  <w:bottom w:val="nil"/>
                  <w:right w:val="nil"/>
                </w:tcBorders>
                <w:shd w:val="clear" w:color="auto" w:fill="auto"/>
                <w:noWrap/>
                <w:vAlign w:val="bottom"/>
                <w:hideMark/>
              </w:tcPr>
            </w:tcPrChange>
          </w:tcPr>
          <w:p w14:paraId="4C6DED4B"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369" w:author="Alex" w:date="2015-05-13T12:13:00Z">
                <w:pPr>
                  <w:jc w:val="right"/>
                </w:pPr>
              </w:pPrChange>
            </w:pPr>
            <w:r w:rsidRPr="001E61A8">
              <w:rPr>
                <w:rFonts w:eastAsia="Times New Roman" w:cs="Times New Roman"/>
                <w:color w:val="000000"/>
              </w:rPr>
              <w:t>0.78</w:t>
            </w:r>
          </w:p>
        </w:tc>
        <w:tc>
          <w:tcPr>
            <w:tcW w:w="900" w:type="dxa"/>
            <w:shd w:val="clear" w:color="auto" w:fill="auto"/>
            <w:noWrap/>
            <w:vAlign w:val="bottom"/>
            <w:hideMark/>
            <w:tcPrChange w:id="370" w:author="Alex" w:date="2015-05-12T22:08:00Z">
              <w:tcPr>
                <w:tcW w:w="900" w:type="dxa"/>
                <w:tcBorders>
                  <w:top w:val="nil"/>
                  <w:left w:val="nil"/>
                  <w:bottom w:val="nil"/>
                  <w:right w:val="nil"/>
                </w:tcBorders>
                <w:shd w:val="clear" w:color="auto" w:fill="auto"/>
                <w:noWrap/>
                <w:vAlign w:val="bottom"/>
                <w:hideMark/>
              </w:tcPr>
            </w:tcPrChange>
          </w:tcPr>
          <w:p w14:paraId="303545D1" w14:textId="77777777" w:rsidR="001B315C" w:rsidRPr="001E61A8" w:rsidRDefault="001B315C" w:rsidP="00570380">
            <w:pPr>
              <w:spacing w:line="480" w:lineRule="auto"/>
              <w:rPr>
                <w:rFonts w:eastAsia="Times New Roman" w:cs="Times New Roman"/>
                <w:color w:val="000000"/>
              </w:rPr>
              <w:pPrChange w:id="371" w:author="Alex" w:date="2015-05-13T12:13:00Z">
                <w:pPr/>
              </w:pPrChange>
            </w:pPr>
          </w:p>
        </w:tc>
        <w:tc>
          <w:tcPr>
            <w:tcW w:w="1710" w:type="dxa"/>
            <w:shd w:val="clear" w:color="auto" w:fill="auto"/>
            <w:noWrap/>
            <w:vAlign w:val="bottom"/>
            <w:hideMark/>
            <w:tcPrChange w:id="372" w:author="Alex" w:date="2015-05-12T22:08:00Z">
              <w:tcPr>
                <w:tcW w:w="1710" w:type="dxa"/>
                <w:tcBorders>
                  <w:top w:val="nil"/>
                  <w:left w:val="nil"/>
                  <w:bottom w:val="nil"/>
                  <w:right w:val="nil"/>
                </w:tcBorders>
                <w:shd w:val="clear" w:color="auto" w:fill="auto"/>
                <w:noWrap/>
                <w:vAlign w:val="bottom"/>
                <w:hideMark/>
              </w:tcPr>
            </w:tcPrChange>
          </w:tcPr>
          <w:p w14:paraId="06C4282A" w14:textId="77777777" w:rsidR="001B315C" w:rsidRPr="001E61A8" w:rsidRDefault="001B315C" w:rsidP="00570380">
            <w:pPr>
              <w:spacing w:line="480" w:lineRule="auto"/>
              <w:rPr>
                <w:rFonts w:eastAsia="Times New Roman" w:cs="Times New Roman"/>
                <w:color w:val="000000"/>
              </w:rPr>
              <w:pPrChange w:id="373" w:author="Alex" w:date="2015-05-13T12:13:00Z">
                <w:pPr/>
              </w:pPrChange>
            </w:pPr>
            <w:r w:rsidRPr="001E61A8">
              <w:rPr>
                <w:rFonts w:eastAsia="Times New Roman" w:cs="Times New Roman"/>
                <w:color w:val="000000"/>
              </w:rPr>
              <w:t>16.08 ± 2.07</w:t>
            </w:r>
          </w:p>
        </w:tc>
        <w:tc>
          <w:tcPr>
            <w:tcW w:w="1350" w:type="dxa"/>
            <w:shd w:val="clear" w:color="auto" w:fill="auto"/>
            <w:noWrap/>
            <w:vAlign w:val="bottom"/>
            <w:hideMark/>
            <w:tcPrChange w:id="374" w:author="Alex" w:date="2015-05-12T22:08:00Z">
              <w:tcPr>
                <w:tcW w:w="1350" w:type="dxa"/>
                <w:tcBorders>
                  <w:top w:val="nil"/>
                  <w:left w:val="nil"/>
                  <w:bottom w:val="nil"/>
                  <w:right w:val="nil"/>
                </w:tcBorders>
                <w:shd w:val="clear" w:color="auto" w:fill="auto"/>
                <w:noWrap/>
                <w:vAlign w:val="bottom"/>
                <w:hideMark/>
              </w:tcPr>
            </w:tcPrChange>
          </w:tcPr>
          <w:p w14:paraId="2E458071" w14:textId="77777777" w:rsidR="001B315C" w:rsidRPr="001E61A8" w:rsidRDefault="001B315C" w:rsidP="00570380">
            <w:pPr>
              <w:spacing w:line="480" w:lineRule="auto"/>
              <w:rPr>
                <w:rFonts w:eastAsia="Times New Roman" w:cs="Times New Roman"/>
                <w:color w:val="000000"/>
              </w:rPr>
              <w:pPrChange w:id="375" w:author="Alex" w:date="2015-05-13T12:13:00Z">
                <w:pPr/>
              </w:pPrChange>
            </w:pPr>
            <w:r w:rsidRPr="001E61A8">
              <w:rPr>
                <w:rFonts w:eastAsia="Times New Roman" w:cs="Times New Roman"/>
                <w:color w:val="000000"/>
              </w:rPr>
              <w:t>472 ± 21</w:t>
            </w:r>
          </w:p>
        </w:tc>
        <w:tc>
          <w:tcPr>
            <w:tcW w:w="1080" w:type="dxa"/>
            <w:shd w:val="clear" w:color="auto" w:fill="auto"/>
            <w:noWrap/>
            <w:vAlign w:val="bottom"/>
            <w:hideMark/>
            <w:tcPrChange w:id="376" w:author="Alex" w:date="2015-05-12T22:08:00Z">
              <w:tcPr>
                <w:tcW w:w="1080" w:type="dxa"/>
                <w:tcBorders>
                  <w:top w:val="nil"/>
                  <w:left w:val="nil"/>
                  <w:bottom w:val="nil"/>
                  <w:right w:val="nil"/>
                </w:tcBorders>
                <w:shd w:val="clear" w:color="auto" w:fill="auto"/>
                <w:noWrap/>
                <w:vAlign w:val="bottom"/>
                <w:hideMark/>
              </w:tcPr>
            </w:tcPrChange>
          </w:tcPr>
          <w:p w14:paraId="3B5D36D5" w14:textId="77777777" w:rsidR="001B315C" w:rsidRPr="001E61A8" w:rsidRDefault="001B315C" w:rsidP="00570380">
            <w:pPr>
              <w:spacing w:line="480" w:lineRule="auto"/>
              <w:rPr>
                <w:rFonts w:eastAsia="Times New Roman" w:cs="Times New Roman"/>
                <w:color w:val="000000"/>
              </w:rPr>
              <w:pPrChange w:id="377" w:author="Alex" w:date="2015-05-13T12:13:00Z">
                <w:pPr/>
              </w:pPrChange>
            </w:pPr>
          </w:p>
        </w:tc>
        <w:tc>
          <w:tcPr>
            <w:tcW w:w="2475" w:type="dxa"/>
            <w:shd w:val="clear" w:color="auto" w:fill="auto"/>
            <w:noWrap/>
            <w:vAlign w:val="bottom"/>
            <w:hideMark/>
            <w:tcPrChange w:id="378" w:author="Alex" w:date="2015-05-12T22:08:00Z">
              <w:tcPr>
                <w:tcW w:w="2475" w:type="dxa"/>
                <w:tcBorders>
                  <w:top w:val="nil"/>
                  <w:left w:val="nil"/>
                  <w:bottom w:val="nil"/>
                  <w:right w:val="nil"/>
                </w:tcBorders>
                <w:shd w:val="clear" w:color="auto" w:fill="auto"/>
                <w:noWrap/>
                <w:vAlign w:val="bottom"/>
                <w:hideMark/>
              </w:tcPr>
            </w:tcPrChange>
          </w:tcPr>
          <w:p w14:paraId="020D63AC" w14:textId="77777777" w:rsidR="001B315C" w:rsidRPr="001E61A8" w:rsidRDefault="001B315C" w:rsidP="00570380">
            <w:pPr>
              <w:spacing w:line="480" w:lineRule="auto"/>
              <w:rPr>
                <w:rFonts w:eastAsia="Times New Roman" w:cs="Times New Roman"/>
                <w:color w:val="000000"/>
              </w:rPr>
              <w:pPrChange w:id="379" w:author="Alex" w:date="2015-05-13T12:13:00Z">
                <w:pPr/>
              </w:pPrChange>
            </w:pPr>
            <w:r w:rsidRPr="001E61A8">
              <w:rPr>
                <w:rFonts w:eastAsia="Times New Roman" w:cs="Times New Roman"/>
                <w:color w:val="000000"/>
              </w:rPr>
              <w:t>29,334 ± 3,980</w:t>
            </w:r>
          </w:p>
        </w:tc>
      </w:tr>
      <w:tr w:rsidR="00266106" w:rsidRPr="001E61A8" w14:paraId="3802414B" w14:textId="77777777" w:rsidTr="00D400F8">
        <w:trPr>
          <w:trHeight w:val="300"/>
          <w:trPrChange w:id="380" w:author="Alex" w:date="2015-05-12T22:08:00Z">
            <w:trPr>
              <w:trHeight w:val="300"/>
            </w:trPr>
          </w:trPrChange>
        </w:trPr>
        <w:tc>
          <w:tcPr>
            <w:tcW w:w="1095" w:type="dxa"/>
            <w:shd w:val="clear" w:color="auto" w:fill="auto"/>
            <w:noWrap/>
            <w:vAlign w:val="bottom"/>
            <w:hideMark/>
            <w:tcPrChange w:id="381" w:author="Alex" w:date="2015-05-12T22:08:00Z">
              <w:tcPr>
                <w:tcW w:w="1095" w:type="dxa"/>
                <w:tcBorders>
                  <w:top w:val="nil"/>
                  <w:left w:val="nil"/>
                  <w:bottom w:val="nil"/>
                  <w:right w:val="nil"/>
                </w:tcBorders>
                <w:shd w:val="clear" w:color="auto" w:fill="auto"/>
                <w:noWrap/>
                <w:vAlign w:val="bottom"/>
                <w:hideMark/>
              </w:tcPr>
            </w:tcPrChange>
          </w:tcPr>
          <w:p w14:paraId="09064731" w14:textId="77777777" w:rsidR="001B315C" w:rsidRPr="001E61A8" w:rsidRDefault="001B315C" w:rsidP="00570380">
            <w:pPr>
              <w:spacing w:line="480" w:lineRule="auto"/>
              <w:rPr>
                <w:rFonts w:eastAsia="Times New Roman" w:cs="Times New Roman"/>
                <w:color w:val="000000"/>
              </w:rPr>
              <w:pPrChange w:id="382" w:author="Alex" w:date="2015-05-13T12:13:00Z">
                <w:pPr/>
              </w:pPrChange>
            </w:pPr>
            <w:r w:rsidRPr="001E61A8">
              <w:rPr>
                <w:rFonts w:eastAsia="Times New Roman" w:cs="Times New Roman"/>
                <w:color w:val="000000"/>
              </w:rPr>
              <w:t>W120H</w:t>
            </w:r>
          </w:p>
        </w:tc>
        <w:tc>
          <w:tcPr>
            <w:tcW w:w="1080" w:type="dxa"/>
            <w:shd w:val="clear" w:color="auto" w:fill="auto"/>
            <w:noWrap/>
            <w:vAlign w:val="bottom"/>
            <w:hideMark/>
            <w:tcPrChange w:id="383" w:author="Alex" w:date="2015-05-12T22:08:00Z">
              <w:tcPr>
                <w:tcW w:w="1080" w:type="dxa"/>
                <w:tcBorders>
                  <w:top w:val="nil"/>
                  <w:left w:val="nil"/>
                  <w:bottom w:val="nil"/>
                  <w:right w:val="nil"/>
                </w:tcBorders>
                <w:shd w:val="clear" w:color="auto" w:fill="auto"/>
                <w:noWrap/>
                <w:vAlign w:val="bottom"/>
                <w:hideMark/>
              </w:tcPr>
            </w:tcPrChange>
          </w:tcPr>
          <w:p w14:paraId="50E5E3EA"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384" w:author="Alex" w:date="2015-05-13T12:13:00Z">
                <w:pPr>
                  <w:jc w:val="right"/>
                </w:pPr>
              </w:pPrChange>
            </w:pPr>
            <w:r w:rsidRPr="001E61A8">
              <w:rPr>
                <w:rFonts w:eastAsia="Times New Roman" w:cs="Times New Roman"/>
                <w:color w:val="000000"/>
              </w:rPr>
              <w:t>1</w:t>
            </w:r>
          </w:p>
        </w:tc>
        <w:tc>
          <w:tcPr>
            <w:tcW w:w="900" w:type="dxa"/>
            <w:shd w:val="clear" w:color="auto" w:fill="auto"/>
            <w:noWrap/>
            <w:vAlign w:val="bottom"/>
            <w:hideMark/>
            <w:tcPrChange w:id="385" w:author="Alex" w:date="2015-05-12T22:08:00Z">
              <w:tcPr>
                <w:tcW w:w="900" w:type="dxa"/>
                <w:tcBorders>
                  <w:top w:val="nil"/>
                  <w:left w:val="nil"/>
                  <w:bottom w:val="nil"/>
                  <w:right w:val="nil"/>
                </w:tcBorders>
                <w:shd w:val="clear" w:color="auto" w:fill="auto"/>
                <w:noWrap/>
                <w:vAlign w:val="bottom"/>
                <w:hideMark/>
              </w:tcPr>
            </w:tcPrChange>
          </w:tcPr>
          <w:p w14:paraId="1E655BEE" w14:textId="77777777" w:rsidR="001B315C" w:rsidRPr="001E61A8" w:rsidRDefault="001B315C" w:rsidP="00570380">
            <w:pPr>
              <w:spacing w:line="480" w:lineRule="auto"/>
              <w:rPr>
                <w:rFonts w:eastAsia="Times New Roman" w:cs="Times New Roman"/>
                <w:color w:val="000000"/>
              </w:rPr>
              <w:pPrChange w:id="386" w:author="Alex" w:date="2015-05-13T12:13:00Z">
                <w:pPr/>
              </w:pPrChange>
            </w:pPr>
          </w:p>
        </w:tc>
        <w:tc>
          <w:tcPr>
            <w:tcW w:w="1710" w:type="dxa"/>
            <w:shd w:val="clear" w:color="auto" w:fill="auto"/>
            <w:noWrap/>
            <w:vAlign w:val="bottom"/>
            <w:hideMark/>
            <w:tcPrChange w:id="387" w:author="Alex" w:date="2015-05-12T22:08:00Z">
              <w:tcPr>
                <w:tcW w:w="1710" w:type="dxa"/>
                <w:tcBorders>
                  <w:top w:val="nil"/>
                  <w:left w:val="nil"/>
                  <w:bottom w:val="nil"/>
                  <w:right w:val="nil"/>
                </w:tcBorders>
                <w:shd w:val="clear" w:color="auto" w:fill="auto"/>
                <w:noWrap/>
                <w:vAlign w:val="bottom"/>
                <w:hideMark/>
              </w:tcPr>
            </w:tcPrChange>
          </w:tcPr>
          <w:p w14:paraId="31847DB9" w14:textId="77777777" w:rsidR="001B315C" w:rsidRPr="001E61A8" w:rsidRDefault="001B315C" w:rsidP="00570380">
            <w:pPr>
              <w:spacing w:line="480" w:lineRule="auto"/>
              <w:rPr>
                <w:rFonts w:eastAsia="Times New Roman" w:cs="Times New Roman"/>
                <w:color w:val="000000"/>
              </w:rPr>
              <w:pPrChange w:id="388" w:author="Alex" w:date="2015-05-13T12:13:00Z">
                <w:pPr/>
              </w:pPrChange>
            </w:pPr>
            <w:r w:rsidRPr="001E61A8">
              <w:rPr>
                <w:rFonts w:eastAsia="Times New Roman" w:cs="Times New Roman"/>
                <w:color w:val="000000"/>
              </w:rPr>
              <w:t>89.18 ± 4.31</w:t>
            </w:r>
          </w:p>
        </w:tc>
        <w:tc>
          <w:tcPr>
            <w:tcW w:w="1350" w:type="dxa"/>
            <w:shd w:val="clear" w:color="auto" w:fill="auto"/>
            <w:noWrap/>
            <w:vAlign w:val="bottom"/>
            <w:hideMark/>
            <w:tcPrChange w:id="389" w:author="Alex" w:date="2015-05-12T22:08:00Z">
              <w:tcPr>
                <w:tcW w:w="1350" w:type="dxa"/>
                <w:tcBorders>
                  <w:top w:val="nil"/>
                  <w:left w:val="nil"/>
                  <w:bottom w:val="nil"/>
                  <w:right w:val="nil"/>
                </w:tcBorders>
                <w:shd w:val="clear" w:color="auto" w:fill="auto"/>
                <w:noWrap/>
                <w:vAlign w:val="bottom"/>
                <w:hideMark/>
              </w:tcPr>
            </w:tcPrChange>
          </w:tcPr>
          <w:p w14:paraId="42D7E7E4" w14:textId="77777777" w:rsidR="001B315C" w:rsidRPr="001E61A8" w:rsidRDefault="001B315C" w:rsidP="00570380">
            <w:pPr>
              <w:spacing w:line="480" w:lineRule="auto"/>
              <w:rPr>
                <w:rFonts w:eastAsia="Times New Roman" w:cs="Times New Roman"/>
                <w:color w:val="000000"/>
              </w:rPr>
              <w:pPrChange w:id="390" w:author="Alex" w:date="2015-05-13T12:13:00Z">
                <w:pPr/>
              </w:pPrChange>
            </w:pPr>
            <w:r w:rsidRPr="001E61A8">
              <w:rPr>
                <w:rFonts w:eastAsia="Times New Roman" w:cs="Times New Roman"/>
                <w:color w:val="000000"/>
              </w:rPr>
              <w:t>84 ± 2</w:t>
            </w:r>
          </w:p>
        </w:tc>
        <w:tc>
          <w:tcPr>
            <w:tcW w:w="1080" w:type="dxa"/>
            <w:shd w:val="clear" w:color="auto" w:fill="auto"/>
            <w:noWrap/>
            <w:vAlign w:val="bottom"/>
            <w:hideMark/>
            <w:tcPrChange w:id="391" w:author="Alex" w:date="2015-05-12T22:08:00Z">
              <w:tcPr>
                <w:tcW w:w="1080" w:type="dxa"/>
                <w:tcBorders>
                  <w:top w:val="nil"/>
                  <w:left w:val="nil"/>
                  <w:bottom w:val="nil"/>
                  <w:right w:val="nil"/>
                </w:tcBorders>
                <w:shd w:val="clear" w:color="auto" w:fill="auto"/>
                <w:noWrap/>
                <w:vAlign w:val="bottom"/>
                <w:hideMark/>
              </w:tcPr>
            </w:tcPrChange>
          </w:tcPr>
          <w:p w14:paraId="6FE7ECD1" w14:textId="77777777" w:rsidR="001B315C" w:rsidRPr="001E61A8" w:rsidRDefault="001B315C" w:rsidP="00570380">
            <w:pPr>
              <w:spacing w:line="480" w:lineRule="auto"/>
              <w:rPr>
                <w:rFonts w:eastAsia="Times New Roman" w:cs="Times New Roman"/>
                <w:color w:val="000000"/>
              </w:rPr>
              <w:pPrChange w:id="392" w:author="Alex" w:date="2015-05-13T12:13:00Z">
                <w:pPr/>
              </w:pPrChange>
            </w:pPr>
          </w:p>
        </w:tc>
        <w:tc>
          <w:tcPr>
            <w:tcW w:w="2475" w:type="dxa"/>
            <w:shd w:val="clear" w:color="auto" w:fill="auto"/>
            <w:noWrap/>
            <w:vAlign w:val="bottom"/>
            <w:hideMark/>
            <w:tcPrChange w:id="393" w:author="Alex" w:date="2015-05-12T22:08:00Z">
              <w:tcPr>
                <w:tcW w:w="2475" w:type="dxa"/>
                <w:tcBorders>
                  <w:top w:val="nil"/>
                  <w:left w:val="nil"/>
                  <w:bottom w:val="nil"/>
                  <w:right w:val="nil"/>
                </w:tcBorders>
                <w:shd w:val="clear" w:color="auto" w:fill="auto"/>
                <w:noWrap/>
                <w:vAlign w:val="bottom"/>
                <w:hideMark/>
              </w:tcPr>
            </w:tcPrChange>
          </w:tcPr>
          <w:p w14:paraId="2F7509B5" w14:textId="77777777" w:rsidR="001B315C" w:rsidRPr="001E61A8" w:rsidRDefault="001B315C" w:rsidP="00570380">
            <w:pPr>
              <w:spacing w:line="480" w:lineRule="auto"/>
              <w:rPr>
                <w:rFonts w:eastAsia="Times New Roman" w:cs="Times New Roman"/>
                <w:color w:val="000000"/>
              </w:rPr>
              <w:pPrChange w:id="394" w:author="Alex" w:date="2015-05-13T12:13:00Z">
                <w:pPr/>
              </w:pPrChange>
            </w:pPr>
            <w:r w:rsidRPr="001E61A8">
              <w:rPr>
                <w:rFonts w:eastAsia="Times New Roman" w:cs="Times New Roman"/>
                <w:color w:val="000000"/>
              </w:rPr>
              <w:t>943 ± 53</w:t>
            </w:r>
          </w:p>
        </w:tc>
      </w:tr>
      <w:tr w:rsidR="00266106" w:rsidRPr="001E61A8" w14:paraId="242CB2BE" w14:textId="77777777" w:rsidTr="00D400F8">
        <w:trPr>
          <w:trHeight w:val="300"/>
          <w:trPrChange w:id="395" w:author="Alex" w:date="2015-05-12T22:08:00Z">
            <w:trPr>
              <w:trHeight w:val="300"/>
            </w:trPr>
          </w:trPrChange>
        </w:trPr>
        <w:tc>
          <w:tcPr>
            <w:tcW w:w="1095" w:type="dxa"/>
            <w:shd w:val="clear" w:color="auto" w:fill="auto"/>
            <w:noWrap/>
            <w:vAlign w:val="bottom"/>
            <w:hideMark/>
            <w:tcPrChange w:id="396" w:author="Alex" w:date="2015-05-12T22:08:00Z">
              <w:tcPr>
                <w:tcW w:w="1095" w:type="dxa"/>
                <w:tcBorders>
                  <w:top w:val="nil"/>
                  <w:left w:val="nil"/>
                  <w:bottom w:val="nil"/>
                  <w:right w:val="nil"/>
                </w:tcBorders>
                <w:shd w:val="clear" w:color="auto" w:fill="auto"/>
                <w:noWrap/>
                <w:vAlign w:val="bottom"/>
                <w:hideMark/>
              </w:tcPr>
            </w:tcPrChange>
          </w:tcPr>
          <w:p w14:paraId="498F9A3C" w14:textId="77777777" w:rsidR="001B315C" w:rsidRPr="001E61A8" w:rsidRDefault="001B315C" w:rsidP="00570380">
            <w:pPr>
              <w:spacing w:line="480" w:lineRule="auto"/>
              <w:rPr>
                <w:rFonts w:eastAsia="Times New Roman" w:cs="Times New Roman"/>
                <w:color w:val="000000"/>
              </w:rPr>
              <w:pPrChange w:id="397" w:author="Alex" w:date="2015-05-13T12:13:00Z">
                <w:pPr/>
              </w:pPrChange>
            </w:pPr>
            <w:r w:rsidRPr="001E61A8">
              <w:rPr>
                <w:rFonts w:eastAsia="Times New Roman" w:cs="Times New Roman"/>
                <w:color w:val="000000"/>
              </w:rPr>
              <w:t>V147S</w:t>
            </w:r>
          </w:p>
        </w:tc>
        <w:tc>
          <w:tcPr>
            <w:tcW w:w="1080" w:type="dxa"/>
            <w:shd w:val="clear" w:color="auto" w:fill="auto"/>
            <w:noWrap/>
            <w:vAlign w:val="bottom"/>
            <w:hideMark/>
            <w:tcPrChange w:id="398" w:author="Alex" w:date="2015-05-12T22:08:00Z">
              <w:tcPr>
                <w:tcW w:w="1080" w:type="dxa"/>
                <w:tcBorders>
                  <w:top w:val="nil"/>
                  <w:left w:val="nil"/>
                  <w:bottom w:val="nil"/>
                  <w:right w:val="nil"/>
                </w:tcBorders>
                <w:shd w:val="clear" w:color="auto" w:fill="auto"/>
                <w:noWrap/>
                <w:vAlign w:val="bottom"/>
                <w:hideMark/>
              </w:tcPr>
            </w:tcPrChange>
          </w:tcPr>
          <w:p w14:paraId="251CCE49"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399" w:author="Alex" w:date="2015-05-13T12:13:00Z">
                <w:pPr>
                  <w:jc w:val="right"/>
                </w:pPr>
              </w:pPrChange>
            </w:pPr>
            <w:r w:rsidRPr="001E61A8">
              <w:rPr>
                <w:rFonts w:eastAsia="Times New Roman" w:cs="Times New Roman"/>
                <w:color w:val="000000"/>
              </w:rPr>
              <w:t>0.23</w:t>
            </w:r>
          </w:p>
        </w:tc>
        <w:tc>
          <w:tcPr>
            <w:tcW w:w="900" w:type="dxa"/>
            <w:shd w:val="clear" w:color="auto" w:fill="auto"/>
            <w:noWrap/>
            <w:vAlign w:val="bottom"/>
            <w:hideMark/>
            <w:tcPrChange w:id="400" w:author="Alex" w:date="2015-05-12T22:08:00Z">
              <w:tcPr>
                <w:tcW w:w="900" w:type="dxa"/>
                <w:tcBorders>
                  <w:top w:val="nil"/>
                  <w:left w:val="nil"/>
                  <w:bottom w:val="nil"/>
                  <w:right w:val="nil"/>
                </w:tcBorders>
                <w:shd w:val="clear" w:color="auto" w:fill="auto"/>
                <w:noWrap/>
                <w:vAlign w:val="bottom"/>
                <w:hideMark/>
              </w:tcPr>
            </w:tcPrChange>
          </w:tcPr>
          <w:p w14:paraId="5D227BDE" w14:textId="77777777" w:rsidR="001B315C" w:rsidRPr="001E61A8" w:rsidRDefault="001B315C" w:rsidP="00570380">
            <w:pPr>
              <w:spacing w:line="480" w:lineRule="auto"/>
              <w:rPr>
                <w:rFonts w:eastAsia="Times New Roman" w:cs="Times New Roman"/>
                <w:color w:val="000000"/>
              </w:rPr>
              <w:pPrChange w:id="401" w:author="Alex" w:date="2015-05-13T12:13:00Z">
                <w:pPr/>
              </w:pPrChange>
            </w:pPr>
          </w:p>
        </w:tc>
        <w:tc>
          <w:tcPr>
            <w:tcW w:w="1710" w:type="dxa"/>
            <w:shd w:val="clear" w:color="auto" w:fill="auto"/>
            <w:noWrap/>
            <w:vAlign w:val="bottom"/>
            <w:hideMark/>
            <w:tcPrChange w:id="402" w:author="Alex" w:date="2015-05-12T22:08:00Z">
              <w:tcPr>
                <w:tcW w:w="1710" w:type="dxa"/>
                <w:tcBorders>
                  <w:top w:val="nil"/>
                  <w:left w:val="nil"/>
                  <w:bottom w:val="nil"/>
                  <w:right w:val="nil"/>
                </w:tcBorders>
                <w:shd w:val="clear" w:color="auto" w:fill="auto"/>
                <w:noWrap/>
                <w:vAlign w:val="bottom"/>
                <w:hideMark/>
              </w:tcPr>
            </w:tcPrChange>
          </w:tcPr>
          <w:p w14:paraId="0EF6DA14" w14:textId="77777777" w:rsidR="001B315C" w:rsidRPr="001E61A8" w:rsidRDefault="001B315C" w:rsidP="00570380">
            <w:pPr>
              <w:spacing w:line="480" w:lineRule="auto"/>
              <w:rPr>
                <w:rFonts w:eastAsia="Times New Roman" w:cs="Times New Roman"/>
                <w:color w:val="000000"/>
              </w:rPr>
              <w:pPrChange w:id="403" w:author="Alex" w:date="2015-05-13T12:13:00Z">
                <w:pPr/>
              </w:pPrChange>
            </w:pPr>
            <w:r w:rsidRPr="001E61A8">
              <w:rPr>
                <w:rFonts w:eastAsia="Times New Roman" w:cs="Times New Roman"/>
                <w:color w:val="000000"/>
              </w:rPr>
              <w:t>6.45 ± 0.62</w:t>
            </w:r>
          </w:p>
        </w:tc>
        <w:tc>
          <w:tcPr>
            <w:tcW w:w="1350" w:type="dxa"/>
            <w:shd w:val="clear" w:color="auto" w:fill="auto"/>
            <w:noWrap/>
            <w:vAlign w:val="bottom"/>
            <w:hideMark/>
            <w:tcPrChange w:id="404" w:author="Alex" w:date="2015-05-12T22:08:00Z">
              <w:tcPr>
                <w:tcW w:w="1350" w:type="dxa"/>
                <w:tcBorders>
                  <w:top w:val="nil"/>
                  <w:left w:val="nil"/>
                  <w:bottom w:val="nil"/>
                  <w:right w:val="nil"/>
                </w:tcBorders>
                <w:shd w:val="clear" w:color="auto" w:fill="auto"/>
                <w:noWrap/>
                <w:vAlign w:val="bottom"/>
                <w:hideMark/>
              </w:tcPr>
            </w:tcPrChange>
          </w:tcPr>
          <w:p w14:paraId="2F18F05B" w14:textId="1D66D0B0" w:rsidR="001B315C" w:rsidRPr="001E61A8" w:rsidRDefault="001B315C" w:rsidP="00570380">
            <w:pPr>
              <w:spacing w:line="480" w:lineRule="auto"/>
              <w:rPr>
                <w:rFonts w:eastAsia="Times New Roman" w:cs="Times New Roman"/>
                <w:color w:val="000000"/>
              </w:rPr>
              <w:pPrChange w:id="405" w:author="Alex" w:date="2015-05-13T12:13:00Z">
                <w:pPr/>
              </w:pPrChange>
            </w:pPr>
            <w:r w:rsidRPr="001E61A8">
              <w:rPr>
                <w:rFonts w:eastAsia="Times New Roman" w:cs="Times New Roman"/>
                <w:color w:val="000000"/>
              </w:rPr>
              <w:t xml:space="preserve">5 ± </w:t>
            </w:r>
            <w:ins w:id="406" w:author="Alex" w:date="2015-05-13T11:53:00Z">
              <w:r w:rsidR="00CC7044">
                <w:rPr>
                  <w:rFonts w:eastAsia="Times New Roman" w:cs="Times New Roman"/>
                  <w:color w:val="000000"/>
                </w:rPr>
                <w:t>&lt;1</w:t>
              </w:r>
            </w:ins>
            <w:del w:id="407" w:author="Alex" w:date="2015-05-13T11:53:00Z">
              <w:r w:rsidRPr="001E61A8" w:rsidDel="00CC7044">
                <w:rPr>
                  <w:rFonts w:eastAsia="Times New Roman" w:cs="Times New Roman"/>
                  <w:color w:val="000000"/>
                </w:rPr>
                <w:delText>0</w:delText>
              </w:r>
            </w:del>
          </w:p>
        </w:tc>
        <w:tc>
          <w:tcPr>
            <w:tcW w:w="1080" w:type="dxa"/>
            <w:shd w:val="clear" w:color="auto" w:fill="auto"/>
            <w:noWrap/>
            <w:vAlign w:val="bottom"/>
            <w:hideMark/>
            <w:tcPrChange w:id="408" w:author="Alex" w:date="2015-05-12T22:08:00Z">
              <w:tcPr>
                <w:tcW w:w="1080" w:type="dxa"/>
                <w:tcBorders>
                  <w:top w:val="nil"/>
                  <w:left w:val="nil"/>
                  <w:bottom w:val="nil"/>
                  <w:right w:val="nil"/>
                </w:tcBorders>
                <w:shd w:val="clear" w:color="auto" w:fill="auto"/>
                <w:noWrap/>
                <w:vAlign w:val="bottom"/>
                <w:hideMark/>
              </w:tcPr>
            </w:tcPrChange>
          </w:tcPr>
          <w:p w14:paraId="6AC9AAA6" w14:textId="77777777" w:rsidR="001B315C" w:rsidRPr="001E61A8" w:rsidRDefault="001B315C" w:rsidP="00570380">
            <w:pPr>
              <w:spacing w:line="480" w:lineRule="auto"/>
              <w:rPr>
                <w:rFonts w:eastAsia="Times New Roman" w:cs="Times New Roman"/>
                <w:color w:val="000000"/>
              </w:rPr>
              <w:pPrChange w:id="409" w:author="Alex" w:date="2015-05-13T12:13:00Z">
                <w:pPr/>
              </w:pPrChange>
            </w:pPr>
          </w:p>
        </w:tc>
        <w:tc>
          <w:tcPr>
            <w:tcW w:w="2475" w:type="dxa"/>
            <w:shd w:val="clear" w:color="auto" w:fill="auto"/>
            <w:noWrap/>
            <w:vAlign w:val="bottom"/>
            <w:hideMark/>
            <w:tcPrChange w:id="410" w:author="Alex" w:date="2015-05-12T22:08:00Z">
              <w:tcPr>
                <w:tcW w:w="2475" w:type="dxa"/>
                <w:tcBorders>
                  <w:top w:val="nil"/>
                  <w:left w:val="nil"/>
                  <w:bottom w:val="nil"/>
                  <w:right w:val="nil"/>
                </w:tcBorders>
                <w:shd w:val="clear" w:color="auto" w:fill="auto"/>
                <w:noWrap/>
                <w:vAlign w:val="bottom"/>
                <w:hideMark/>
              </w:tcPr>
            </w:tcPrChange>
          </w:tcPr>
          <w:p w14:paraId="55A4891B" w14:textId="77777777" w:rsidR="001B315C" w:rsidRPr="001E61A8" w:rsidRDefault="001B315C" w:rsidP="00570380">
            <w:pPr>
              <w:spacing w:line="480" w:lineRule="auto"/>
              <w:rPr>
                <w:rFonts w:eastAsia="Times New Roman" w:cs="Times New Roman"/>
                <w:color w:val="000000"/>
              </w:rPr>
              <w:pPrChange w:id="411" w:author="Alex" w:date="2015-05-13T12:13:00Z">
                <w:pPr/>
              </w:pPrChange>
            </w:pPr>
            <w:r w:rsidRPr="001E61A8">
              <w:rPr>
                <w:rFonts w:eastAsia="Times New Roman" w:cs="Times New Roman"/>
                <w:color w:val="000000"/>
              </w:rPr>
              <w:t>706 ± 70</w:t>
            </w:r>
          </w:p>
        </w:tc>
      </w:tr>
      <w:tr w:rsidR="00266106" w:rsidRPr="001E61A8" w14:paraId="130518FE" w14:textId="77777777" w:rsidTr="00D400F8">
        <w:trPr>
          <w:trHeight w:val="300"/>
          <w:trPrChange w:id="412" w:author="Alex" w:date="2015-05-12T22:08:00Z">
            <w:trPr>
              <w:trHeight w:val="300"/>
            </w:trPr>
          </w:trPrChange>
        </w:trPr>
        <w:tc>
          <w:tcPr>
            <w:tcW w:w="1095" w:type="dxa"/>
            <w:shd w:val="clear" w:color="auto" w:fill="auto"/>
            <w:noWrap/>
            <w:vAlign w:val="bottom"/>
            <w:hideMark/>
            <w:tcPrChange w:id="413" w:author="Alex" w:date="2015-05-12T22:08:00Z">
              <w:tcPr>
                <w:tcW w:w="1095" w:type="dxa"/>
                <w:tcBorders>
                  <w:top w:val="nil"/>
                  <w:left w:val="nil"/>
                  <w:bottom w:val="nil"/>
                  <w:right w:val="nil"/>
                </w:tcBorders>
                <w:shd w:val="clear" w:color="auto" w:fill="auto"/>
                <w:noWrap/>
                <w:vAlign w:val="bottom"/>
                <w:hideMark/>
              </w:tcPr>
            </w:tcPrChange>
          </w:tcPr>
          <w:p w14:paraId="61D1E602" w14:textId="77777777" w:rsidR="001B315C" w:rsidRPr="001E61A8" w:rsidRDefault="001B315C" w:rsidP="00570380">
            <w:pPr>
              <w:spacing w:line="480" w:lineRule="auto"/>
              <w:rPr>
                <w:rFonts w:eastAsia="Times New Roman" w:cs="Times New Roman"/>
                <w:color w:val="000000"/>
              </w:rPr>
              <w:pPrChange w:id="414" w:author="Alex" w:date="2015-05-13T12:13:00Z">
                <w:pPr/>
              </w:pPrChange>
            </w:pPr>
            <w:r w:rsidRPr="001E61A8">
              <w:rPr>
                <w:rFonts w:eastAsia="Times New Roman" w:cs="Times New Roman"/>
                <w:color w:val="000000"/>
              </w:rPr>
              <w:t>E154D</w:t>
            </w:r>
          </w:p>
        </w:tc>
        <w:tc>
          <w:tcPr>
            <w:tcW w:w="1080" w:type="dxa"/>
            <w:shd w:val="clear" w:color="auto" w:fill="auto"/>
            <w:noWrap/>
            <w:vAlign w:val="bottom"/>
            <w:hideMark/>
            <w:tcPrChange w:id="415" w:author="Alex" w:date="2015-05-12T22:08:00Z">
              <w:tcPr>
                <w:tcW w:w="1080" w:type="dxa"/>
                <w:tcBorders>
                  <w:top w:val="nil"/>
                  <w:left w:val="nil"/>
                  <w:bottom w:val="nil"/>
                  <w:right w:val="nil"/>
                </w:tcBorders>
                <w:shd w:val="clear" w:color="auto" w:fill="auto"/>
                <w:noWrap/>
                <w:vAlign w:val="bottom"/>
                <w:hideMark/>
              </w:tcPr>
            </w:tcPrChange>
          </w:tcPr>
          <w:p w14:paraId="4C71C367" w14:textId="77777777" w:rsidR="001B315C" w:rsidRPr="001E61A8" w:rsidRDefault="001B315C" w:rsidP="00570380">
            <w:pPr>
              <w:spacing w:line="480" w:lineRule="auto"/>
              <w:jc w:val="right"/>
              <w:rPr>
                <w:rFonts w:eastAsia="Times New Roman" w:cs="Times New Roman"/>
                <w:color w:val="000000"/>
              </w:rPr>
              <w:pPrChange w:id="416" w:author="Alex" w:date="2015-05-13T12:13:00Z">
                <w:pPr>
                  <w:jc w:val="right"/>
                </w:pPr>
              </w:pPrChange>
            </w:pPr>
            <w:r w:rsidRPr="001E61A8">
              <w:rPr>
                <w:rFonts w:eastAsia="Times New Roman" w:cs="Times New Roman"/>
                <w:color w:val="000000"/>
              </w:rPr>
              <w:t>1.42</w:t>
            </w:r>
          </w:p>
        </w:tc>
        <w:tc>
          <w:tcPr>
            <w:tcW w:w="900" w:type="dxa"/>
            <w:shd w:val="clear" w:color="auto" w:fill="auto"/>
            <w:noWrap/>
            <w:vAlign w:val="bottom"/>
            <w:hideMark/>
            <w:tcPrChange w:id="417" w:author="Alex" w:date="2015-05-12T22:08:00Z">
              <w:tcPr>
                <w:tcW w:w="900" w:type="dxa"/>
                <w:tcBorders>
                  <w:top w:val="nil"/>
                  <w:left w:val="nil"/>
                  <w:bottom w:val="nil"/>
                  <w:right w:val="nil"/>
                </w:tcBorders>
                <w:shd w:val="clear" w:color="auto" w:fill="auto"/>
                <w:noWrap/>
                <w:vAlign w:val="bottom"/>
                <w:hideMark/>
              </w:tcPr>
            </w:tcPrChange>
          </w:tcPr>
          <w:p w14:paraId="436216BE" w14:textId="77777777" w:rsidR="001B315C" w:rsidRPr="001E61A8" w:rsidRDefault="001B315C" w:rsidP="00570380">
            <w:pPr>
              <w:spacing w:line="480" w:lineRule="auto"/>
              <w:rPr>
                <w:rFonts w:eastAsia="Times New Roman" w:cs="Times New Roman"/>
                <w:color w:val="000000"/>
              </w:rPr>
              <w:pPrChange w:id="418" w:author="Alex" w:date="2015-05-13T12:13:00Z">
                <w:pPr/>
              </w:pPrChange>
            </w:pPr>
          </w:p>
        </w:tc>
        <w:tc>
          <w:tcPr>
            <w:tcW w:w="1710" w:type="dxa"/>
            <w:shd w:val="clear" w:color="auto" w:fill="auto"/>
            <w:noWrap/>
            <w:vAlign w:val="bottom"/>
            <w:hideMark/>
            <w:tcPrChange w:id="419" w:author="Alex" w:date="2015-05-12T22:08:00Z">
              <w:tcPr>
                <w:tcW w:w="1710" w:type="dxa"/>
                <w:tcBorders>
                  <w:top w:val="nil"/>
                  <w:left w:val="nil"/>
                  <w:bottom w:val="nil"/>
                  <w:right w:val="nil"/>
                </w:tcBorders>
                <w:shd w:val="clear" w:color="auto" w:fill="auto"/>
                <w:noWrap/>
                <w:vAlign w:val="bottom"/>
                <w:hideMark/>
              </w:tcPr>
            </w:tcPrChange>
          </w:tcPr>
          <w:p w14:paraId="250F4613" w14:textId="77777777" w:rsidR="001B315C" w:rsidRPr="001E61A8" w:rsidRDefault="001B315C" w:rsidP="00570380">
            <w:pPr>
              <w:spacing w:line="480" w:lineRule="auto"/>
              <w:rPr>
                <w:rFonts w:eastAsia="Times New Roman" w:cs="Times New Roman"/>
                <w:color w:val="000000"/>
              </w:rPr>
              <w:pPrChange w:id="420" w:author="Alex" w:date="2015-05-13T12:13:00Z">
                <w:pPr/>
              </w:pPrChange>
            </w:pPr>
            <w:r w:rsidRPr="001E61A8">
              <w:rPr>
                <w:rFonts w:eastAsia="Times New Roman" w:cs="Times New Roman"/>
                <w:color w:val="000000"/>
              </w:rPr>
              <w:t>3.46 ± 0.76</w:t>
            </w:r>
          </w:p>
        </w:tc>
        <w:tc>
          <w:tcPr>
            <w:tcW w:w="1350" w:type="dxa"/>
            <w:shd w:val="clear" w:color="auto" w:fill="auto"/>
            <w:noWrap/>
            <w:vAlign w:val="bottom"/>
            <w:hideMark/>
            <w:tcPrChange w:id="421" w:author="Alex" w:date="2015-05-12T22:08:00Z">
              <w:tcPr>
                <w:tcW w:w="1350" w:type="dxa"/>
                <w:tcBorders>
                  <w:top w:val="nil"/>
                  <w:left w:val="nil"/>
                  <w:bottom w:val="nil"/>
                  <w:right w:val="nil"/>
                </w:tcBorders>
                <w:shd w:val="clear" w:color="auto" w:fill="auto"/>
                <w:noWrap/>
                <w:vAlign w:val="bottom"/>
                <w:hideMark/>
              </w:tcPr>
            </w:tcPrChange>
          </w:tcPr>
          <w:p w14:paraId="56001294" w14:textId="77777777" w:rsidR="001B315C" w:rsidRPr="001E61A8" w:rsidRDefault="001B315C" w:rsidP="00570380">
            <w:pPr>
              <w:spacing w:line="480" w:lineRule="auto"/>
              <w:rPr>
                <w:rFonts w:eastAsia="Times New Roman" w:cs="Times New Roman"/>
                <w:color w:val="000000"/>
              </w:rPr>
              <w:pPrChange w:id="422" w:author="Alex" w:date="2015-05-13T12:13:00Z">
                <w:pPr/>
              </w:pPrChange>
            </w:pPr>
            <w:r w:rsidRPr="001E61A8">
              <w:rPr>
                <w:rFonts w:eastAsia="Times New Roman" w:cs="Times New Roman"/>
                <w:color w:val="000000"/>
              </w:rPr>
              <w:t>878 ± 47</w:t>
            </w:r>
          </w:p>
        </w:tc>
        <w:tc>
          <w:tcPr>
            <w:tcW w:w="1080" w:type="dxa"/>
            <w:shd w:val="clear" w:color="auto" w:fill="auto"/>
            <w:noWrap/>
            <w:vAlign w:val="bottom"/>
            <w:hideMark/>
            <w:tcPrChange w:id="423" w:author="Alex" w:date="2015-05-12T22:08:00Z">
              <w:tcPr>
                <w:tcW w:w="1080" w:type="dxa"/>
                <w:tcBorders>
                  <w:top w:val="nil"/>
                  <w:left w:val="nil"/>
                  <w:bottom w:val="nil"/>
                  <w:right w:val="nil"/>
                </w:tcBorders>
                <w:shd w:val="clear" w:color="auto" w:fill="auto"/>
                <w:noWrap/>
                <w:vAlign w:val="bottom"/>
                <w:hideMark/>
              </w:tcPr>
            </w:tcPrChange>
          </w:tcPr>
          <w:p w14:paraId="5BD5A323" w14:textId="77777777" w:rsidR="001B315C" w:rsidRPr="001E61A8" w:rsidRDefault="001B315C" w:rsidP="00570380">
            <w:pPr>
              <w:spacing w:line="480" w:lineRule="auto"/>
              <w:rPr>
                <w:rFonts w:eastAsia="Times New Roman" w:cs="Times New Roman"/>
                <w:color w:val="000000"/>
              </w:rPr>
              <w:pPrChange w:id="424" w:author="Alex" w:date="2015-05-13T12:13:00Z">
                <w:pPr/>
              </w:pPrChange>
            </w:pPr>
          </w:p>
        </w:tc>
        <w:tc>
          <w:tcPr>
            <w:tcW w:w="2475" w:type="dxa"/>
            <w:shd w:val="clear" w:color="auto" w:fill="auto"/>
            <w:noWrap/>
            <w:vAlign w:val="bottom"/>
            <w:hideMark/>
            <w:tcPrChange w:id="425" w:author="Alex" w:date="2015-05-12T22:08:00Z">
              <w:tcPr>
                <w:tcW w:w="2475" w:type="dxa"/>
                <w:tcBorders>
                  <w:top w:val="nil"/>
                  <w:left w:val="nil"/>
                  <w:bottom w:val="nil"/>
                  <w:right w:val="nil"/>
                </w:tcBorders>
                <w:shd w:val="clear" w:color="auto" w:fill="auto"/>
                <w:noWrap/>
                <w:vAlign w:val="bottom"/>
                <w:hideMark/>
              </w:tcPr>
            </w:tcPrChange>
          </w:tcPr>
          <w:p w14:paraId="2DE05AB8" w14:textId="77777777" w:rsidR="001B315C" w:rsidRPr="001E61A8" w:rsidRDefault="001B315C" w:rsidP="00570380">
            <w:pPr>
              <w:spacing w:line="480" w:lineRule="auto"/>
              <w:rPr>
                <w:rFonts w:eastAsia="Times New Roman" w:cs="Times New Roman"/>
                <w:color w:val="000000"/>
              </w:rPr>
              <w:pPrChange w:id="426" w:author="Alex" w:date="2015-05-13T12:13:00Z">
                <w:pPr/>
              </w:pPrChange>
            </w:pPr>
            <w:r w:rsidRPr="001E61A8">
              <w:rPr>
                <w:rFonts w:eastAsia="Times New Roman" w:cs="Times New Roman"/>
                <w:color w:val="000000"/>
              </w:rPr>
              <w:t>254,004 ± 57,175</w:t>
            </w:r>
          </w:p>
        </w:tc>
      </w:tr>
      <w:tr w:rsidR="00266106" w:rsidRPr="001E61A8" w14:paraId="56697FD9" w14:textId="77777777" w:rsidTr="00D400F8">
        <w:trPr>
          <w:trHeight w:val="300"/>
          <w:trPrChange w:id="427" w:author="Alex" w:date="2015-05-12T22:08:00Z">
            <w:trPr>
              <w:trHeight w:val="300"/>
            </w:trPr>
          </w:trPrChange>
        </w:trPr>
        <w:tc>
          <w:tcPr>
            <w:tcW w:w="1095" w:type="dxa"/>
            <w:shd w:val="clear" w:color="auto" w:fill="auto"/>
            <w:noWrap/>
            <w:vAlign w:val="bottom"/>
            <w:hideMark/>
            <w:tcPrChange w:id="428" w:author="Alex" w:date="2015-05-12T22:08:00Z">
              <w:tcPr>
                <w:tcW w:w="1095" w:type="dxa"/>
                <w:tcBorders>
                  <w:top w:val="nil"/>
                  <w:left w:val="nil"/>
                  <w:bottom w:val="nil"/>
                  <w:right w:val="nil"/>
                </w:tcBorders>
                <w:shd w:val="clear" w:color="auto" w:fill="auto"/>
                <w:noWrap/>
                <w:vAlign w:val="bottom"/>
                <w:hideMark/>
              </w:tcPr>
            </w:tcPrChange>
          </w:tcPr>
          <w:p w14:paraId="459C7B13" w14:textId="77777777" w:rsidR="001B315C" w:rsidRPr="001E61A8" w:rsidRDefault="001B315C" w:rsidP="00570380">
            <w:pPr>
              <w:spacing w:line="480" w:lineRule="auto"/>
              <w:rPr>
                <w:rFonts w:eastAsia="Times New Roman" w:cs="Times New Roman"/>
                <w:color w:val="000000"/>
              </w:rPr>
              <w:pPrChange w:id="429" w:author="Alex" w:date="2015-05-13T12:13:00Z">
                <w:pPr/>
              </w:pPrChange>
            </w:pPr>
            <w:r w:rsidRPr="001E61A8">
              <w:rPr>
                <w:rFonts w:eastAsia="Times New Roman" w:cs="Times New Roman"/>
                <w:color w:val="000000"/>
              </w:rPr>
              <w:t>N163A</w:t>
            </w:r>
          </w:p>
        </w:tc>
        <w:tc>
          <w:tcPr>
            <w:tcW w:w="1080" w:type="dxa"/>
            <w:shd w:val="clear" w:color="auto" w:fill="auto"/>
            <w:noWrap/>
            <w:vAlign w:val="bottom"/>
            <w:hideMark/>
            <w:tcPrChange w:id="430" w:author="Alex" w:date="2015-05-12T22:08:00Z">
              <w:tcPr>
                <w:tcW w:w="1080" w:type="dxa"/>
                <w:tcBorders>
                  <w:top w:val="nil"/>
                  <w:left w:val="nil"/>
                  <w:bottom w:val="nil"/>
                  <w:right w:val="nil"/>
                </w:tcBorders>
                <w:shd w:val="clear" w:color="auto" w:fill="auto"/>
                <w:noWrap/>
                <w:vAlign w:val="bottom"/>
                <w:hideMark/>
              </w:tcPr>
            </w:tcPrChange>
          </w:tcPr>
          <w:p w14:paraId="1F2A6797"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431" w:author="Alex" w:date="2015-05-13T12:13:00Z">
                <w:pPr>
                  <w:jc w:val="right"/>
                </w:pPr>
              </w:pPrChange>
            </w:pPr>
            <w:r w:rsidRPr="001E61A8">
              <w:rPr>
                <w:rFonts w:eastAsia="Times New Roman" w:cs="Times New Roman"/>
                <w:color w:val="000000"/>
              </w:rPr>
              <w:t>0.74</w:t>
            </w:r>
          </w:p>
        </w:tc>
        <w:tc>
          <w:tcPr>
            <w:tcW w:w="900" w:type="dxa"/>
            <w:shd w:val="clear" w:color="auto" w:fill="auto"/>
            <w:noWrap/>
            <w:vAlign w:val="bottom"/>
            <w:hideMark/>
            <w:tcPrChange w:id="432" w:author="Alex" w:date="2015-05-12T22:08:00Z">
              <w:tcPr>
                <w:tcW w:w="900" w:type="dxa"/>
                <w:tcBorders>
                  <w:top w:val="nil"/>
                  <w:left w:val="nil"/>
                  <w:bottom w:val="nil"/>
                  <w:right w:val="nil"/>
                </w:tcBorders>
                <w:shd w:val="clear" w:color="auto" w:fill="auto"/>
                <w:noWrap/>
                <w:vAlign w:val="bottom"/>
                <w:hideMark/>
              </w:tcPr>
            </w:tcPrChange>
          </w:tcPr>
          <w:p w14:paraId="38D4BD9C" w14:textId="77777777" w:rsidR="001B315C" w:rsidRPr="001E61A8" w:rsidRDefault="001B315C" w:rsidP="00570380">
            <w:pPr>
              <w:spacing w:line="480" w:lineRule="auto"/>
              <w:rPr>
                <w:rFonts w:eastAsia="Times New Roman" w:cs="Times New Roman"/>
                <w:color w:val="000000"/>
              </w:rPr>
              <w:pPrChange w:id="433" w:author="Alex" w:date="2015-05-13T12:13:00Z">
                <w:pPr/>
              </w:pPrChange>
            </w:pPr>
          </w:p>
        </w:tc>
        <w:tc>
          <w:tcPr>
            <w:tcW w:w="1710" w:type="dxa"/>
            <w:shd w:val="clear" w:color="auto" w:fill="auto"/>
            <w:noWrap/>
            <w:vAlign w:val="bottom"/>
            <w:hideMark/>
            <w:tcPrChange w:id="434" w:author="Alex" w:date="2015-05-12T22:08:00Z">
              <w:tcPr>
                <w:tcW w:w="1710" w:type="dxa"/>
                <w:tcBorders>
                  <w:top w:val="nil"/>
                  <w:left w:val="nil"/>
                  <w:bottom w:val="nil"/>
                  <w:right w:val="nil"/>
                </w:tcBorders>
                <w:shd w:val="clear" w:color="auto" w:fill="auto"/>
                <w:noWrap/>
                <w:vAlign w:val="bottom"/>
                <w:hideMark/>
              </w:tcPr>
            </w:tcPrChange>
          </w:tcPr>
          <w:p w14:paraId="547AD486" w14:textId="77777777" w:rsidR="001B315C" w:rsidRPr="001E61A8" w:rsidRDefault="001B315C" w:rsidP="00570380">
            <w:pPr>
              <w:spacing w:line="480" w:lineRule="auto"/>
              <w:rPr>
                <w:rFonts w:eastAsia="Times New Roman" w:cs="Times New Roman"/>
                <w:color w:val="000000"/>
              </w:rPr>
              <w:pPrChange w:id="435" w:author="Alex" w:date="2015-05-13T12:13:00Z">
                <w:pPr/>
              </w:pPrChange>
            </w:pPr>
            <w:r w:rsidRPr="001E61A8">
              <w:rPr>
                <w:rFonts w:eastAsia="Times New Roman" w:cs="Times New Roman"/>
                <w:color w:val="000000"/>
              </w:rPr>
              <w:t>11.95 ± 0.91</w:t>
            </w:r>
          </w:p>
        </w:tc>
        <w:tc>
          <w:tcPr>
            <w:tcW w:w="1350" w:type="dxa"/>
            <w:shd w:val="clear" w:color="auto" w:fill="auto"/>
            <w:noWrap/>
            <w:vAlign w:val="bottom"/>
            <w:hideMark/>
            <w:tcPrChange w:id="436" w:author="Alex" w:date="2015-05-12T22:08:00Z">
              <w:tcPr>
                <w:tcW w:w="1350" w:type="dxa"/>
                <w:tcBorders>
                  <w:top w:val="nil"/>
                  <w:left w:val="nil"/>
                  <w:bottom w:val="nil"/>
                  <w:right w:val="nil"/>
                </w:tcBorders>
                <w:shd w:val="clear" w:color="auto" w:fill="auto"/>
                <w:noWrap/>
                <w:vAlign w:val="bottom"/>
                <w:hideMark/>
              </w:tcPr>
            </w:tcPrChange>
          </w:tcPr>
          <w:p w14:paraId="07380421" w14:textId="46C20C83" w:rsidR="001B315C" w:rsidRPr="001E61A8" w:rsidRDefault="001B315C" w:rsidP="00570380">
            <w:pPr>
              <w:spacing w:line="480" w:lineRule="auto"/>
              <w:rPr>
                <w:rFonts w:eastAsia="Times New Roman" w:cs="Times New Roman"/>
                <w:color w:val="000000"/>
              </w:rPr>
              <w:pPrChange w:id="437" w:author="Alex" w:date="2015-05-13T12:13:00Z">
                <w:pPr/>
              </w:pPrChange>
            </w:pPr>
            <w:r w:rsidRPr="001E61A8">
              <w:rPr>
                <w:rFonts w:eastAsia="Times New Roman" w:cs="Times New Roman"/>
                <w:color w:val="000000"/>
              </w:rPr>
              <w:t xml:space="preserve">7 ± </w:t>
            </w:r>
            <w:ins w:id="438" w:author="Alex" w:date="2015-05-13T11:52:00Z">
              <w:r w:rsidR="00CC7044">
                <w:rPr>
                  <w:rFonts w:eastAsia="Times New Roman" w:cs="Times New Roman"/>
                  <w:color w:val="000000"/>
                </w:rPr>
                <w:t>&lt;1</w:t>
              </w:r>
            </w:ins>
            <w:del w:id="439" w:author="Alex" w:date="2015-05-13T11:52:00Z">
              <w:r w:rsidRPr="001E61A8" w:rsidDel="00CC7044">
                <w:rPr>
                  <w:rFonts w:eastAsia="Times New Roman" w:cs="Times New Roman"/>
                  <w:color w:val="000000"/>
                </w:rPr>
                <w:delText>0</w:delText>
              </w:r>
            </w:del>
          </w:p>
        </w:tc>
        <w:tc>
          <w:tcPr>
            <w:tcW w:w="1080" w:type="dxa"/>
            <w:shd w:val="clear" w:color="auto" w:fill="auto"/>
            <w:noWrap/>
            <w:vAlign w:val="bottom"/>
            <w:hideMark/>
            <w:tcPrChange w:id="440" w:author="Alex" w:date="2015-05-12T22:08:00Z">
              <w:tcPr>
                <w:tcW w:w="1080" w:type="dxa"/>
                <w:tcBorders>
                  <w:top w:val="nil"/>
                  <w:left w:val="nil"/>
                  <w:bottom w:val="nil"/>
                  <w:right w:val="nil"/>
                </w:tcBorders>
                <w:shd w:val="clear" w:color="auto" w:fill="auto"/>
                <w:noWrap/>
                <w:vAlign w:val="bottom"/>
                <w:hideMark/>
              </w:tcPr>
            </w:tcPrChange>
          </w:tcPr>
          <w:p w14:paraId="0B032B9A" w14:textId="77777777" w:rsidR="001B315C" w:rsidRPr="001E61A8" w:rsidRDefault="001B315C" w:rsidP="00570380">
            <w:pPr>
              <w:spacing w:line="480" w:lineRule="auto"/>
              <w:rPr>
                <w:rFonts w:eastAsia="Times New Roman" w:cs="Times New Roman"/>
                <w:color w:val="000000"/>
              </w:rPr>
              <w:pPrChange w:id="441" w:author="Alex" w:date="2015-05-13T12:13:00Z">
                <w:pPr/>
              </w:pPrChange>
            </w:pPr>
          </w:p>
        </w:tc>
        <w:tc>
          <w:tcPr>
            <w:tcW w:w="2475" w:type="dxa"/>
            <w:shd w:val="clear" w:color="auto" w:fill="auto"/>
            <w:noWrap/>
            <w:vAlign w:val="bottom"/>
            <w:hideMark/>
            <w:tcPrChange w:id="442" w:author="Alex" w:date="2015-05-12T22:08:00Z">
              <w:tcPr>
                <w:tcW w:w="2475" w:type="dxa"/>
                <w:tcBorders>
                  <w:top w:val="nil"/>
                  <w:left w:val="nil"/>
                  <w:bottom w:val="nil"/>
                  <w:right w:val="nil"/>
                </w:tcBorders>
                <w:shd w:val="clear" w:color="auto" w:fill="auto"/>
                <w:noWrap/>
                <w:vAlign w:val="bottom"/>
                <w:hideMark/>
              </w:tcPr>
            </w:tcPrChange>
          </w:tcPr>
          <w:p w14:paraId="13AC5C9C" w14:textId="77777777" w:rsidR="001B315C" w:rsidRPr="001E61A8" w:rsidRDefault="001B315C" w:rsidP="00570380">
            <w:pPr>
              <w:spacing w:line="480" w:lineRule="auto"/>
              <w:rPr>
                <w:rFonts w:eastAsia="Times New Roman" w:cs="Times New Roman"/>
                <w:color w:val="000000"/>
              </w:rPr>
              <w:pPrChange w:id="443" w:author="Alex" w:date="2015-05-13T12:13:00Z">
                <w:pPr/>
              </w:pPrChange>
            </w:pPr>
            <w:r w:rsidRPr="001E61A8">
              <w:rPr>
                <w:rFonts w:eastAsia="Times New Roman" w:cs="Times New Roman"/>
                <w:color w:val="000000"/>
              </w:rPr>
              <w:t>558 ± 44</w:t>
            </w:r>
          </w:p>
        </w:tc>
      </w:tr>
      <w:tr w:rsidR="00266106" w:rsidRPr="001E61A8" w14:paraId="1049B501" w14:textId="77777777" w:rsidTr="00D400F8">
        <w:trPr>
          <w:trHeight w:val="300"/>
          <w:trPrChange w:id="444" w:author="Alex" w:date="2015-05-12T22:08:00Z">
            <w:trPr>
              <w:trHeight w:val="300"/>
            </w:trPr>
          </w:trPrChange>
        </w:trPr>
        <w:tc>
          <w:tcPr>
            <w:tcW w:w="1095" w:type="dxa"/>
            <w:shd w:val="clear" w:color="auto" w:fill="auto"/>
            <w:noWrap/>
            <w:vAlign w:val="bottom"/>
            <w:hideMark/>
            <w:tcPrChange w:id="445" w:author="Alex" w:date="2015-05-12T22:08:00Z">
              <w:tcPr>
                <w:tcW w:w="1095" w:type="dxa"/>
                <w:tcBorders>
                  <w:top w:val="nil"/>
                  <w:left w:val="nil"/>
                  <w:bottom w:val="nil"/>
                  <w:right w:val="nil"/>
                </w:tcBorders>
                <w:shd w:val="clear" w:color="auto" w:fill="auto"/>
                <w:noWrap/>
                <w:vAlign w:val="bottom"/>
                <w:hideMark/>
              </w:tcPr>
            </w:tcPrChange>
          </w:tcPr>
          <w:p w14:paraId="285A83FF" w14:textId="77777777" w:rsidR="001B315C" w:rsidRPr="001E61A8" w:rsidRDefault="001B315C" w:rsidP="00570380">
            <w:pPr>
              <w:spacing w:line="480" w:lineRule="auto"/>
              <w:rPr>
                <w:rFonts w:eastAsia="Times New Roman" w:cs="Times New Roman"/>
                <w:color w:val="000000"/>
              </w:rPr>
              <w:pPrChange w:id="446" w:author="Alex" w:date="2015-05-13T12:13:00Z">
                <w:pPr/>
              </w:pPrChange>
            </w:pPr>
            <w:r w:rsidRPr="001E61A8">
              <w:rPr>
                <w:rFonts w:eastAsia="Times New Roman" w:cs="Times New Roman"/>
                <w:color w:val="000000"/>
              </w:rPr>
              <w:t>N163C</w:t>
            </w:r>
          </w:p>
        </w:tc>
        <w:tc>
          <w:tcPr>
            <w:tcW w:w="1080" w:type="dxa"/>
            <w:shd w:val="clear" w:color="auto" w:fill="auto"/>
            <w:noWrap/>
            <w:vAlign w:val="bottom"/>
            <w:hideMark/>
            <w:tcPrChange w:id="447" w:author="Alex" w:date="2015-05-12T22:08:00Z">
              <w:tcPr>
                <w:tcW w:w="1080" w:type="dxa"/>
                <w:tcBorders>
                  <w:top w:val="nil"/>
                  <w:left w:val="nil"/>
                  <w:bottom w:val="nil"/>
                  <w:right w:val="nil"/>
                </w:tcBorders>
                <w:shd w:val="clear" w:color="auto" w:fill="auto"/>
                <w:noWrap/>
                <w:vAlign w:val="bottom"/>
                <w:hideMark/>
              </w:tcPr>
            </w:tcPrChange>
          </w:tcPr>
          <w:p w14:paraId="33869126"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448" w:author="Alex" w:date="2015-05-13T12:13:00Z">
                <w:pPr>
                  <w:jc w:val="right"/>
                </w:pPr>
              </w:pPrChange>
            </w:pPr>
            <w:r w:rsidRPr="001E61A8">
              <w:rPr>
                <w:rFonts w:eastAsia="Times New Roman" w:cs="Times New Roman"/>
                <w:color w:val="000000"/>
              </w:rPr>
              <w:t>1.1</w:t>
            </w:r>
          </w:p>
        </w:tc>
        <w:tc>
          <w:tcPr>
            <w:tcW w:w="900" w:type="dxa"/>
            <w:shd w:val="clear" w:color="auto" w:fill="auto"/>
            <w:noWrap/>
            <w:vAlign w:val="bottom"/>
            <w:hideMark/>
            <w:tcPrChange w:id="449" w:author="Alex" w:date="2015-05-12T22:08:00Z">
              <w:tcPr>
                <w:tcW w:w="900" w:type="dxa"/>
                <w:tcBorders>
                  <w:top w:val="nil"/>
                  <w:left w:val="nil"/>
                  <w:bottom w:val="nil"/>
                  <w:right w:val="nil"/>
                </w:tcBorders>
                <w:shd w:val="clear" w:color="auto" w:fill="auto"/>
                <w:noWrap/>
                <w:vAlign w:val="bottom"/>
                <w:hideMark/>
              </w:tcPr>
            </w:tcPrChange>
          </w:tcPr>
          <w:p w14:paraId="4C7B2B88" w14:textId="77777777" w:rsidR="001B315C" w:rsidRPr="001E61A8" w:rsidRDefault="001B315C" w:rsidP="00570380">
            <w:pPr>
              <w:spacing w:line="480" w:lineRule="auto"/>
              <w:rPr>
                <w:rFonts w:eastAsia="Times New Roman" w:cs="Times New Roman"/>
                <w:color w:val="000000"/>
              </w:rPr>
              <w:pPrChange w:id="450" w:author="Alex" w:date="2015-05-13T12:13:00Z">
                <w:pPr/>
              </w:pPrChange>
            </w:pPr>
          </w:p>
        </w:tc>
        <w:tc>
          <w:tcPr>
            <w:tcW w:w="1710" w:type="dxa"/>
            <w:shd w:val="clear" w:color="auto" w:fill="auto"/>
            <w:noWrap/>
            <w:vAlign w:val="bottom"/>
            <w:hideMark/>
            <w:tcPrChange w:id="451" w:author="Alex" w:date="2015-05-12T22:08:00Z">
              <w:tcPr>
                <w:tcW w:w="1710" w:type="dxa"/>
                <w:tcBorders>
                  <w:top w:val="nil"/>
                  <w:left w:val="nil"/>
                  <w:bottom w:val="nil"/>
                  <w:right w:val="nil"/>
                </w:tcBorders>
                <w:shd w:val="clear" w:color="auto" w:fill="auto"/>
                <w:noWrap/>
                <w:vAlign w:val="bottom"/>
                <w:hideMark/>
              </w:tcPr>
            </w:tcPrChange>
          </w:tcPr>
          <w:p w14:paraId="2C41DA3F" w14:textId="77777777" w:rsidR="001B315C" w:rsidRPr="001E61A8" w:rsidRDefault="001B315C" w:rsidP="00570380">
            <w:pPr>
              <w:spacing w:line="480" w:lineRule="auto"/>
              <w:rPr>
                <w:rFonts w:eastAsia="Times New Roman" w:cs="Times New Roman"/>
                <w:color w:val="000000"/>
              </w:rPr>
              <w:pPrChange w:id="452" w:author="Alex" w:date="2015-05-13T12:13:00Z">
                <w:pPr/>
              </w:pPrChange>
            </w:pPr>
            <w:r w:rsidRPr="001E61A8">
              <w:rPr>
                <w:rFonts w:eastAsia="Times New Roman" w:cs="Times New Roman"/>
                <w:color w:val="000000"/>
              </w:rPr>
              <w:t>5.42 ± 0.32</w:t>
            </w:r>
          </w:p>
        </w:tc>
        <w:tc>
          <w:tcPr>
            <w:tcW w:w="1350" w:type="dxa"/>
            <w:shd w:val="clear" w:color="auto" w:fill="auto"/>
            <w:noWrap/>
            <w:vAlign w:val="bottom"/>
            <w:hideMark/>
            <w:tcPrChange w:id="453" w:author="Alex" w:date="2015-05-12T22:08:00Z">
              <w:tcPr>
                <w:tcW w:w="1350" w:type="dxa"/>
                <w:tcBorders>
                  <w:top w:val="nil"/>
                  <w:left w:val="nil"/>
                  <w:bottom w:val="nil"/>
                  <w:right w:val="nil"/>
                </w:tcBorders>
                <w:shd w:val="clear" w:color="auto" w:fill="auto"/>
                <w:noWrap/>
                <w:vAlign w:val="bottom"/>
                <w:hideMark/>
              </w:tcPr>
            </w:tcPrChange>
          </w:tcPr>
          <w:p w14:paraId="755E748E" w14:textId="2A70DC59" w:rsidR="001B315C" w:rsidRPr="001E61A8" w:rsidRDefault="001B315C" w:rsidP="00570380">
            <w:pPr>
              <w:spacing w:line="480" w:lineRule="auto"/>
              <w:rPr>
                <w:rFonts w:eastAsia="Times New Roman" w:cs="Times New Roman"/>
                <w:color w:val="000000"/>
              </w:rPr>
              <w:pPrChange w:id="454" w:author="Alex" w:date="2015-05-13T12:13:00Z">
                <w:pPr/>
              </w:pPrChange>
            </w:pPr>
            <w:r w:rsidRPr="001E61A8">
              <w:rPr>
                <w:rFonts w:eastAsia="Times New Roman" w:cs="Times New Roman"/>
                <w:color w:val="000000"/>
              </w:rPr>
              <w:t xml:space="preserve">26 ± </w:t>
            </w:r>
            <w:ins w:id="455" w:author="Alex" w:date="2015-05-13T11:52:00Z">
              <w:r w:rsidR="00CC7044">
                <w:rPr>
                  <w:rFonts w:eastAsia="Times New Roman" w:cs="Times New Roman"/>
                  <w:color w:val="000000"/>
                </w:rPr>
                <w:t>&lt;1</w:t>
              </w:r>
            </w:ins>
            <w:del w:id="456" w:author="Alex" w:date="2015-05-13T11:52:00Z">
              <w:r w:rsidRPr="001E61A8" w:rsidDel="00CC7044">
                <w:rPr>
                  <w:rFonts w:eastAsia="Times New Roman" w:cs="Times New Roman"/>
                  <w:color w:val="000000"/>
                </w:rPr>
                <w:delText>0</w:delText>
              </w:r>
            </w:del>
          </w:p>
        </w:tc>
        <w:tc>
          <w:tcPr>
            <w:tcW w:w="1080" w:type="dxa"/>
            <w:shd w:val="clear" w:color="auto" w:fill="auto"/>
            <w:noWrap/>
            <w:vAlign w:val="bottom"/>
            <w:hideMark/>
            <w:tcPrChange w:id="457" w:author="Alex" w:date="2015-05-12T22:08:00Z">
              <w:tcPr>
                <w:tcW w:w="1080" w:type="dxa"/>
                <w:tcBorders>
                  <w:top w:val="nil"/>
                  <w:left w:val="nil"/>
                  <w:bottom w:val="nil"/>
                  <w:right w:val="nil"/>
                </w:tcBorders>
                <w:shd w:val="clear" w:color="auto" w:fill="auto"/>
                <w:noWrap/>
                <w:vAlign w:val="bottom"/>
                <w:hideMark/>
              </w:tcPr>
            </w:tcPrChange>
          </w:tcPr>
          <w:p w14:paraId="43AA6B57" w14:textId="77777777" w:rsidR="001B315C" w:rsidRPr="001E61A8" w:rsidRDefault="001B315C" w:rsidP="00570380">
            <w:pPr>
              <w:spacing w:line="480" w:lineRule="auto"/>
              <w:rPr>
                <w:rFonts w:eastAsia="Times New Roman" w:cs="Times New Roman"/>
                <w:color w:val="000000"/>
              </w:rPr>
              <w:pPrChange w:id="458" w:author="Alex" w:date="2015-05-13T12:13:00Z">
                <w:pPr/>
              </w:pPrChange>
            </w:pPr>
          </w:p>
        </w:tc>
        <w:tc>
          <w:tcPr>
            <w:tcW w:w="2475" w:type="dxa"/>
            <w:shd w:val="clear" w:color="auto" w:fill="auto"/>
            <w:noWrap/>
            <w:vAlign w:val="bottom"/>
            <w:hideMark/>
            <w:tcPrChange w:id="459" w:author="Alex" w:date="2015-05-12T22:08:00Z">
              <w:tcPr>
                <w:tcW w:w="2475" w:type="dxa"/>
                <w:tcBorders>
                  <w:top w:val="nil"/>
                  <w:left w:val="nil"/>
                  <w:bottom w:val="nil"/>
                  <w:right w:val="nil"/>
                </w:tcBorders>
                <w:shd w:val="clear" w:color="auto" w:fill="auto"/>
                <w:noWrap/>
                <w:vAlign w:val="bottom"/>
                <w:hideMark/>
              </w:tcPr>
            </w:tcPrChange>
          </w:tcPr>
          <w:p w14:paraId="7BE4B6E7" w14:textId="77777777" w:rsidR="001B315C" w:rsidRPr="001E61A8" w:rsidRDefault="001B315C" w:rsidP="00570380">
            <w:pPr>
              <w:spacing w:line="480" w:lineRule="auto"/>
              <w:rPr>
                <w:rFonts w:eastAsia="Times New Roman" w:cs="Times New Roman"/>
                <w:color w:val="000000"/>
              </w:rPr>
              <w:pPrChange w:id="460" w:author="Alex" w:date="2015-05-13T12:13:00Z">
                <w:pPr/>
              </w:pPrChange>
            </w:pPr>
            <w:r w:rsidRPr="001E61A8">
              <w:rPr>
                <w:rFonts w:eastAsia="Times New Roman" w:cs="Times New Roman"/>
                <w:color w:val="000000"/>
              </w:rPr>
              <w:t>4,766 ± 291</w:t>
            </w:r>
          </w:p>
        </w:tc>
      </w:tr>
      <w:tr w:rsidR="00266106" w:rsidRPr="001E61A8" w14:paraId="113E7B05" w14:textId="77777777" w:rsidTr="00D400F8">
        <w:trPr>
          <w:trHeight w:val="300"/>
          <w:trPrChange w:id="461" w:author="Alex" w:date="2015-05-12T22:08:00Z">
            <w:trPr>
              <w:trHeight w:val="300"/>
            </w:trPr>
          </w:trPrChange>
        </w:trPr>
        <w:tc>
          <w:tcPr>
            <w:tcW w:w="1095" w:type="dxa"/>
            <w:shd w:val="clear" w:color="auto" w:fill="auto"/>
            <w:noWrap/>
            <w:vAlign w:val="bottom"/>
            <w:hideMark/>
            <w:tcPrChange w:id="462" w:author="Alex" w:date="2015-05-12T22:08:00Z">
              <w:tcPr>
                <w:tcW w:w="1095" w:type="dxa"/>
                <w:tcBorders>
                  <w:top w:val="nil"/>
                  <w:left w:val="nil"/>
                  <w:bottom w:val="nil"/>
                  <w:right w:val="nil"/>
                </w:tcBorders>
                <w:shd w:val="clear" w:color="auto" w:fill="auto"/>
                <w:noWrap/>
                <w:vAlign w:val="bottom"/>
                <w:hideMark/>
              </w:tcPr>
            </w:tcPrChange>
          </w:tcPr>
          <w:p w14:paraId="76B1AF37" w14:textId="77777777" w:rsidR="001B315C" w:rsidRPr="001E61A8" w:rsidRDefault="001B315C" w:rsidP="00570380">
            <w:pPr>
              <w:spacing w:line="480" w:lineRule="auto"/>
              <w:rPr>
                <w:rFonts w:eastAsia="Times New Roman" w:cs="Times New Roman"/>
                <w:color w:val="000000"/>
              </w:rPr>
              <w:pPrChange w:id="463" w:author="Alex" w:date="2015-05-13T12:13:00Z">
                <w:pPr/>
              </w:pPrChange>
            </w:pPr>
            <w:r w:rsidRPr="001E61A8">
              <w:rPr>
                <w:rFonts w:eastAsia="Times New Roman" w:cs="Times New Roman"/>
                <w:color w:val="000000"/>
              </w:rPr>
              <w:t>N163D</w:t>
            </w:r>
          </w:p>
        </w:tc>
        <w:tc>
          <w:tcPr>
            <w:tcW w:w="1080" w:type="dxa"/>
            <w:shd w:val="clear" w:color="auto" w:fill="auto"/>
            <w:noWrap/>
            <w:vAlign w:val="bottom"/>
            <w:hideMark/>
            <w:tcPrChange w:id="464" w:author="Alex" w:date="2015-05-12T22:08:00Z">
              <w:tcPr>
                <w:tcW w:w="1080" w:type="dxa"/>
                <w:tcBorders>
                  <w:top w:val="nil"/>
                  <w:left w:val="nil"/>
                  <w:bottom w:val="nil"/>
                  <w:right w:val="nil"/>
                </w:tcBorders>
                <w:shd w:val="clear" w:color="auto" w:fill="auto"/>
                <w:noWrap/>
                <w:vAlign w:val="bottom"/>
                <w:hideMark/>
              </w:tcPr>
            </w:tcPrChange>
          </w:tcPr>
          <w:p w14:paraId="199BD89A"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465" w:author="Alex" w:date="2015-05-13T12:13:00Z">
                <w:pPr>
                  <w:jc w:val="right"/>
                </w:pPr>
              </w:pPrChange>
            </w:pPr>
            <w:r w:rsidRPr="001E61A8">
              <w:rPr>
                <w:rFonts w:eastAsia="Times New Roman" w:cs="Times New Roman"/>
                <w:color w:val="000000"/>
              </w:rPr>
              <w:t>1.05</w:t>
            </w:r>
          </w:p>
        </w:tc>
        <w:tc>
          <w:tcPr>
            <w:tcW w:w="900" w:type="dxa"/>
            <w:shd w:val="clear" w:color="auto" w:fill="auto"/>
            <w:noWrap/>
            <w:vAlign w:val="bottom"/>
            <w:hideMark/>
            <w:tcPrChange w:id="466" w:author="Alex" w:date="2015-05-12T22:08:00Z">
              <w:tcPr>
                <w:tcW w:w="900" w:type="dxa"/>
                <w:tcBorders>
                  <w:top w:val="nil"/>
                  <w:left w:val="nil"/>
                  <w:bottom w:val="nil"/>
                  <w:right w:val="nil"/>
                </w:tcBorders>
                <w:shd w:val="clear" w:color="auto" w:fill="auto"/>
                <w:noWrap/>
                <w:vAlign w:val="bottom"/>
                <w:hideMark/>
              </w:tcPr>
            </w:tcPrChange>
          </w:tcPr>
          <w:p w14:paraId="0AD15D19" w14:textId="77777777" w:rsidR="001B315C" w:rsidRPr="001E61A8" w:rsidRDefault="001B315C" w:rsidP="00570380">
            <w:pPr>
              <w:spacing w:line="480" w:lineRule="auto"/>
              <w:rPr>
                <w:rFonts w:eastAsia="Times New Roman" w:cs="Times New Roman"/>
                <w:color w:val="000000"/>
              </w:rPr>
              <w:pPrChange w:id="467" w:author="Alex" w:date="2015-05-13T12:13:00Z">
                <w:pPr/>
              </w:pPrChange>
            </w:pPr>
          </w:p>
        </w:tc>
        <w:tc>
          <w:tcPr>
            <w:tcW w:w="1710" w:type="dxa"/>
            <w:shd w:val="clear" w:color="auto" w:fill="auto"/>
            <w:noWrap/>
            <w:vAlign w:val="bottom"/>
            <w:hideMark/>
            <w:tcPrChange w:id="468" w:author="Alex" w:date="2015-05-12T22:08:00Z">
              <w:tcPr>
                <w:tcW w:w="1710" w:type="dxa"/>
                <w:tcBorders>
                  <w:top w:val="nil"/>
                  <w:left w:val="nil"/>
                  <w:bottom w:val="nil"/>
                  <w:right w:val="nil"/>
                </w:tcBorders>
                <w:shd w:val="clear" w:color="auto" w:fill="auto"/>
                <w:noWrap/>
                <w:vAlign w:val="bottom"/>
                <w:hideMark/>
              </w:tcPr>
            </w:tcPrChange>
          </w:tcPr>
          <w:p w14:paraId="1CED30B2" w14:textId="77777777" w:rsidR="001B315C" w:rsidRPr="001E61A8" w:rsidRDefault="001B315C" w:rsidP="00570380">
            <w:pPr>
              <w:spacing w:line="480" w:lineRule="auto"/>
              <w:rPr>
                <w:rFonts w:eastAsia="Times New Roman" w:cs="Times New Roman"/>
                <w:color w:val="000000"/>
              </w:rPr>
              <w:pPrChange w:id="469" w:author="Alex" w:date="2015-05-13T12:13:00Z">
                <w:pPr/>
              </w:pPrChange>
            </w:pPr>
            <w:r w:rsidRPr="001E61A8">
              <w:rPr>
                <w:rFonts w:eastAsia="Times New Roman" w:cs="Times New Roman"/>
                <w:color w:val="000000"/>
              </w:rPr>
              <w:t>15.19 ± 1.41</w:t>
            </w:r>
          </w:p>
        </w:tc>
        <w:tc>
          <w:tcPr>
            <w:tcW w:w="1350" w:type="dxa"/>
            <w:shd w:val="clear" w:color="auto" w:fill="auto"/>
            <w:noWrap/>
            <w:vAlign w:val="bottom"/>
            <w:hideMark/>
            <w:tcPrChange w:id="470" w:author="Alex" w:date="2015-05-12T22:08:00Z">
              <w:tcPr>
                <w:tcW w:w="1350" w:type="dxa"/>
                <w:tcBorders>
                  <w:top w:val="nil"/>
                  <w:left w:val="nil"/>
                  <w:bottom w:val="nil"/>
                  <w:right w:val="nil"/>
                </w:tcBorders>
                <w:shd w:val="clear" w:color="auto" w:fill="auto"/>
                <w:noWrap/>
                <w:vAlign w:val="bottom"/>
                <w:hideMark/>
              </w:tcPr>
            </w:tcPrChange>
          </w:tcPr>
          <w:p w14:paraId="5271E15F" w14:textId="2EC08311" w:rsidR="001B315C" w:rsidRPr="001E61A8" w:rsidRDefault="001B315C" w:rsidP="00570380">
            <w:pPr>
              <w:spacing w:line="480" w:lineRule="auto"/>
              <w:rPr>
                <w:rFonts w:eastAsia="Times New Roman" w:cs="Times New Roman"/>
                <w:color w:val="000000"/>
              </w:rPr>
              <w:pPrChange w:id="471" w:author="Alex" w:date="2015-05-13T12:13:00Z">
                <w:pPr/>
              </w:pPrChange>
            </w:pPr>
            <w:r w:rsidRPr="001E61A8">
              <w:rPr>
                <w:rFonts w:eastAsia="Times New Roman" w:cs="Times New Roman"/>
                <w:color w:val="000000"/>
              </w:rPr>
              <w:t xml:space="preserve">12 ± </w:t>
            </w:r>
            <w:ins w:id="472" w:author="Alex" w:date="2015-05-13T11:52:00Z">
              <w:r w:rsidR="00CC7044">
                <w:rPr>
                  <w:rFonts w:eastAsia="Times New Roman" w:cs="Times New Roman"/>
                  <w:color w:val="000000"/>
                </w:rPr>
                <w:t>&lt;1</w:t>
              </w:r>
            </w:ins>
            <w:del w:id="473" w:author="Alex" w:date="2015-05-13T11:52:00Z">
              <w:r w:rsidRPr="001E61A8" w:rsidDel="00CC7044">
                <w:rPr>
                  <w:rFonts w:eastAsia="Times New Roman" w:cs="Times New Roman"/>
                  <w:color w:val="000000"/>
                </w:rPr>
                <w:delText>0</w:delText>
              </w:r>
            </w:del>
          </w:p>
        </w:tc>
        <w:tc>
          <w:tcPr>
            <w:tcW w:w="1080" w:type="dxa"/>
            <w:shd w:val="clear" w:color="auto" w:fill="auto"/>
            <w:noWrap/>
            <w:vAlign w:val="bottom"/>
            <w:hideMark/>
            <w:tcPrChange w:id="474" w:author="Alex" w:date="2015-05-12T22:08:00Z">
              <w:tcPr>
                <w:tcW w:w="1080" w:type="dxa"/>
                <w:tcBorders>
                  <w:top w:val="nil"/>
                  <w:left w:val="nil"/>
                  <w:bottom w:val="nil"/>
                  <w:right w:val="nil"/>
                </w:tcBorders>
                <w:shd w:val="clear" w:color="auto" w:fill="auto"/>
                <w:noWrap/>
                <w:vAlign w:val="bottom"/>
                <w:hideMark/>
              </w:tcPr>
            </w:tcPrChange>
          </w:tcPr>
          <w:p w14:paraId="75DFE901" w14:textId="77777777" w:rsidR="001B315C" w:rsidRPr="001E61A8" w:rsidRDefault="001B315C" w:rsidP="00570380">
            <w:pPr>
              <w:spacing w:line="480" w:lineRule="auto"/>
              <w:rPr>
                <w:rFonts w:eastAsia="Times New Roman" w:cs="Times New Roman"/>
                <w:color w:val="000000"/>
              </w:rPr>
              <w:pPrChange w:id="475" w:author="Alex" w:date="2015-05-13T12:13:00Z">
                <w:pPr/>
              </w:pPrChange>
            </w:pPr>
          </w:p>
        </w:tc>
        <w:tc>
          <w:tcPr>
            <w:tcW w:w="2475" w:type="dxa"/>
            <w:shd w:val="clear" w:color="auto" w:fill="auto"/>
            <w:noWrap/>
            <w:vAlign w:val="bottom"/>
            <w:hideMark/>
            <w:tcPrChange w:id="476" w:author="Alex" w:date="2015-05-12T22:08:00Z">
              <w:tcPr>
                <w:tcW w:w="2475" w:type="dxa"/>
                <w:tcBorders>
                  <w:top w:val="nil"/>
                  <w:left w:val="nil"/>
                  <w:bottom w:val="nil"/>
                  <w:right w:val="nil"/>
                </w:tcBorders>
                <w:shd w:val="clear" w:color="auto" w:fill="auto"/>
                <w:noWrap/>
                <w:vAlign w:val="bottom"/>
                <w:hideMark/>
              </w:tcPr>
            </w:tcPrChange>
          </w:tcPr>
          <w:p w14:paraId="29FAAFFE" w14:textId="77777777" w:rsidR="001B315C" w:rsidRPr="001E61A8" w:rsidRDefault="001B315C" w:rsidP="00570380">
            <w:pPr>
              <w:spacing w:line="480" w:lineRule="auto"/>
              <w:rPr>
                <w:rFonts w:eastAsia="Times New Roman" w:cs="Times New Roman"/>
                <w:color w:val="000000"/>
              </w:rPr>
              <w:pPrChange w:id="477" w:author="Alex" w:date="2015-05-13T12:13:00Z">
                <w:pPr/>
              </w:pPrChange>
            </w:pPr>
            <w:r w:rsidRPr="001E61A8">
              <w:rPr>
                <w:rFonts w:eastAsia="Times New Roman" w:cs="Times New Roman"/>
                <w:color w:val="000000"/>
              </w:rPr>
              <w:t>789 ± 77</w:t>
            </w:r>
          </w:p>
        </w:tc>
      </w:tr>
      <w:tr w:rsidR="00266106" w:rsidRPr="001E61A8" w14:paraId="57D3C952" w14:textId="77777777" w:rsidTr="00D400F8">
        <w:trPr>
          <w:trHeight w:val="300"/>
          <w:trPrChange w:id="478" w:author="Alex" w:date="2015-05-12T22:08:00Z">
            <w:trPr>
              <w:trHeight w:val="300"/>
            </w:trPr>
          </w:trPrChange>
        </w:trPr>
        <w:tc>
          <w:tcPr>
            <w:tcW w:w="1095" w:type="dxa"/>
            <w:shd w:val="clear" w:color="auto" w:fill="auto"/>
            <w:noWrap/>
            <w:vAlign w:val="bottom"/>
            <w:hideMark/>
            <w:tcPrChange w:id="479" w:author="Alex" w:date="2015-05-12T22:08:00Z">
              <w:tcPr>
                <w:tcW w:w="1095" w:type="dxa"/>
                <w:tcBorders>
                  <w:top w:val="nil"/>
                  <w:left w:val="nil"/>
                  <w:bottom w:val="nil"/>
                  <w:right w:val="nil"/>
                </w:tcBorders>
                <w:shd w:val="clear" w:color="auto" w:fill="auto"/>
                <w:noWrap/>
                <w:vAlign w:val="bottom"/>
                <w:hideMark/>
              </w:tcPr>
            </w:tcPrChange>
          </w:tcPr>
          <w:p w14:paraId="250216D5" w14:textId="77777777" w:rsidR="001B315C" w:rsidRPr="001E61A8" w:rsidRDefault="001B315C" w:rsidP="00570380">
            <w:pPr>
              <w:spacing w:line="480" w:lineRule="auto"/>
              <w:rPr>
                <w:rFonts w:eastAsia="Times New Roman" w:cs="Times New Roman"/>
                <w:color w:val="000000"/>
              </w:rPr>
              <w:pPrChange w:id="480" w:author="Alex" w:date="2015-05-13T12:13:00Z">
                <w:pPr/>
              </w:pPrChange>
            </w:pPr>
            <w:r w:rsidRPr="001E61A8">
              <w:rPr>
                <w:rFonts w:eastAsia="Times New Roman" w:cs="Times New Roman"/>
                <w:color w:val="000000"/>
              </w:rPr>
              <w:t>E164A</w:t>
            </w:r>
          </w:p>
        </w:tc>
        <w:tc>
          <w:tcPr>
            <w:tcW w:w="1080" w:type="dxa"/>
            <w:shd w:val="clear" w:color="auto" w:fill="auto"/>
            <w:noWrap/>
            <w:vAlign w:val="bottom"/>
            <w:hideMark/>
            <w:tcPrChange w:id="481" w:author="Alex" w:date="2015-05-12T22:08:00Z">
              <w:tcPr>
                <w:tcW w:w="1080" w:type="dxa"/>
                <w:tcBorders>
                  <w:top w:val="nil"/>
                  <w:left w:val="nil"/>
                  <w:bottom w:val="nil"/>
                  <w:right w:val="nil"/>
                </w:tcBorders>
                <w:shd w:val="clear" w:color="auto" w:fill="auto"/>
                <w:noWrap/>
                <w:vAlign w:val="bottom"/>
                <w:hideMark/>
              </w:tcPr>
            </w:tcPrChange>
          </w:tcPr>
          <w:p w14:paraId="5C329CB4"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482" w:author="Alex" w:date="2015-05-13T12:13:00Z">
                <w:pPr>
                  <w:jc w:val="right"/>
                </w:pPr>
              </w:pPrChange>
            </w:pPr>
            <w:r w:rsidRPr="001E61A8">
              <w:rPr>
                <w:rFonts w:eastAsia="Times New Roman" w:cs="Times New Roman"/>
                <w:color w:val="000000"/>
              </w:rPr>
              <w:t>0.42</w:t>
            </w:r>
          </w:p>
        </w:tc>
        <w:tc>
          <w:tcPr>
            <w:tcW w:w="900" w:type="dxa"/>
            <w:shd w:val="clear" w:color="auto" w:fill="auto"/>
            <w:noWrap/>
            <w:vAlign w:val="bottom"/>
            <w:hideMark/>
            <w:tcPrChange w:id="483" w:author="Alex" w:date="2015-05-12T22:08:00Z">
              <w:tcPr>
                <w:tcW w:w="900" w:type="dxa"/>
                <w:tcBorders>
                  <w:top w:val="nil"/>
                  <w:left w:val="nil"/>
                  <w:bottom w:val="nil"/>
                  <w:right w:val="nil"/>
                </w:tcBorders>
                <w:shd w:val="clear" w:color="auto" w:fill="auto"/>
                <w:noWrap/>
                <w:vAlign w:val="bottom"/>
                <w:hideMark/>
              </w:tcPr>
            </w:tcPrChange>
          </w:tcPr>
          <w:p w14:paraId="1CB28F7E" w14:textId="77777777" w:rsidR="001B315C" w:rsidRPr="001E61A8" w:rsidRDefault="001B315C" w:rsidP="00570380">
            <w:pPr>
              <w:spacing w:line="480" w:lineRule="auto"/>
              <w:rPr>
                <w:rFonts w:eastAsia="Times New Roman" w:cs="Times New Roman"/>
                <w:color w:val="000000"/>
              </w:rPr>
              <w:pPrChange w:id="484" w:author="Alex" w:date="2015-05-13T12:13:00Z">
                <w:pPr/>
              </w:pPrChange>
            </w:pPr>
          </w:p>
        </w:tc>
        <w:tc>
          <w:tcPr>
            <w:tcW w:w="1710" w:type="dxa"/>
            <w:shd w:val="clear" w:color="auto" w:fill="auto"/>
            <w:noWrap/>
            <w:vAlign w:val="bottom"/>
            <w:hideMark/>
            <w:tcPrChange w:id="485" w:author="Alex" w:date="2015-05-12T22:08:00Z">
              <w:tcPr>
                <w:tcW w:w="1710" w:type="dxa"/>
                <w:tcBorders>
                  <w:top w:val="nil"/>
                  <w:left w:val="nil"/>
                  <w:bottom w:val="nil"/>
                  <w:right w:val="nil"/>
                </w:tcBorders>
                <w:shd w:val="clear" w:color="auto" w:fill="auto"/>
                <w:noWrap/>
                <w:vAlign w:val="bottom"/>
                <w:hideMark/>
              </w:tcPr>
            </w:tcPrChange>
          </w:tcPr>
          <w:p w14:paraId="0937900C" w14:textId="77777777" w:rsidR="001B315C" w:rsidRPr="001E61A8" w:rsidRDefault="001B315C" w:rsidP="00570380">
            <w:pPr>
              <w:spacing w:line="480" w:lineRule="auto"/>
              <w:rPr>
                <w:rFonts w:eastAsia="Times New Roman" w:cs="Times New Roman"/>
                <w:color w:val="000000"/>
              </w:rPr>
              <w:pPrChange w:id="486" w:author="Alex" w:date="2015-05-13T12:13:00Z">
                <w:pPr/>
              </w:pPrChange>
            </w:pPr>
            <w:r w:rsidRPr="001E61A8">
              <w:rPr>
                <w:rFonts w:eastAsia="Times New Roman" w:cs="Times New Roman"/>
                <w:color w:val="000000"/>
              </w:rPr>
              <w:t>1.01 ± 0.17</w:t>
            </w:r>
          </w:p>
        </w:tc>
        <w:tc>
          <w:tcPr>
            <w:tcW w:w="1350" w:type="dxa"/>
            <w:shd w:val="clear" w:color="auto" w:fill="auto"/>
            <w:noWrap/>
            <w:vAlign w:val="bottom"/>
            <w:hideMark/>
            <w:tcPrChange w:id="487" w:author="Alex" w:date="2015-05-12T22:08:00Z">
              <w:tcPr>
                <w:tcW w:w="1350" w:type="dxa"/>
                <w:tcBorders>
                  <w:top w:val="nil"/>
                  <w:left w:val="nil"/>
                  <w:bottom w:val="nil"/>
                  <w:right w:val="nil"/>
                </w:tcBorders>
                <w:shd w:val="clear" w:color="auto" w:fill="auto"/>
                <w:noWrap/>
                <w:vAlign w:val="bottom"/>
                <w:hideMark/>
              </w:tcPr>
            </w:tcPrChange>
          </w:tcPr>
          <w:p w14:paraId="339DC379" w14:textId="77777777" w:rsidR="001B315C" w:rsidRPr="001E61A8" w:rsidRDefault="001B315C" w:rsidP="00570380">
            <w:pPr>
              <w:spacing w:line="480" w:lineRule="auto"/>
              <w:rPr>
                <w:rFonts w:eastAsia="Times New Roman" w:cs="Times New Roman"/>
                <w:color w:val="000000"/>
              </w:rPr>
              <w:pPrChange w:id="488" w:author="Alex" w:date="2015-05-13T12:13:00Z">
                <w:pPr/>
              </w:pPrChange>
            </w:pPr>
            <w:del w:id="489" w:author="Alex" w:date="2015-05-13T11:52:00Z">
              <w:r w:rsidRPr="001E61A8" w:rsidDel="00CC7044">
                <w:rPr>
                  <w:rFonts w:eastAsia="Times New Roman" w:cs="Times New Roman"/>
                  <w:color w:val="000000"/>
                </w:rPr>
                <w:delText>0 ± 0</w:delText>
              </w:r>
            </w:del>
          </w:p>
        </w:tc>
        <w:tc>
          <w:tcPr>
            <w:tcW w:w="1080" w:type="dxa"/>
            <w:shd w:val="clear" w:color="auto" w:fill="auto"/>
            <w:noWrap/>
            <w:vAlign w:val="bottom"/>
            <w:hideMark/>
            <w:tcPrChange w:id="490" w:author="Alex" w:date="2015-05-12T22:08:00Z">
              <w:tcPr>
                <w:tcW w:w="1080" w:type="dxa"/>
                <w:tcBorders>
                  <w:top w:val="nil"/>
                  <w:left w:val="nil"/>
                  <w:bottom w:val="nil"/>
                  <w:right w:val="nil"/>
                </w:tcBorders>
                <w:shd w:val="clear" w:color="auto" w:fill="auto"/>
                <w:noWrap/>
                <w:vAlign w:val="bottom"/>
                <w:hideMark/>
              </w:tcPr>
            </w:tcPrChange>
          </w:tcPr>
          <w:p w14:paraId="4660CBC1" w14:textId="77777777" w:rsidR="001B315C" w:rsidRPr="001E61A8" w:rsidRDefault="001B315C" w:rsidP="00570380">
            <w:pPr>
              <w:spacing w:line="480" w:lineRule="auto"/>
              <w:rPr>
                <w:rFonts w:eastAsia="Times New Roman" w:cs="Times New Roman"/>
                <w:color w:val="000000"/>
              </w:rPr>
              <w:pPrChange w:id="491" w:author="Alex" w:date="2015-05-13T12:13:00Z">
                <w:pPr/>
              </w:pPrChange>
            </w:pPr>
          </w:p>
        </w:tc>
        <w:tc>
          <w:tcPr>
            <w:tcW w:w="2475" w:type="dxa"/>
            <w:shd w:val="clear" w:color="auto" w:fill="auto"/>
            <w:noWrap/>
            <w:vAlign w:val="bottom"/>
            <w:hideMark/>
            <w:tcPrChange w:id="492" w:author="Alex" w:date="2015-05-12T22:08:00Z">
              <w:tcPr>
                <w:tcW w:w="2475" w:type="dxa"/>
                <w:tcBorders>
                  <w:top w:val="nil"/>
                  <w:left w:val="nil"/>
                  <w:bottom w:val="nil"/>
                  <w:right w:val="nil"/>
                </w:tcBorders>
                <w:shd w:val="clear" w:color="auto" w:fill="auto"/>
                <w:noWrap/>
                <w:vAlign w:val="bottom"/>
                <w:hideMark/>
              </w:tcPr>
            </w:tcPrChange>
          </w:tcPr>
          <w:p w14:paraId="0A7579F1" w14:textId="77777777" w:rsidR="001B315C" w:rsidRPr="001E61A8" w:rsidRDefault="001B315C" w:rsidP="00570380">
            <w:pPr>
              <w:spacing w:line="480" w:lineRule="auto"/>
              <w:rPr>
                <w:rFonts w:eastAsia="Times New Roman" w:cs="Times New Roman"/>
                <w:color w:val="000000"/>
              </w:rPr>
              <w:pPrChange w:id="493" w:author="Alex" w:date="2015-05-13T12:13:00Z">
                <w:pPr/>
              </w:pPrChange>
            </w:pPr>
            <w:r w:rsidRPr="001E61A8">
              <w:rPr>
                <w:rFonts w:eastAsia="Times New Roman" w:cs="Times New Roman"/>
                <w:color w:val="000000"/>
              </w:rPr>
              <w:t>190 ± 33</w:t>
            </w:r>
          </w:p>
        </w:tc>
      </w:tr>
      <w:tr w:rsidR="00266106" w:rsidRPr="001E61A8" w14:paraId="09C0B015" w14:textId="77777777" w:rsidTr="00D400F8">
        <w:trPr>
          <w:trHeight w:val="300"/>
          <w:trPrChange w:id="494" w:author="Alex" w:date="2015-05-12T22:08:00Z">
            <w:trPr>
              <w:trHeight w:val="300"/>
            </w:trPr>
          </w:trPrChange>
        </w:trPr>
        <w:tc>
          <w:tcPr>
            <w:tcW w:w="1095" w:type="dxa"/>
            <w:shd w:val="clear" w:color="auto" w:fill="auto"/>
            <w:noWrap/>
            <w:vAlign w:val="bottom"/>
            <w:hideMark/>
            <w:tcPrChange w:id="495" w:author="Alex" w:date="2015-05-12T22:08:00Z">
              <w:tcPr>
                <w:tcW w:w="1095" w:type="dxa"/>
                <w:tcBorders>
                  <w:top w:val="nil"/>
                  <w:left w:val="nil"/>
                  <w:bottom w:val="nil"/>
                  <w:right w:val="nil"/>
                </w:tcBorders>
                <w:shd w:val="clear" w:color="auto" w:fill="auto"/>
                <w:noWrap/>
                <w:vAlign w:val="bottom"/>
                <w:hideMark/>
              </w:tcPr>
            </w:tcPrChange>
          </w:tcPr>
          <w:p w14:paraId="72DF4686" w14:textId="77777777" w:rsidR="001B315C" w:rsidRPr="001E61A8" w:rsidRDefault="001B315C" w:rsidP="00570380">
            <w:pPr>
              <w:spacing w:line="480" w:lineRule="auto"/>
              <w:rPr>
                <w:rFonts w:eastAsia="Times New Roman" w:cs="Times New Roman"/>
                <w:color w:val="000000"/>
              </w:rPr>
              <w:pPrChange w:id="496" w:author="Alex" w:date="2015-05-13T12:13:00Z">
                <w:pPr/>
              </w:pPrChange>
            </w:pPr>
            <w:r w:rsidRPr="001E61A8">
              <w:rPr>
                <w:rFonts w:eastAsia="Times New Roman" w:cs="Times New Roman"/>
                <w:color w:val="000000"/>
              </w:rPr>
              <w:t>Y166P</w:t>
            </w:r>
          </w:p>
        </w:tc>
        <w:tc>
          <w:tcPr>
            <w:tcW w:w="1080" w:type="dxa"/>
            <w:shd w:val="clear" w:color="auto" w:fill="auto"/>
            <w:noWrap/>
            <w:vAlign w:val="bottom"/>
            <w:hideMark/>
            <w:tcPrChange w:id="497" w:author="Alex" w:date="2015-05-12T22:08:00Z">
              <w:tcPr>
                <w:tcW w:w="1080" w:type="dxa"/>
                <w:tcBorders>
                  <w:top w:val="nil"/>
                  <w:left w:val="nil"/>
                  <w:bottom w:val="nil"/>
                  <w:right w:val="nil"/>
                </w:tcBorders>
                <w:shd w:val="clear" w:color="auto" w:fill="auto"/>
                <w:noWrap/>
                <w:vAlign w:val="bottom"/>
                <w:hideMark/>
              </w:tcPr>
            </w:tcPrChange>
          </w:tcPr>
          <w:p w14:paraId="7AA1668E"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498" w:author="Alex" w:date="2015-05-13T12:13:00Z">
                <w:pPr>
                  <w:jc w:val="right"/>
                </w:pPr>
              </w:pPrChange>
            </w:pPr>
            <w:r w:rsidRPr="001E61A8">
              <w:rPr>
                <w:rFonts w:eastAsia="Times New Roman" w:cs="Times New Roman"/>
                <w:color w:val="000000"/>
              </w:rPr>
              <w:t>0.18</w:t>
            </w:r>
          </w:p>
        </w:tc>
        <w:tc>
          <w:tcPr>
            <w:tcW w:w="900" w:type="dxa"/>
            <w:shd w:val="clear" w:color="auto" w:fill="auto"/>
            <w:noWrap/>
            <w:vAlign w:val="bottom"/>
            <w:hideMark/>
            <w:tcPrChange w:id="499" w:author="Alex" w:date="2015-05-12T22:08:00Z">
              <w:tcPr>
                <w:tcW w:w="900" w:type="dxa"/>
                <w:tcBorders>
                  <w:top w:val="nil"/>
                  <w:left w:val="nil"/>
                  <w:bottom w:val="nil"/>
                  <w:right w:val="nil"/>
                </w:tcBorders>
                <w:shd w:val="clear" w:color="auto" w:fill="auto"/>
                <w:noWrap/>
                <w:vAlign w:val="bottom"/>
                <w:hideMark/>
              </w:tcPr>
            </w:tcPrChange>
          </w:tcPr>
          <w:p w14:paraId="1CE85ABC" w14:textId="77777777" w:rsidR="001B315C" w:rsidRPr="001E61A8" w:rsidRDefault="001B315C" w:rsidP="00570380">
            <w:pPr>
              <w:spacing w:line="480" w:lineRule="auto"/>
              <w:rPr>
                <w:rFonts w:eastAsia="Times New Roman" w:cs="Times New Roman"/>
                <w:color w:val="000000"/>
              </w:rPr>
              <w:pPrChange w:id="500" w:author="Alex" w:date="2015-05-13T12:13:00Z">
                <w:pPr/>
              </w:pPrChange>
            </w:pPr>
          </w:p>
        </w:tc>
        <w:tc>
          <w:tcPr>
            <w:tcW w:w="1710" w:type="dxa"/>
            <w:shd w:val="clear" w:color="auto" w:fill="auto"/>
            <w:noWrap/>
            <w:vAlign w:val="bottom"/>
            <w:hideMark/>
            <w:tcPrChange w:id="501" w:author="Alex" w:date="2015-05-12T22:08:00Z">
              <w:tcPr>
                <w:tcW w:w="1710" w:type="dxa"/>
                <w:tcBorders>
                  <w:top w:val="nil"/>
                  <w:left w:val="nil"/>
                  <w:bottom w:val="nil"/>
                  <w:right w:val="nil"/>
                </w:tcBorders>
                <w:shd w:val="clear" w:color="auto" w:fill="auto"/>
                <w:noWrap/>
                <w:vAlign w:val="bottom"/>
                <w:hideMark/>
              </w:tcPr>
            </w:tcPrChange>
          </w:tcPr>
          <w:p w14:paraId="18EDAF99" w14:textId="77777777" w:rsidR="001B315C" w:rsidRPr="001E61A8" w:rsidRDefault="001B315C" w:rsidP="00570380">
            <w:pPr>
              <w:spacing w:line="480" w:lineRule="auto"/>
              <w:rPr>
                <w:rFonts w:eastAsia="Times New Roman" w:cs="Times New Roman"/>
                <w:color w:val="000000"/>
              </w:rPr>
              <w:pPrChange w:id="502" w:author="Alex" w:date="2015-05-13T12:13:00Z">
                <w:pPr/>
              </w:pPrChange>
            </w:pPr>
            <w:r w:rsidRPr="001E61A8">
              <w:rPr>
                <w:rFonts w:eastAsia="Times New Roman" w:cs="Times New Roman"/>
                <w:color w:val="000000"/>
              </w:rPr>
              <w:t>2.50 ± 0.45</w:t>
            </w:r>
          </w:p>
        </w:tc>
        <w:tc>
          <w:tcPr>
            <w:tcW w:w="1350" w:type="dxa"/>
            <w:shd w:val="clear" w:color="auto" w:fill="auto"/>
            <w:noWrap/>
            <w:vAlign w:val="bottom"/>
            <w:hideMark/>
            <w:tcPrChange w:id="503" w:author="Alex" w:date="2015-05-12T22:08:00Z">
              <w:tcPr>
                <w:tcW w:w="1350" w:type="dxa"/>
                <w:tcBorders>
                  <w:top w:val="nil"/>
                  <w:left w:val="nil"/>
                  <w:bottom w:val="nil"/>
                  <w:right w:val="nil"/>
                </w:tcBorders>
                <w:shd w:val="clear" w:color="auto" w:fill="auto"/>
                <w:noWrap/>
                <w:vAlign w:val="bottom"/>
                <w:hideMark/>
              </w:tcPr>
            </w:tcPrChange>
          </w:tcPr>
          <w:p w14:paraId="71763721" w14:textId="77777777" w:rsidR="001B315C" w:rsidRPr="001E61A8" w:rsidRDefault="001B315C" w:rsidP="00570380">
            <w:pPr>
              <w:spacing w:line="480" w:lineRule="auto"/>
              <w:rPr>
                <w:rFonts w:eastAsia="Times New Roman" w:cs="Times New Roman"/>
                <w:color w:val="000000"/>
              </w:rPr>
              <w:pPrChange w:id="504" w:author="Alex" w:date="2015-05-13T12:13:00Z">
                <w:pPr/>
              </w:pPrChange>
            </w:pPr>
            <w:r w:rsidRPr="001E61A8">
              <w:rPr>
                <w:rFonts w:eastAsia="Times New Roman" w:cs="Times New Roman"/>
                <w:color w:val="000000"/>
              </w:rPr>
              <w:t>27 ± 1</w:t>
            </w:r>
          </w:p>
        </w:tc>
        <w:tc>
          <w:tcPr>
            <w:tcW w:w="1080" w:type="dxa"/>
            <w:shd w:val="clear" w:color="auto" w:fill="auto"/>
            <w:noWrap/>
            <w:vAlign w:val="bottom"/>
            <w:hideMark/>
            <w:tcPrChange w:id="505" w:author="Alex" w:date="2015-05-12T22:08:00Z">
              <w:tcPr>
                <w:tcW w:w="1080" w:type="dxa"/>
                <w:tcBorders>
                  <w:top w:val="nil"/>
                  <w:left w:val="nil"/>
                  <w:bottom w:val="nil"/>
                  <w:right w:val="nil"/>
                </w:tcBorders>
                <w:shd w:val="clear" w:color="auto" w:fill="auto"/>
                <w:noWrap/>
                <w:vAlign w:val="bottom"/>
                <w:hideMark/>
              </w:tcPr>
            </w:tcPrChange>
          </w:tcPr>
          <w:p w14:paraId="5F2DCFD1" w14:textId="77777777" w:rsidR="001B315C" w:rsidRPr="001E61A8" w:rsidRDefault="001B315C" w:rsidP="00570380">
            <w:pPr>
              <w:spacing w:line="480" w:lineRule="auto"/>
              <w:rPr>
                <w:rFonts w:eastAsia="Times New Roman" w:cs="Times New Roman"/>
                <w:color w:val="000000"/>
              </w:rPr>
              <w:pPrChange w:id="506" w:author="Alex" w:date="2015-05-13T12:13:00Z">
                <w:pPr/>
              </w:pPrChange>
            </w:pPr>
            <w:r w:rsidRPr="001E61A8">
              <w:rPr>
                <w:rFonts w:eastAsia="Times New Roman" w:cs="Times New Roman"/>
                <w:color w:val="000000"/>
              </w:rPr>
              <w:t>94.95 ± 10.18</w:t>
            </w:r>
          </w:p>
        </w:tc>
        <w:tc>
          <w:tcPr>
            <w:tcW w:w="2475" w:type="dxa"/>
            <w:shd w:val="clear" w:color="auto" w:fill="auto"/>
            <w:noWrap/>
            <w:vAlign w:val="bottom"/>
            <w:hideMark/>
            <w:tcPrChange w:id="507" w:author="Alex" w:date="2015-05-12T22:08:00Z">
              <w:tcPr>
                <w:tcW w:w="2475" w:type="dxa"/>
                <w:tcBorders>
                  <w:top w:val="nil"/>
                  <w:left w:val="nil"/>
                  <w:bottom w:val="nil"/>
                  <w:right w:val="nil"/>
                </w:tcBorders>
                <w:shd w:val="clear" w:color="auto" w:fill="auto"/>
                <w:noWrap/>
                <w:vAlign w:val="bottom"/>
                <w:hideMark/>
              </w:tcPr>
            </w:tcPrChange>
          </w:tcPr>
          <w:p w14:paraId="7B8A753D" w14:textId="77777777" w:rsidR="001B315C" w:rsidRPr="001E61A8" w:rsidRDefault="001B315C" w:rsidP="00570380">
            <w:pPr>
              <w:spacing w:line="480" w:lineRule="auto"/>
              <w:rPr>
                <w:rFonts w:eastAsia="Times New Roman" w:cs="Times New Roman"/>
                <w:color w:val="000000"/>
              </w:rPr>
              <w:pPrChange w:id="508" w:author="Alex" w:date="2015-05-13T12:13:00Z">
                <w:pPr/>
              </w:pPrChange>
            </w:pPr>
            <w:r w:rsidRPr="001E61A8">
              <w:rPr>
                <w:rFonts w:eastAsia="Times New Roman" w:cs="Times New Roman"/>
                <w:color w:val="000000"/>
              </w:rPr>
              <w:t>10,596 ± 1,981</w:t>
            </w:r>
          </w:p>
        </w:tc>
      </w:tr>
      <w:tr w:rsidR="00266106" w:rsidRPr="001E61A8" w14:paraId="0296211A" w14:textId="77777777" w:rsidTr="00D400F8">
        <w:trPr>
          <w:trHeight w:val="300"/>
          <w:trPrChange w:id="509" w:author="Alex" w:date="2015-05-12T22:08:00Z">
            <w:trPr>
              <w:trHeight w:val="300"/>
            </w:trPr>
          </w:trPrChange>
        </w:trPr>
        <w:tc>
          <w:tcPr>
            <w:tcW w:w="1095" w:type="dxa"/>
            <w:shd w:val="clear" w:color="auto" w:fill="auto"/>
            <w:noWrap/>
            <w:vAlign w:val="bottom"/>
            <w:hideMark/>
            <w:tcPrChange w:id="510" w:author="Alex" w:date="2015-05-12T22:08:00Z">
              <w:tcPr>
                <w:tcW w:w="1095" w:type="dxa"/>
                <w:tcBorders>
                  <w:top w:val="nil"/>
                  <w:left w:val="nil"/>
                  <w:bottom w:val="nil"/>
                  <w:right w:val="nil"/>
                </w:tcBorders>
                <w:shd w:val="clear" w:color="auto" w:fill="auto"/>
                <w:noWrap/>
                <w:vAlign w:val="bottom"/>
                <w:hideMark/>
              </w:tcPr>
            </w:tcPrChange>
          </w:tcPr>
          <w:p w14:paraId="402FC01D" w14:textId="77777777" w:rsidR="001B315C" w:rsidRPr="001E61A8" w:rsidRDefault="001B315C" w:rsidP="00570380">
            <w:pPr>
              <w:spacing w:line="480" w:lineRule="auto"/>
              <w:rPr>
                <w:rFonts w:eastAsia="Times New Roman" w:cs="Times New Roman"/>
                <w:color w:val="000000"/>
              </w:rPr>
              <w:pPrChange w:id="511" w:author="Alex" w:date="2015-05-13T12:13:00Z">
                <w:pPr/>
              </w:pPrChange>
            </w:pPr>
            <w:r w:rsidRPr="001E61A8">
              <w:rPr>
                <w:rFonts w:eastAsia="Times New Roman" w:cs="Times New Roman"/>
                <w:color w:val="000000"/>
              </w:rPr>
              <w:t>C167A</w:t>
            </w:r>
          </w:p>
        </w:tc>
        <w:tc>
          <w:tcPr>
            <w:tcW w:w="1080" w:type="dxa"/>
            <w:shd w:val="clear" w:color="auto" w:fill="auto"/>
            <w:noWrap/>
            <w:vAlign w:val="bottom"/>
            <w:hideMark/>
            <w:tcPrChange w:id="512" w:author="Alex" w:date="2015-05-12T22:08:00Z">
              <w:tcPr>
                <w:tcW w:w="1080" w:type="dxa"/>
                <w:tcBorders>
                  <w:top w:val="nil"/>
                  <w:left w:val="nil"/>
                  <w:bottom w:val="nil"/>
                  <w:right w:val="nil"/>
                </w:tcBorders>
                <w:shd w:val="clear" w:color="auto" w:fill="auto"/>
                <w:noWrap/>
                <w:vAlign w:val="bottom"/>
                <w:hideMark/>
              </w:tcPr>
            </w:tcPrChange>
          </w:tcPr>
          <w:p w14:paraId="02E9F20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513" w:author="Alex" w:date="2015-05-13T12:13:00Z">
                <w:pPr>
                  <w:jc w:val="right"/>
                </w:pPr>
              </w:pPrChange>
            </w:pPr>
            <w:r w:rsidRPr="001E61A8">
              <w:rPr>
                <w:rFonts w:eastAsia="Times New Roman" w:cs="Times New Roman"/>
                <w:color w:val="000000"/>
              </w:rPr>
              <w:t>0.48</w:t>
            </w:r>
          </w:p>
        </w:tc>
        <w:tc>
          <w:tcPr>
            <w:tcW w:w="900" w:type="dxa"/>
            <w:shd w:val="clear" w:color="auto" w:fill="auto"/>
            <w:noWrap/>
            <w:vAlign w:val="bottom"/>
            <w:hideMark/>
            <w:tcPrChange w:id="514" w:author="Alex" w:date="2015-05-12T22:08:00Z">
              <w:tcPr>
                <w:tcW w:w="900" w:type="dxa"/>
                <w:tcBorders>
                  <w:top w:val="nil"/>
                  <w:left w:val="nil"/>
                  <w:bottom w:val="nil"/>
                  <w:right w:val="nil"/>
                </w:tcBorders>
                <w:shd w:val="clear" w:color="auto" w:fill="auto"/>
                <w:noWrap/>
                <w:vAlign w:val="bottom"/>
                <w:hideMark/>
              </w:tcPr>
            </w:tcPrChange>
          </w:tcPr>
          <w:p w14:paraId="63F5BF31" w14:textId="77777777" w:rsidR="001B315C" w:rsidRPr="001E61A8" w:rsidRDefault="001B315C" w:rsidP="00570380">
            <w:pPr>
              <w:spacing w:line="480" w:lineRule="auto"/>
              <w:rPr>
                <w:rFonts w:eastAsia="Times New Roman" w:cs="Times New Roman"/>
                <w:color w:val="000000"/>
              </w:rPr>
              <w:pPrChange w:id="515" w:author="Alex" w:date="2015-05-13T12:13:00Z">
                <w:pPr/>
              </w:pPrChange>
            </w:pPr>
          </w:p>
        </w:tc>
        <w:tc>
          <w:tcPr>
            <w:tcW w:w="1710" w:type="dxa"/>
            <w:shd w:val="clear" w:color="auto" w:fill="auto"/>
            <w:noWrap/>
            <w:vAlign w:val="bottom"/>
            <w:hideMark/>
            <w:tcPrChange w:id="516" w:author="Alex" w:date="2015-05-12T22:08:00Z">
              <w:tcPr>
                <w:tcW w:w="1710" w:type="dxa"/>
                <w:tcBorders>
                  <w:top w:val="nil"/>
                  <w:left w:val="nil"/>
                  <w:bottom w:val="nil"/>
                  <w:right w:val="nil"/>
                </w:tcBorders>
                <w:shd w:val="clear" w:color="auto" w:fill="auto"/>
                <w:noWrap/>
                <w:vAlign w:val="bottom"/>
                <w:hideMark/>
              </w:tcPr>
            </w:tcPrChange>
          </w:tcPr>
          <w:p w14:paraId="65B4A8CC" w14:textId="77777777" w:rsidR="001B315C" w:rsidRPr="001E61A8" w:rsidRDefault="001B315C" w:rsidP="00570380">
            <w:pPr>
              <w:spacing w:line="480" w:lineRule="auto"/>
              <w:rPr>
                <w:rFonts w:eastAsia="Times New Roman" w:cs="Times New Roman"/>
                <w:color w:val="000000"/>
              </w:rPr>
              <w:pPrChange w:id="517" w:author="Alex" w:date="2015-05-13T12:13:00Z">
                <w:pPr/>
              </w:pPrChange>
            </w:pPr>
            <w:r w:rsidRPr="001E61A8">
              <w:rPr>
                <w:rFonts w:eastAsia="Times New Roman" w:cs="Times New Roman"/>
                <w:color w:val="000000"/>
              </w:rPr>
              <w:t>14.56 ± 1.27</w:t>
            </w:r>
          </w:p>
        </w:tc>
        <w:tc>
          <w:tcPr>
            <w:tcW w:w="1350" w:type="dxa"/>
            <w:shd w:val="clear" w:color="auto" w:fill="auto"/>
            <w:noWrap/>
            <w:vAlign w:val="bottom"/>
            <w:hideMark/>
            <w:tcPrChange w:id="518" w:author="Alex" w:date="2015-05-12T22:08:00Z">
              <w:tcPr>
                <w:tcW w:w="1350" w:type="dxa"/>
                <w:tcBorders>
                  <w:top w:val="nil"/>
                  <w:left w:val="nil"/>
                  <w:bottom w:val="nil"/>
                  <w:right w:val="nil"/>
                </w:tcBorders>
                <w:shd w:val="clear" w:color="auto" w:fill="auto"/>
                <w:noWrap/>
                <w:vAlign w:val="bottom"/>
                <w:hideMark/>
              </w:tcPr>
            </w:tcPrChange>
          </w:tcPr>
          <w:p w14:paraId="5EBC7D76" w14:textId="77777777" w:rsidR="001B315C" w:rsidRPr="001E61A8" w:rsidRDefault="001B315C" w:rsidP="00570380">
            <w:pPr>
              <w:spacing w:line="480" w:lineRule="auto"/>
              <w:rPr>
                <w:rFonts w:eastAsia="Times New Roman" w:cs="Times New Roman"/>
                <w:color w:val="000000"/>
              </w:rPr>
              <w:pPrChange w:id="519" w:author="Alex" w:date="2015-05-13T12:13:00Z">
                <w:pPr/>
              </w:pPrChange>
            </w:pPr>
            <w:r w:rsidRPr="001E61A8">
              <w:rPr>
                <w:rFonts w:eastAsia="Times New Roman" w:cs="Times New Roman"/>
                <w:color w:val="000000"/>
              </w:rPr>
              <w:t>479 ± 14</w:t>
            </w:r>
          </w:p>
        </w:tc>
        <w:tc>
          <w:tcPr>
            <w:tcW w:w="1080" w:type="dxa"/>
            <w:shd w:val="clear" w:color="auto" w:fill="auto"/>
            <w:noWrap/>
            <w:vAlign w:val="bottom"/>
            <w:hideMark/>
            <w:tcPrChange w:id="520" w:author="Alex" w:date="2015-05-12T22:08:00Z">
              <w:tcPr>
                <w:tcW w:w="1080" w:type="dxa"/>
                <w:tcBorders>
                  <w:top w:val="nil"/>
                  <w:left w:val="nil"/>
                  <w:bottom w:val="nil"/>
                  <w:right w:val="nil"/>
                </w:tcBorders>
                <w:shd w:val="clear" w:color="auto" w:fill="auto"/>
                <w:noWrap/>
                <w:vAlign w:val="bottom"/>
                <w:hideMark/>
              </w:tcPr>
            </w:tcPrChange>
          </w:tcPr>
          <w:p w14:paraId="00261287" w14:textId="77777777" w:rsidR="001B315C" w:rsidRPr="001E61A8" w:rsidRDefault="001B315C" w:rsidP="00570380">
            <w:pPr>
              <w:spacing w:line="480" w:lineRule="auto"/>
              <w:rPr>
                <w:rFonts w:eastAsia="Times New Roman" w:cs="Times New Roman"/>
                <w:color w:val="000000"/>
              </w:rPr>
              <w:pPrChange w:id="521" w:author="Alex" w:date="2015-05-13T12:13:00Z">
                <w:pPr/>
              </w:pPrChange>
            </w:pPr>
          </w:p>
        </w:tc>
        <w:tc>
          <w:tcPr>
            <w:tcW w:w="2475" w:type="dxa"/>
            <w:shd w:val="clear" w:color="auto" w:fill="auto"/>
            <w:noWrap/>
            <w:vAlign w:val="bottom"/>
            <w:hideMark/>
            <w:tcPrChange w:id="522" w:author="Alex" w:date="2015-05-12T22:08:00Z">
              <w:tcPr>
                <w:tcW w:w="2475" w:type="dxa"/>
                <w:tcBorders>
                  <w:top w:val="nil"/>
                  <w:left w:val="nil"/>
                  <w:bottom w:val="nil"/>
                  <w:right w:val="nil"/>
                </w:tcBorders>
                <w:shd w:val="clear" w:color="auto" w:fill="auto"/>
                <w:noWrap/>
                <w:vAlign w:val="bottom"/>
                <w:hideMark/>
              </w:tcPr>
            </w:tcPrChange>
          </w:tcPr>
          <w:p w14:paraId="4FA185C8" w14:textId="77777777" w:rsidR="001B315C" w:rsidRPr="001E61A8" w:rsidRDefault="001B315C" w:rsidP="00570380">
            <w:pPr>
              <w:spacing w:line="480" w:lineRule="auto"/>
              <w:rPr>
                <w:rFonts w:eastAsia="Times New Roman" w:cs="Times New Roman"/>
                <w:color w:val="000000"/>
              </w:rPr>
              <w:pPrChange w:id="523" w:author="Alex" w:date="2015-05-13T12:13:00Z">
                <w:pPr/>
              </w:pPrChange>
            </w:pPr>
            <w:r w:rsidRPr="001E61A8">
              <w:rPr>
                <w:rFonts w:eastAsia="Times New Roman" w:cs="Times New Roman"/>
                <w:color w:val="000000"/>
              </w:rPr>
              <w:t>32,884 ± 3,026</w:t>
            </w:r>
          </w:p>
        </w:tc>
      </w:tr>
      <w:tr w:rsidR="00266106" w:rsidRPr="001E61A8" w14:paraId="0758735B" w14:textId="77777777" w:rsidTr="00D400F8">
        <w:trPr>
          <w:trHeight w:val="300"/>
          <w:trPrChange w:id="524" w:author="Alex" w:date="2015-05-12T22:08:00Z">
            <w:trPr>
              <w:trHeight w:val="300"/>
            </w:trPr>
          </w:trPrChange>
        </w:trPr>
        <w:tc>
          <w:tcPr>
            <w:tcW w:w="1095" w:type="dxa"/>
            <w:shd w:val="clear" w:color="auto" w:fill="auto"/>
            <w:noWrap/>
            <w:vAlign w:val="bottom"/>
            <w:hideMark/>
            <w:tcPrChange w:id="525" w:author="Alex" w:date="2015-05-12T22:08:00Z">
              <w:tcPr>
                <w:tcW w:w="1095" w:type="dxa"/>
                <w:tcBorders>
                  <w:top w:val="nil"/>
                  <w:left w:val="nil"/>
                  <w:bottom w:val="nil"/>
                  <w:right w:val="nil"/>
                </w:tcBorders>
                <w:shd w:val="clear" w:color="auto" w:fill="auto"/>
                <w:noWrap/>
                <w:vAlign w:val="bottom"/>
                <w:hideMark/>
              </w:tcPr>
            </w:tcPrChange>
          </w:tcPr>
          <w:p w14:paraId="5480A355" w14:textId="77777777" w:rsidR="001B315C" w:rsidRPr="001E61A8" w:rsidRDefault="001B315C" w:rsidP="00570380">
            <w:pPr>
              <w:spacing w:line="480" w:lineRule="auto"/>
              <w:rPr>
                <w:rFonts w:eastAsia="Times New Roman" w:cs="Times New Roman"/>
                <w:color w:val="000000"/>
              </w:rPr>
              <w:pPrChange w:id="526" w:author="Alex" w:date="2015-05-13T12:13:00Z">
                <w:pPr/>
              </w:pPrChange>
            </w:pPr>
            <w:r w:rsidRPr="001E61A8">
              <w:rPr>
                <w:rFonts w:eastAsia="Times New Roman" w:cs="Times New Roman"/>
                <w:color w:val="000000"/>
              </w:rPr>
              <w:t>C167Q</w:t>
            </w:r>
          </w:p>
        </w:tc>
        <w:tc>
          <w:tcPr>
            <w:tcW w:w="1080" w:type="dxa"/>
            <w:shd w:val="clear" w:color="auto" w:fill="auto"/>
            <w:noWrap/>
            <w:vAlign w:val="bottom"/>
            <w:hideMark/>
            <w:tcPrChange w:id="527" w:author="Alex" w:date="2015-05-12T22:08:00Z">
              <w:tcPr>
                <w:tcW w:w="1080" w:type="dxa"/>
                <w:tcBorders>
                  <w:top w:val="nil"/>
                  <w:left w:val="nil"/>
                  <w:bottom w:val="nil"/>
                  <w:right w:val="nil"/>
                </w:tcBorders>
                <w:shd w:val="clear" w:color="auto" w:fill="auto"/>
                <w:noWrap/>
                <w:vAlign w:val="bottom"/>
                <w:hideMark/>
              </w:tcPr>
            </w:tcPrChange>
          </w:tcPr>
          <w:p w14:paraId="6606D942"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528" w:author="Alex" w:date="2015-05-13T12:13:00Z">
                <w:pPr>
                  <w:jc w:val="right"/>
                </w:pPr>
              </w:pPrChange>
            </w:pPr>
            <w:r w:rsidRPr="001E61A8">
              <w:rPr>
                <w:rFonts w:eastAsia="Times New Roman" w:cs="Times New Roman"/>
                <w:color w:val="000000"/>
              </w:rPr>
              <w:t>0.94</w:t>
            </w:r>
          </w:p>
        </w:tc>
        <w:tc>
          <w:tcPr>
            <w:tcW w:w="900" w:type="dxa"/>
            <w:shd w:val="clear" w:color="auto" w:fill="auto"/>
            <w:noWrap/>
            <w:vAlign w:val="bottom"/>
            <w:hideMark/>
            <w:tcPrChange w:id="529" w:author="Alex" w:date="2015-05-12T22:08:00Z">
              <w:tcPr>
                <w:tcW w:w="900" w:type="dxa"/>
                <w:tcBorders>
                  <w:top w:val="nil"/>
                  <w:left w:val="nil"/>
                  <w:bottom w:val="nil"/>
                  <w:right w:val="nil"/>
                </w:tcBorders>
                <w:shd w:val="clear" w:color="auto" w:fill="auto"/>
                <w:noWrap/>
                <w:vAlign w:val="bottom"/>
                <w:hideMark/>
              </w:tcPr>
            </w:tcPrChange>
          </w:tcPr>
          <w:p w14:paraId="2FC9A09B" w14:textId="77777777" w:rsidR="001B315C" w:rsidRPr="001E61A8" w:rsidRDefault="001B315C" w:rsidP="00570380">
            <w:pPr>
              <w:spacing w:line="480" w:lineRule="auto"/>
              <w:rPr>
                <w:rFonts w:eastAsia="Times New Roman" w:cs="Times New Roman"/>
                <w:color w:val="000000"/>
              </w:rPr>
              <w:pPrChange w:id="530" w:author="Alex" w:date="2015-05-13T12:13:00Z">
                <w:pPr/>
              </w:pPrChange>
            </w:pPr>
          </w:p>
        </w:tc>
        <w:tc>
          <w:tcPr>
            <w:tcW w:w="1710" w:type="dxa"/>
            <w:shd w:val="clear" w:color="auto" w:fill="auto"/>
            <w:noWrap/>
            <w:vAlign w:val="bottom"/>
            <w:hideMark/>
            <w:tcPrChange w:id="531" w:author="Alex" w:date="2015-05-12T22:08:00Z">
              <w:tcPr>
                <w:tcW w:w="1710" w:type="dxa"/>
                <w:tcBorders>
                  <w:top w:val="nil"/>
                  <w:left w:val="nil"/>
                  <w:bottom w:val="nil"/>
                  <w:right w:val="nil"/>
                </w:tcBorders>
                <w:shd w:val="clear" w:color="auto" w:fill="auto"/>
                <w:noWrap/>
                <w:vAlign w:val="bottom"/>
                <w:hideMark/>
              </w:tcPr>
            </w:tcPrChange>
          </w:tcPr>
          <w:p w14:paraId="652315CD" w14:textId="77777777" w:rsidR="001B315C" w:rsidRPr="001E61A8" w:rsidRDefault="001B315C" w:rsidP="00570380">
            <w:pPr>
              <w:spacing w:line="480" w:lineRule="auto"/>
              <w:rPr>
                <w:rFonts w:eastAsia="Times New Roman" w:cs="Times New Roman"/>
                <w:color w:val="000000"/>
              </w:rPr>
              <w:pPrChange w:id="532" w:author="Alex" w:date="2015-05-13T12:13:00Z">
                <w:pPr/>
              </w:pPrChange>
            </w:pPr>
            <w:r w:rsidRPr="001E61A8">
              <w:rPr>
                <w:rFonts w:eastAsia="Times New Roman" w:cs="Times New Roman"/>
                <w:color w:val="000000"/>
              </w:rPr>
              <w:t>4.92 ± 0.19</w:t>
            </w:r>
          </w:p>
        </w:tc>
        <w:tc>
          <w:tcPr>
            <w:tcW w:w="1350" w:type="dxa"/>
            <w:shd w:val="clear" w:color="auto" w:fill="auto"/>
            <w:noWrap/>
            <w:vAlign w:val="bottom"/>
            <w:hideMark/>
            <w:tcPrChange w:id="533" w:author="Alex" w:date="2015-05-12T22:08:00Z">
              <w:tcPr>
                <w:tcW w:w="1350" w:type="dxa"/>
                <w:tcBorders>
                  <w:top w:val="nil"/>
                  <w:left w:val="nil"/>
                  <w:bottom w:val="nil"/>
                  <w:right w:val="nil"/>
                </w:tcBorders>
                <w:shd w:val="clear" w:color="auto" w:fill="auto"/>
                <w:noWrap/>
                <w:vAlign w:val="bottom"/>
                <w:hideMark/>
              </w:tcPr>
            </w:tcPrChange>
          </w:tcPr>
          <w:p w14:paraId="0E083BDB" w14:textId="77777777" w:rsidR="001B315C" w:rsidRPr="001E61A8" w:rsidRDefault="001B315C" w:rsidP="00570380">
            <w:pPr>
              <w:spacing w:line="480" w:lineRule="auto"/>
              <w:rPr>
                <w:rFonts w:eastAsia="Times New Roman" w:cs="Times New Roman"/>
                <w:color w:val="000000"/>
              </w:rPr>
              <w:pPrChange w:id="534" w:author="Alex" w:date="2015-05-13T12:13:00Z">
                <w:pPr/>
              </w:pPrChange>
            </w:pPr>
            <w:r w:rsidRPr="001E61A8">
              <w:rPr>
                <w:rFonts w:eastAsia="Times New Roman" w:cs="Times New Roman"/>
                <w:color w:val="000000"/>
              </w:rPr>
              <w:t>504 ± 6</w:t>
            </w:r>
          </w:p>
        </w:tc>
        <w:tc>
          <w:tcPr>
            <w:tcW w:w="1080" w:type="dxa"/>
            <w:shd w:val="clear" w:color="auto" w:fill="auto"/>
            <w:noWrap/>
            <w:vAlign w:val="bottom"/>
            <w:hideMark/>
            <w:tcPrChange w:id="535" w:author="Alex" w:date="2015-05-12T22:08:00Z">
              <w:tcPr>
                <w:tcW w:w="1080" w:type="dxa"/>
                <w:tcBorders>
                  <w:top w:val="nil"/>
                  <w:left w:val="nil"/>
                  <w:bottom w:val="nil"/>
                  <w:right w:val="nil"/>
                </w:tcBorders>
                <w:shd w:val="clear" w:color="auto" w:fill="auto"/>
                <w:noWrap/>
                <w:vAlign w:val="bottom"/>
                <w:hideMark/>
              </w:tcPr>
            </w:tcPrChange>
          </w:tcPr>
          <w:p w14:paraId="6CED06FD" w14:textId="77777777" w:rsidR="001B315C" w:rsidRPr="001E61A8" w:rsidRDefault="001B315C" w:rsidP="00570380">
            <w:pPr>
              <w:spacing w:line="480" w:lineRule="auto"/>
              <w:rPr>
                <w:rFonts w:eastAsia="Times New Roman" w:cs="Times New Roman"/>
                <w:color w:val="000000"/>
              </w:rPr>
              <w:pPrChange w:id="536" w:author="Alex" w:date="2015-05-13T12:13:00Z">
                <w:pPr/>
              </w:pPrChange>
            </w:pPr>
            <w:r w:rsidRPr="001E61A8">
              <w:rPr>
                <w:rFonts w:eastAsia="Times New Roman" w:cs="Times New Roman"/>
                <w:color w:val="000000"/>
              </w:rPr>
              <w:t>590.71 ± 86.56</w:t>
            </w:r>
          </w:p>
        </w:tc>
        <w:tc>
          <w:tcPr>
            <w:tcW w:w="2475" w:type="dxa"/>
            <w:shd w:val="clear" w:color="auto" w:fill="auto"/>
            <w:noWrap/>
            <w:vAlign w:val="bottom"/>
            <w:hideMark/>
            <w:tcPrChange w:id="537" w:author="Alex" w:date="2015-05-12T22:08:00Z">
              <w:tcPr>
                <w:tcW w:w="2475" w:type="dxa"/>
                <w:tcBorders>
                  <w:top w:val="nil"/>
                  <w:left w:val="nil"/>
                  <w:bottom w:val="nil"/>
                  <w:right w:val="nil"/>
                </w:tcBorders>
                <w:shd w:val="clear" w:color="auto" w:fill="auto"/>
                <w:noWrap/>
                <w:vAlign w:val="bottom"/>
                <w:hideMark/>
              </w:tcPr>
            </w:tcPrChange>
          </w:tcPr>
          <w:p w14:paraId="5C320E38" w14:textId="77777777" w:rsidR="001B315C" w:rsidRPr="001E61A8" w:rsidRDefault="001B315C" w:rsidP="00570380">
            <w:pPr>
              <w:spacing w:line="480" w:lineRule="auto"/>
              <w:rPr>
                <w:rFonts w:eastAsia="Times New Roman" w:cs="Times New Roman"/>
                <w:color w:val="000000"/>
              </w:rPr>
              <w:pPrChange w:id="538" w:author="Alex" w:date="2015-05-13T12:13:00Z">
                <w:pPr/>
              </w:pPrChange>
            </w:pPr>
            <w:r w:rsidRPr="001E61A8">
              <w:rPr>
                <w:rFonts w:eastAsia="Times New Roman" w:cs="Times New Roman"/>
                <w:color w:val="000000"/>
              </w:rPr>
              <w:t>102,415 ± 4,149</w:t>
            </w:r>
          </w:p>
        </w:tc>
      </w:tr>
      <w:tr w:rsidR="00266106" w:rsidRPr="001E61A8" w14:paraId="117E83FA" w14:textId="77777777" w:rsidTr="00D400F8">
        <w:trPr>
          <w:trHeight w:val="300"/>
          <w:trPrChange w:id="539" w:author="Alex" w:date="2015-05-12T22:08:00Z">
            <w:trPr>
              <w:trHeight w:val="300"/>
            </w:trPr>
          </w:trPrChange>
        </w:trPr>
        <w:tc>
          <w:tcPr>
            <w:tcW w:w="1095" w:type="dxa"/>
            <w:shd w:val="clear" w:color="auto" w:fill="auto"/>
            <w:noWrap/>
            <w:vAlign w:val="bottom"/>
            <w:hideMark/>
            <w:tcPrChange w:id="540" w:author="Alex" w:date="2015-05-12T22:08:00Z">
              <w:tcPr>
                <w:tcW w:w="1095" w:type="dxa"/>
                <w:tcBorders>
                  <w:top w:val="nil"/>
                  <w:left w:val="nil"/>
                  <w:bottom w:val="nil"/>
                  <w:right w:val="nil"/>
                </w:tcBorders>
                <w:shd w:val="clear" w:color="auto" w:fill="auto"/>
                <w:noWrap/>
                <w:vAlign w:val="bottom"/>
                <w:hideMark/>
              </w:tcPr>
            </w:tcPrChange>
          </w:tcPr>
          <w:p w14:paraId="674E2AF2" w14:textId="77777777" w:rsidR="001B315C" w:rsidRPr="001E61A8" w:rsidRDefault="001B315C" w:rsidP="00570380">
            <w:pPr>
              <w:spacing w:line="480" w:lineRule="auto"/>
              <w:rPr>
                <w:rFonts w:eastAsia="Times New Roman" w:cs="Times New Roman"/>
                <w:color w:val="000000"/>
              </w:rPr>
              <w:pPrChange w:id="541" w:author="Alex" w:date="2015-05-13T12:13:00Z">
                <w:pPr/>
              </w:pPrChange>
            </w:pPr>
            <w:r w:rsidRPr="001E61A8">
              <w:rPr>
                <w:rFonts w:eastAsia="Times New Roman" w:cs="Times New Roman"/>
                <w:color w:val="000000"/>
              </w:rPr>
              <w:t>L171A</w:t>
            </w:r>
          </w:p>
        </w:tc>
        <w:tc>
          <w:tcPr>
            <w:tcW w:w="1080" w:type="dxa"/>
            <w:shd w:val="clear" w:color="auto" w:fill="auto"/>
            <w:noWrap/>
            <w:vAlign w:val="bottom"/>
            <w:hideMark/>
            <w:tcPrChange w:id="542" w:author="Alex" w:date="2015-05-12T22:08:00Z">
              <w:tcPr>
                <w:tcW w:w="1080" w:type="dxa"/>
                <w:tcBorders>
                  <w:top w:val="nil"/>
                  <w:left w:val="nil"/>
                  <w:bottom w:val="nil"/>
                  <w:right w:val="nil"/>
                </w:tcBorders>
                <w:shd w:val="clear" w:color="auto" w:fill="auto"/>
                <w:noWrap/>
                <w:vAlign w:val="bottom"/>
                <w:hideMark/>
              </w:tcPr>
            </w:tcPrChange>
          </w:tcPr>
          <w:p w14:paraId="3CD26B4B"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543" w:author="Alex" w:date="2015-05-13T12:13:00Z">
                <w:pPr>
                  <w:jc w:val="right"/>
                </w:pPr>
              </w:pPrChange>
            </w:pPr>
            <w:r w:rsidRPr="001E61A8">
              <w:rPr>
                <w:rFonts w:eastAsia="Times New Roman" w:cs="Times New Roman"/>
                <w:color w:val="000000"/>
              </w:rPr>
              <w:t>0.38</w:t>
            </w:r>
          </w:p>
        </w:tc>
        <w:tc>
          <w:tcPr>
            <w:tcW w:w="900" w:type="dxa"/>
            <w:shd w:val="clear" w:color="auto" w:fill="auto"/>
            <w:noWrap/>
            <w:vAlign w:val="bottom"/>
            <w:hideMark/>
            <w:tcPrChange w:id="544" w:author="Alex" w:date="2015-05-12T22:08:00Z">
              <w:tcPr>
                <w:tcW w:w="900" w:type="dxa"/>
                <w:tcBorders>
                  <w:top w:val="nil"/>
                  <w:left w:val="nil"/>
                  <w:bottom w:val="nil"/>
                  <w:right w:val="nil"/>
                </w:tcBorders>
                <w:shd w:val="clear" w:color="auto" w:fill="auto"/>
                <w:noWrap/>
                <w:vAlign w:val="bottom"/>
                <w:hideMark/>
              </w:tcPr>
            </w:tcPrChange>
          </w:tcPr>
          <w:p w14:paraId="6F6AECDE" w14:textId="77777777" w:rsidR="001B315C" w:rsidRPr="001E61A8" w:rsidRDefault="001B315C" w:rsidP="00570380">
            <w:pPr>
              <w:spacing w:line="480" w:lineRule="auto"/>
              <w:rPr>
                <w:rFonts w:eastAsia="Times New Roman" w:cs="Times New Roman"/>
                <w:color w:val="000000"/>
              </w:rPr>
              <w:pPrChange w:id="545" w:author="Alex" w:date="2015-05-13T12:13:00Z">
                <w:pPr/>
              </w:pPrChange>
            </w:pPr>
          </w:p>
        </w:tc>
        <w:tc>
          <w:tcPr>
            <w:tcW w:w="1710" w:type="dxa"/>
            <w:shd w:val="clear" w:color="auto" w:fill="auto"/>
            <w:noWrap/>
            <w:vAlign w:val="bottom"/>
            <w:hideMark/>
            <w:tcPrChange w:id="546" w:author="Alex" w:date="2015-05-12T22:08:00Z">
              <w:tcPr>
                <w:tcW w:w="1710" w:type="dxa"/>
                <w:tcBorders>
                  <w:top w:val="nil"/>
                  <w:left w:val="nil"/>
                  <w:bottom w:val="nil"/>
                  <w:right w:val="nil"/>
                </w:tcBorders>
                <w:shd w:val="clear" w:color="auto" w:fill="auto"/>
                <w:noWrap/>
                <w:vAlign w:val="bottom"/>
                <w:hideMark/>
              </w:tcPr>
            </w:tcPrChange>
          </w:tcPr>
          <w:p w14:paraId="740DEB91" w14:textId="77777777" w:rsidR="001B315C" w:rsidRPr="001E61A8" w:rsidRDefault="001B315C" w:rsidP="00570380">
            <w:pPr>
              <w:spacing w:line="480" w:lineRule="auto"/>
              <w:rPr>
                <w:rFonts w:eastAsia="Times New Roman" w:cs="Times New Roman"/>
                <w:color w:val="000000"/>
              </w:rPr>
              <w:pPrChange w:id="547" w:author="Alex" w:date="2015-05-13T12:13:00Z">
                <w:pPr/>
              </w:pPrChange>
            </w:pPr>
            <w:r w:rsidRPr="001E61A8">
              <w:rPr>
                <w:rFonts w:eastAsia="Times New Roman" w:cs="Times New Roman"/>
                <w:color w:val="000000"/>
              </w:rPr>
              <w:t>11.09 ± 0.42</w:t>
            </w:r>
          </w:p>
        </w:tc>
        <w:tc>
          <w:tcPr>
            <w:tcW w:w="1350" w:type="dxa"/>
            <w:shd w:val="clear" w:color="auto" w:fill="auto"/>
            <w:noWrap/>
            <w:vAlign w:val="bottom"/>
            <w:hideMark/>
            <w:tcPrChange w:id="548" w:author="Alex" w:date="2015-05-12T22:08:00Z">
              <w:tcPr>
                <w:tcW w:w="1350" w:type="dxa"/>
                <w:tcBorders>
                  <w:top w:val="nil"/>
                  <w:left w:val="nil"/>
                  <w:bottom w:val="nil"/>
                  <w:right w:val="nil"/>
                </w:tcBorders>
                <w:shd w:val="clear" w:color="auto" w:fill="auto"/>
                <w:noWrap/>
                <w:vAlign w:val="bottom"/>
                <w:hideMark/>
              </w:tcPr>
            </w:tcPrChange>
          </w:tcPr>
          <w:p w14:paraId="551321AB" w14:textId="77777777" w:rsidR="001B315C" w:rsidRPr="001E61A8" w:rsidRDefault="001B315C" w:rsidP="00570380">
            <w:pPr>
              <w:spacing w:line="480" w:lineRule="auto"/>
              <w:rPr>
                <w:rFonts w:eastAsia="Times New Roman" w:cs="Times New Roman"/>
                <w:color w:val="000000"/>
              </w:rPr>
              <w:pPrChange w:id="549" w:author="Alex" w:date="2015-05-13T12:13:00Z">
                <w:pPr/>
              </w:pPrChange>
            </w:pPr>
            <w:r w:rsidRPr="001E61A8">
              <w:rPr>
                <w:rFonts w:eastAsia="Times New Roman" w:cs="Times New Roman"/>
                <w:color w:val="000000"/>
              </w:rPr>
              <w:t>807 ± 9</w:t>
            </w:r>
          </w:p>
        </w:tc>
        <w:tc>
          <w:tcPr>
            <w:tcW w:w="1080" w:type="dxa"/>
            <w:shd w:val="clear" w:color="auto" w:fill="auto"/>
            <w:noWrap/>
            <w:vAlign w:val="bottom"/>
            <w:hideMark/>
            <w:tcPrChange w:id="550" w:author="Alex" w:date="2015-05-12T22:08:00Z">
              <w:tcPr>
                <w:tcW w:w="1080" w:type="dxa"/>
                <w:tcBorders>
                  <w:top w:val="nil"/>
                  <w:left w:val="nil"/>
                  <w:bottom w:val="nil"/>
                  <w:right w:val="nil"/>
                </w:tcBorders>
                <w:shd w:val="clear" w:color="auto" w:fill="auto"/>
                <w:noWrap/>
                <w:vAlign w:val="bottom"/>
                <w:hideMark/>
              </w:tcPr>
            </w:tcPrChange>
          </w:tcPr>
          <w:p w14:paraId="59FF9109" w14:textId="77777777" w:rsidR="001B315C" w:rsidRPr="001E61A8" w:rsidRDefault="001B315C" w:rsidP="00570380">
            <w:pPr>
              <w:spacing w:line="480" w:lineRule="auto"/>
              <w:rPr>
                <w:rFonts w:eastAsia="Times New Roman" w:cs="Times New Roman"/>
                <w:color w:val="000000"/>
              </w:rPr>
              <w:pPrChange w:id="551" w:author="Alex" w:date="2015-05-13T12:13:00Z">
                <w:pPr/>
              </w:pPrChange>
            </w:pPr>
          </w:p>
        </w:tc>
        <w:tc>
          <w:tcPr>
            <w:tcW w:w="2475" w:type="dxa"/>
            <w:shd w:val="clear" w:color="auto" w:fill="auto"/>
            <w:noWrap/>
            <w:vAlign w:val="bottom"/>
            <w:hideMark/>
            <w:tcPrChange w:id="552" w:author="Alex" w:date="2015-05-12T22:08:00Z">
              <w:tcPr>
                <w:tcW w:w="2475" w:type="dxa"/>
                <w:tcBorders>
                  <w:top w:val="nil"/>
                  <w:left w:val="nil"/>
                  <w:bottom w:val="nil"/>
                  <w:right w:val="nil"/>
                </w:tcBorders>
                <w:shd w:val="clear" w:color="auto" w:fill="auto"/>
                <w:noWrap/>
                <w:vAlign w:val="bottom"/>
                <w:hideMark/>
              </w:tcPr>
            </w:tcPrChange>
          </w:tcPr>
          <w:p w14:paraId="3C6BE009" w14:textId="77777777" w:rsidR="001B315C" w:rsidRPr="001E61A8" w:rsidRDefault="001B315C" w:rsidP="00570380">
            <w:pPr>
              <w:spacing w:line="480" w:lineRule="auto"/>
              <w:rPr>
                <w:rFonts w:eastAsia="Times New Roman" w:cs="Times New Roman"/>
                <w:color w:val="000000"/>
              </w:rPr>
              <w:pPrChange w:id="553" w:author="Alex" w:date="2015-05-13T12:13:00Z">
                <w:pPr/>
              </w:pPrChange>
            </w:pPr>
            <w:r w:rsidRPr="001E61A8">
              <w:rPr>
                <w:rFonts w:eastAsia="Times New Roman" w:cs="Times New Roman"/>
                <w:color w:val="000000"/>
              </w:rPr>
              <w:t>72,719 ± 2,851</w:t>
            </w:r>
          </w:p>
        </w:tc>
      </w:tr>
      <w:tr w:rsidR="00266106" w:rsidRPr="001E61A8" w14:paraId="0A3675BF" w14:textId="77777777" w:rsidTr="00D400F8">
        <w:trPr>
          <w:trHeight w:val="300"/>
          <w:trPrChange w:id="554" w:author="Alex" w:date="2015-05-12T22:08:00Z">
            <w:trPr>
              <w:trHeight w:val="300"/>
            </w:trPr>
          </w:trPrChange>
        </w:trPr>
        <w:tc>
          <w:tcPr>
            <w:tcW w:w="1095" w:type="dxa"/>
            <w:shd w:val="clear" w:color="auto" w:fill="auto"/>
            <w:noWrap/>
            <w:vAlign w:val="bottom"/>
            <w:hideMark/>
            <w:tcPrChange w:id="555" w:author="Alex" w:date="2015-05-12T22:08:00Z">
              <w:tcPr>
                <w:tcW w:w="1095" w:type="dxa"/>
                <w:tcBorders>
                  <w:top w:val="nil"/>
                  <w:left w:val="nil"/>
                  <w:bottom w:val="nil"/>
                  <w:right w:val="nil"/>
                </w:tcBorders>
                <w:shd w:val="clear" w:color="auto" w:fill="auto"/>
                <w:noWrap/>
                <w:vAlign w:val="bottom"/>
                <w:hideMark/>
              </w:tcPr>
            </w:tcPrChange>
          </w:tcPr>
          <w:p w14:paraId="3D99C4F8" w14:textId="77777777" w:rsidR="001B315C" w:rsidRPr="001E61A8" w:rsidRDefault="001B315C" w:rsidP="00570380">
            <w:pPr>
              <w:spacing w:line="480" w:lineRule="auto"/>
              <w:rPr>
                <w:rFonts w:eastAsia="Times New Roman" w:cs="Times New Roman"/>
                <w:color w:val="000000"/>
              </w:rPr>
              <w:pPrChange w:id="556" w:author="Alex" w:date="2015-05-13T12:13:00Z">
                <w:pPr/>
              </w:pPrChange>
            </w:pPr>
            <w:r w:rsidRPr="001E61A8">
              <w:rPr>
                <w:rFonts w:eastAsia="Times New Roman" w:cs="Times New Roman"/>
                <w:color w:val="000000"/>
              </w:rPr>
              <w:t>L171R</w:t>
            </w:r>
          </w:p>
        </w:tc>
        <w:tc>
          <w:tcPr>
            <w:tcW w:w="1080" w:type="dxa"/>
            <w:shd w:val="clear" w:color="auto" w:fill="auto"/>
            <w:noWrap/>
            <w:vAlign w:val="bottom"/>
            <w:hideMark/>
            <w:tcPrChange w:id="557" w:author="Alex" w:date="2015-05-12T22:08:00Z">
              <w:tcPr>
                <w:tcW w:w="1080" w:type="dxa"/>
                <w:tcBorders>
                  <w:top w:val="nil"/>
                  <w:left w:val="nil"/>
                  <w:bottom w:val="nil"/>
                  <w:right w:val="nil"/>
                </w:tcBorders>
                <w:shd w:val="clear" w:color="auto" w:fill="auto"/>
                <w:noWrap/>
                <w:vAlign w:val="bottom"/>
                <w:hideMark/>
              </w:tcPr>
            </w:tcPrChange>
          </w:tcPr>
          <w:p w14:paraId="4F262BF2"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558" w:author="Alex" w:date="2015-05-13T12:13:00Z">
                <w:pPr>
                  <w:jc w:val="right"/>
                </w:pPr>
              </w:pPrChange>
            </w:pPr>
            <w:r w:rsidRPr="001E61A8">
              <w:rPr>
                <w:rFonts w:eastAsia="Times New Roman" w:cs="Times New Roman"/>
                <w:color w:val="000000"/>
              </w:rPr>
              <w:t>1.06</w:t>
            </w:r>
          </w:p>
        </w:tc>
        <w:tc>
          <w:tcPr>
            <w:tcW w:w="900" w:type="dxa"/>
            <w:shd w:val="clear" w:color="auto" w:fill="auto"/>
            <w:noWrap/>
            <w:vAlign w:val="bottom"/>
            <w:hideMark/>
            <w:tcPrChange w:id="559" w:author="Alex" w:date="2015-05-12T22:08:00Z">
              <w:tcPr>
                <w:tcW w:w="900" w:type="dxa"/>
                <w:tcBorders>
                  <w:top w:val="nil"/>
                  <w:left w:val="nil"/>
                  <w:bottom w:val="nil"/>
                  <w:right w:val="nil"/>
                </w:tcBorders>
                <w:shd w:val="clear" w:color="auto" w:fill="auto"/>
                <w:noWrap/>
                <w:vAlign w:val="bottom"/>
                <w:hideMark/>
              </w:tcPr>
            </w:tcPrChange>
          </w:tcPr>
          <w:p w14:paraId="0670B231" w14:textId="77777777" w:rsidR="001B315C" w:rsidRPr="001E61A8" w:rsidRDefault="001B315C" w:rsidP="00570380">
            <w:pPr>
              <w:spacing w:line="480" w:lineRule="auto"/>
              <w:rPr>
                <w:rFonts w:eastAsia="Times New Roman" w:cs="Times New Roman"/>
                <w:color w:val="000000"/>
              </w:rPr>
              <w:pPrChange w:id="560" w:author="Alex" w:date="2015-05-13T12:13:00Z">
                <w:pPr/>
              </w:pPrChange>
            </w:pPr>
          </w:p>
        </w:tc>
        <w:tc>
          <w:tcPr>
            <w:tcW w:w="1710" w:type="dxa"/>
            <w:shd w:val="clear" w:color="auto" w:fill="auto"/>
            <w:noWrap/>
            <w:vAlign w:val="bottom"/>
            <w:hideMark/>
            <w:tcPrChange w:id="561" w:author="Alex" w:date="2015-05-12T22:08:00Z">
              <w:tcPr>
                <w:tcW w:w="1710" w:type="dxa"/>
                <w:tcBorders>
                  <w:top w:val="nil"/>
                  <w:left w:val="nil"/>
                  <w:bottom w:val="nil"/>
                  <w:right w:val="nil"/>
                </w:tcBorders>
                <w:shd w:val="clear" w:color="auto" w:fill="auto"/>
                <w:noWrap/>
                <w:vAlign w:val="bottom"/>
                <w:hideMark/>
              </w:tcPr>
            </w:tcPrChange>
          </w:tcPr>
          <w:p w14:paraId="2C70BC06" w14:textId="77777777" w:rsidR="001B315C" w:rsidRPr="001E61A8" w:rsidRDefault="001B315C" w:rsidP="00570380">
            <w:pPr>
              <w:spacing w:line="480" w:lineRule="auto"/>
              <w:rPr>
                <w:rFonts w:eastAsia="Times New Roman" w:cs="Times New Roman"/>
                <w:color w:val="000000"/>
              </w:rPr>
              <w:pPrChange w:id="562" w:author="Alex" w:date="2015-05-13T12:13:00Z">
                <w:pPr/>
              </w:pPrChange>
            </w:pPr>
            <w:r w:rsidRPr="001E61A8">
              <w:rPr>
                <w:rFonts w:eastAsia="Times New Roman" w:cs="Times New Roman"/>
                <w:color w:val="000000"/>
              </w:rPr>
              <w:t>3.36 ± 0.23</w:t>
            </w:r>
          </w:p>
        </w:tc>
        <w:tc>
          <w:tcPr>
            <w:tcW w:w="1350" w:type="dxa"/>
            <w:shd w:val="clear" w:color="auto" w:fill="auto"/>
            <w:noWrap/>
            <w:vAlign w:val="bottom"/>
            <w:hideMark/>
            <w:tcPrChange w:id="563" w:author="Alex" w:date="2015-05-12T22:08:00Z">
              <w:tcPr>
                <w:tcW w:w="1350" w:type="dxa"/>
                <w:tcBorders>
                  <w:top w:val="nil"/>
                  <w:left w:val="nil"/>
                  <w:bottom w:val="nil"/>
                  <w:right w:val="nil"/>
                </w:tcBorders>
                <w:shd w:val="clear" w:color="auto" w:fill="auto"/>
                <w:noWrap/>
                <w:vAlign w:val="bottom"/>
                <w:hideMark/>
              </w:tcPr>
            </w:tcPrChange>
          </w:tcPr>
          <w:p w14:paraId="7BE9EAD2" w14:textId="77777777" w:rsidR="001B315C" w:rsidRPr="001E61A8" w:rsidRDefault="001B315C" w:rsidP="00570380">
            <w:pPr>
              <w:spacing w:line="480" w:lineRule="auto"/>
              <w:rPr>
                <w:rFonts w:eastAsia="Times New Roman" w:cs="Times New Roman"/>
                <w:color w:val="000000"/>
              </w:rPr>
              <w:pPrChange w:id="564" w:author="Alex" w:date="2015-05-13T12:13:00Z">
                <w:pPr/>
              </w:pPrChange>
            </w:pPr>
            <w:r w:rsidRPr="001E61A8">
              <w:rPr>
                <w:rFonts w:eastAsia="Times New Roman" w:cs="Times New Roman"/>
                <w:color w:val="000000"/>
              </w:rPr>
              <w:t>403 ± 7</w:t>
            </w:r>
          </w:p>
        </w:tc>
        <w:tc>
          <w:tcPr>
            <w:tcW w:w="1080" w:type="dxa"/>
            <w:shd w:val="clear" w:color="auto" w:fill="auto"/>
            <w:noWrap/>
            <w:vAlign w:val="bottom"/>
            <w:hideMark/>
            <w:tcPrChange w:id="565" w:author="Alex" w:date="2015-05-12T22:08:00Z">
              <w:tcPr>
                <w:tcW w:w="1080" w:type="dxa"/>
                <w:tcBorders>
                  <w:top w:val="nil"/>
                  <w:left w:val="nil"/>
                  <w:bottom w:val="nil"/>
                  <w:right w:val="nil"/>
                </w:tcBorders>
                <w:shd w:val="clear" w:color="auto" w:fill="auto"/>
                <w:noWrap/>
                <w:vAlign w:val="bottom"/>
                <w:hideMark/>
              </w:tcPr>
            </w:tcPrChange>
          </w:tcPr>
          <w:p w14:paraId="57E286C7" w14:textId="77777777" w:rsidR="001B315C" w:rsidRPr="001E61A8" w:rsidRDefault="001B315C" w:rsidP="00570380">
            <w:pPr>
              <w:spacing w:line="480" w:lineRule="auto"/>
              <w:rPr>
                <w:rFonts w:eastAsia="Times New Roman" w:cs="Times New Roman"/>
                <w:color w:val="000000"/>
              </w:rPr>
              <w:pPrChange w:id="566" w:author="Alex" w:date="2015-05-13T12:13:00Z">
                <w:pPr/>
              </w:pPrChange>
            </w:pPr>
          </w:p>
        </w:tc>
        <w:tc>
          <w:tcPr>
            <w:tcW w:w="2475" w:type="dxa"/>
            <w:shd w:val="clear" w:color="auto" w:fill="auto"/>
            <w:noWrap/>
            <w:vAlign w:val="bottom"/>
            <w:hideMark/>
            <w:tcPrChange w:id="567" w:author="Alex" w:date="2015-05-12T22:08:00Z">
              <w:tcPr>
                <w:tcW w:w="2475" w:type="dxa"/>
                <w:tcBorders>
                  <w:top w:val="nil"/>
                  <w:left w:val="nil"/>
                  <w:bottom w:val="nil"/>
                  <w:right w:val="nil"/>
                </w:tcBorders>
                <w:shd w:val="clear" w:color="auto" w:fill="auto"/>
                <w:noWrap/>
                <w:vAlign w:val="bottom"/>
                <w:hideMark/>
              </w:tcPr>
            </w:tcPrChange>
          </w:tcPr>
          <w:p w14:paraId="28597050" w14:textId="77777777" w:rsidR="001B315C" w:rsidRPr="001E61A8" w:rsidRDefault="001B315C" w:rsidP="00570380">
            <w:pPr>
              <w:spacing w:line="480" w:lineRule="auto"/>
              <w:rPr>
                <w:rFonts w:eastAsia="Times New Roman" w:cs="Times New Roman"/>
                <w:color w:val="000000"/>
              </w:rPr>
              <w:pPrChange w:id="568" w:author="Alex" w:date="2015-05-13T12:13:00Z">
                <w:pPr/>
              </w:pPrChange>
            </w:pPr>
            <w:r w:rsidRPr="001E61A8">
              <w:rPr>
                <w:rFonts w:eastAsia="Times New Roman" w:cs="Times New Roman"/>
                <w:color w:val="000000"/>
              </w:rPr>
              <w:t>120,146 ± 8,506</w:t>
            </w:r>
          </w:p>
        </w:tc>
      </w:tr>
      <w:tr w:rsidR="00266106" w:rsidRPr="001E61A8" w14:paraId="5EA73DC2" w14:textId="77777777" w:rsidTr="00D400F8">
        <w:trPr>
          <w:trHeight w:val="300"/>
          <w:trPrChange w:id="569" w:author="Alex" w:date="2015-05-12T22:08:00Z">
            <w:trPr>
              <w:trHeight w:val="300"/>
            </w:trPr>
          </w:trPrChange>
        </w:trPr>
        <w:tc>
          <w:tcPr>
            <w:tcW w:w="1095" w:type="dxa"/>
            <w:shd w:val="clear" w:color="auto" w:fill="auto"/>
            <w:noWrap/>
            <w:vAlign w:val="bottom"/>
            <w:hideMark/>
            <w:tcPrChange w:id="570" w:author="Alex" w:date="2015-05-12T22:08:00Z">
              <w:tcPr>
                <w:tcW w:w="1095" w:type="dxa"/>
                <w:tcBorders>
                  <w:top w:val="nil"/>
                  <w:left w:val="nil"/>
                  <w:bottom w:val="nil"/>
                  <w:right w:val="nil"/>
                </w:tcBorders>
                <w:shd w:val="clear" w:color="auto" w:fill="auto"/>
                <w:noWrap/>
                <w:vAlign w:val="bottom"/>
                <w:hideMark/>
              </w:tcPr>
            </w:tcPrChange>
          </w:tcPr>
          <w:p w14:paraId="664FDB34" w14:textId="77777777" w:rsidR="001B315C" w:rsidRPr="001E61A8" w:rsidRDefault="001B315C" w:rsidP="00570380">
            <w:pPr>
              <w:spacing w:line="480" w:lineRule="auto"/>
              <w:rPr>
                <w:rFonts w:eastAsia="Times New Roman" w:cs="Times New Roman"/>
                <w:color w:val="000000"/>
              </w:rPr>
              <w:pPrChange w:id="571" w:author="Alex" w:date="2015-05-13T12:13:00Z">
                <w:pPr/>
              </w:pPrChange>
            </w:pPr>
            <w:r w:rsidRPr="001E61A8">
              <w:rPr>
                <w:rFonts w:eastAsia="Times New Roman" w:cs="Times New Roman"/>
                <w:color w:val="000000"/>
              </w:rPr>
              <w:t>T175R</w:t>
            </w:r>
          </w:p>
        </w:tc>
        <w:tc>
          <w:tcPr>
            <w:tcW w:w="1080" w:type="dxa"/>
            <w:shd w:val="clear" w:color="auto" w:fill="auto"/>
            <w:noWrap/>
            <w:vAlign w:val="bottom"/>
            <w:hideMark/>
            <w:tcPrChange w:id="572" w:author="Alex" w:date="2015-05-12T22:08:00Z">
              <w:tcPr>
                <w:tcW w:w="1080" w:type="dxa"/>
                <w:tcBorders>
                  <w:top w:val="nil"/>
                  <w:left w:val="nil"/>
                  <w:bottom w:val="nil"/>
                  <w:right w:val="nil"/>
                </w:tcBorders>
                <w:shd w:val="clear" w:color="auto" w:fill="auto"/>
                <w:noWrap/>
                <w:vAlign w:val="bottom"/>
                <w:hideMark/>
              </w:tcPr>
            </w:tcPrChange>
          </w:tcPr>
          <w:p w14:paraId="20994A49"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573" w:author="Alex" w:date="2015-05-13T12:13:00Z">
                <w:pPr>
                  <w:jc w:val="right"/>
                </w:pPr>
              </w:pPrChange>
            </w:pPr>
            <w:r w:rsidRPr="001E61A8">
              <w:rPr>
                <w:rFonts w:eastAsia="Times New Roman" w:cs="Times New Roman"/>
                <w:color w:val="000000"/>
              </w:rPr>
              <w:t>0.86</w:t>
            </w:r>
          </w:p>
        </w:tc>
        <w:tc>
          <w:tcPr>
            <w:tcW w:w="900" w:type="dxa"/>
            <w:shd w:val="clear" w:color="auto" w:fill="auto"/>
            <w:noWrap/>
            <w:vAlign w:val="bottom"/>
            <w:hideMark/>
            <w:tcPrChange w:id="574" w:author="Alex" w:date="2015-05-12T22:08:00Z">
              <w:tcPr>
                <w:tcW w:w="900" w:type="dxa"/>
                <w:tcBorders>
                  <w:top w:val="nil"/>
                  <w:left w:val="nil"/>
                  <w:bottom w:val="nil"/>
                  <w:right w:val="nil"/>
                </w:tcBorders>
                <w:shd w:val="clear" w:color="auto" w:fill="auto"/>
                <w:noWrap/>
                <w:vAlign w:val="bottom"/>
                <w:hideMark/>
              </w:tcPr>
            </w:tcPrChange>
          </w:tcPr>
          <w:p w14:paraId="33C397AE" w14:textId="77777777" w:rsidR="001B315C" w:rsidRPr="001E61A8" w:rsidRDefault="001B315C" w:rsidP="00570380">
            <w:pPr>
              <w:spacing w:line="480" w:lineRule="auto"/>
              <w:rPr>
                <w:rFonts w:eastAsia="Times New Roman" w:cs="Times New Roman"/>
                <w:color w:val="000000"/>
              </w:rPr>
              <w:pPrChange w:id="575" w:author="Alex" w:date="2015-05-13T12:13:00Z">
                <w:pPr/>
              </w:pPrChange>
            </w:pPr>
          </w:p>
        </w:tc>
        <w:tc>
          <w:tcPr>
            <w:tcW w:w="1710" w:type="dxa"/>
            <w:shd w:val="clear" w:color="auto" w:fill="auto"/>
            <w:noWrap/>
            <w:vAlign w:val="bottom"/>
            <w:hideMark/>
            <w:tcPrChange w:id="576" w:author="Alex" w:date="2015-05-12T22:08:00Z">
              <w:tcPr>
                <w:tcW w:w="1710" w:type="dxa"/>
                <w:tcBorders>
                  <w:top w:val="nil"/>
                  <w:left w:val="nil"/>
                  <w:bottom w:val="nil"/>
                  <w:right w:val="nil"/>
                </w:tcBorders>
                <w:shd w:val="clear" w:color="auto" w:fill="auto"/>
                <w:noWrap/>
                <w:vAlign w:val="bottom"/>
                <w:hideMark/>
              </w:tcPr>
            </w:tcPrChange>
          </w:tcPr>
          <w:p w14:paraId="719EBAC9" w14:textId="77777777" w:rsidR="001B315C" w:rsidRPr="001E61A8" w:rsidRDefault="001B315C" w:rsidP="00570380">
            <w:pPr>
              <w:spacing w:line="480" w:lineRule="auto"/>
              <w:rPr>
                <w:rFonts w:eastAsia="Times New Roman" w:cs="Times New Roman"/>
                <w:color w:val="000000"/>
              </w:rPr>
              <w:pPrChange w:id="577" w:author="Alex" w:date="2015-05-13T12:13:00Z">
                <w:pPr/>
              </w:pPrChange>
            </w:pPr>
            <w:r w:rsidRPr="001E61A8">
              <w:rPr>
                <w:rFonts w:eastAsia="Times New Roman" w:cs="Times New Roman"/>
                <w:color w:val="000000"/>
              </w:rPr>
              <w:t>3.59 ± 0.15</w:t>
            </w:r>
          </w:p>
        </w:tc>
        <w:tc>
          <w:tcPr>
            <w:tcW w:w="1350" w:type="dxa"/>
            <w:shd w:val="clear" w:color="auto" w:fill="auto"/>
            <w:noWrap/>
            <w:vAlign w:val="bottom"/>
            <w:hideMark/>
            <w:tcPrChange w:id="578" w:author="Alex" w:date="2015-05-12T22:08:00Z">
              <w:tcPr>
                <w:tcW w:w="1350" w:type="dxa"/>
                <w:tcBorders>
                  <w:top w:val="nil"/>
                  <w:left w:val="nil"/>
                  <w:bottom w:val="nil"/>
                  <w:right w:val="nil"/>
                </w:tcBorders>
                <w:shd w:val="clear" w:color="auto" w:fill="auto"/>
                <w:noWrap/>
                <w:vAlign w:val="bottom"/>
                <w:hideMark/>
              </w:tcPr>
            </w:tcPrChange>
          </w:tcPr>
          <w:p w14:paraId="7170A348" w14:textId="77777777" w:rsidR="001B315C" w:rsidRPr="001E61A8" w:rsidRDefault="001B315C" w:rsidP="00570380">
            <w:pPr>
              <w:spacing w:line="480" w:lineRule="auto"/>
              <w:rPr>
                <w:rFonts w:eastAsia="Times New Roman" w:cs="Times New Roman"/>
                <w:color w:val="000000"/>
              </w:rPr>
              <w:pPrChange w:id="579" w:author="Alex" w:date="2015-05-13T12:13:00Z">
                <w:pPr/>
              </w:pPrChange>
            </w:pPr>
            <w:r w:rsidRPr="001E61A8">
              <w:rPr>
                <w:rFonts w:eastAsia="Times New Roman" w:cs="Times New Roman"/>
                <w:color w:val="000000"/>
              </w:rPr>
              <w:t>801 ± 8</w:t>
            </w:r>
          </w:p>
        </w:tc>
        <w:tc>
          <w:tcPr>
            <w:tcW w:w="1080" w:type="dxa"/>
            <w:shd w:val="clear" w:color="auto" w:fill="auto"/>
            <w:noWrap/>
            <w:vAlign w:val="bottom"/>
            <w:hideMark/>
            <w:tcPrChange w:id="580" w:author="Alex" w:date="2015-05-12T22:08:00Z">
              <w:tcPr>
                <w:tcW w:w="1080" w:type="dxa"/>
                <w:tcBorders>
                  <w:top w:val="nil"/>
                  <w:left w:val="nil"/>
                  <w:bottom w:val="nil"/>
                  <w:right w:val="nil"/>
                </w:tcBorders>
                <w:shd w:val="clear" w:color="auto" w:fill="auto"/>
                <w:noWrap/>
                <w:vAlign w:val="bottom"/>
                <w:hideMark/>
              </w:tcPr>
            </w:tcPrChange>
          </w:tcPr>
          <w:p w14:paraId="09350183" w14:textId="77777777" w:rsidR="001B315C" w:rsidRPr="001E61A8" w:rsidRDefault="001B315C" w:rsidP="00570380">
            <w:pPr>
              <w:spacing w:line="480" w:lineRule="auto"/>
              <w:rPr>
                <w:rFonts w:eastAsia="Times New Roman" w:cs="Times New Roman"/>
                <w:color w:val="000000"/>
              </w:rPr>
              <w:pPrChange w:id="581" w:author="Alex" w:date="2015-05-13T12:13:00Z">
                <w:pPr/>
              </w:pPrChange>
            </w:pPr>
          </w:p>
        </w:tc>
        <w:tc>
          <w:tcPr>
            <w:tcW w:w="2475" w:type="dxa"/>
            <w:shd w:val="clear" w:color="auto" w:fill="auto"/>
            <w:noWrap/>
            <w:vAlign w:val="bottom"/>
            <w:hideMark/>
            <w:tcPrChange w:id="582" w:author="Alex" w:date="2015-05-12T22:08:00Z">
              <w:tcPr>
                <w:tcW w:w="2475" w:type="dxa"/>
                <w:tcBorders>
                  <w:top w:val="nil"/>
                  <w:left w:val="nil"/>
                  <w:bottom w:val="nil"/>
                  <w:right w:val="nil"/>
                </w:tcBorders>
                <w:shd w:val="clear" w:color="auto" w:fill="auto"/>
                <w:noWrap/>
                <w:vAlign w:val="bottom"/>
                <w:hideMark/>
              </w:tcPr>
            </w:tcPrChange>
          </w:tcPr>
          <w:p w14:paraId="5187B7E9" w14:textId="77777777" w:rsidR="001B315C" w:rsidRPr="001E61A8" w:rsidRDefault="001B315C" w:rsidP="00570380">
            <w:pPr>
              <w:spacing w:line="480" w:lineRule="auto"/>
              <w:rPr>
                <w:rFonts w:eastAsia="Times New Roman" w:cs="Times New Roman"/>
                <w:color w:val="000000"/>
              </w:rPr>
              <w:pPrChange w:id="583" w:author="Alex" w:date="2015-05-13T12:13:00Z">
                <w:pPr/>
              </w:pPrChange>
            </w:pPr>
            <w:r w:rsidRPr="001E61A8">
              <w:rPr>
                <w:rFonts w:eastAsia="Times New Roman" w:cs="Times New Roman"/>
                <w:color w:val="000000"/>
              </w:rPr>
              <w:t>223,033 ± 9,663</w:t>
            </w:r>
          </w:p>
        </w:tc>
      </w:tr>
      <w:tr w:rsidR="00266106" w:rsidRPr="001E61A8" w14:paraId="6D14BA2D" w14:textId="77777777" w:rsidTr="00D400F8">
        <w:trPr>
          <w:trHeight w:val="300"/>
          <w:trPrChange w:id="584" w:author="Alex" w:date="2015-05-12T22:08:00Z">
            <w:trPr>
              <w:trHeight w:val="300"/>
            </w:trPr>
          </w:trPrChange>
        </w:trPr>
        <w:tc>
          <w:tcPr>
            <w:tcW w:w="1095" w:type="dxa"/>
            <w:shd w:val="clear" w:color="auto" w:fill="auto"/>
            <w:noWrap/>
            <w:vAlign w:val="bottom"/>
            <w:hideMark/>
            <w:tcPrChange w:id="585" w:author="Alex" w:date="2015-05-12T22:08:00Z">
              <w:tcPr>
                <w:tcW w:w="1095" w:type="dxa"/>
                <w:tcBorders>
                  <w:top w:val="nil"/>
                  <w:left w:val="nil"/>
                  <w:bottom w:val="nil"/>
                  <w:right w:val="nil"/>
                </w:tcBorders>
                <w:shd w:val="clear" w:color="auto" w:fill="auto"/>
                <w:noWrap/>
                <w:vAlign w:val="bottom"/>
                <w:hideMark/>
              </w:tcPr>
            </w:tcPrChange>
          </w:tcPr>
          <w:p w14:paraId="50F92CB1" w14:textId="77777777" w:rsidR="001B315C" w:rsidRPr="001E61A8" w:rsidRDefault="001B315C" w:rsidP="00570380">
            <w:pPr>
              <w:spacing w:line="480" w:lineRule="auto"/>
              <w:rPr>
                <w:rFonts w:eastAsia="Times New Roman" w:cs="Times New Roman"/>
                <w:color w:val="000000"/>
              </w:rPr>
              <w:pPrChange w:id="586" w:author="Alex" w:date="2015-05-13T12:13:00Z">
                <w:pPr/>
              </w:pPrChange>
            </w:pPr>
            <w:r w:rsidRPr="001E61A8">
              <w:rPr>
                <w:rFonts w:eastAsia="Times New Roman" w:cs="Times New Roman"/>
                <w:color w:val="000000"/>
              </w:rPr>
              <w:t>E177A</w:t>
            </w:r>
          </w:p>
        </w:tc>
        <w:tc>
          <w:tcPr>
            <w:tcW w:w="1080" w:type="dxa"/>
            <w:shd w:val="clear" w:color="auto" w:fill="auto"/>
            <w:noWrap/>
            <w:vAlign w:val="bottom"/>
            <w:hideMark/>
            <w:tcPrChange w:id="587" w:author="Alex" w:date="2015-05-12T22:08:00Z">
              <w:tcPr>
                <w:tcW w:w="1080" w:type="dxa"/>
                <w:tcBorders>
                  <w:top w:val="nil"/>
                  <w:left w:val="nil"/>
                  <w:bottom w:val="nil"/>
                  <w:right w:val="nil"/>
                </w:tcBorders>
                <w:shd w:val="clear" w:color="auto" w:fill="auto"/>
                <w:noWrap/>
                <w:vAlign w:val="bottom"/>
                <w:hideMark/>
              </w:tcPr>
            </w:tcPrChange>
          </w:tcPr>
          <w:p w14:paraId="02346DC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588" w:author="Alex" w:date="2015-05-13T12:13:00Z">
                <w:pPr>
                  <w:jc w:val="right"/>
                </w:pPr>
              </w:pPrChange>
            </w:pPr>
            <w:r w:rsidRPr="001E61A8">
              <w:rPr>
                <w:rFonts w:eastAsia="Times New Roman" w:cs="Times New Roman"/>
                <w:color w:val="000000"/>
              </w:rPr>
              <w:t>0.96</w:t>
            </w:r>
          </w:p>
        </w:tc>
        <w:tc>
          <w:tcPr>
            <w:tcW w:w="900" w:type="dxa"/>
            <w:shd w:val="clear" w:color="auto" w:fill="auto"/>
            <w:noWrap/>
            <w:vAlign w:val="bottom"/>
            <w:hideMark/>
            <w:tcPrChange w:id="589" w:author="Alex" w:date="2015-05-12T22:08:00Z">
              <w:tcPr>
                <w:tcW w:w="900" w:type="dxa"/>
                <w:tcBorders>
                  <w:top w:val="nil"/>
                  <w:left w:val="nil"/>
                  <w:bottom w:val="nil"/>
                  <w:right w:val="nil"/>
                </w:tcBorders>
                <w:shd w:val="clear" w:color="auto" w:fill="auto"/>
                <w:noWrap/>
                <w:vAlign w:val="bottom"/>
                <w:hideMark/>
              </w:tcPr>
            </w:tcPrChange>
          </w:tcPr>
          <w:p w14:paraId="3063245C" w14:textId="77777777" w:rsidR="001B315C" w:rsidRPr="001E61A8" w:rsidRDefault="001B315C" w:rsidP="00570380">
            <w:pPr>
              <w:spacing w:line="480" w:lineRule="auto"/>
              <w:rPr>
                <w:rFonts w:eastAsia="Times New Roman" w:cs="Times New Roman"/>
                <w:color w:val="000000"/>
              </w:rPr>
              <w:pPrChange w:id="590" w:author="Alex" w:date="2015-05-13T12:13:00Z">
                <w:pPr/>
              </w:pPrChange>
            </w:pPr>
          </w:p>
        </w:tc>
        <w:tc>
          <w:tcPr>
            <w:tcW w:w="1710" w:type="dxa"/>
            <w:shd w:val="clear" w:color="auto" w:fill="auto"/>
            <w:noWrap/>
            <w:vAlign w:val="bottom"/>
            <w:hideMark/>
            <w:tcPrChange w:id="591" w:author="Alex" w:date="2015-05-12T22:08:00Z">
              <w:tcPr>
                <w:tcW w:w="1710" w:type="dxa"/>
                <w:tcBorders>
                  <w:top w:val="nil"/>
                  <w:left w:val="nil"/>
                  <w:bottom w:val="nil"/>
                  <w:right w:val="nil"/>
                </w:tcBorders>
                <w:shd w:val="clear" w:color="auto" w:fill="auto"/>
                <w:noWrap/>
                <w:vAlign w:val="bottom"/>
                <w:hideMark/>
              </w:tcPr>
            </w:tcPrChange>
          </w:tcPr>
          <w:p w14:paraId="6676AD72" w14:textId="77777777" w:rsidR="001B315C" w:rsidRPr="001E61A8" w:rsidRDefault="001B315C" w:rsidP="00570380">
            <w:pPr>
              <w:spacing w:line="480" w:lineRule="auto"/>
              <w:rPr>
                <w:rFonts w:eastAsia="Times New Roman" w:cs="Times New Roman"/>
                <w:color w:val="000000"/>
              </w:rPr>
              <w:pPrChange w:id="592" w:author="Alex" w:date="2015-05-13T12:13:00Z">
                <w:pPr/>
              </w:pPrChange>
            </w:pPr>
            <w:r w:rsidRPr="001E61A8">
              <w:rPr>
                <w:rFonts w:eastAsia="Times New Roman" w:cs="Times New Roman"/>
                <w:color w:val="000000"/>
              </w:rPr>
              <w:t>5.98 ± 0.22</w:t>
            </w:r>
          </w:p>
        </w:tc>
        <w:tc>
          <w:tcPr>
            <w:tcW w:w="1350" w:type="dxa"/>
            <w:shd w:val="clear" w:color="auto" w:fill="auto"/>
            <w:noWrap/>
            <w:vAlign w:val="bottom"/>
            <w:hideMark/>
            <w:tcPrChange w:id="593" w:author="Alex" w:date="2015-05-12T22:08:00Z">
              <w:tcPr>
                <w:tcW w:w="1350" w:type="dxa"/>
                <w:tcBorders>
                  <w:top w:val="nil"/>
                  <w:left w:val="nil"/>
                  <w:bottom w:val="nil"/>
                  <w:right w:val="nil"/>
                </w:tcBorders>
                <w:shd w:val="clear" w:color="auto" w:fill="auto"/>
                <w:noWrap/>
                <w:vAlign w:val="bottom"/>
                <w:hideMark/>
              </w:tcPr>
            </w:tcPrChange>
          </w:tcPr>
          <w:p w14:paraId="71E8DEF4" w14:textId="77777777" w:rsidR="001B315C" w:rsidRPr="001E61A8" w:rsidRDefault="001B315C" w:rsidP="00570380">
            <w:pPr>
              <w:spacing w:line="480" w:lineRule="auto"/>
              <w:rPr>
                <w:rFonts w:eastAsia="Times New Roman" w:cs="Times New Roman"/>
                <w:color w:val="000000"/>
              </w:rPr>
              <w:pPrChange w:id="594" w:author="Alex" w:date="2015-05-13T12:13:00Z">
                <w:pPr/>
              </w:pPrChange>
            </w:pPr>
            <w:r w:rsidRPr="001E61A8">
              <w:rPr>
                <w:rFonts w:eastAsia="Times New Roman" w:cs="Times New Roman"/>
                <w:color w:val="000000"/>
              </w:rPr>
              <w:t>986 ± 10</w:t>
            </w:r>
          </w:p>
        </w:tc>
        <w:tc>
          <w:tcPr>
            <w:tcW w:w="1080" w:type="dxa"/>
            <w:shd w:val="clear" w:color="auto" w:fill="auto"/>
            <w:noWrap/>
            <w:vAlign w:val="bottom"/>
            <w:hideMark/>
            <w:tcPrChange w:id="595" w:author="Alex" w:date="2015-05-12T22:08:00Z">
              <w:tcPr>
                <w:tcW w:w="1080" w:type="dxa"/>
                <w:tcBorders>
                  <w:top w:val="nil"/>
                  <w:left w:val="nil"/>
                  <w:bottom w:val="nil"/>
                  <w:right w:val="nil"/>
                </w:tcBorders>
                <w:shd w:val="clear" w:color="auto" w:fill="auto"/>
                <w:noWrap/>
                <w:vAlign w:val="bottom"/>
                <w:hideMark/>
              </w:tcPr>
            </w:tcPrChange>
          </w:tcPr>
          <w:p w14:paraId="0DBE301A" w14:textId="77777777" w:rsidR="001B315C" w:rsidRPr="001E61A8" w:rsidRDefault="001B315C" w:rsidP="00570380">
            <w:pPr>
              <w:spacing w:line="480" w:lineRule="auto"/>
              <w:rPr>
                <w:rFonts w:eastAsia="Times New Roman" w:cs="Times New Roman"/>
                <w:color w:val="000000"/>
              </w:rPr>
              <w:pPrChange w:id="596" w:author="Alex" w:date="2015-05-13T12:13:00Z">
                <w:pPr/>
              </w:pPrChange>
            </w:pPr>
          </w:p>
        </w:tc>
        <w:tc>
          <w:tcPr>
            <w:tcW w:w="2475" w:type="dxa"/>
            <w:shd w:val="clear" w:color="auto" w:fill="auto"/>
            <w:noWrap/>
            <w:vAlign w:val="bottom"/>
            <w:hideMark/>
            <w:tcPrChange w:id="597" w:author="Alex" w:date="2015-05-12T22:08:00Z">
              <w:tcPr>
                <w:tcW w:w="2475" w:type="dxa"/>
                <w:tcBorders>
                  <w:top w:val="nil"/>
                  <w:left w:val="nil"/>
                  <w:bottom w:val="nil"/>
                  <w:right w:val="nil"/>
                </w:tcBorders>
                <w:shd w:val="clear" w:color="auto" w:fill="auto"/>
                <w:noWrap/>
                <w:vAlign w:val="bottom"/>
                <w:hideMark/>
              </w:tcPr>
            </w:tcPrChange>
          </w:tcPr>
          <w:p w14:paraId="544819DB" w14:textId="77777777" w:rsidR="001B315C" w:rsidRPr="001E61A8" w:rsidRDefault="001B315C" w:rsidP="00570380">
            <w:pPr>
              <w:spacing w:line="480" w:lineRule="auto"/>
              <w:rPr>
                <w:rFonts w:eastAsia="Times New Roman" w:cs="Times New Roman"/>
                <w:color w:val="000000"/>
              </w:rPr>
              <w:pPrChange w:id="598" w:author="Alex" w:date="2015-05-13T12:13:00Z">
                <w:pPr/>
              </w:pPrChange>
            </w:pPr>
            <w:r w:rsidRPr="001E61A8">
              <w:rPr>
                <w:rFonts w:eastAsia="Times New Roman" w:cs="Times New Roman"/>
                <w:color w:val="000000"/>
              </w:rPr>
              <w:t>164,804 ± 6,408</w:t>
            </w:r>
          </w:p>
        </w:tc>
      </w:tr>
      <w:tr w:rsidR="00266106" w:rsidRPr="001E61A8" w14:paraId="602663B5" w14:textId="77777777" w:rsidTr="00D400F8">
        <w:trPr>
          <w:trHeight w:val="300"/>
          <w:trPrChange w:id="599" w:author="Alex" w:date="2015-05-12T22:08:00Z">
            <w:trPr>
              <w:trHeight w:val="300"/>
            </w:trPr>
          </w:trPrChange>
        </w:trPr>
        <w:tc>
          <w:tcPr>
            <w:tcW w:w="1095" w:type="dxa"/>
            <w:shd w:val="clear" w:color="auto" w:fill="auto"/>
            <w:noWrap/>
            <w:vAlign w:val="bottom"/>
            <w:hideMark/>
            <w:tcPrChange w:id="600" w:author="Alex" w:date="2015-05-12T22:08:00Z">
              <w:tcPr>
                <w:tcW w:w="1095" w:type="dxa"/>
                <w:tcBorders>
                  <w:top w:val="nil"/>
                  <w:left w:val="nil"/>
                  <w:bottom w:val="nil"/>
                  <w:right w:val="nil"/>
                </w:tcBorders>
                <w:shd w:val="clear" w:color="auto" w:fill="auto"/>
                <w:noWrap/>
                <w:vAlign w:val="bottom"/>
                <w:hideMark/>
              </w:tcPr>
            </w:tcPrChange>
          </w:tcPr>
          <w:p w14:paraId="4F374576" w14:textId="77777777" w:rsidR="001B315C" w:rsidRPr="001E61A8" w:rsidRDefault="001B315C" w:rsidP="00570380">
            <w:pPr>
              <w:spacing w:line="480" w:lineRule="auto"/>
              <w:rPr>
                <w:rFonts w:eastAsia="Times New Roman" w:cs="Times New Roman"/>
                <w:color w:val="000000"/>
              </w:rPr>
              <w:pPrChange w:id="601" w:author="Alex" w:date="2015-05-13T12:13:00Z">
                <w:pPr/>
              </w:pPrChange>
            </w:pPr>
            <w:r w:rsidRPr="001E61A8">
              <w:rPr>
                <w:rFonts w:eastAsia="Times New Roman" w:cs="Times New Roman"/>
                <w:color w:val="000000"/>
              </w:rPr>
              <w:t>E177K</w:t>
            </w:r>
          </w:p>
        </w:tc>
        <w:tc>
          <w:tcPr>
            <w:tcW w:w="1080" w:type="dxa"/>
            <w:shd w:val="clear" w:color="auto" w:fill="auto"/>
            <w:noWrap/>
            <w:vAlign w:val="bottom"/>
            <w:hideMark/>
            <w:tcPrChange w:id="602" w:author="Alex" w:date="2015-05-12T22:08:00Z">
              <w:tcPr>
                <w:tcW w:w="1080" w:type="dxa"/>
                <w:tcBorders>
                  <w:top w:val="nil"/>
                  <w:left w:val="nil"/>
                  <w:bottom w:val="nil"/>
                  <w:right w:val="nil"/>
                </w:tcBorders>
                <w:shd w:val="clear" w:color="auto" w:fill="auto"/>
                <w:noWrap/>
                <w:vAlign w:val="bottom"/>
                <w:hideMark/>
              </w:tcPr>
            </w:tcPrChange>
          </w:tcPr>
          <w:p w14:paraId="1670961D"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603" w:author="Alex" w:date="2015-05-13T12:13:00Z">
                <w:pPr>
                  <w:jc w:val="right"/>
                </w:pPr>
              </w:pPrChange>
            </w:pPr>
            <w:r w:rsidRPr="001E61A8">
              <w:rPr>
                <w:rFonts w:eastAsia="Times New Roman" w:cs="Times New Roman"/>
                <w:color w:val="000000"/>
              </w:rPr>
              <w:t>0.95</w:t>
            </w:r>
          </w:p>
        </w:tc>
        <w:tc>
          <w:tcPr>
            <w:tcW w:w="900" w:type="dxa"/>
            <w:shd w:val="clear" w:color="auto" w:fill="auto"/>
            <w:noWrap/>
            <w:vAlign w:val="bottom"/>
            <w:hideMark/>
            <w:tcPrChange w:id="604" w:author="Alex" w:date="2015-05-12T22:08:00Z">
              <w:tcPr>
                <w:tcW w:w="900" w:type="dxa"/>
                <w:tcBorders>
                  <w:top w:val="nil"/>
                  <w:left w:val="nil"/>
                  <w:bottom w:val="nil"/>
                  <w:right w:val="nil"/>
                </w:tcBorders>
                <w:shd w:val="clear" w:color="auto" w:fill="auto"/>
                <w:noWrap/>
                <w:vAlign w:val="bottom"/>
                <w:hideMark/>
              </w:tcPr>
            </w:tcPrChange>
          </w:tcPr>
          <w:p w14:paraId="783B8CA1" w14:textId="77777777" w:rsidR="001B315C" w:rsidRPr="001E61A8" w:rsidRDefault="001B315C" w:rsidP="00570380">
            <w:pPr>
              <w:spacing w:line="480" w:lineRule="auto"/>
              <w:rPr>
                <w:rFonts w:eastAsia="Times New Roman" w:cs="Times New Roman"/>
                <w:color w:val="000000"/>
              </w:rPr>
              <w:pPrChange w:id="605" w:author="Alex" w:date="2015-05-13T12:13:00Z">
                <w:pPr/>
              </w:pPrChange>
            </w:pPr>
          </w:p>
        </w:tc>
        <w:tc>
          <w:tcPr>
            <w:tcW w:w="1710" w:type="dxa"/>
            <w:shd w:val="clear" w:color="auto" w:fill="auto"/>
            <w:noWrap/>
            <w:vAlign w:val="bottom"/>
            <w:hideMark/>
            <w:tcPrChange w:id="606" w:author="Alex" w:date="2015-05-12T22:08:00Z">
              <w:tcPr>
                <w:tcW w:w="1710" w:type="dxa"/>
                <w:tcBorders>
                  <w:top w:val="nil"/>
                  <w:left w:val="nil"/>
                  <w:bottom w:val="nil"/>
                  <w:right w:val="nil"/>
                </w:tcBorders>
                <w:shd w:val="clear" w:color="auto" w:fill="auto"/>
                <w:noWrap/>
                <w:vAlign w:val="bottom"/>
                <w:hideMark/>
              </w:tcPr>
            </w:tcPrChange>
          </w:tcPr>
          <w:p w14:paraId="1F8F023D" w14:textId="77777777" w:rsidR="001B315C" w:rsidRPr="001E61A8" w:rsidRDefault="001B315C" w:rsidP="00570380">
            <w:pPr>
              <w:spacing w:line="480" w:lineRule="auto"/>
              <w:rPr>
                <w:rFonts w:eastAsia="Times New Roman" w:cs="Times New Roman"/>
                <w:color w:val="000000"/>
              </w:rPr>
              <w:pPrChange w:id="607" w:author="Alex" w:date="2015-05-13T12:13:00Z">
                <w:pPr/>
              </w:pPrChange>
            </w:pPr>
            <w:r w:rsidRPr="001E61A8">
              <w:rPr>
                <w:rFonts w:eastAsia="Times New Roman" w:cs="Times New Roman"/>
                <w:color w:val="000000"/>
              </w:rPr>
              <w:t>6.19 ± 0.30</w:t>
            </w:r>
          </w:p>
        </w:tc>
        <w:tc>
          <w:tcPr>
            <w:tcW w:w="1350" w:type="dxa"/>
            <w:shd w:val="clear" w:color="auto" w:fill="auto"/>
            <w:noWrap/>
            <w:vAlign w:val="bottom"/>
            <w:hideMark/>
            <w:tcPrChange w:id="608" w:author="Alex" w:date="2015-05-12T22:08:00Z">
              <w:tcPr>
                <w:tcW w:w="1350" w:type="dxa"/>
                <w:tcBorders>
                  <w:top w:val="nil"/>
                  <w:left w:val="nil"/>
                  <w:bottom w:val="nil"/>
                  <w:right w:val="nil"/>
                </w:tcBorders>
                <w:shd w:val="clear" w:color="auto" w:fill="auto"/>
                <w:noWrap/>
                <w:vAlign w:val="bottom"/>
                <w:hideMark/>
              </w:tcPr>
            </w:tcPrChange>
          </w:tcPr>
          <w:p w14:paraId="4C559A7A" w14:textId="77777777" w:rsidR="001B315C" w:rsidRPr="001E61A8" w:rsidRDefault="001B315C" w:rsidP="00570380">
            <w:pPr>
              <w:spacing w:line="480" w:lineRule="auto"/>
              <w:rPr>
                <w:rFonts w:eastAsia="Times New Roman" w:cs="Times New Roman"/>
                <w:color w:val="000000"/>
              </w:rPr>
              <w:pPrChange w:id="609" w:author="Alex" w:date="2015-05-13T12:13:00Z">
                <w:pPr/>
              </w:pPrChange>
            </w:pPr>
            <w:r w:rsidRPr="001E61A8">
              <w:rPr>
                <w:rFonts w:eastAsia="Times New Roman" w:cs="Times New Roman"/>
                <w:color w:val="000000"/>
              </w:rPr>
              <w:t>555 ± 7</w:t>
            </w:r>
          </w:p>
        </w:tc>
        <w:tc>
          <w:tcPr>
            <w:tcW w:w="1080" w:type="dxa"/>
            <w:shd w:val="clear" w:color="auto" w:fill="auto"/>
            <w:noWrap/>
            <w:vAlign w:val="bottom"/>
            <w:hideMark/>
            <w:tcPrChange w:id="610" w:author="Alex" w:date="2015-05-12T22:08:00Z">
              <w:tcPr>
                <w:tcW w:w="1080" w:type="dxa"/>
                <w:tcBorders>
                  <w:top w:val="nil"/>
                  <w:left w:val="nil"/>
                  <w:bottom w:val="nil"/>
                  <w:right w:val="nil"/>
                </w:tcBorders>
                <w:shd w:val="clear" w:color="auto" w:fill="auto"/>
                <w:noWrap/>
                <w:vAlign w:val="bottom"/>
                <w:hideMark/>
              </w:tcPr>
            </w:tcPrChange>
          </w:tcPr>
          <w:p w14:paraId="0B141CA1" w14:textId="77777777" w:rsidR="001B315C" w:rsidRPr="001E61A8" w:rsidRDefault="001B315C" w:rsidP="00570380">
            <w:pPr>
              <w:spacing w:line="480" w:lineRule="auto"/>
              <w:rPr>
                <w:rFonts w:eastAsia="Times New Roman" w:cs="Times New Roman"/>
                <w:color w:val="000000"/>
              </w:rPr>
              <w:pPrChange w:id="611" w:author="Alex" w:date="2015-05-13T12:13:00Z">
                <w:pPr/>
              </w:pPrChange>
            </w:pPr>
            <w:r w:rsidRPr="001E61A8">
              <w:rPr>
                <w:rFonts w:eastAsia="Times New Roman" w:cs="Times New Roman"/>
                <w:color w:val="000000"/>
              </w:rPr>
              <w:t>362.94 ± 36.97</w:t>
            </w:r>
          </w:p>
        </w:tc>
        <w:tc>
          <w:tcPr>
            <w:tcW w:w="2475" w:type="dxa"/>
            <w:shd w:val="clear" w:color="auto" w:fill="auto"/>
            <w:noWrap/>
            <w:vAlign w:val="bottom"/>
            <w:hideMark/>
            <w:tcPrChange w:id="612" w:author="Alex" w:date="2015-05-12T22:08:00Z">
              <w:tcPr>
                <w:tcW w:w="2475" w:type="dxa"/>
                <w:tcBorders>
                  <w:top w:val="nil"/>
                  <w:left w:val="nil"/>
                  <w:bottom w:val="nil"/>
                  <w:right w:val="nil"/>
                </w:tcBorders>
                <w:shd w:val="clear" w:color="auto" w:fill="auto"/>
                <w:noWrap/>
                <w:vAlign w:val="bottom"/>
                <w:hideMark/>
              </w:tcPr>
            </w:tcPrChange>
          </w:tcPr>
          <w:p w14:paraId="1D9B0BF4" w14:textId="77777777" w:rsidR="001B315C" w:rsidRPr="001E61A8" w:rsidRDefault="001B315C" w:rsidP="00570380">
            <w:pPr>
              <w:spacing w:line="480" w:lineRule="auto"/>
              <w:rPr>
                <w:rFonts w:eastAsia="Times New Roman" w:cs="Times New Roman"/>
                <w:color w:val="000000"/>
              </w:rPr>
              <w:pPrChange w:id="613" w:author="Alex" w:date="2015-05-13T12:13:00Z">
                <w:pPr/>
              </w:pPrChange>
            </w:pPr>
            <w:r w:rsidRPr="001E61A8">
              <w:rPr>
                <w:rFonts w:eastAsia="Times New Roman" w:cs="Times New Roman"/>
                <w:color w:val="000000"/>
              </w:rPr>
              <w:t>89,609 ± 4,493</w:t>
            </w:r>
          </w:p>
        </w:tc>
      </w:tr>
      <w:tr w:rsidR="00266106" w:rsidRPr="001E61A8" w14:paraId="129D64C1" w14:textId="77777777" w:rsidTr="00D400F8">
        <w:trPr>
          <w:trHeight w:val="300"/>
          <w:trPrChange w:id="614" w:author="Alex" w:date="2015-05-12T22:08:00Z">
            <w:trPr>
              <w:trHeight w:val="300"/>
            </w:trPr>
          </w:trPrChange>
        </w:trPr>
        <w:tc>
          <w:tcPr>
            <w:tcW w:w="1095" w:type="dxa"/>
            <w:shd w:val="clear" w:color="auto" w:fill="auto"/>
            <w:noWrap/>
            <w:vAlign w:val="bottom"/>
            <w:hideMark/>
            <w:tcPrChange w:id="615" w:author="Alex" w:date="2015-05-12T22:08:00Z">
              <w:tcPr>
                <w:tcW w:w="1095" w:type="dxa"/>
                <w:tcBorders>
                  <w:top w:val="nil"/>
                  <w:left w:val="nil"/>
                  <w:bottom w:val="nil"/>
                  <w:right w:val="nil"/>
                </w:tcBorders>
                <w:shd w:val="clear" w:color="auto" w:fill="auto"/>
                <w:noWrap/>
                <w:vAlign w:val="bottom"/>
                <w:hideMark/>
              </w:tcPr>
            </w:tcPrChange>
          </w:tcPr>
          <w:p w14:paraId="3BCC0F50" w14:textId="77777777" w:rsidR="001B315C" w:rsidRPr="001E61A8" w:rsidRDefault="001B315C" w:rsidP="00570380">
            <w:pPr>
              <w:spacing w:line="480" w:lineRule="auto"/>
              <w:rPr>
                <w:rFonts w:eastAsia="Times New Roman" w:cs="Times New Roman"/>
                <w:color w:val="000000"/>
              </w:rPr>
              <w:pPrChange w:id="616" w:author="Alex" w:date="2015-05-13T12:13:00Z">
                <w:pPr/>
              </w:pPrChange>
            </w:pPr>
            <w:r w:rsidRPr="001E61A8">
              <w:rPr>
                <w:rFonts w:eastAsia="Times New Roman" w:cs="Times New Roman"/>
                <w:color w:val="000000"/>
              </w:rPr>
              <w:t>E177L</w:t>
            </w:r>
          </w:p>
        </w:tc>
        <w:tc>
          <w:tcPr>
            <w:tcW w:w="1080" w:type="dxa"/>
            <w:shd w:val="clear" w:color="auto" w:fill="auto"/>
            <w:noWrap/>
            <w:vAlign w:val="bottom"/>
            <w:hideMark/>
            <w:tcPrChange w:id="617" w:author="Alex" w:date="2015-05-12T22:08:00Z">
              <w:tcPr>
                <w:tcW w:w="1080" w:type="dxa"/>
                <w:tcBorders>
                  <w:top w:val="nil"/>
                  <w:left w:val="nil"/>
                  <w:bottom w:val="nil"/>
                  <w:right w:val="nil"/>
                </w:tcBorders>
                <w:shd w:val="clear" w:color="auto" w:fill="auto"/>
                <w:noWrap/>
                <w:vAlign w:val="bottom"/>
                <w:hideMark/>
              </w:tcPr>
            </w:tcPrChange>
          </w:tcPr>
          <w:p w14:paraId="1E7453DF"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618" w:author="Alex" w:date="2015-05-13T12:13:00Z">
                <w:pPr>
                  <w:jc w:val="right"/>
                </w:pPr>
              </w:pPrChange>
            </w:pPr>
            <w:r w:rsidRPr="001E61A8">
              <w:rPr>
                <w:rFonts w:eastAsia="Times New Roman" w:cs="Times New Roman"/>
                <w:color w:val="000000"/>
              </w:rPr>
              <w:t>0.77</w:t>
            </w:r>
          </w:p>
        </w:tc>
        <w:tc>
          <w:tcPr>
            <w:tcW w:w="900" w:type="dxa"/>
            <w:shd w:val="clear" w:color="auto" w:fill="auto"/>
            <w:noWrap/>
            <w:vAlign w:val="bottom"/>
            <w:hideMark/>
            <w:tcPrChange w:id="619" w:author="Alex" w:date="2015-05-12T22:08:00Z">
              <w:tcPr>
                <w:tcW w:w="900" w:type="dxa"/>
                <w:tcBorders>
                  <w:top w:val="nil"/>
                  <w:left w:val="nil"/>
                  <w:bottom w:val="nil"/>
                  <w:right w:val="nil"/>
                </w:tcBorders>
                <w:shd w:val="clear" w:color="auto" w:fill="auto"/>
                <w:noWrap/>
                <w:vAlign w:val="bottom"/>
                <w:hideMark/>
              </w:tcPr>
            </w:tcPrChange>
          </w:tcPr>
          <w:p w14:paraId="6FC24363" w14:textId="77777777" w:rsidR="001B315C" w:rsidRPr="001E61A8" w:rsidRDefault="001B315C" w:rsidP="00570380">
            <w:pPr>
              <w:spacing w:line="480" w:lineRule="auto"/>
              <w:rPr>
                <w:rFonts w:eastAsia="Times New Roman" w:cs="Times New Roman"/>
                <w:color w:val="000000"/>
              </w:rPr>
              <w:pPrChange w:id="620" w:author="Alex" w:date="2015-05-13T12:13:00Z">
                <w:pPr/>
              </w:pPrChange>
            </w:pPr>
          </w:p>
        </w:tc>
        <w:tc>
          <w:tcPr>
            <w:tcW w:w="1710" w:type="dxa"/>
            <w:shd w:val="clear" w:color="auto" w:fill="auto"/>
            <w:noWrap/>
            <w:vAlign w:val="bottom"/>
            <w:hideMark/>
            <w:tcPrChange w:id="621" w:author="Alex" w:date="2015-05-12T22:08:00Z">
              <w:tcPr>
                <w:tcW w:w="1710" w:type="dxa"/>
                <w:tcBorders>
                  <w:top w:val="nil"/>
                  <w:left w:val="nil"/>
                  <w:bottom w:val="nil"/>
                  <w:right w:val="nil"/>
                </w:tcBorders>
                <w:shd w:val="clear" w:color="auto" w:fill="auto"/>
                <w:noWrap/>
                <w:vAlign w:val="bottom"/>
                <w:hideMark/>
              </w:tcPr>
            </w:tcPrChange>
          </w:tcPr>
          <w:p w14:paraId="0AA021B5" w14:textId="77777777" w:rsidR="001B315C" w:rsidRPr="001E61A8" w:rsidRDefault="001B315C" w:rsidP="00570380">
            <w:pPr>
              <w:spacing w:line="480" w:lineRule="auto"/>
              <w:rPr>
                <w:rFonts w:eastAsia="Times New Roman" w:cs="Times New Roman"/>
                <w:color w:val="000000"/>
              </w:rPr>
              <w:pPrChange w:id="622" w:author="Alex" w:date="2015-05-13T12:13:00Z">
                <w:pPr/>
              </w:pPrChange>
            </w:pPr>
            <w:r w:rsidRPr="001E61A8">
              <w:rPr>
                <w:rFonts w:eastAsia="Times New Roman" w:cs="Times New Roman"/>
                <w:color w:val="000000"/>
              </w:rPr>
              <w:t>7.48 ± 0.36</w:t>
            </w:r>
          </w:p>
        </w:tc>
        <w:tc>
          <w:tcPr>
            <w:tcW w:w="1350" w:type="dxa"/>
            <w:shd w:val="clear" w:color="auto" w:fill="auto"/>
            <w:noWrap/>
            <w:vAlign w:val="bottom"/>
            <w:hideMark/>
            <w:tcPrChange w:id="623" w:author="Alex" w:date="2015-05-12T22:08:00Z">
              <w:tcPr>
                <w:tcW w:w="1350" w:type="dxa"/>
                <w:tcBorders>
                  <w:top w:val="nil"/>
                  <w:left w:val="nil"/>
                  <w:bottom w:val="nil"/>
                  <w:right w:val="nil"/>
                </w:tcBorders>
                <w:shd w:val="clear" w:color="auto" w:fill="auto"/>
                <w:noWrap/>
                <w:vAlign w:val="bottom"/>
                <w:hideMark/>
              </w:tcPr>
            </w:tcPrChange>
          </w:tcPr>
          <w:p w14:paraId="3C39D03B" w14:textId="77777777" w:rsidR="001B315C" w:rsidRPr="001E61A8" w:rsidRDefault="001B315C" w:rsidP="00570380">
            <w:pPr>
              <w:spacing w:line="480" w:lineRule="auto"/>
              <w:rPr>
                <w:rFonts w:eastAsia="Times New Roman" w:cs="Times New Roman"/>
                <w:color w:val="000000"/>
              </w:rPr>
              <w:pPrChange w:id="624" w:author="Alex" w:date="2015-05-13T12:13:00Z">
                <w:pPr/>
              </w:pPrChange>
            </w:pPr>
            <w:r w:rsidRPr="001E61A8">
              <w:rPr>
                <w:rFonts w:eastAsia="Times New Roman" w:cs="Times New Roman"/>
                <w:color w:val="000000"/>
              </w:rPr>
              <w:t>670 ± 10</w:t>
            </w:r>
          </w:p>
        </w:tc>
        <w:tc>
          <w:tcPr>
            <w:tcW w:w="1080" w:type="dxa"/>
            <w:shd w:val="clear" w:color="auto" w:fill="auto"/>
            <w:noWrap/>
            <w:vAlign w:val="bottom"/>
            <w:hideMark/>
            <w:tcPrChange w:id="625" w:author="Alex" w:date="2015-05-12T22:08:00Z">
              <w:tcPr>
                <w:tcW w:w="1080" w:type="dxa"/>
                <w:tcBorders>
                  <w:top w:val="nil"/>
                  <w:left w:val="nil"/>
                  <w:bottom w:val="nil"/>
                  <w:right w:val="nil"/>
                </w:tcBorders>
                <w:shd w:val="clear" w:color="auto" w:fill="auto"/>
                <w:noWrap/>
                <w:vAlign w:val="bottom"/>
                <w:hideMark/>
              </w:tcPr>
            </w:tcPrChange>
          </w:tcPr>
          <w:p w14:paraId="10F6391C" w14:textId="77777777" w:rsidR="001B315C" w:rsidRPr="001E61A8" w:rsidRDefault="001B315C" w:rsidP="00570380">
            <w:pPr>
              <w:spacing w:line="480" w:lineRule="auto"/>
              <w:rPr>
                <w:rFonts w:eastAsia="Times New Roman" w:cs="Times New Roman"/>
                <w:color w:val="000000"/>
              </w:rPr>
              <w:pPrChange w:id="626" w:author="Alex" w:date="2015-05-13T12:13:00Z">
                <w:pPr/>
              </w:pPrChange>
            </w:pPr>
          </w:p>
        </w:tc>
        <w:tc>
          <w:tcPr>
            <w:tcW w:w="2475" w:type="dxa"/>
            <w:shd w:val="clear" w:color="auto" w:fill="auto"/>
            <w:noWrap/>
            <w:vAlign w:val="bottom"/>
            <w:hideMark/>
            <w:tcPrChange w:id="627" w:author="Alex" w:date="2015-05-12T22:08:00Z">
              <w:tcPr>
                <w:tcW w:w="2475" w:type="dxa"/>
                <w:tcBorders>
                  <w:top w:val="nil"/>
                  <w:left w:val="nil"/>
                  <w:bottom w:val="nil"/>
                  <w:right w:val="nil"/>
                </w:tcBorders>
                <w:shd w:val="clear" w:color="auto" w:fill="auto"/>
                <w:noWrap/>
                <w:vAlign w:val="bottom"/>
                <w:hideMark/>
              </w:tcPr>
            </w:tcPrChange>
          </w:tcPr>
          <w:p w14:paraId="50F99A33" w14:textId="77777777" w:rsidR="001B315C" w:rsidRPr="001E61A8" w:rsidRDefault="001B315C" w:rsidP="00570380">
            <w:pPr>
              <w:spacing w:line="480" w:lineRule="auto"/>
              <w:rPr>
                <w:rFonts w:eastAsia="Times New Roman" w:cs="Times New Roman"/>
                <w:color w:val="000000"/>
              </w:rPr>
              <w:pPrChange w:id="628" w:author="Alex" w:date="2015-05-13T12:13:00Z">
                <w:pPr/>
              </w:pPrChange>
            </w:pPr>
            <w:r w:rsidRPr="001E61A8">
              <w:rPr>
                <w:rFonts w:eastAsia="Times New Roman" w:cs="Times New Roman"/>
                <w:color w:val="000000"/>
              </w:rPr>
              <w:t>89,478 ± 4,555</w:t>
            </w:r>
          </w:p>
        </w:tc>
      </w:tr>
      <w:tr w:rsidR="00266106" w:rsidRPr="001E61A8" w14:paraId="2C4C9CE1" w14:textId="77777777" w:rsidTr="00D400F8">
        <w:trPr>
          <w:trHeight w:val="300"/>
          <w:trPrChange w:id="629" w:author="Alex" w:date="2015-05-12T22:08:00Z">
            <w:trPr>
              <w:trHeight w:val="300"/>
            </w:trPr>
          </w:trPrChange>
        </w:trPr>
        <w:tc>
          <w:tcPr>
            <w:tcW w:w="1095" w:type="dxa"/>
            <w:shd w:val="clear" w:color="auto" w:fill="auto"/>
            <w:noWrap/>
            <w:vAlign w:val="bottom"/>
            <w:hideMark/>
            <w:tcPrChange w:id="630" w:author="Alex" w:date="2015-05-12T22:08:00Z">
              <w:tcPr>
                <w:tcW w:w="1095" w:type="dxa"/>
                <w:tcBorders>
                  <w:top w:val="nil"/>
                  <w:left w:val="nil"/>
                  <w:bottom w:val="nil"/>
                  <w:right w:val="nil"/>
                </w:tcBorders>
                <w:shd w:val="clear" w:color="auto" w:fill="auto"/>
                <w:noWrap/>
                <w:vAlign w:val="bottom"/>
                <w:hideMark/>
              </w:tcPr>
            </w:tcPrChange>
          </w:tcPr>
          <w:p w14:paraId="3B2F0BDE" w14:textId="77777777" w:rsidR="001B315C" w:rsidRPr="001E61A8" w:rsidRDefault="001B315C" w:rsidP="00570380">
            <w:pPr>
              <w:spacing w:line="480" w:lineRule="auto"/>
              <w:rPr>
                <w:rFonts w:eastAsia="Times New Roman" w:cs="Times New Roman"/>
                <w:color w:val="000000"/>
              </w:rPr>
              <w:pPrChange w:id="631" w:author="Alex" w:date="2015-05-13T12:13:00Z">
                <w:pPr/>
              </w:pPrChange>
            </w:pPr>
            <w:r w:rsidRPr="001E61A8">
              <w:rPr>
                <w:rFonts w:eastAsia="Times New Roman" w:cs="Times New Roman"/>
                <w:color w:val="000000"/>
              </w:rPr>
              <w:t>H178A</w:t>
            </w:r>
          </w:p>
        </w:tc>
        <w:tc>
          <w:tcPr>
            <w:tcW w:w="1080" w:type="dxa"/>
            <w:shd w:val="clear" w:color="auto" w:fill="auto"/>
            <w:noWrap/>
            <w:vAlign w:val="bottom"/>
            <w:hideMark/>
            <w:tcPrChange w:id="632" w:author="Alex" w:date="2015-05-12T22:08:00Z">
              <w:tcPr>
                <w:tcW w:w="1080" w:type="dxa"/>
                <w:tcBorders>
                  <w:top w:val="nil"/>
                  <w:left w:val="nil"/>
                  <w:bottom w:val="nil"/>
                  <w:right w:val="nil"/>
                </w:tcBorders>
                <w:shd w:val="clear" w:color="auto" w:fill="auto"/>
                <w:noWrap/>
                <w:vAlign w:val="bottom"/>
                <w:hideMark/>
              </w:tcPr>
            </w:tcPrChange>
          </w:tcPr>
          <w:p w14:paraId="16E70FA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633" w:author="Alex" w:date="2015-05-13T12:13:00Z">
                <w:pPr>
                  <w:jc w:val="right"/>
                </w:pPr>
              </w:pPrChange>
            </w:pPr>
            <w:r w:rsidRPr="001E61A8">
              <w:rPr>
                <w:rFonts w:eastAsia="Times New Roman" w:cs="Times New Roman"/>
                <w:color w:val="000000"/>
              </w:rPr>
              <w:t>0.25</w:t>
            </w:r>
          </w:p>
        </w:tc>
        <w:tc>
          <w:tcPr>
            <w:tcW w:w="900" w:type="dxa"/>
            <w:shd w:val="clear" w:color="auto" w:fill="auto"/>
            <w:noWrap/>
            <w:vAlign w:val="bottom"/>
            <w:hideMark/>
            <w:tcPrChange w:id="634" w:author="Alex" w:date="2015-05-12T22:08:00Z">
              <w:tcPr>
                <w:tcW w:w="900" w:type="dxa"/>
                <w:tcBorders>
                  <w:top w:val="nil"/>
                  <w:left w:val="nil"/>
                  <w:bottom w:val="nil"/>
                  <w:right w:val="nil"/>
                </w:tcBorders>
                <w:shd w:val="clear" w:color="auto" w:fill="auto"/>
                <w:noWrap/>
                <w:vAlign w:val="bottom"/>
                <w:hideMark/>
              </w:tcPr>
            </w:tcPrChange>
          </w:tcPr>
          <w:p w14:paraId="394F4E02" w14:textId="77777777" w:rsidR="001B315C" w:rsidRPr="001E61A8" w:rsidRDefault="001B315C" w:rsidP="00570380">
            <w:pPr>
              <w:spacing w:line="480" w:lineRule="auto"/>
              <w:rPr>
                <w:rFonts w:eastAsia="Times New Roman" w:cs="Times New Roman"/>
                <w:color w:val="000000"/>
              </w:rPr>
              <w:pPrChange w:id="635" w:author="Alex" w:date="2015-05-13T12:13:00Z">
                <w:pPr/>
              </w:pPrChange>
            </w:pPr>
          </w:p>
        </w:tc>
        <w:tc>
          <w:tcPr>
            <w:tcW w:w="1710" w:type="dxa"/>
            <w:shd w:val="clear" w:color="auto" w:fill="auto"/>
            <w:noWrap/>
            <w:vAlign w:val="bottom"/>
            <w:hideMark/>
            <w:tcPrChange w:id="636" w:author="Alex" w:date="2015-05-12T22:08:00Z">
              <w:tcPr>
                <w:tcW w:w="1710" w:type="dxa"/>
                <w:tcBorders>
                  <w:top w:val="nil"/>
                  <w:left w:val="nil"/>
                  <w:bottom w:val="nil"/>
                  <w:right w:val="nil"/>
                </w:tcBorders>
                <w:shd w:val="clear" w:color="auto" w:fill="auto"/>
                <w:noWrap/>
                <w:vAlign w:val="bottom"/>
                <w:hideMark/>
              </w:tcPr>
            </w:tcPrChange>
          </w:tcPr>
          <w:p w14:paraId="3270773F" w14:textId="77777777" w:rsidR="001B315C" w:rsidRPr="001E61A8" w:rsidRDefault="001B315C" w:rsidP="00570380">
            <w:pPr>
              <w:spacing w:line="480" w:lineRule="auto"/>
              <w:rPr>
                <w:rFonts w:eastAsia="Times New Roman" w:cs="Times New Roman"/>
                <w:color w:val="000000"/>
              </w:rPr>
              <w:pPrChange w:id="637" w:author="Alex" w:date="2015-05-13T12:13:00Z">
                <w:pPr/>
              </w:pPrChange>
            </w:pPr>
            <w:r w:rsidRPr="001E61A8">
              <w:rPr>
                <w:rFonts w:eastAsia="Times New Roman" w:cs="Times New Roman"/>
                <w:color w:val="000000"/>
              </w:rPr>
              <w:t>7.67 ± 0.73</w:t>
            </w:r>
          </w:p>
        </w:tc>
        <w:tc>
          <w:tcPr>
            <w:tcW w:w="1350" w:type="dxa"/>
            <w:shd w:val="clear" w:color="auto" w:fill="auto"/>
            <w:noWrap/>
            <w:vAlign w:val="bottom"/>
            <w:hideMark/>
            <w:tcPrChange w:id="638" w:author="Alex" w:date="2015-05-12T22:08:00Z">
              <w:tcPr>
                <w:tcW w:w="1350" w:type="dxa"/>
                <w:tcBorders>
                  <w:top w:val="nil"/>
                  <w:left w:val="nil"/>
                  <w:bottom w:val="nil"/>
                  <w:right w:val="nil"/>
                </w:tcBorders>
                <w:shd w:val="clear" w:color="auto" w:fill="auto"/>
                <w:noWrap/>
                <w:vAlign w:val="bottom"/>
                <w:hideMark/>
              </w:tcPr>
            </w:tcPrChange>
          </w:tcPr>
          <w:p w14:paraId="1F9B8188" w14:textId="77777777" w:rsidR="001B315C" w:rsidRPr="001E61A8" w:rsidRDefault="001B315C" w:rsidP="00570380">
            <w:pPr>
              <w:spacing w:line="480" w:lineRule="auto"/>
              <w:rPr>
                <w:rFonts w:eastAsia="Times New Roman" w:cs="Times New Roman"/>
                <w:color w:val="000000"/>
              </w:rPr>
              <w:pPrChange w:id="639" w:author="Alex" w:date="2015-05-13T12:13:00Z">
                <w:pPr/>
              </w:pPrChange>
            </w:pPr>
            <w:r w:rsidRPr="001E61A8">
              <w:rPr>
                <w:rFonts w:eastAsia="Times New Roman" w:cs="Times New Roman"/>
                <w:color w:val="000000"/>
              </w:rPr>
              <w:t>113 ± 3</w:t>
            </w:r>
          </w:p>
        </w:tc>
        <w:tc>
          <w:tcPr>
            <w:tcW w:w="1080" w:type="dxa"/>
            <w:shd w:val="clear" w:color="auto" w:fill="auto"/>
            <w:noWrap/>
            <w:vAlign w:val="bottom"/>
            <w:hideMark/>
            <w:tcPrChange w:id="640" w:author="Alex" w:date="2015-05-12T22:08:00Z">
              <w:tcPr>
                <w:tcW w:w="1080" w:type="dxa"/>
                <w:tcBorders>
                  <w:top w:val="nil"/>
                  <w:left w:val="nil"/>
                  <w:bottom w:val="nil"/>
                  <w:right w:val="nil"/>
                </w:tcBorders>
                <w:shd w:val="clear" w:color="auto" w:fill="auto"/>
                <w:noWrap/>
                <w:vAlign w:val="bottom"/>
                <w:hideMark/>
              </w:tcPr>
            </w:tcPrChange>
          </w:tcPr>
          <w:p w14:paraId="2BC5097C" w14:textId="77777777" w:rsidR="001B315C" w:rsidRPr="001E61A8" w:rsidRDefault="001B315C" w:rsidP="00570380">
            <w:pPr>
              <w:spacing w:line="480" w:lineRule="auto"/>
              <w:rPr>
                <w:rFonts w:eastAsia="Times New Roman" w:cs="Times New Roman"/>
                <w:color w:val="000000"/>
              </w:rPr>
              <w:pPrChange w:id="641" w:author="Alex" w:date="2015-05-13T12:13:00Z">
                <w:pPr/>
              </w:pPrChange>
            </w:pPr>
            <w:r w:rsidRPr="001E61A8">
              <w:rPr>
                <w:rFonts w:eastAsia="Times New Roman" w:cs="Times New Roman"/>
                <w:color w:val="000000"/>
              </w:rPr>
              <w:t>173.34 ± 42.79</w:t>
            </w:r>
          </w:p>
        </w:tc>
        <w:tc>
          <w:tcPr>
            <w:tcW w:w="2475" w:type="dxa"/>
            <w:shd w:val="clear" w:color="auto" w:fill="auto"/>
            <w:noWrap/>
            <w:vAlign w:val="bottom"/>
            <w:hideMark/>
            <w:tcPrChange w:id="642" w:author="Alex" w:date="2015-05-12T22:08:00Z">
              <w:tcPr>
                <w:tcW w:w="2475" w:type="dxa"/>
                <w:tcBorders>
                  <w:top w:val="nil"/>
                  <w:left w:val="nil"/>
                  <w:bottom w:val="nil"/>
                  <w:right w:val="nil"/>
                </w:tcBorders>
                <w:shd w:val="clear" w:color="auto" w:fill="auto"/>
                <w:noWrap/>
                <w:vAlign w:val="bottom"/>
                <w:hideMark/>
              </w:tcPr>
            </w:tcPrChange>
          </w:tcPr>
          <w:p w14:paraId="4109B409" w14:textId="77777777" w:rsidR="001B315C" w:rsidRPr="001E61A8" w:rsidRDefault="001B315C" w:rsidP="00570380">
            <w:pPr>
              <w:spacing w:line="480" w:lineRule="auto"/>
              <w:rPr>
                <w:rFonts w:eastAsia="Times New Roman" w:cs="Times New Roman"/>
                <w:color w:val="000000"/>
              </w:rPr>
              <w:pPrChange w:id="643" w:author="Alex" w:date="2015-05-13T12:13:00Z">
                <w:pPr/>
              </w:pPrChange>
            </w:pPr>
            <w:r w:rsidRPr="001E61A8">
              <w:rPr>
                <w:rFonts w:eastAsia="Times New Roman" w:cs="Times New Roman"/>
                <w:color w:val="000000"/>
              </w:rPr>
              <w:t>14,697 ± 1,463</w:t>
            </w:r>
          </w:p>
        </w:tc>
      </w:tr>
      <w:tr w:rsidR="00266106" w:rsidRPr="001E61A8" w14:paraId="2A628B78" w14:textId="77777777" w:rsidTr="00D400F8">
        <w:trPr>
          <w:trHeight w:val="300"/>
          <w:trPrChange w:id="644" w:author="Alex" w:date="2015-05-12T22:08:00Z">
            <w:trPr>
              <w:trHeight w:val="300"/>
            </w:trPr>
          </w:trPrChange>
        </w:trPr>
        <w:tc>
          <w:tcPr>
            <w:tcW w:w="1095" w:type="dxa"/>
            <w:shd w:val="clear" w:color="auto" w:fill="auto"/>
            <w:noWrap/>
            <w:vAlign w:val="bottom"/>
            <w:hideMark/>
            <w:tcPrChange w:id="645" w:author="Alex" w:date="2015-05-12T22:08:00Z">
              <w:tcPr>
                <w:tcW w:w="1095" w:type="dxa"/>
                <w:tcBorders>
                  <w:top w:val="nil"/>
                  <w:left w:val="nil"/>
                  <w:bottom w:val="nil"/>
                  <w:right w:val="nil"/>
                </w:tcBorders>
                <w:shd w:val="clear" w:color="auto" w:fill="auto"/>
                <w:noWrap/>
                <w:vAlign w:val="bottom"/>
                <w:hideMark/>
              </w:tcPr>
            </w:tcPrChange>
          </w:tcPr>
          <w:p w14:paraId="122B34E4" w14:textId="77777777" w:rsidR="001B315C" w:rsidRPr="001E61A8" w:rsidRDefault="001B315C" w:rsidP="00570380">
            <w:pPr>
              <w:spacing w:line="480" w:lineRule="auto"/>
              <w:rPr>
                <w:rFonts w:eastAsia="Times New Roman" w:cs="Times New Roman"/>
                <w:color w:val="000000"/>
              </w:rPr>
              <w:pPrChange w:id="646" w:author="Alex" w:date="2015-05-13T12:13:00Z">
                <w:pPr/>
              </w:pPrChange>
            </w:pPr>
            <w:r w:rsidRPr="001E61A8">
              <w:rPr>
                <w:rFonts w:eastAsia="Times New Roman" w:cs="Times New Roman"/>
                <w:color w:val="000000"/>
              </w:rPr>
              <w:lastRenderedPageBreak/>
              <w:t>A192S</w:t>
            </w:r>
          </w:p>
        </w:tc>
        <w:tc>
          <w:tcPr>
            <w:tcW w:w="1080" w:type="dxa"/>
            <w:shd w:val="clear" w:color="auto" w:fill="auto"/>
            <w:noWrap/>
            <w:vAlign w:val="bottom"/>
            <w:hideMark/>
            <w:tcPrChange w:id="647" w:author="Alex" w:date="2015-05-12T22:08:00Z">
              <w:tcPr>
                <w:tcW w:w="1080" w:type="dxa"/>
                <w:tcBorders>
                  <w:top w:val="nil"/>
                  <w:left w:val="nil"/>
                  <w:bottom w:val="nil"/>
                  <w:right w:val="nil"/>
                </w:tcBorders>
                <w:shd w:val="clear" w:color="auto" w:fill="auto"/>
                <w:noWrap/>
                <w:vAlign w:val="bottom"/>
                <w:hideMark/>
              </w:tcPr>
            </w:tcPrChange>
          </w:tcPr>
          <w:p w14:paraId="1E98B77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648" w:author="Alex" w:date="2015-05-13T12:13:00Z">
                <w:pPr>
                  <w:jc w:val="right"/>
                </w:pPr>
              </w:pPrChange>
            </w:pPr>
            <w:r w:rsidRPr="001E61A8">
              <w:rPr>
                <w:rFonts w:eastAsia="Times New Roman" w:cs="Times New Roman"/>
                <w:color w:val="000000"/>
              </w:rPr>
              <w:t>1.17</w:t>
            </w:r>
          </w:p>
        </w:tc>
        <w:tc>
          <w:tcPr>
            <w:tcW w:w="900" w:type="dxa"/>
            <w:shd w:val="clear" w:color="auto" w:fill="auto"/>
            <w:noWrap/>
            <w:vAlign w:val="bottom"/>
            <w:hideMark/>
            <w:tcPrChange w:id="649" w:author="Alex" w:date="2015-05-12T22:08:00Z">
              <w:tcPr>
                <w:tcW w:w="900" w:type="dxa"/>
                <w:tcBorders>
                  <w:top w:val="nil"/>
                  <w:left w:val="nil"/>
                  <w:bottom w:val="nil"/>
                  <w:right w:val="nil"/>
                </w:tcBorders>
                <w:shd w:val="clear" w:color="auto" w:fill="auto"/>
                <w:noWrap/>
                <w:vAlign w:val="bottom"/>
                <w:hideMark/>
              </w:tcPr>
            </w:tcPrChange>
          </w:tcPr>
          <w:p w14:paraId="63C22EC2" w14:textId="77777777" w:rsidR="001B315C" w:rsidRPr="001E61A8" w:rsidRDefault="001B315C" w:rsidP="00570380">
            <w:pPr>
              <w:spacing w:line="480" w:lineRule="auto"/>
              <w:rPr>
                <w:rFonts w:eastAsia="Times New Roman" w:cs="Times New Roman"/>
                <w:color w:val="000000"/>
              </w:rPr>
              <w:pPrChange w:id="650" w:author="Alex" w:date="2015-05-13T12:13:00Z">
                <w:pPr/>
              </w:pPrChange>
            </w:pPr>
          </w:p>
        </w:tc>
        <w:tc>
          <w:tcPr>
            <w:tcW w:w="1710" w:type="dxa"/>
            <w:shd w:val="clear" w:color="auto" w:fill="auto"/>
            <w:noWrap/>
            <w:vAlign w:val="bottom"/>
            <w:hideMark/>
            <w:tcPrChange w:id="651" w:author="Alex" w:date="2015-05-12T22:08:00Z">
              <w:tcPr>
                <w:tcW w:w="1710" w:type="dxa"/>
                <w:tcBorders>
                  <w:top w:val="nil"/>
                  <w:left w:val="nil"/>
                  <w:bottom w:val="nil"/>
                  <w:right w:val="nil"/>
                </w:tcBorders>
                <w:shd w:val="clear" w:color="auto" w:fill="auto"/>
                <w:noWrap/>
                <w:vAlign w:val="bottom"/>
                <w:hideMark/>
              </w:tcPr>
            </w:tcPrChange>
          </w:tcPr>
          <w:p w14:paraId="2B88B7F9" w14:textId="77777777" w:rsidR="001B315C" w:rsidRPr="001E61A8" w:rsidRDefault="001B315C" w:rsidP="00570380">
            <w:pPr>
              <w:spacing w:line="480" w:lineRule="auto"/>
              <w:rPr>
                <w:rFonts w:eastAsia="Times New Roman" w:cs="Times New Roman"/>
                <w:color w:val="000000"/>
              </w:rPr>
              <w:pPrChange w:id="652" w:author="Alex" w:date="2015-05-13T12:13:00Z">
                <w:pPr/>
              </w:pPrChange>
            </w:pPr>
            <w:r w:rsidRPr="001E61A8">
              <w:rPr>
                <w:rFonts w:eastAsia="Times New Roman" w:cs="Times New Roman"/>
                <w:color w:val="000000"/>
              </w:rPr>
              <w:t>5.09 ± 0.18</w:t>
            </w:r>
          </w:p>
        </w:tc>
        <w:tc>
          <w:tcPr>
            <w:tcW w:w="1350" w:type="dxa"/>
            <w:shd w:val="clear" w:color="auto" w:fill="auto"/>
            <w:noWrap/>
            <w:vAlign w:val="bottom"/>
            <w:hideMark/>
            <w:tcPrChange w:id="653" w:author="Alex" w:date="2015-05-12T22:08:00Z">
              <w:tcPr>
                <w:tcW w:w="1350" w:type="dxa"/>
                <w:tcBorders>
                  <w:top w:val="nil"/>
                  <w:left w:val="nil"/>
                  <w:bottom w:val="nil"/>
                  <w:right w:val="nil"/>
                </w:tcBorders>
                <w:shd w:val="clear" w:color="auto" w:fill="auto"/>
                <w:noWrap/>
                <w:vAlign w:val="bottom"/>
                <w:hideMark/>
              </w:tcPr>
            </w:tcPrChange>
          </w:tcPr>
          <w:p w14:paraId="370689B9" w14:textId="77777777" w:rsidR="001B315C" w:rsidRPr="001E61A8" w:rsidRDefault="001B315C" w:rsidP="00570380">
            <w:pPr>
              <w:spacing w:line="480" w:lineRule="auto"/>
              <w:rPr>
                <w:rFonts w:eastAsia="Times New Roman" w:cs="Times New Roman"/>
                <w:color w:val="000000"/>
              </w:rPr>
              <w:pPrChange w:id="654" w:author="Alex" w:date="2015-05-13T12:13:00Z">
                <w:pPr/>
              </w:pPrChange>
            </w:pPr>
            <w:r w:rsidRPr="001E61A8">
              <w:rPr>
                <w:rFonts w:eastAsia="Times New Roman" w:cs="Times New Roman"/>
                <w:color w:val="000000"/>
              </w:rPr>
              <w:t>946 ± 10</w:t>
            </w:r>
          </w:p>
        </w:tc>
        <w:tc>
          <w:tcPr>
            <w:tcW w:w="1080" w:type="dxa"/>
            <w:shd w:val="clear" w:color="auto" w:fill="auto"/>
            <w:noWrap/>
            <w:vAlign w:val="bottom"/>
            <w:hideMark/>
            <w:tcPrChange w:id="655" w:author="Alex" w:date="2015-05-12T22:08:00Z">
              <w:tcPr>
                <w:tcW w:w="1080" w:type="dxa"/>
                <w:tcBorders>
                  <w:top w:val="nil"/>
                  <w:left w:val="nil"/>
                  <w:bottom w:val="nil"/>
                  <w:right w:val="nil"/>
                </w:tcBorders>
                <w:shd w:val="clear" w:color="auto" w:fill="auto"/>
                <w:noWrap/>
                <w:vAlign w:val="bottom"/>
                <w:hideMark/>
              </w:tcPr>
            </w:tcPrChange>
          </w:tcPr>
          <w:p w14:paraId="10DE55E0" w14:textId="77777777" w:rsidR="001B315C" w:rsidRPr="001E61A8" w:rsidRDefault="001B315C" w:rsidP="00570380">
            <w:pPr>
              <w:spacing w:line="480" w:lineRule="auto"/>
              <w:rPr>
                <w:rFonts w:eastAsia="Times New Roman" w:cs="Times New Roman"/>
                <w:color w:val="000000"/>
              </w:rPr>
              <w:pPrChange w:id="656" w:author="Alex" w:date="2015-05-13T12:13:00Z">
                <w:pPr/>
              </w:pPrChange>
            </w:pPr>
          </w:p>
        </w:tc>
        <w:tc>
          <w:tcPr>
            <w:tcW w:w="2475" w:type="dxa"/>
            <w:shd w:val="clear" w:color="auto" w:fill="auto"/>
            <w:noWrap/>
            <w:vAlign w:val="bottom"/>
            <w:hideMark/>
            <w:tcPrChange w:id="657" w:author="Alex" w:date="2015-05-12T22:08:00Z">
              <w:tcPr>
                <w:tcW w:w="2475" w:type="dxa"/>
                <w:tcBorders>
                  <w:top w:val="nil"/>
                  <w:left w:val="nil"/>
                  <w:bottom w:val="nil"/>
                  <w:right w:val="nil"/>
                </w:tcBorders>
                <w:shd w:val="clear" w:color="auto" w:fill="auto"/>
                <w:noWrap/>
                <w:vAlign w:val="bottom"/>
                <w:hideMark/>
              </w:tcPr>
            </w:tcPrChange>
          </w:tcPr>
          <w:p w14:paraId="3C9139C8" w14:textId="77777777" w:rsidR="001B315C" w:rsidRPr="001E61A8" w:rsidRDefault="001B315C" w:rsidP="00570380">
            <w:pPr>
              <w:spacing w:line="480" w:lineRule="auto"/>
              <w:rPr>
                <w:rFonts w:eastAsia="Times New Roman" w:cs="Times New Roman"/>
                <w:color w:val="000000"/>
              </w:rPr>
              <w:pPrChange w:id="658" w:author="Alex" w:date="2015-05-13T12:13:00Z">
                <w:pPr/>
              </w:pPrChange>
            </w:pPr>
            <w:r w:rsidRPr="001E61A8">
              <w:rPr>
                <w:rFonts w:eastAsia="Times New Roman" w:cs="Times New Roman"/>
                <w:color w:val="000000"/>
              </w:rPr>
              <w:t>185,848 ± 6,994</w:t>
            </w:r>
          </w:p>
        </w:tc>
      </w:tr>
      <w:tr w:rsidR="00266106" w:rsidRPr="001E61A8" w14:paraId="3FB7B6A8" w14:textId="77777777" w:rsidTr="00D400F8">
        <w:trPr>
          <w:trHeight w:val="300"/>
          <w:trPrChange w:id="659" w:author="Alex" w:date="2015-05-12T22:08:00Z">
            <w:trPr>
              <w:trHeight w:val="300"/>
            </w:trPr>
          </w:trPrChange>
        </w:trPr>
        <w:tc>
          <w:tcPr>
            <w:tcW w:w="1095" w:type="dxa"/>
            <w:shd w:val="clear" w:color="auto" w:fill="auto"/>
            <w:noWrap/>
            <w:vAlign w:val="bottom"/>
            <w:hideMark/>
            <w:tcPrChange w:id="660" w:author="Alex" w:date="2015-05-12T22:08:00Z">
              <w:tcPr>
                <w:tcW w:w="1095" w:type="dxa"/>
                <w:tcBorders>
                  <w:top w:val="nil"/>
                  <w:left w:val="nil"/>
                  <w:bottom w:val="nil"/>
                  <w:right w:val="nil"/>
                </w:tcBorders>
                <w:shd w:val="clear" w:color="auto" w:fill="auto"/>
                <w:noWrap/>
                <w:vAlign w:val="bottom"/>
                <w:hideMark/>
              </w:tcPr>
            </w:tcPrChange>
          </w:tcPr>
          <w:p w14:paraId="218D3DF5" w14:textId="77777777" w:rsidR="001B315C" w:rsidRPr="001E61A8" w:rsidRDefault="001B315C" w:rsidP="00570380">
            <w:pPr>
              <w:spacing w:line="480" w:lineRule="auto"/>
              <w:rPr>
                <w:rFonts w:eastAsia="Times New Roman" w:cs="Times New Roman"/>
                <w:color w:val="000000"/>
              </w:rPr>
              <w:pPrChange w:id="661" w:author="Alex" w:date="2015-05-13T12:13:00Z">
                <w:pPr/>
              </w:pPrChange>
            </w:pPr>
            <w:r w:rsidRPr="001E61A8">
              <w:rPr>
                <w:rFonts w:eastAsia="Times New Roman" w:cs="Times New Roman"/>
                <w:color w:val="000000"/>
              </w:rPr>
              <w:t>T218A</w:t>
            </w:r>
          </w:p>
        </w:tc>
        <w:tc>
          <w:tcPr>
            <w:tcW w:w="1080" w:type="dxa"/>
            <w:shd w:val="clear" w:color="auto" w:fill="auto"/>
            <w:noWrap/>
            <w:vAlign w:val="bottom"/>
            <w:hideMark/>
            <w:tcPrChange w:id="662" w:author="Alex" w:date="2015-05-12T22:08:00Z">
              <w:tcPr>
                <w:tcW w:w="1080" w:type="dxa"/>
                <w:tcBorders>
                  <w:top w:val="nil"/>
                  <w:left w:val="nil"/>
                  <w:bottom w:val="nil"/>
                  <w:right w:val="nil"/>
                </w:tcBorders>
                <w:shd w:val="clear" w:color="auto" w:fill="auto"/>
                <w:noWrap/>
                <w:vAlign w:val="bottom"/>
                <w:hideMark/>
              </w:tcPr>
            </w:tcPrChange>
          </w:tcPr>
          <w:p w14:paraId="428E9ECB"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663" w:author="Alex" w:date="2015-05-13T12:13:00Z">
                <w:pPr>
                  <w:jc w:val="right"/>
                </w:pPr>
              </w:pPrChange>
            </w:pPr>
            <w:r w:rsidRPr="001E61A8">
              <w:rPr>
                <w:rFonts w:eastAsia="Times New Roman" w:cs="Times New Roman"/>
                <w:color w:val="000000"/>
              </w:rPr>
              <w:t>0.98</w:t>
            </w:r>
          </w:p>
        </w:tc>
        <w:tc>
          <w:tcPr>
            <w:tcW w:w="900" w:type="dxa"/>
            <w:shd w:val="clear" w:color="auto" w:fill="auto"/>
            <w:noWrap/>
            <w:vAlign w:val="bottom"/>
            <w:hideMark/>
            <w:tcPrChange w:id="664" w:author="Alex" w:date="2015-05-12T22:08:00Z">
              <w:tcPr>
                <w:tcW w:w="900" w:type="dxa"/>
                <w:tcBorders>
                  <w:top w:val="nil"/>
                  <w:left w:val="nil"/>
                  <w:bottom w:val="nil"/>
                  <w:right w:val="nil"/>
                </w:tcBorders>
                <w:shd w:val="clear" w:color="auto" w:fill="auto"/>
                <w:noWrap/>
                <w:vAlign w:val="bottom"/>
                <w:hideMark/>
              </w:tcPr>
            </w:tcPrChange>
          </w:tcPr>
          <w:p w14:paraId="746EB3D3" w14:textId="77777777" w:rsidR="001B315C" w:rsidRPr="001E61A8" w:rsidRDefault="001B315C" w:rsidP="00570380">
            <w:pPr>
              <w:spacing w:line="480" w:lineRule="auto"/>
              <w:rPr>
                <w:rFonts w:eastAsia="Times New Roman" w:cs="Times New Roman"/>
                <w:color w:val="000000"/>
              </w:rPr>
              <w:pPrChange w:id="665" w:author="Alex" w:date="2015-05-13T12:13:00Z">
                <w:pPr/>
              </w:pPrChange>
            </w:pPr>
          </w:p>
        </w:tc>
        <w:tc>
          <w:tcPr>
            <w:tcW w:w="1710" w:type="dxa"/>
            <w:shd w:val="clear" w:color="auto" w:fill="auto"/>
            <w:noWrap/>
            <w:vAlign w:val="bottom"/>
            <w:hideMark/>
            <w:tcPrChange w:id="666" w:author="Alex" w:date="2015-05-12T22:08:00Z">
              <w:tcPr>
                <w:tcW w:w="1710" w:type="dxa"/>
                <w:tcBorders>
                  <w:top w:val="nil"/>
                  <w:left w:val="nil"/>
                  <w:bottom w:val="nil"/>
                  <w:right w:val="nil"/>
                </w:tcBorders>
                <w:shd w:val="clear" w:color="auto" w:fill="auto"/>
                <w:noWrap/>
                <w:vAlign w:val="bottom"/>
                <w:hideMark/>
              </w:tcPr>
            </w:tcPrChange>
          </w:tcPr>
          <w:p w14:paraId="55F59CF0" w14:textId="77777777" w:rsidR="001B315C" w:rsidRPr="001E61A8" w:rsidRDefault="001B315C" w:rsidP="00570380">
            <w:pPr>
              <w:spacing w:line="480" w:lineRule="auto"/>
              <w:rPr>
                <w:rFonts w:eastAsia="Times New Roman" w:cs="Times New Roman"/>
                <w:color w:val="000000"/>
              </w:rPr>
              <w:pPrChange w:id="667" w:author="Alex" w:date="2015-05-13T12:13:00Z">
                <w:pPr/>
              </w:pPrChange>
            </w:pPr>
            <w:r w:rsidRPr="001E61A8">
              <w:rPr>
                <w:rFonts w:eastAsia="Times New Roman" w:cs="Times New Roman"/>
                <w:color w:val="000000"/>
              </w:rPr>
              <w:t>6.51 ± 0.94</w:t>
            </w:r>
          </w:p>
        </w:tc>
        <w:tc>
          <w:tcPr>
            <w:tcW w:w="1350" w:type="dxa"/>
            <w:shd w:val="clear" w:color="auto" w:fill="auto"/>
            <w:noWrap/>
            <w:vAlign w:val="bottom"/>
            <w:hideMark/>
            <w:tcPrChange w:id="668" w:author="Alex" w:date="2015-05-12T22:08:00Z">
              <w:tcPr>
                <w:tcW w:w="1350" w:type="dxa"/>
                <w:tcBorders>
                  <w:top w:val="nil"/>
                  <w:left w:val="nil"/>
                  <w:bottom w:val="nil"/>
                  <w:right w:val="nil"/>
                </w:tcBorders>
                <w:shd w:val="clear" w:color="auto" w:fill="auto"/>
                <w:noWrap/>
                <w:vAlign w:val="bottom"/>
                <w:hideMark/>
              </w:tcPr>
            </w:tcPrChange>
          </w:tcPr>
          <w:p w14:paraId="4A92839F" w14:textId="77777777" w:rsidR="001B315C" w:rsidRPr="001E61A8" w:rsidRDefault="001B315C" w:rsidP="00570380">
            <w:pPr>
              <w:spacing w:line="480" w:lineRule="auto"/>
              <w:rPr>
                <w:rFonts w:eastAsia="Times New Roman" w:cs="Times New Roman"/>
                <w:color w:val="000000"/>
              </w:rPr>
              <w:pPrChange w:id="669" w:author="Alex" w:date="2015-05-13T12:13:00Z">
                <w:pPr/>
              </w:pPrChange>
            </w:pPr>
            <w:r w:rsidRPr="001E61A8">
              <w:rPr>
                <w:rFonts w:eastAsia="Times New Roman" w:cs="Times New Roman"/>
                <w:color w:val="000000"/>
              </w:rPr>
              <w:t>464 ± 18</w:t>
            </w:r>
          </w:p>
        </w:tc>
        <w:tc>
          <w:tcPr>
            <w:tcW w:w="1080" w:type="dxa"/>
            <w:shd w:val="clear" w:color="auto" w:fill="auto"/>
            <w:noWrap/>
            <w:vAlign w:val="bottom"/>
            <w:hideMark/>
            <w:tcPrChange w:id="670" w:author="Alex" w:date="2015-05-12T22:08:00Z">
              <w:tcPr>
                <w:tcW w:w="1080" w:type="dxa"/>
                <w:tcBorders>
                  <w:top w:val="nil"/>
                  <w:left w:val="nil"/>
                  <w:bottom w:val="nil"/>
                  <w:right w:val="nil"/>
                </w:tcBorders>
                <w:shd w:val="clear" w:color="auto" w:fill="auto"/>
                <w:noWrap/>
                <w:vAlign w:val="bottom"/>
                <w:hideMark/>
              </w:tcPr>
            </w:tcPrChange>
          </w:tcPr>
          <w:p w14:paraId="71D03BD5" w14:textId="77777777" w:rsidR="001B315C" w:rsidRPr="001E61A8" w:rsidRDefault="001B315C" w:rsidP="00570380">
            <w:pPr>
              <w:spacing w:line="480" w:lineRule="auto"/>
              <w:rPr>
                <w:rFonts w:eastAsia="Times New Roman" w:cs="Times New Roman"/>
                <w:color w:val="000000"/>
              </w:rPr>
              <w:pPrChange w:id="671" w:author="Alex" w:date="2015-05-13T12:13:00Z">
                <w:pPr/>
              </w:pPrChange>
            </w:pPr>
          </w:p>
        </w:tc>
        <w:tc>
          <w:tcPr>
            <w:tcW w:w="2475" w:type="dxa"/>
            <w:shd w:val="clear" w:color="auto" w:fill="auto"/>
            <w:noWrap/>
            <w:vAlign w:val="bottom"/>
            <w:hideMark/>
            <w:tcPrChange w:id="672" w:author="Alex" w:date="2015-05-12T22:08:00Z">
              <w:tcPr>
                <w:tcW w:w="2475" w:type="dxa"/>
                <w:tcBorders>
                  <w:top w:val="nil"/>
                  <w:left w:val="nil"/>
                  <w:bottom w:val="nil"/>
                  <w:right w:val="nil"/>
                </w:tcBorders>
                <w:shd w:val="clear" w:color="auto" w:fill="auto"/>
                <w:noWrap/>
                <w:vAlign w:val="bottom"/>
                <w:hideMark/>
              </w:tcPr>
            </w:tcPrChange>
          </w:tcPr>
          <w:p w14:paraId="5C9448BF" w14:textId="77777777" w:rsidR="001B315C" w:rsidRPr="001E61A8" w:rsidRDefault="001B315C" w:rsidP="00570380">
            <w:pPr>
              <w:spacing w:line="480" w:lineRule="auto"/>
              <w:rPr>
                <w:rFonts w:eastAsia="Times New Roman" w:cs="Times New Roman"/>
                <w:color w:val="000000"/>
              </w:rPr>
              <w:pPrChange w:id="673" w:author="Alex" w:date="2015-05-13T12:13:00Z">
                <w:pPr/>
              </w:pPrChange>
            </w:pPr>
            <w:r w:rsidRPr="001E61A8">
              <w:rPr>
                <w:rFonts w:eastAsia="Times New Roman" w:cs="Times New Roman"/>
                <w:color w:val="000000"/>
              </w:rPr>
              <w:t>71,280 ± 10,669</w:t>
            </w:r>
          </w:p>
        </w:tc>
      </w:tr>
      <w:tr w:rsidR="00266106" w:rsidRPr="001E61A8" w14:paraId="3B82D415" w14:textId="77777777" w:rsidTr="00D400F8">
        <w:trPr>
          <w:trHeight w:val="300"/>
          <w:trPrChange w:id="674" w:author="Alex" w:date="2015-05-12T22:08:00Z">
            <w:trPr>
              <w:trHeight w:val="300"/>
            </w:trPr>
          </w:trPrChange>
        </w:trPr>
        <w:tc>
          <w:tcPr>
            <w:tcW w:w="1095" w:type="dxa"/>
            <w:shd w:val="clear" w:color="auto" w:fill="auto"/>
            <w:noWrap/>
            <w:vAlign w:val="bottom"/>
            <w:hideMark/>
            <w:tcPrChange w:id="675" w:author="Alex" w:date="2015-05-12T22:08:00Z">
              <w:tcPr>
                <w:tcW w:w="1095" w:type="dxa"/>
                <w:tcBorders>
                  <w:top w:val="nil"/>
                  <w:left w:val="nil"/>
                  <w:bottom w:val="nil"/>
                  <w:right w:val="nil"/>
                </w:tcBorders>
                <w:shd w:val="clear" w:color="auto" w:fill="auto"/>
                <w:noWrap/>
                <w:vAlign w:val="bottom"/>
                <w:hideMark/>
              </w:tcPr>
            </w:tcPrChange>
          </w:tcPr>
          <w:p w14:paraId="05E71AC2" w14:textId="77777777" w:rsidR="001B315C" w:rsidRPr="001E61A8" w:rsidRDefault="001B315C" w:rsidP="00570380">
            <w:pPr>
              <w:spacing w:line="480" w:lineRule="auto"/>
              <w:rPr>
                <w:rFonts w:eastAsia="Times New Roman" w:cs="Times New Roman"/>
                <w:color w:val="000000"/>
              </w:rPr>
              <w:pPrChange w:id="676" w:author="Alex" w:date="2015-05-13T12:13:00Z">
                <w:pPr/>
              </w:pPrChange>
            </w:pPr>
            <w:r w:rsidRPr="001E61A8">
              <w:rPr>
                <w:rFonts w:eastAsia="Times New Roman" w:cs="Times New Roman"/>
                <w:color w:val="000000"/>
              </w:rPr>
              <w:t>L219A</w:t>
            </w:r>
          </w:p>
        </w:tc>
        <w:tc>
          <w:tcPr>
            <w:tcW w:w="1080" w:type="dxa"/>
            <w:shd w:val="clear" w:color="auto" w:fill="auto"/>
            <w:noWrap/>
            <w:vAlign w:val="bottom"/>
            <w:hideMark/>
            <w:tcPrChange w:id="677" w:author="Alex" w:date="2015-05-12T22:08:00Z">
              <w:tcPr>
                <w:tcW w:w="1080" w:type="dxa"/>
                <w:tcBorders>
                  <w:top w:val="nil"/>
                  <w:left w:val="nil"/>
                  <w:bottom w:val="nil"/>
                  <w:right w:val="nil"/>
                </w:tcBorders>
                <w:shd w:val="clear" w:color="auto" w:fill="auto"/>
                <w:noWrap/>
                <w:vAlign w:val="bottom"/>
                <w:hideMark/>
              </w:tcPr>
            </w:tcPrChange>
          </w:tcPr>
          <w:p w14:paraId="0DFA4225"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678" w:author="Alex" w:date="2015-05-13T12:13:00Z">
                <w:pPr>
                  <w:jc w:val="right"/>
                </w:pPr>
              </w:pPrChange>
            </w:pPr>
            <w:r w:rsidRPr="001E61A8">
              <w:rPr>
                <w:rFonts w:eastAsia="Times New Roman" w:cs="Times New Roman"/>
                <w:color w:val="000000"/>
              </w:rPr>
              <w:t>0.47</w:t>
            </w:r>
          </w:p>
        </w:tc>
        <w:tc>
          <w:tcPr>
            <w:tcW w:w="900" w:type="dxa"/>
            <w:shd w:val="clear" w:color="auto" w:fill="auto"/>
            <w:noWrap/>
            <w:vAlign w:val="bottom"/>
            <w:hideMark/>
            <w:tcPrChange w:id="679" w:author="Alex" w:date="2015-05-12T22:08:00Z">
              <w:tcPr>
                <w:tcW w:w="900" w:type="dxa"/>
                <w:tcBorders>
                  <w:top w:val="nil"/>
                  <w:left w:val="nil"/>
                  <w:bottom w:val="nil"/>
                  <w:right w:val="nil"/>
                </w:tcBorders>
                <w:shd w:val="clear" w:color="auto" w:fill="auto"/>
                <w:noWrap/>
                <w:vAlign w:val="bottom"/>
                <w:hideMark/>
              </w:tcPr>
            </w:tcPrChange>
          </w:tcPr>
          <w:p w14:paraId="54C84BB9" w14:textId="77777777" w:rsidR="001B315C" w:rsidRPr="001E61A8" w:rsidRDefault="001B315C" w:rsidP="00570380">
            <w:pPr>
              <w:spacing w:line="480" w:lineRule="auto"/>
              <w:rPr>
                <w:rFonts w:eastAsia="Times New Roman" w:cs="Times New Roman"/>
                <w:color w:val="000000"/>
              </w:rPr>
              <w:pPrChange w:id="680" w:author="Alex" w:date="2015-05-13T12:13:00Z">
                <w:pPr/>
              </w:pPrChange>
            </w:pPr>
          </w:p>
        </w:tc>
        <w:tc>
          <w:tcPr>
            <w:tcW w:w="1710" w:type="dxa"/>
            <w:shd w:val="clear" w:color="auto" w:fill="auto"/>
            <w:noWrap/>
            <w:vAlign w:val="bottom"/>
            <w:hideMark/>
            <w:tcPrChange w:id="681" w:author="Alex" w:date="2015-05-12T22:08:00Z">
              <w:tcPr>
                <w:tcW w:w="1710" w:type="dxa"/>
                <w:tcBorders>
                  <w:top w:val="nil"/>
                  <w:left w:val="nil"/>
                  <w:bottom w:val="nil"/>
                  <w:right w:val="nil"/>
                </w:tcBorders>
                <w:shd w:val="clear" w:color="auto" w:fill="auto"/>
                <w:noWrap/>
                <w:vAlign w:val="bottom"/>
                <w:hideMark/>
              </w:tcPr>
            </w:tcPrChange>
          </w:tcPr>
          <w:p w14:paraId="230DE096" w14:textId="77777777" w:rsidR="001B315C" w:rsidRPr="001E61A8" w:rsidRDefault="001B315C" w:rsidP="00570380">
            <w:pPr>
              <w:spacing w:line="480" w:lineRule="auto"/>
              <w:rPr>
                <w:rFonts w:eastAsia="Times New Roman" w:cs="Times New Roman"/>
                <w:color w:val="000000"/>
              </w:rPr>
              <w:pPrChange w:id="682" w:author="Alex" w:date="2015-05-13T12:13:00Z">
                <w:pPr/>
              </w:pPrChange>
            </w:pPr>
            <w:r w:rsidRPr="001E61A8">
              <w:rPr>
                <w:rFonts w:eastAsia="Times New Roman" w:cs="Times New Roman"/>
                <w:color w:val="000000"/>
              </w:rPr>
              <w:t>7.87 ± 0.60</w:t>
            </w:r>
          </w:p>
        </w:tc>
        <w:tc>
          <w:tcPr>
            <w:tcW w:w="1350" w:type="dxa"/>
            <w:shd w:val="clear" w:color="auto" w:fill="auto"/>
            <w:noWrap/>
            <w:vAlign w:val="bottom"/>
            <w:hideMark/>
            <w:tcPrChange w:id="683" w:author="Alex" w:date="2015-05-12T22:08:00Z">
              <w:tcPr>
                <w:tcW w:w="1350" w:type="dxa"/>
                <w:tcBorders>
                  <w:top w:val="nil"/>
                  <w:left w:val="nil"/>
                  <w:bottom w:val="nil"/>
                  <w:right w:val="nil"/>
                </w:tcBorders>
                <w:shd w:val="clear" w:color="auto" w:fill="auto"/>
                <w:noWrap/>
                <w:vAlign w:val="bottom"/>
                <w:hideMark/>
              </w:tcPr>
            </w:tcPrChange>
          </w:tcPr>
          <w:p w14:paraId="666D8EF1" w14:textId="77777777" w:rsidR="001B315C" w:rsidRPr="001E61A8" w:rsidRDefault="001B315C" w:rsidP="00570380">
            <w:pPr>
              <w:spacing w:line="480" w:lineRule="auto"/>
              <w:rPr>
                <w:rFonts w:eastAsia="Times New Roman" w:cs="Times New Roman"/>
                <w:color w:val="000000"/>
              </w:rPr>
              <w:pPrChange w:id="684" w:author="Alex" w:date="2015-05-13T12:13:00Z">
                <w:pPr/>
              </w:pPrChange>
            </w:pPr>
            <w:r w:rsidRPr="001E61A8">
              <w:rPr>
                <w:rFonts w:eastAsia="Times New Roman" w:cs="Times New Roman"/>
                <w:color w:val="000000"/>
              </w:rPr>
              <w:t>199 ± 5</w:t>
            </w:r>
          </w:p>
        </w:tc>
        <w:tc>
          <w:tcPr>
            <w:tcW w:w="1080" w:type="dxa"/>
            <w:shd w:val="clear" w:color="auto" w:fill="auto"/>
            <w:noWrap/>
            <w:vAlign w:val="bottom"/>
            <w:hideMark/>
            <w:tcPrChange w:id="685" w:author="Alex" w:date="2015-05-12T22:08:00Z">
              <w:tcPr>
                <w:tcW w:w="1080" w:type="dxa"/>
                <w:tcBorders>
                  <w:top w:val="nil"/>
                  <w:left w:val="nil"/>
                  <w:bottom w:val="nil"/>
                  <w:right w:val="nil"/>
                </w:tcBorders>
                <w:shd w:val="clear" w:color="auto" w:fill="auto"/>
                <w:noWrap/>
                <w:vAlign w:val="bottom"/>
                <w:hideMark/>
              </w:tcPr>
            </w:tcPrChange>
          </w:tcPr>
          <w:p w14:paraId="14119316" w14:textId="77777777" w:rsidR="001B315C" w:rsidRPr="001E61A8" w:rsidRDefault="001B315C" w:rsidP="00570380">
            <w:pPr>
              <w:spacing w:line="480" w:lineRule="auto"/>
              <w:rPr>
                <w:rFonts w:eastAsia="Times New Roman" w:cs="Times New Roman"/>
                <w:color w:val="000000"/>
              </w:rPr>
              <w:pPrChange w:id="686" w:author="Alex" w:date="2015-05-13T12:13:00Z">
                <w:pPr/>
              </w:pPrChange>
            </w:pPr>
          </w:p>
        </w:tc>
        <w:tc>
          <w:tcPr>
            <w:tcW w:w="2475" w:type="dxa"/>
            <w:shd w:val="clear" w:color="auto" w:fill="auto"/>
            <w:noWrap/>
            <w:vAlign w:val="bottom"/>
            <w:hideMark/>
            <w:tcPrChange w:id="687" w:author="Alex" w:date="2015-05-12T22:08:00Z">
              <w:tcPr>
                <w:tcW w:w="2475" w:type="dxa"/>
                <w:tcBorders>
                  <w:top w:val="nil"/>
                  <w:left w:val="nil"/>
                  <w:bottom w:val="nil"/>
                  <w:right w:val="nil"/>
                </w:tcBorders>
                <w:shd w:val="clear" w:color="auto" w:fill="auto"/>
                <w:noWrap/>
                <w:vAlign w:val="bottom"/>
                <w:hideMark/>
              </w:tcPr>
            </w:tcPrChange>
          </w:tcPr>
          <w:p w14:paraId="01447D2D" w14:textId="77777777" w:rsidR="001B315C" w:rsidRPr="001E61A8" w:rsidRDefault="001B315C" w:rsidP="00570380">
            <w:pPr>
              <w:spacing w:line="480" w:lineRule="auto"/>
              <w:rPr>
                <w:rFonts w:eastAsia="Times New Roman" w:cs="Times New Roman"/>
                <w:color w:val="000000"/>
              </w:rPr>
              <w:pPrChange w:id="688" w:author="Alex" w:date="2015-05-13T12:13:00Z">
                <w:pPr/>
              </w:pPrChange>
            </w:pPr>
            <w:r w:rsidRPr="001E61A8">
              <w:rPr>
                <w:rFonts w:eastAsia="Times New Roman" w:cs="Times New Roman"/>
                <w:color w:val="000000"/>
              </w:rPr>
              <w:t>25,262 ± 2,010</w:t>
            </w:r>
          </w:p>
        </w:tc>
      </w:tr>
      <w:tr w:rsidR="00266106" w:rsidRPr="001E61A8" w14:paraId="5157E2D7" w14:textId="77777777" w:rsidTr="00D400F8">
        <w:trPr>
          <w:trHeight w:val="300"/>
          <w:trPrChange w:id="689" w:author="Alex" w:date="2015-05-12T22:08:00Z">
            <w:trPr>
              <w:trHeight w:val="300"/>
            </w:trPr>
          </w:trPrChange>
        </w:trPr>
        <w:tc>
          <w:tcPr>
            <w:tcW w:w="1095" w:type="dxa"/>
            <w:shd w:val="clear" w:color="auto" w:fill="auto"/>
            <w:noWrap/>
            <w:vAlign w:val="bottom"/>
            <w:hideMark/>
            <w:tcPrChange w:id="690" w:author="Alex" w:date="2015-05-12T22:08:00Z">
              <w:tcPr>
                <w:tcW w:w="1095" w:type="dxa"/>
                <w:tcBorders>
                  <w:top w:val="nil"/>
                  <w:left w:val="nil"/>
                  <w:bottom w:val="nil"/>
                  <w:right w:val="nil"/>
                </w:tcBorders>
                <w:shd w:val="clear" w:color="auto" w:fill="auto"/>
                <w:noWrap/>
                <w:vAlign w:val="bottom"/>
                <w:hideMark/>
              </w:tcPr>
            </w:tcPrChange>
          </w:tcPr>
          <w:p w14:paraId="250EEDF7" w14:textId="77777777" w:rsidR="001B315C" w:rsidRPr="001E61A8" w:rsidRDefault="001B315C" w:rsidP="00570380">
            <w:pPr>
              <w:spacing w:line="480" w:lineRule="auto"/>
              <w:rPr>
                <w:rFonts w:eastAsia="Times New Roman" w:cs="Times New Roman"/>
                <w:color w:val="000000"/>
              </w:rPr>
              <w:pPrChange w:id="691" w:author="Alex" w:date="2015-05-13T12:13:00Z">
                <w:pPr/>
              </w:pPrChange>
            </w:pPr>
            <w:r w:rsidRPr="001E61A8">
              <w:rPr>
                <w:rFonts w:eastAsia="Times New Roman" w:cs="Times New Roman"/>
                <w:color w:val="000000"/>
              </w:rPr>
              <w:t>N220A</w:t>
            </w:r>
          </w:p>
        </w:tc>
        <w:tc>
          <w:tcPr>
            <w:tcW w:w="1080" w:type="dxa"/>
            <w:shd w:val="clear" w:color="auto" w:fill="auto"/>
            <w:noWrap/>
            <w:vAlign w:val="bottom"/>
            <w:hideMark/>
            <w:tcPrChange w:id="692" w:author="Alex" w:date="2015-05-12T22:08:00Z">
              <w:tcPr>
                <w:tcW w:w="1080" w:type="dxa"/>
                <w:tcBorders>
                  <w:top w:val="nil"/>
                  <w:left w:val="nil"/>
                  <w:bottom w:val="nil"/>
                  <w:right w:val="nil"/>
                </w:tcBorders>
                <w:shd w:val="clear" w:color="auto" w:fill="auto"/>
                <w:noWrap/>
                <w:vAlign w:val="bottom"/>
                <w:hideMark/>
              </w:tcPr>
            </w:tcPrChange>
          </w:tcPr>
          <w:p w14:paraId="48CBF4D9"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693" w:author="Alex" w:date="2015-05-13T12:13:00Z">
                <w:pPr>
                  <w:jc w:val="right"/>
                </w:pPr>
              </w:pPrChange>
            </w:pPr>
            <w:r w:rsidRPr="001E61A8">
              <w:rPr>
                <w:rFonts w:eastAsia="Times New Roman" w:cs="Times New Roman"/>
                <w:color w:val="000000"/>
              </w:rPr>
              <w:t>0.61</w:t>
            </w:r>
          </w:p>
        </w:tc>
        <w:tc>
          <w:tcPr>
            <w:tcW w:w="900" w:type="dxa"/>
            <w:shd w:val="clear" w:color="auto" w:fill="auto"/>
            <w:noWrap/>
            <w:vAlign w:val="bottom"/>
            <w:hideMark/>
            <w:tcPrChange w:id="694" w:author="Alex" w:date="2015-05-12T22:08:00Z">
              <w:tcPr>
                <w:tcW w:w="900" w:type="dxa"/>
                <w:tcBorders>
                  <w:top w:val="nil"/>
                  <w:left w:val="nil"/>
                  <w:bottom w:val="nil"/>
                  <w:right w:val="nil"/>
                </w:tcBorders>
                <w:shd w:val="clear" w:color="auto" w:fill="auto"/>
                <w:noWrap/>
                <w:vAlign w:val="bottom"/>
                <w:hideMark/>
              </w:tcPr>
            </w:tcPrChange>
          </w:tcPr>
          <w:p w14:paraId="537CF3AF" w14:textId="77777777" w:rsidR="001B315C" w:rsidRPr="001E61A8" w:rsidRDefault="001B315C" w:rsidP="00570380">
            <w:pPr>
              <w:spacing w:line="480" w:lineRule="auto"/>
              <w:rPr>
                <w:rFonts w:eastAsia="Times New Roman" w:cs="Times New Roman"/>
                <w:color w:val="000000"/>
              </w:rPr>
              <w:pPrChange w:id="695" w:author="Alex" w:date="2015-05-13T12:13:00Z">
                <w:pPr/>
              </w:pPrChange>
            </w:pPr>
          </w:p>
        </w:tc>
        <w:tc>
          <w:tcPr>
            <w:tcW w:w="1710" w:type="dxa"/>
            <w:shd w:val="clear" w:color="auto" w:fill="auto"/>
            <w:noWrap/>
            <w:vAlign w:val="bottom"/>
            <w:hideMark/>
            <w:tcPrChange w:id="696" w:author="Alex" w:date="2015-05-12T22:08:00Z">
              <w:tcPr>
                <w:tcW w:w="1710" w:type="dxa"/>
                <w:tcBorders>
                  <w:top w:val="nil"/>
                  <w:left w:val="nil"/>
                  <w:bottom w:val="nil"/>
                  <w:right w:val="nil"/>
                </w:tcBorders>
                <w:shd w:val="clear" w:color="auto" w:fill="auto"/>
                <w:noWrap/>
                <w:vAlign w:val="bottom"/>
                <w:hideMark/>
              </w:tcPr>
            </w:tcPrChange>
          </w:tcPr>
          <w:p w14:paraId="7B9D6C05" w14:textId="77777777" w:rsidR="001B315C" w:rsidRPr="001E61A8" w:rsidRDefault="001B315C" w:rsidP="00570380">
            <w:pPr>
              <w:spacing w:line="480" w:lineRule="auto"/>
              <w:rPr>
                <w:rFonts w:eastAsia="Times New Roman" w:cs="Times New Roman"/>
                <w:color w:val="000000"/>
              </w:rPr>
              <w:pPrChange w:id="697" w:author="Alex" w:date="2015-05-13T12:13:00Z">
                <w:pPr/>
              </w:pPrChange>
            </w:pPr>
            <w:r w:rsidRPr="001E61A8">
              <w:rPr>
                <w:rFonts w:eastAsia="Times New Roman" w:cs="Times New Roman"/>
                <w:color w:val="000000"/>
              </w:rPr>
              <w:t>10.27 ± 0.68</w:t>
            </w:r>
          </w:p>
        </w:tc>
        <w:tc>
          <w:tcPr>
            <w:tcW w:w="1350" w:type="dxa"/>
            <w:shd w:val="clear" w:color="auto" w:fill="auto"/>
            <w:noWrap/>
            <w:vAlign w:val="bottom"/>
            <w:hideMark/>
            <w:tcPrChange w:id="698" w:author="Alex" w:date="2015-05-12T22:08:00Z">
              <w:tcPr>
                <w:tcW w:w="1350" w:type="dxa"/>
                <w:tcBorders>
                  <w:top w:val="nil"/>
                  <w:left w:val="nil"/>
                  <w:bottom w:val="nil"/>
                  <w:right w:val="nil"/>
                </w:tcBorders>
                <w:shd w:val="clear" w:color="auto" w:fill="auto"/>
                <w:noWrap/>
                <w:vAlign w:val="bottom"/>
                <w:hideMark/>
              </w:tcPr>
            </w:tcPrChange>
          </w:tcPr>
          <w:p w14:paraId="6145E7C9" w14:textId="77777777" w:rsidR="001B315C" w:rsidRPr="001E61A8" w:rsidRDefault="001B315C" w:rsidP="00570380">
            <w:pPr>
              <w:spacing w:line="480" w:lineRule="auto"/>
              <w:rPr>
                <w:rFonts w:eastAsia="Times New Roman" w:cs="Times New Roman"/>
                <w:color w:val="000000"/>
              </w:rPr>
              <w:pPrChange w:id="699" w:author="Alex" w:date="2015-05-13T12:13:00Z">
                <w:pPr/>
              </w:pPrChange>
            </w:pPr>
            <w:r w:rsidRPr="001E61A8">
              <w:rPr>
                <w:rFonts w:eastAsia="Times New Roman" w:cs="Times New Roman"/>
                <w:color w:val="000000"/>
              </w:rPr>
              <w:t>405 ± 8</w:t>
            </w:r>
          </w:p>
        </w:tc>
        <w:tc>
          <w:tcPr>
            <w:tcW w:w="1080" w:type="dxa"/>
            <w:shd w:val="clear" w:color="auto" w:fill="auto"/>
            <w:noWrap/>
            <w:vAlign w:val="bottom"/>
            <w:hideMark/>
            <w:tcPrChange w:id="700" w:author="Alex" w:date="2015-05-12T22:08:00Z">
              <w:tcPr>
                <w:tcW w:w="1080" w:type="dxa"/>
                <w:tcBorders>
                  <w:top w:val="nil"/>
                  <w:left w:val="nil"/>
                  <w:bottom w:val="nil"/>
                  <w:right w:val="nil"/>
                </w:tcBorders>
                <w:shd w:val="clear" w:color="auto" w:fill="auto"/>
                <w:noWrap/>
                <w:vAlign w:val="bottom"/>
                <w:hideMark/>
              </w:tcPr>
            </w:tcPrChange>
          </w:tcPr>
          <w:p w14:paraId="51DA007B" w14:textId="3F5935E1" w:rsidR="001B315C" w:rsidRPr="001E61A8" w:rsidRDefault="001B315C" w:rsidP="00570380">
            <w:pPr>
              <w:spacing w:line="480" w:lineRule="auto"/>
              <w:rPr>
                <w:rFonts w:eastAsia="Times New Roman" w:cs="Times New Roman"/>
                <w:color w:val="000000"/>
              </w:rPr>
              <w:pPrChange w:id="701" w:author="Alex" w:date="2015-05-13T12:13:00Z">
                <w:pPr/>
              </w:pPrChange>
            </w:pPr>
            <w:del w:id="702" w:author="Alex" w:date="2015-05-12T22:40:00Z">
              <w:r w:rsidRPr="001E61A8" w:rsidDel="00F731F6">
                <w:rPr>
                  <w:rFonts w:eastAsia="Times New Roman" w:cs="Times New Roman"/>
                  <w:color w:val="000000"/>
                </w:rPr>
                <w:delText>149.86 ± 17.56</w:delText>
              </w:r>
            </w:del>
          </w:p>
        </w:tc>
        <w:tc>
          <w:tcPr>
            <w:tcW w:w="2475" w:type="dxa"/>
            <w:shd w:val="clear" w:color="auto" w:fill="auto"/>
            <w:noWrap/>
            <w:vAlign w:val="bottom"/>
            <w:hideMark/>
            <w:tcPrChange w:id="703" w:author="Alex" w:date="2015-05-12T22:08:00Z">
              <w:tcPr>
                <w:tcW w:w="2475" w:type="dxa"/>
                <w:tcBorders>
                  <w:top w:val="nil"/>
                  <w:left w:val="nil"/>
                  <w:bottom w:val="nil"/>
                  <w:right w:val="nil"/>
                </w:tcBorders>
                <w:shd w:val="clear" w:color="auto" w:fill="auto"/>
                <w:noWrap/>
                <w:vAlign w:val="bottom"/>
                <w:hideMark/>
              </w:tcPr>
            </w:tcPrChange>
          </w:tcPr>
          <w:p w14:paraId="33514F31" w14:textId="77777777" w:rsidR="001B315C" w:rsidRPr="001E61A8" w:rsidRDefault="001B315C" w:rsidP="00570380">
            <w:pPr>
              <w:spacing w:line="480" w:lineRule="auto"/>
              <w:rPr>
                <w:rFonts w:eastAsia="Times New Roman" w:cs="Times New Roman"/>
                <w:color w:val="000000"/>
              </w:rPr>
              <w:pPrChange w:id="704" w:author="Alex" w:date="2015-05-13T12:13:00Z">
                <w:pPr/>
              </w:pPrChange>
            </w:pPr>
            <w:r w:rsidRPr="001E61A8">
              <w:rPr>
                <w:rFonts w:eastAsia="Times New Roman" w:cs="Times New Roman"/>
                <w:color w:val="000000"/>
              </w:rPr>
              <w:t>39,425 ± 2,745</w:t>
            </w:r>
          </w:p>
        </w:tc>
      </w:tr>
      <w:tr w:rsidR="00266106" w:rsidRPr="001E61A8" w14:paraId="52DC746F" w14:textId="77777777" w:rsidTr="00D400F8">
        <w:trPr>
          <w:trHeight w:val="300"/>
          <w:trPrChange w:id="705" w:author="Alex" w:date="2015-05-12T22:08:00Z">
            <w:trPr>
              <w:trHeight w:val="300"/>
            </w:trPr>
          </w:trPrChange>
        </w:trPr>
        <w:tc>
          <w:tcPr>
            <w:tcW w:w="1095" w:type="dxa"/>
            <w:shd w:val="clear" w:color="auto" w:fill="auto"/>
            <w:noWrap/>
            <w:vAlign w:val="bottom"/>
            <w:hideMark/>
            <w:tcPrChange w:id="706" w:author="Alex" w:date="2015-05-12T22:08:00Z">
              <w:tcPr>
                <w:tcW w:w="1095" w:type="dxa"/>
                <w:tcBorders>
                  <w:top w:val="nil"/>
                  <w:left w:val="nil"/>
                  <w:bottom w:val="nil"/>
                  <w:right w:val="nil"/>
                </w:tcBorders>
                <w:shd w:val="clear" w:color="auto" w:fill="auto"/>
                <w:noWrap/>
                <w:vAlign w:val="bottom"/>
                <w:hideMark/>
              </w:tcPr>
            </w:tcPrChange>
          </w:tcPr>
          <w:p w14:paraId="33A63C5B" w14:textId="77777777" w:rsidR="001B315C" w:rsidRPr="001E61A8" w:rsidRDefault="001B315C" w:rsidP="00570380">
            <w:pPr>
              <w:spacing w:line="480" w:lineRule="auto"/>
              <w:rPr>
                <w:rFonts w:eastAsia="Times New Roman" w:cs="Times New Roman"/>
                <w:color w:val="000000"/>
              </w:rPr>
              <w:pPrChange w:id="707" w:author="Alex" w:date="2015-05-13T12:13:00Z">
                <w:pPr/>
              </w:pPrChange>
            </w:pPr>
            <w:r w:rsidRPr="001E61A8">
              <w:rPr>
                <w:rFonts w:eastAsia="Times New Roman" w:cs="Times New Roman"/>
                <w:color w:val="000000"/>
              </w:rPr>
              <w:t>N220H</w:t>
            </w:r>
          </w:p>
        </w:tc>
        <w:tc>
          <w:tcPr>
            <w:tcW w:w="1080" w:type="dxa"/>
            <w:shd w:val="clear" w:color="auto" w:fill="auto"/>
            <w:noWrap/>
            <w:vAlign w:val="bottom"/>
            <w:hideMark/>
            <w:tcPrChange w:id="708" w:author="Alex" w:date="2015-05-12T22:08:00Z">
              <w:tcPr>
                <w:tcW w:w="1080" w:type="dxa"/>
                <w:tcBorders>
                  <w:top w:val="nil"/>
                  <w:left w:val="nil"/>
                  <w:bottom w:val="nil"/>
                  <w:right w:val="nil"/>
                </w:tcBorders>
                <w:shd w:val="clear" w:color="auto" w:fill="auto"/>
                <w:noWrap/>
                <w:vAlign w:val="bottom"/>
                <w:hideMark/>
              </w:tcPr>
            </w:tcPrChange>
          </w:tcPr>
          <w:p w14:paraId="0B663844"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709" w:author="Alex" w:date="2015-05-13T12:13:00Z">
                <w:pPr>
                  <w:jc w:val="right"/>
                </w:pPr>
              </w:pPrChange>
            </w:pPr>
            <w:r w:rsidRPr="001E61A8">
              <w:rPr>
                <w:rFonts w:eastAsia="Times New Roman" w:cs="Times New Roman"/>
                <w:color w:val="000000"/>
              </w:rPr>
              <w:t>1.12</w:t>
            </w:r>
          </w:p>
        </w:tc>
        <w:tc>
          <w:tcPr>
            <w:tcW w:w="900" w:type="dxa"/>
            <w:shd w:val="clear" w:color="auto" w:fill="auto"/>
            <w:noWrap/>
            <w:vAlign w:val="bottom"/>
            <w:hideMark/>
            <w:tcPrChange w:id="710" w:author="Alex" w:date="2015-05-12T22:08:00Z">
              <w:tcPr>
                <w:tcW w:w="900" w:type="dxa"/>
                <w:tcBorders>
                  <w:top w:val="nil"/>
                  <w:left w:val="nil"/>
                  <w:bottom w:val="nil"/>
                  <w:right w:val="nil"/>
                </w:tcBorders>
                <w:shd w:val="clear" w:color="auto" w:fill="auto"/>
                <w:noWrap/>
                <w:vAlign w:val="bottom"/>
                <w:hideMark/>
              </w:tcPr>
            </w:tcPrChange>
          </w:tcPr>
          <w:p w14:paraId="6B894DEF" w14:textId="77777777" w:rsidR="001B315C" w:rsidRPr="001E61A8" w:rsidRDefault="001B315C" w:rsidP="00570380">
            <w:pPr>
              <w:spacing w:line="480" w:lineRule="auto"/>
              <w:rPr>
                <w:rFonts w:eastAsia="Times New Roman" w:cs="Times New Roman"/>
                <w:color w:val="000000"/>
              </w:rPr>
              <w:pPrChange w:id="711" w:author="Alex" w:date="2015-05-13T12:13:00Z">
                <w:pPr/>
              </w:pPrChange>
            </w:pPr>
          </w:p>
        </w:tc>
        <w:tc>
          <w:tcPr>
            <w:tcW w:w="1710" w:type="dxa"/>
            <w:shd w:val="clear" w:color="auto" w:fill="auto"/>
            <w:noWrap/>
            <w:vAlign w:val="bottom"/>
            <w:hideMark/>
            <w:tcPrChange w:id="712" w:author="Alex" w:date="2015-05-12T22:08:00Z">
              <w:tcPr>
                <w:tcW w:w="1710" w:type="dxa"/>
                <w:tcBorders>
                  <w:top w:val="nil"/>
                  <w:left w:val="nil"/>
                  <w:bottom w:val="nil"/>
                  <w:right w:val="nil"/>
                </w:tcBorders>
                <w:shd w:val="clear" w:color="auto" w:fill="auto"/>
                <w:noWrap/>
                <w:vAlign w:val="bottom"/>
                <w:hideMark/>
              </w:tcPr>
            </w:tcPrChange>
          </w:tcPr>
          <w:p w14:paraId="0D7FC3BC" w14:textId="77777777" w:rsidR="001B315C" w:rsidRPr="001E61A8" w:rsidRDefault="001B315C" w:rsidP="00570380">
            <w:pPr>
              <w:spacing w:line="480" w:lineRule="auto"/>
              <w:rPr>
                <w:rFonts w:eastAsia="Times New Roman" w:cs="Times New Roman"/>
                <w:color w:val="000000"/>
              </w:rPr>
              <w:pPrChange w:id="713" w:author="Alex" w:date="2015-05-13T12:13:00Z">
                <w:pPr/>
              </w:pPrChange>
            </w:pPr>
            <w:r w:rsidRPr="001E61A8">
              <w:rPr>
                <w:rFonts w:eastAsia="Times New Roman" w:cs="Times New Roman"/>
                <w:color w:val="000000"/>
              </w:rPr>
              <w:t>5.14 ± 0.21</w:t>
            </w:r>
          </w:p>
        </w:tc>
        <w:tc>
          <w:tcPr>
            <w:tcW w:w="1350" w:type="dxa"/>
            <w:shd w:val="clear" w:color="auto" w:fill="auto"/>
            <w:noWrap/>
            <w:vAlign w:val="bottom"/>
            <w:hideMark/>
            <w:tcPrChange w:id="714" w:author="Alex" w:date="2015-05-12T22:08:00Z">
              <w:tcPr>
                <w:tcW w:w="1350" w:type="dxa"/>
                <w:tcBorders>
                  <w:top w:val="nil"/>
                  <w:left w:val="nil"/>
                  <w:bottom w:val="nil"/>
                  <w:right w:val="nil"/>
                </w:tcBorders>
                <w:shd w:val="clear" w:color="auto" w:fill="auto"/>
                <w:noWrap/>
                <w:vAlign w:val="bottom"/>
                <w:hideMark/>
              </w:tcPr>
            </w:tcPrChange>
          </w:tcPr>
          <w:p w14:paraId="7984CB26" w14:textId="77777777" w:rsidR="001B315C" w:rsidRPr="001E61A8" w:rsidRDefault="001B315C" w:rsidP="00570380">
            <w:pPr>
              <w:spacing w:line="480" w:lineRule="auto"/>
              <w:rPr>
                <w:rFonts w:eastAsia="Times New Roman" w:cs="Times New Roman"/>
                <w:color w:val="000000"/>
              </w:rPr>
              <w:pPrChange w:id="715" w:author="Alex" w:date="2015-05-13T12:13:00Z">
                <w:pPr/>
              </w:pPrChange>
            </w:pPr>
            <w:r w:rsidRPr="001E61A8">
              <w:rPr>
                <w:rFonts w:eastAsia="Times New Roman" w:cs="Times New Roman"/>
                <w:color w:val="000000"/>
              </w:rPr>
              <w:t>123 ± 1</w:t>
            </w:r>
          </w:p>
        </w:tc>
        <w:tc>
          <w:tcPr>
            <w:tcW w:w="1080" w:type="dxa"/>
            <w:shd w:val="clear" w:color="auto" w:fill="auto"/>
            <w:noWrap/>
            <w:vAlign w:val="bottom"/>
            <w:hideMark/>
            <w:tcPrChange w:id="716" w:author="Alex" w:date="2015-05-12T22:08:00Z">
              <w:tcPr>
                <w:tcW w:w="1080" w:type="dxa"/>
                <w:tcBorders>
                  <w:top w:val="nil"/>
                  <w:left w:val="nil"/>
                  <w:bottom w:val="nil"/>
                  <w:right w:val="nil"/>
                </w:tcBorders>
                <w:shd w:val="clear" w:color="auto" w:fill="auto"/>
                <w:noWrap/>
                <w:vAlign w:val="bottom"/>
                <w:hideMark/>
              </w:tcPr>
            </w:tcPrChange>
          </w:tcPr>
          <w:p w14:paraId="7672786C" w14:textId="77777777" w:rsidR="001B315C" w:rsidRPr="001E61A8" w:rsidRDefault="001B315C" w:rsidP="00570380">
            <w:pPr>
              <w:spacing w:line="480" w:lineRule="auto"/>
              <w:rPr>
                <w:rFonts w:eastAsia="Times New Roman" w:cs="Times New Roman"/>
                <w:color w:val="000000"/>
              </w:rPr>
              <w:pPrChange w:id="717" w:author="Alex" w:date="2015-05-13T12:13:00Z">
                <w:pPr/>
              </w:pPrChange>
            </w:pPr>
          </w:p>
        </w:tc>
        <w:tc>
          <w:tcPr>
            <w:tcW w:w="2475" w:type="dxa"/>
            <w:shd w:val="clear" w:color="auto" w:fill="auto"/>
            <w:noWrap/>
            <w:vAlign w:val="bottom"/>
            <w:hideMark/>
            <w:tcPrChange w:id="718" w:author="Alex" w:date="2015-05-12T22:08:00Z">
              <w:tcPr>
                <w:tcW w:w="2475" w:type="dxa"/>
                <w:tcBorders>
                  <w:top w:val="nil"/>
                  <w:left w:val="nil"/>
                  <w:bottom w:val="nil"/>
                  <w:right w:val="nil"/>
                </w:tcBorders>
                <w:shd w:val="clear" w:color="auto" w:fill="auto"/>
                <w:noWrap/>
                <w:vAlign w:val="bottom"/>
                <w:hideMark/>
              </w:tcPr>
            </w:tcPrChange>
          </w:tcPr>
          <w:p w14:paraId="2082BEBF" w14:textId="77777777" w:rsidR="001B315C" w:rsidRPr="001E61A8" w:rsidRDefault="001B315C" w:rsidP="00570380">
            <w:pPr>
              <w:spacing w:line="480" w:lineRule="auto"/>
              <w:rPr>
                <w:rFonts w:eastAsia="Times New Roman" w:cs="Times New Roman"/>
                <w:color w:val="000000"/>
              </w:rPr>
              <w:pPrChange w:id="719" w:author="Alex" w:date="2015-05-13T12:13:00Z">
                <w:pPr/>
              </w:pPrChange>
            </w:pPr>
            <w:r w:rsidRPr="001E61A8">
              <w:rPr>
                <w:rFonts w:eastAsia="Times New Roman" w:cs="Times New Roman"/>
                <w:color w:val="000000"/>
              </w:rPr>
              <w:t>23,874 ± 1,031</w:t>
            </w:r>
          </w:p>
        </w:tc>
      </w:tr>
      <w:tr w:rsidR="00266106" w:rsidRPr="001E61A8" w14:paraId="6B5EB7EB" w14:textId="77777777" w:rsidTr="00D400F8">
        <w:trPr>
          <w:trHeight w:val="300"/>
          <w:trPrChange w:id="720" w:author="Alex" w:date="2015-05-12T22:08:00Z">
            <w:trPr>
              <w:trHeight w:val="300"/>
            </w:trPr>
          </w:trPrChange>
        </w:trPr>
        <w:tc>
          <w:tcPr>
            <w:tcW w:w="1095" w:type="dxa"/>
            <w:shd w:val="clear" w:color="auto" w:fill="auto"/>
            <w:noWrap/>
            <w:vAlign w:val="bottom"/>
            <w:hideMark/>
            <w:tcPrChange w:id="721" w:author="Alex" w:date="2015-05-12T22:08:00Z">
              <w:tcPr>
                <w:tcW w:w="1095" w:type="dxa"/>
                <w:tcBorders>
                  <w:top w:val="nil"/>
                  <w:left w:val="nil"/>
                  <w:bottom w:val="nil"/>
                  <w:right w:val="nil"/>
                </w:tcBorders>
                <w:shd w:val="clear" w:color="auto" w:fill="auto"/>
                <w:noWrap/>
                <w:vAlign w:val="bottom"/>
                <w:hideMark/>
              </w:tcPr>
            </w:tcPrChange>
          </w:tcPr>
          <w:p w14:paraId="6E6BB85D" w14:textId="77777777" w:rsidR="001B315C" w:rsidRPr="001E61A8" w:rsidRDefault="001B315C" w:rsidP="00570380">
            <w:pPr>
              <w:spacing w:line="480" w:lineRule="auto"/>
              <w:rPr>
                <w:rFonts w:eastAsia="Times New Roman" w:cs="Times New Roman"/>
                <w:color w:val="000000"/>
              </w:rPr>
              <w:pPrChange w:id="722" w:author="Alex" w:date="2015-05-13T12:13:00Z">
                <w:pPr/>
              </w:pPrChange>
            </w:pPr>
            <w:r w:rsidRPr="001E61A8">
              <w:rPr>
                <w:rFonts w:eastAsia="Times New Roman" w:cs="Times New Roman"/>
                <w:color w:val="000000"/>
              </w:rPr>
              <w:t>M221A</w:t>
            </w:r>
          </w:p>
        </w:tc>
        <w:tc>
          <w:tcPr>
            <w:tcW w:w="1080" w:type="dxa"/>
            <w:shd w:val="clear" w:color="auto" w:fill="auto"/>
            <w:noWrap/>
            <w:vAlign w:val="bottom"/>
            <w:hideMark/>
            <w:tcPrChange w:id="723" w:author="Alex" w:date="2015-05-12T22:08:00Z">
              <w:tcPr>
                <w:tcW w:w="1080" w:type="dxa"/>
                <w:tcBorders>
                  <w:top w:val="nil"/>
                  <w:left w:val="nil"/>
                  <w:bottom w:val="nil"/>
                  <w:right w:val="nil"/>
                </w:tcBorders>
                <w:shd w:val="clear" w:color="auto" w:fill="auto"/>
                <w:noWrap/>
                <w:vAlign w:val="bottom"/>
                <w:hideMark/>
              </w:tcPr>
            </w:tcPrChange>
          </w:tcPr>
          <w:p w14:paraId="358CB329"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724" w:author="Alex" w:date="2015-05-13T12:13:00Z">
                <w:pPr>
                  <w:jc w:val="right"/>
                </w:pPr>
              </w:pPrChange>
            </w:pPr>
            <w:r w:rsidRPr="001E61A8">
              <w:rPr>
                <w:rFonts w:eastAsia="Times New Roman" w:cs="Times New Roman"/>
                <w:color w:val="000000"/>
              </w:rPr>
              <w:t>0.73</w:t>
            </w:r>
          </w:p>
        </w:tc>
        <w:tc>
          <w:tcPr>
            <w:tcW w:w="900" w:type="dxa"/>
            <w:shd w:val="clear" w:color="auto" w:fill="auto"/>
            <w:noWrap/>
            <w:vAlign w:val="bottom"/>
            <w:hideMark/>
            <w:tcPrChange w:id="725" w:author="Alex" w:date="2015-05-12T22:08:00Z">
              <w:tcPr>
                <w:tcW w:w="900" w:type="dxa"/>
                <w:tcBorders>
                  <w:top w:val="nil"/>
                  <w:left w:val="nil"/>
                  <w:bottom w:val="nil"/>
                  <w:right w:val="nil"/>
                </w:tcBorders>
                <w:shd w:val="clear" w:color="auto" w:fill="auto"/>
                <w:noWrap/>
                <w:vAlign w:val="bottom"/>
                <w:hideMark/>
              </w:tcPr>
            </w:tcPrChange>
          </w:tcPr>
          <w:p w14:paraId="71C1EA9B" w14:textId="77777777" w:rsidR="001B315C" w:rsidRPr="001E61A8" w:rsidRDefault="001B315C" w:rsidP="00570380">
            <w:pPr>
              <w:spacing w:line="480" w:lineRule="auto"/>
              <w:rPr>
                <w:rFonts w:eastAsia="Times New Roman" w:cs="Times New Roman"/>
                <w:color w:val="000000"/>
              </w:rPr>
              <w:pPrChange w:id="726" w:author="Alex" w:date="2015-05-13T12:13:00Z">
                <w:pPr/>
              </w:pPrChange>
            </w:pPr>
          </w:p>
        </w:tc>
        <w:tc>
          <w:tcPr>
            <w:tcW w:w="1710" w:type="dxa"/>
            <w:shd w:val="clear" w:color="auto" w:fill="auto"/>
            <w:noWrap/>
            <w:vAlign w:val="bottom"/>
            <w:hideMark/>
            <w:tcPrChange w:id="727" w:author="Alex" w:date="2015-05-12T22:08:00Z">
              <w:tcPr>
                <w:tcW w:w="1710" w:type="dxa"/>
                <w:tcBorders>
                  <w:top w:val="nil"/>
                  <w:left w:val="nil"/>
                  <w:bottom w:val="nil"/>
                  <w:right w:val="nil"/>
                </w:tcBorders>
                <w:shd w:val="clear" w:color="auto" w:fill="auto"/>
                <w:noWrap/>
                <w:vAlign w:val="bottom"/>
                <w:hideMark/>
              </w:tcPr>
            </w:tcPrChange>
          </w:tcPr>
          <w:p w14:paraId="37523DC9" w14:textId="77777777" w:rsidR="001B315C" w:rsidRPr="001E61A8" w:rsidRDefault="001B315C" w:rsidP="00570380">
            <w:pPr>
              <w:spacing w:line="480" w:lineRule="auto"/>
              <w:rPr>
                <w:rFonts w:eastAsia="Times New Roman" w:cs="Times New Roman"/>
                <w:color w:val="000000"/>
              </w:rPr>
              <w:pPrChange w:id="728" w:author="Alex" w:date="2015-05-13T12:13:00Z">
                <w:pPr/>
              </w:pPrChange>
            </w:pPr>
            <w:r w:rsidRPr="001E61A8">
              <w:rPr>
                <w:rFonts w:eastAsia="Times New Roman" w:cs="Times New Roman"/>
                <w:color w:val="000000"/>
              </w:rPr>
              <w:t>6.25 ± 0.60</w:t>
            </w:r>
          </w:p>
        </w:tc>
        <w:tc>
          <w:tcPr>
            <w:tcW w:w="1350" w:type="dxa"/>
            <w:shd w:val="clear" w:color="auto" w:fill="auto"/>
            <w:noWrap/>
            <w:vAlign w:val="bottom"/>
            <w:hideMark/>
            <w:tcPrChange w:id="729" w:author="Alex" w:date="2015-05-12T22:08:00Z">
              <w:tcPr>
                <w:tcW w:w="1350" w:type="dxa"/>
                <w:tcBorders>
                  <w:top w:val="nil"/>
                  <w:left w:val="nil"/>
                  <w:bottom w:val="nil"/>
                  <w:right w:val="nil"/>
                </w:tcBorders>
                <w:shd w:val="clear" w:color="auto" w:fill="auto"/>
                <w:noWrap/>
                <w:vAlign w:val="bottom"/>
                <w:hideMark/>
              </w:tcPr>
            </w:tcPrChange>
          </w:tcPr>
          <w:p w14:paraId="69191D10" w14:textId="77777777" w:rsidR="001B315C" w:rsidRPr="001E61A8" w:rsidRDefault="001B315C" w:rsidP="00570380">
            <w:pPr>
              <w:spacing w:line="480" w:lineRule="auto"/>
              <w:rPr>
                <w:rFonts w:eastAsia="Times New Roman" w:cs="Times New Roman"/>
                <w:color w:val="000000"/>
              </w:rPr>
              <w:pPrChange w:id="730" w:author="Alex" w:date="2015-05-13T12:13:00Z">
                <w:pPr/>
              </w:pPrChange>
            </w:pPr>
            <w:r w:rsidRPr="001E61A8">
              <w:rPr>
                <w:rFonts w:eastAsia="Times New Roman" w:cs="Times New Roman"/>
                <w:color w:val="000000"/>
              </w:rPr>
              <w:t>547 ± 15</w:t>
            </w:r>
          </w:p>
        </w:tc>
        <w:tc>
          <w:tcPr>
            <w:tcW w:w="1080" w:type="dxa"/>
            <w:shd w:val="clear" w:color="auto" w:fill="auto"/>
            <w:noWrap/>
            <w:vAlign w:val="bottom"/>
            <w:hideMark/>
            <w:tcPrChange w:id="731" w:author="Alex" w:date="2015-05-12T22:08:00Z">
              <w:tcPr>
                <w:tcW w:w="1080" w:type="dxa"/>
                <w:tcBorders>
                  <w:top w:val="nil"/>
                  <w:left w:val="nil"/>
                  <w:bottom w:val="nil"/>
                  <w:right w:val="nil"/>
                </w:tcBorders>
                <w:shd w:val="clear" w:color="auto" w:fill="auto"/>
                <w:noWrap/>
                <w:vAlign w:val="bottom"/>
                <w:hideMark/>
              </w:tcPr>
            </w:tcPrChange>
          </w:tcPr>
          <w:p w14:paraId="037CCEE0" w14:textId="77777777" w:rsidR="001B315C" w:rsidRPr="001E61A8" w:rsidRDefault="001B315C" w:rsidP="00570380">
            <w:pPr>
              <w:spacing w:line="480" w:lineRule="auto"/>
              <w:rPr>
                <w:rFonts w:eastAsia="Times New Roman" w:cs="Times New Roman"/>
                <w:color w:val="000000"/>
              </w:rPr>
              <w:pPrChange w:id="732" w:author="Alex" w:date="2015-05-13T12:13:00Z">
                <w:pPr/>
              </w:pPrChange>
            </w:pPr>
          </w:p>
        </w:tc>
        <w:tc>
          <w:tcPr>
            <w:tcW w:w="2475" w:type="dxa"/>
            <w:shd w:val="clear" w:color="auto" w:fill="auto"/>
            <w:noWrap/>
            <w:vAlign w:val="bottom"/>
            <w:hideMark/>
            <w:tcPrChange w:id="733" w:author="Alex" w:date="2015-05-12T22:08:00Z">
              <w:tcPr>
                <w:tcW w:w="2475" w:type="dxa"/>
                <w:tcBorders>
                  <w:top w:val="nil"/>
                  <w:left w:val="nil"/>
                  <w:bottom w:val="nil"/>
                  <w:right w:val="nil"/>
                </w:tcBorders>
                <w:shd w:val="clear" w:color="auto" w:fill="auto"/>
                <w:noWrap/>
                <w:vAlign w:val="bottom"/>
                <w:hideMark/>
              </w:tcPr>
            </w:tcPrChange>
          </w:tcPr>
          <w:p w14:paraId="6619159B" w14:textId="77777777" w:rsidR="001B315C" w:rsidRPr="001E61A8" w:rsidRDefault="001B315C" w:rsidP="00570380">
            <w:pPr>
              <w:spacing w:line="480" w:lineRule="auto"/>
              <w:rPr>
                <w:rFonts w:eastAsia="Times New Roman" w:cs="Times New Roman"/>
                <w:color w:val="000000"/>
              </w:rPr>
              <w:pPrChange w:id="734" w:author="Alex" w:date="2015-05-13T12:13:00Z">
                <w:pPr/>
              </w:pPrChange>
            </w:pPr>
            <w:r w:rsidRPr="001E61A8">
              <w:rPr>
                <w:rFonts w:eastAsia="Times New Roman" w:cs="Times New Roman"/>
                <w:color w:val="000000"/>
              </w:rPr>
              <w:t>87,554 ± 8,701</w:t>
            </w:r>
          </w:p>
        </w:tc>
      </w:tr>
      <w:tr w:rsidR="00266106" w:rsidRPr="001E61A8" w14:paraId="75770832" w14:textId="77777777" w:rsidTr="00D400F8">
        <w:trPr>
          <w:trHeight w:val="300"/>
          <w:trPrChange w:id="735" w:author="Alex" w:date="2015-05-12T22:08:00Z">
            <w:trPr>
              <w:trHeight w:val="300"/>
            </w:trPr>
          </w:trPrChange>
        </w:trPr>
        <w:tc>
          <w:tcPr>
            <w:tcW w:w="1095" w:type="dxa"/>
            <w:shd w:val="clear" w:color="auto" w:fill="auto"/>
            <w:noWrap/>
            <w:vAlign w:val="bottom"/>
            <w:hideMark/>
            <w:tcPrChange w:id="736" w:author="Alex" w:date="2015-05-12T22:08:00Z">
              <w:tcPr>
                <w:tcW w:w="1095" w:type="dxa"/>
                <w:tcBorders>
                  <w:top w:val="nil"/>
                  <w:left w:val="nil"/>
                  <w:bottom w:val="nil"/>
                  <w:right w:val="nil"/>
                </w:tcBorders>
                <w:shd w:val="clear" w:color="auto" w:fill="auto"/>
                <w:noWrap/>
                <w:vAlign w:val="bottom"/>
                <w:hideMark/>
              </w:tcPr>
            </w:tcPrChange>
          </w:tcPr>
          <w:p w14:paraId="2BC29FB1" w14:textId="77777777" w:rsidR="001B315C" w:rsidRPr="001E61A8" w:rsidRDefault="001B315C" w:rsidP="00570380">
            <w:pPr>
              <w:spacing w:line="480" w:lineRule="auto"/>
              <w:rPr>
                <w:rFonts w:eastAsia="Times New Roman" w:cs="Times New Roman"/>
                <w:color w:val="000000"/>
              </w:rPr>
              <w:pPrChange w:id="737" w:author="Alex" w:date="2015-05-13T12:13:00Z">
                <w:pPr/>
              </w:pPrChange>
            </w:pPr>
            <w:r w:rsidRPr="001E61A8">
              <w:rPr>
                <w:rFonts w:eastAsia="Times New Roman" w:cs="Times New Roman"/>
                <w:color w:val="000000"/>
              </w:rPr>
              <w:t>E222A</w:t>
            </w:r>
          </w:p>
        </w:tc>
        <w:tc>
          <w:tcPr>
            <w:tcW w:w="1080" w:type="dxa"/>
            <w:shd w:val="clear" w:color="auto" w:fill="auto"/>
            <w:noWrap/>
            <w:vAlign w:val="bottom"/>
            <w:hideMark/>
            <w:tcPrChange w:id="738" w:author="Alex" w:date="2015-05-12T22:08:00Z">
              <w:tcPr>
                <w:tcW w:w="1080" w:type="dxa"/>
                <w:tcBorders>
                  <w:top w:val="nil"/>
                  <w:left w:val="nil"/>
                  <w:bottom w:val="nil"/>
                  <w:right w:val="nil"/>
                </w:tcBorders>
                <w:shd w:val="clear" w:color="auto" w:fill="auto"/>
                <w:noWrap/>
                <w:vAlign w:val="bottom"/>
                <w:hideMark/>
              </w:tcPr>
            </w:tcPrChange>
          </w:tcPr>
          <w:p w14:paraId="647523BD"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739" w:author="Alex" w:date="2015-05-13T12:13:00Z">
                <w:pPr>
                  <w:jc w:val="right"/>
                </w:pPr>
              </w:pPrChange>
            </w:pPr>
            <w:r w:rsidRPr="001E61A8">
              <w:rPr>
                <w:rFonts w:eastAsia="Times New Roman" w:cs="Times New Roman"/>
                <w:color w:val="000000"/>
              </w:rPr>
              <w:t>0.29</w:t>
            </w:r>
          </w:p>
        </w:tc>
        <w:tc>
          <w:tcPr>
            <w:tcW w:w="900" w:type="dxa"/>
            <w:shd w:val="clear" w:color="auto" w:fill="auto"/>
            <w:noWrap/>
            <w:vAlign w:val="bottom"/>
            <w:hideMark/>
            <w:tcPrChange w:id="740" w:author="Alex" w:date="2015-05-12T22:08:00Z">
              <w:tcPr>
                <w:tcW w:w="900" w:type="dxa"/>
                <w:tcBorders>
                  <w:top w:val="nil"/>
                  <w:left w:val="nil"/>
                  <w:bottom w:val="nil"/>
                  <w:right w:val="nil"/>
                </w:tcBorders>
                <w:shd w:val="clear" w:color="auto" w:fill="auto"/>
                <w:noWrap/>
                <w:vAlign w:val="bottom"/>
                <w:hideMark/>
              </w:tcPr>
            </w:tcPrChange>
          </w:tcPr>
          <w:p w14:paraId="7CE8ECB6" w14:textId="77777777" w:rsidR="001B315C" w:rsidRPr="001E61A8" w:rsidRDefault="001B315C" w:rsidP="00570380">
            <w:pPr>
              <w:spacing w:line="480" w:lineRule="auto"/>
              <w:rPr>
                <w:rFonts w:eastAsia="Times New Roman" w:cs="Times New Roman"/>
                <w:color w:val="000000"/>
              </w:rPr>
              <w:pPrChange w:id="741" w:author="Alex" w:date="2015-05-13T12:13:00Z">
                <w:pPr/>
              </w:pPrChange>
            </w:pPr>
          </w:p>
        </w:tc>
        <w:tc>
          <w:tcPr>
            <w:tcW w:w="1710" w:type="dxa"/>
            <w:shd w:val="clear" w:color="auto" w:fill="auto"/>
            <w:noWrap/>
            <w:vAlign w:val="bottom"/>
            <w:hideMark/>
            <w:tcPrChange w:id="742" w:author="Alex" w:date="2015-05-12T22:08:00Z">
              <w:tcPr>
                <w:tcW w:w="1710" w:type="dxa"/>
                <w:tcBorders>
                  <w:top w:val="nil"/>
                  <w:left w:val="nil"/>
                  <w:bottom w:val="nil"/>
                  <w:right w:val="nil"/>
                </w:tcBorders>
                <w:shd w:val="clear" w:color="auto" w:fill="auto"/>
                <w:noWrap/>
                <w:vAlign w:val="bottom"/>
                <w:hideMark/>
              </w:tcPr>
            </w:tcPrChange>
          </w:tcPr>
          <w:p w14:paraId="0ECE0745" w14:textId="77777777" w:rsidR="001B315C" w:rsidRPr="001E61A8" w:rsidRDefault="001B315C" w:rsidP="00570380">
            <w:pPr>
              <w:spacing w:line="480" w:lineRule="auto"/>
              <w:rPr>
                <w:rFonts w:eastAsia="Times New Roman" w:cs="Times New Roman"/>
                <w:color w:val="000000"/>
              </w:rPr>
              <w:pPrChange w:id="743" w:author="Alex" w:date="2015-05-13T12:13:00Z">
                <w:pPr/>
              </w:pPrChange>
            </w:pPr>
            <w:r w:rsidRPr="001E61A8">
              <w:rPr>
                <w:rFonts w:eastAsia="Times New Roman" w:cs="Times New Roman"/>
                <w:color w:val="000000"/>
              </w:rPr>
              <w:t>0.63 ± 0.15</w:t>
            </w:r>
          </w:p>
        </w:tc>
        <w:tc>
          <w:tcPr>
            <w:tcW w:w="1350" w:type="dxa"/>
            <w:shd w:val="clear" w:color="auto" w:fill="auto"/>
            <w:noWrap/>
            <w:vAlign w:val="bottom"/>
            <w:hideMark/>
            <w:tcPrChange w:id="744" w:author="Alex" w:date="2015-05-12T22:08:00Z">
              <w:tcPr>
                <w:tcW w:w="1350" w:type="dxa"/>
                <w:tcBorders>
                  <w:top w:val="nil"/>
                  <w:left w:val="nil"/>
                  <w:bottom w:val="nil"/>
                  <w:right w:val="nil"/>
                </w:tcBorders>
                <w:shd w:val="clear" w:color="auto" w:fill="auto"/>
                <w:noWrap/>
                <w:vAlign w:val="bottom"/>
                <w:hideMark/>
              </w:tcPr>
            </w:tcPrChange>
          </w:tcPr>
          <w:p w14:paraId="10F98D01" w14:textId="77777777" w:rsidR="001B315C" w:rsidRPr="001E61A8" w:rsidRDefault="001B315C" w:rsidP="00570380">
            <w:pPr>
              <w:spacing w:line="480" w:lineRule="auto"/>
              <w:rPr>
                <w:rFonts w:eastAsia="Times New Roman" w:cs="Times New Roman"/>
                <w:color w:val="000000"/>
              </w:rPr>
              <w:pPrChange w:id="745" w:author="Alex" w:date="2015-05-13T12:13:00Z">
                <w:pPr/>
              </w:pPrChange>
            </w:pPr>
            <w:r w:rsidRPr="001E61A8">
              <w:rPr>
                <w:rFonts w:eastAsia="Times New Roman" w:cs="Times New Roman"/>
                <w:color w:val="000000"/>
              </w:rPr>
              <w:t>90 ± 4</w:t>
            </w:r>
          </w:p>
        </w:tc>
        <w:tc>
          <w:tcPr>
            <w:tcW w:w="1080" w:type="dxa"/>
            <w:shd w:val="clear" w:color="auto" w:fill="auto"/>
            <w:noWrap/>
            <w:vAlign w:val="bottom"/>
            <w:hideMark/>
            <w:tcPrChange w:id="746" w:author="Alex" w:date="2015-05-12T22:08:00Z">
              <w:tcPr>
                <w:tcW w:w="1080" w:type="dxa"/>
                <w:tcBorders>
                  <w:top w:val="nil"/>
                  <w:left w:val="nil"/>
                  <w:bottom w:val="nil"/>
                  <w:right w:val="nil"/>
                </w:tcBorders>
                <w:shd w:val="clear" w:color="auto" w:fill="auto"/>
                <w:noWrap/>
                <w:vAlign w:val="bottom"/>
                <w:hideMark/>
              </w:tcPr>
            </w:tcPrChange>
          </w:tcPr>
          <w:p w14:paraId="50A315E9" w14:textId="77777777" w:rsidR="001B315C" w:rsidRPr="001E61A8" w:rsidRDefault="001B315C" w:rsidP="00570380">
            <w:pPr>
              <w:spacing w:line="480" w:lineRule="auto"/>
              <w:rPr>
                <w:rFonts w:eastAsia="Times New Roman" w:cs="Times New Roman"/>
                <w:color w:val="000000"/>
              </w:rPr>
              <w:pPrChange w:id="747" w:author="Alex" w:date="2015-05-13T12:13:00Z">
                <w:pPr/>
              </w:pPrChange>
            </w:pPr>
            <w:r w:rsidRPr="001E61A8">
              <w:rPr>
                <w:rFonts w:eastAsia="Times New Roman" w:cs="Times New Roman"/>
                <w:color w:val="000000"/>
              </w:rPr>
              <w:t>95.24 ± 13.70</w:t>
            </w:r>
          </w:p>
        </w:tc>
        <w:tc>
          <w:tcPr>
            <w:tcW w:w="2475" w:type="dxa"/>
            <w:shd w:val="clear" w:color="auto" w:fill="auto"/>
            <w:noWrap/>
            <w:vAlign w:val="bottom"/>
            <w:hideMark/>
            <w:tcPrChange w:id="748" w:author="Alex" w:date="2015-05-12T22:08:00Z">
              <w:tcPr>
                <w:tcW w:w="2475" w:type="dxa"/>
                <w:tcBorders>
                  <w:top w:val="nil"/>
                  <w:left w:val="nil"/>
                  <w:bottom w:val="nil"/>
                  <w:right w:val="nil"/>
                </w:tcBorders>
                <w:shd w:val="clear" w:color="auto" w:fill="auto"/>
                <w:noWrap/>
                <w:vAlign w:val="bottom"/>
                <w:hideMark/>
              </w:tcPr>
            </w:tcPrChange>
          </w:tcPr>
          <w:p w14:paraId="1B8C6E7A" w14:textId="77777777" w:rsidR="001B315C" w:rsidRPr="001E61A8" w:rsidRDefault="001B315C" w:rsidP="00570380">
            <w:pPr>
              <w:spacing w:line="480" w:lineRule="auto"/>
              <w:rPr>
                <w:rFonts w:eastAsia="Times New Roman" w:cs="Times New Roman"/>
                <w:color w:val="000000"/>
              </w:rPr>
              <w:pPrChange w:id="749" w:author="Alex" w:date="2015-05-13T12:13:00Z">
                <w:pPr/>
              </w:pPrChange>
            </w:pPr>
            <w:r w:rsidRPr="001E61A8">
              <w:rPr>
                <w:rFonts w:eastAsia="Times New Roman" w:cs="Times New Roman"/>
                <w:color w:val="000000"/>
              </w:rPr>
              <w:t>143,604 ± 36,130</w:t>
            </w:r>
          </w:p>
        </w:tc>
      </w:tr>
      <w:tr w:rsidR="00266106" w:rsidRPr="001E61A8" w14:paraId="25C45E56" w14:textId="77777777" w:rsidTr="00D400F8">
        <w:trPr>
          <w:trHeight w:val="300"/>
          <w:trPrChange w:id="750" w:author="Alex" w:date="2015-05-12T22:08:00Z">
            <w:trPr>
              <w:trHeight w:val="300"/>
            </w:trPr>
          </w:trPrChange>
        </w:trPr>
        <w:tc>
          <w:tcPr>
            <w:tcW w:w="1095" w:type="dxa"/>
            <w:shd w:val="clear" w:color="auto" w:fill="auto"/>
            <w:noWrap/>
            <w:vAlign w:val="bottom"/>
            <w:hideMark/>
            <w:tcPrChange w:id="751" w:author="Alex" w:date="2015-05-12T22:08:00Z">
              <w:tcPr>
                <w:tcW w:w="1095" w:type="dxa"/>
                <w:tcBorders>
                  <w:top w:val="nil"/>
                  <w:left w:val="nil"/>
                  <w:bottom w:val="nil"/>
                  <w:right w:val="nil"/>
                </w:tcBorders>
                <w:shd w:val="clear" w:color="auto" w:fill="auto"/>
                <w:noWrap/>
                <w:vAlign w:val="bottom"/>
                <w:hideMark/>
              </w:tcPr>
            </w:tcPrChange>
          </w:tcPr>
          <w:p w14:paraId="72826A1C" w14:textId="77777777" w:rsidR="001B315C" w:rsidRPr="001E61A8" w:rsidRDefault="001B315C" w:rsidP="00570380">
            <w:pPr>
              <w:spacing w:line="480" w:lineRule="auto"/>
              <w:rPr>
                <w:rFonts w:eastAsia="Times New Roman" w:cs="Times New Roman"/>
                <w:color w:val="000000"/>
              </w:rPr>
              <w:pPrChange w:id="752" w:author="Alex" w:date="2015-05-13T12:13:00Z">
                <w:pPr/>
              </w:pPrChange>
            </w:pPr>
            <w:r w:rsidRPr="001E61A8">
              <w:rPr>
                <w:rFonts w:eastAsia="Times New Roman" w:cs="Times New Roman"/>
                <w:color w:val="000000"/>
              </w:rPr>
              <w:t>E222H</w:t>
            </w:r>
          </w:p>
        </w:tc>
        <w:tc>
          <w:tcPr>
            <w:tcW w:w="1080" w:type="dxa"/>
            <w:shd w:val="clear" w:color="auto" w:fill="auto"/>
            <w:noWrap/>
            <w:vAlign w:val="bottom"/>
            <w:hideMark/>
            <w:tcPrChange w:id="753" w:author="Alex" w:date="2015-05-12T22:08:00Z">
              <w:tcPr>
                <w:tcW w:w="1080" w:type="dxa"/>
                <w:tcBorders>
                  <w:top w:val="nil"/>
                  <w:left w:val="nil"/>
                  <w:bottom w:val="nil"/>
                  <w:right w:val="nil"/>
                </w:tcBorders>
                <w:shd w:val="clear" w:color="auto" w:fill="auto"/>
                <w:noWrap/>
                <w:vAlign w:val="bottom"/>
                <w:hideMark/>
              </w:tcPr>
            </w:tcPrChange>
          </w:tcPr>
          <w:p w14:paraId="102DAF6F"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754" w:author="Alex" w:date="2015-05-13T12:13:00Z">
                <w:pPr>
                  <w:jc w:val="right"/>
                </w:pPr>
              </w:pPrChange>
            </w:pPr>
            <w:r w:rsidRPr="001E61A8">
              <w:rPr>
                <w:rFonts w:eastAsia="Times New Roman" w:cs="Times New Roman"/>
                <w:color w:val="000000"/>
              </w:rPr>
              <w:t>0.7</w:t>
            </w:r>
          </w:p>
        </w:tc>
        <w:tc>
          <w:tcPr>
            <w:tcW w:w="900" w:type="dxa"/>
            <w:shd w:val="clear" w:color="auto" w:fill="auto"/>
            <w:noWrap/>
            <w:vAlign w:val="bottom"/>
            <w:hideMark/>
            <w:tcPrChange w:id="755" w:author="Alex" w:date="2015-05-12T22:08:00Z">
              <w:tcPr>
                <w:tcW w:w="900" w:type="dxa"/>
                <w:tcBorders>
                  <w:top w:val="nil"/>
                  <w:left w:val="nil"/>
                  <w:bottom w:val="nil"/>
                  <w:right w:val="nil"/>
                </w:tcBorders>
                <w:shd w:val="clear" w:color="auto" w:fill="auto"/>
                <w:noWrap/>
                <w:vAlign w:val="bottom"/>
                <w:hideMark/>
              </w:tcPr>
            </w:tcPrChange>
          </w:tcPr>
          <w:p w14:paraId="43AFE128" w14:textId="77777777" w:rsidR="001B315C" w:rsidRPr="001E61A8" w:rsidRDefault="001B315C" w:rsidP="00570380">
            <w:pPr>
              <w:spacing w:line="480" w:lineRule="auto"/>
              <w:rPr>
                <w:rFonts w:eastAsia="Times New Roman" w:cs="Times New Roman"/>
                <w:color w:val="000000"/>
              </w:rPr>
              <w:pPrChange w:id="756" w:author="Alex" w:date="2015-05-13T12:13:00Z">
                <w:pPr/>
              </w:pPrChange>
            </w:pPr>
          </w:p>
        </w:tc>
        <w:tc>
          <w:tcPr>
            <w:tcW w:w="1710" w:type="dxa"/>
            <w:shd w:val="clear" w:color="auto" w:fill="auto"/>
            <w:noWrap/>
            <w:vAlign w:val="bottom"/>
            <w:hideMark/>
            <w:tcPrChange w:id="757" w:author="Alex" w:date="2015-05-12T22:08:00Z">
              <w:tcPr>
                <w:tcW w:w="1710" w:type="dxa"/>
                <w:tcBorders>
                  <w:top w:val="nil"/>
                  <w:left w:val="nil"/>
                  <w:bottom w:val="nil"/>
                  <w:right w:val="nil"/>
                </w:tcBorders>
                <w:shd w:val="clear" w:color="auto" w:fill="auto"/>
                <w:noWrap/>
                <w:vAlign w:val="bottom"/>
                <w:hideMark/>
              </w:tcPr>
            </w:tcPrChange>
          </w:tcPr>
          <w:p w14:paraId="4D5D9F56" w14:textId="77777777" w:rsidR="001B315C" w:rsidRPr="001E61A8" w:rsidRDefault="001B315C" w:rsidP="00570380">
            <w:pPr>
              <w:spacing w:line="480" w:lineRule="auto"/>
              <w:rPr>
                <w:rFonts w:eastAsia="Times New Roman" w:cs="Times New Roman"/>
                <w:color w:val="000000"/>
              </w:rPr>
              <w:pPrChange w:id="758" w:author="Alex" w:date="2015-05-13T12:13:00Z">
                <w:pPr/>
              </w:pPrChange>
            </w:pPr>
            <w:r w:rsidRPr="001E61A8">
              <w:rPr>
                <w:rFonts w:eastAsia="Times New Roman" w:cs="Times New Roman"/>
                <w:color w:val="000000"/>
              </w:rPr>
              <w:t>8.54 ± 0.53</w:t>
            </w:r>
          </w:p>
        </w:tc>
        <w:tc>
          <w:tcPr>
            <w:tcW w:w="1350" w:type="dxa"/>
            <w:shd w:val="clear" w:color="auto" w:fill="auto"/>
            <w:noWrap/>
            <w:vAlign w:val="bottom"/>
            <w:hideMark/>
            <w:tcPrChange w:id="759" w:author="Alex" w:date="2015-05-12T22:08:00Z">
              <w:tcPr>
                <w:tcW w:w="1350" w:type="dxa"/>
                <w:tcBorders>
                  <w:top w:val="nil"/>
                  <w:left w:val="nil"/>
                  <w:bottom w:val="nil"/>
                  <w:right w:val="nil"/>
                </w:tcBorders>
                <w:shd w:val="clear" w:color="auto" w:fill="auto"/>
                <w:noWrap/>
                <w:vAlign w:val="bottom"/>
                <w:hideMark/>
              </w:tcPr>
            </w:tcPrChange>
          </w:tcPr>
          <w:p w14:paraId="1BB67DFC" w14:textId="77777777" w:rsidR="001B315C" w:rsidRPr="001E61A8" w:rsidRDefault="001B315C" w:rsidP="00570380">
            <w:pPr>
              <w:spacing w:line="480" w:lineRule="auto"/>
              <w:rPr>
                <w:rFonts w:eastAsia="Times New Roman" w:cs="Times New Roman"/>
                <w:color w:val="000000"/>
              </w:rPr>
              <w:pPrChange w:id="760" w:author="Alex" w:date="2015-05-13T12:13:00Z">
                <w:pPr/>
              </w:pPrChange>
            </w:pPr>
            <w:r w:rsidRPr="001E61A8">
              <w:rPr>
                <w:rFonts w:eastAsia="Times New Roman" w:cs="Times New Roman"/>
                <w:color w:val="000000"/>
              </w:rPr>
              <w:t>160 ± 3</w:t>
            </w:r>
          </w:p>
        </w:tc>
        <w:tc>
          <w:tcPr>
            <w:tcW w:w="1080" w:type="dxa"/>
            <w:shd w:val="clear" w:color="auto" w:fill="auto"/>
            <w:noWrap/>
            <w:vAlign w:val="bottom"/>
            <w:hideMark/>
            <w:tcPrChange w:id="761" w:author="Alex" w:date="2015-05-12T22:08:00Z">
              <w:tcPr>
                <w:tcW w:w="1080" w:type="dxa"/>
                <w:tcBorders>
                  <w:top w:val="nil"/>
                  <w:left w:val="nil"/>
                  <w:bottom w:val="nil"/>
                  <w:right w:val="nil"/>
                </w:tcBorders>
                <w:shd w:val="clear" w:color="auto" w:fill="auto"/>
                <w:noWrap/>
                <w:vAlign w:val="bottom"/>
                <w:hideMark/>
              </w:tcPr>
            </w:tcPrChange>
          </w:tcPr>
          <w:p w14:paraId="430BFAEC" w14:textId="77777777" w:rsidR="001B315C" w:rsidRPr="001E61A8" w:rsidRDefault="001B315C" w:rsidP="00570380">
            <w:pPr>
              <w:spacing w:line="480" w:lineRule="auto"/>
              <w:rPr>
                <w:rFonts w:eastAsia="Times New Roman" w:cs="Times New Roman"/>
                <w:color w:val="000000"/>
              </w:rPr>
              <w:pPrChange w:id="762" w:author="Alex" w:date="2015-05-13T12:13:00Z">
                <w:pPr/>
              </w:pPrChange>
            </w:pPr>
          </w:p>
        </w:tc>
        <w:tc>
          <w:tcPr>
            <w:tcW w:w="2475" w:type="dxa"/>
            <w:shd w:val="clear" w:color="auto" w:fill="auto"/>
            <w:noWrap/>
            <w:vAlign w:val="bottom"/>
            <w:hideMark/>
            <w:tcPrChange w:id="763" w:author="Alex" w:date="2015-05-12T22:08:00Z">
              <w:tcPr>
                <w:tcW w:w="2475" w:type="dxa"/>
                <w:tcBorders>
                  <w:top w:val="nil"/>
                  <w:left w:val="nil"/>
                  <w:bottom w:val="nil"/>
                  <w:right w:val="nil"/>
                </w:tcBorders>
                <w:shd w:val="clear" w:color="auto" w:fill="auto"/>
                <w:noWrap/>
                <w:vAlign w:val="bottom"/>
                <w:hideMark/>
              </w:tcPr>
            </w:tcPrChange>
          </w:tcPr>
          <w:p w14:paraId="3DA6096D" w14:textId="77777777" w:rsidR="001B315C" w:rsidRPr="001E61A8" w:rsidRDefault="001B315C" w:rsidP="00570380">
            <w:pPr>
              <w:spacing w:line="480" w:lineRule="auto"/>
              <w:rPr>
                <w:rFonts w:eastAsia="Times New Roman" w:cs="Times New Roman"/>
                <w:color w:val="000000"/>
              </w:rPr>
              <w:pPrChange w:id="764" w:author="Alex" w:date="2015-05-13T12:13:00Z">
                <w:pPr/>
              </w:pPrChange>
            </w:pPr>
            <w:r w:rsidRPr="001E61A8">
              <w:rPr>
                <w:rFonts w:eastAsia="Times New Roman" w:cs="Times New Roman"/>
                <w:color w:val="000000"/>
              </w:rPr>
              <w:t>18,695 ± 1,212</w:t>
            </w:r>
          </w:p>
        </w:tc>
      </w:tr>
      <w:tr w:rsidR="00266106" w:rsidRPr="001E61A8" w14:paraId="001ED6BA" w14:textId="77777777" w:rsidTr="00D400F8">
        <w:trPr>
          <w:trHeight w:val="300"/>
          <w:trPrChange w:id="765" w:author="Alex" w:date="2015-05-12T22:08:00Z">
            <w:trPr>
              <w:trHeight w:val="300"/>
            </w:trPr>
          </w:trPrChange>
        </w:trPr>
        <w:tc>
          <w:tcPr>
            <w:tcW w:w="1095" w:type="dxa"/>
            <w:shd w:val="clear" w:color="auto" w:fill="auto"/>
            <w:noWrap/>
            <w:vAlign w:val="bottom"/>
            <w:hideMark/>
            <w:tcPrChange w:id="766" w:author="Alex" w:date="2015-05-12T22:08:00Z">
              <w:tcPr>
                <w:tcW w:w="1095" w:type="dxa"/>
                <w:tcBorders>
                  <w:top w:val="nil"/>
                  <w:left w:val="nil"/>
                  <w:bottom w:val="nil"/>
                  <w:right w:val="nil"/>
                </w:tcBorders>
                <w:shd w:val="clear" w:color="auto" w:fill="auto"/>
                <w:noWrap/>
                <w:vAlign w:val="bottom"/>
                <w:hideMark/>
              </w:tcPr>
            </w:tcPrChange>
          </w:tcPr>
          <w:p w14:paraId="7963C482" w14:textId="77777777" w:rsidR="001B315C" w:rsidRPr="001E61A8" w:rsidRDefault="001B315C" w:rsidP="00570380">
            <w:pPr>
              <w:spacing w:line="480" w:lineRule="auto"/>
              <w:rPr>
                <w:rFonts w:eastAsia="Times New Roman" w:cs="Times New Roman"/>
                <w:color w:val="000000"/>
              </w:rPr>
              <w:pPrChange w:id="767" w:author="Alex" w:date="2015-05-13T12:13:00Z">
                <w:pPr/>
              </w:pPrChange>
            </w:pPr>
            <w:r w:rsidRPr="001E61A8">
              <w:rPr>
                <w:rFonts w:eastAsia="Times New Roman" w:cs="Times New Roman"/>
                <w:color w:val="000000"/>
              </w:rPr>
              <w:t>E222K</w:t>
            </w:r>
          </w:p>
        </w:tc>
        <w:tc>
          <w:tcPr>
            <w:tcW w:w="1080" w:type="dxa"/>
            <w:shd w:val="clear" w:color="auto" w:fill="auto"/>
            <w:noWrap/>
            <w:vAlign w:val="bottom"/>
            <w:hideMark/>
            <w:tcPrChange w:id="768" w:author="Alex" w:date="2015-05-12T22:08:00Z">
              <w:tcPr>
                <w:tcW w:w="1080" w:type="dxa"/>
                <w:tcBorders>
                  <w:top w:val="nil"/>
                  <w:left w:val="nil"/>
                  <w:bottom w:val="nil"/>
                  <w:right w:val="nil"/>
                </w:tcBorders>
                <w:shd w:val="clear" w:color="auto" w:fill="auto"/>
                <w:noWrap/>
                <w:vAlign w:val="bottom"/>
                <w:hideMark/>
              </w:tcPr>
            </w:tcPrChange>
          </w:tcPr>
          <w:p w14:paraId="0376A312"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769" w:author="Alex" w:date="2015-05-13T12:13:00Z">
                <w:pPr>
                  <w:jc w:val="right"/>
                </w:pPr>
              </w:pPrChange>
            </w:pPr>
            <w:r w:rsidRPr="001E61A8">
              <w:rPr>
                <w:rFonts w:eastAsia="Times New Roman" w:cs="Times New Roman"/>
                <w:color w:val="000000"/>
              </w:rPr>
              <w:t>0.5</w:t>
            </w:r>
          </w:p>
        </w:tc>
        <w:tc>
          <w:tcPr>
            <w:tcW w:w="900" w:type="dxa"/>
            <w:shd w:val="clear" w:color="auto" w:fill="auto"/>
            <w:noWrap/>
            <w:vAlign w:val="bottom"/>
            <w:hideMark/>
            <w:tcPrChange w:id="770" w:author="Alex" w:date="2015-05-12T22:08:00Z">
              <w:tcPr>
                <w:tcW w:w="900" w:type="dxa"/>
                <w:tcBorders>
                  <w:top w:val="nil"/>
                  <w:left w:val="nil"/>
                  <w:bottom w:val="nil"/>
                  <w:right w:val="nil"/>
                </w:tcBorders>
                <w:shd w:val="clear" w:color="auto" w:fill="auto"/>
                <w:noWrap/>
                <w:vAlign w:val="bottom"/>
                <w:hideMark/>
              </w:tcPr>
            </w:tcPrChange>
          </w:tcPr>
          <w:p w14:paraId="795A961E" w14:textId="77777777" w:rsidR="001B315C" w:rsidRPr="001E61A8" w:rsidRDefault="001B315C" w:rsidP="00570380">
            <w:pPr>
              <w:spacing w:line="480" w:lineRule="auto"/>
              <w:rPr>
                <w:rFonts w:eastAsia="Times New Roman" w:cs="Times New Roman"/>
                <w:color w:val="000000"/>
              </w:rPr>
              <w:pPrChange w:id="771" w:author="Alex" w:date="2015-05-13T12:13:00Z">
                <w:pPr/>
              </w:pPrChange>
            </w:pPr>
          </w:p>
        </w:tc>
        <w:tc>
          <w:tcPr>
            <w:tcW w:w="1710" w:type="dxa"/>
            <w:shd w:val="clear" w:color="auto" w:fill="auto"/>
            <w:noWrap/>
            <w:vAlign w:val="bottom"/>
            <w:hideMark/>
            <w:tcPrChange w:id="772" w:author="Alex" w:date="2015-05-12T22:08:00Z">
              <w:tcPr>
                <w:tcW w:w="1710" w:type="dxa"/>
                <w:tcBorders>
                  <w:top w:val="nil"/>
                  <w:left w:val="nil"/>
                  <w:bottom w:val="nil"/>
                  <w:right w:val="nil"/>
                </w:tcBorders>
                <w:shd w:val="clear" w:color="auto" w:fill="auto"/>
                <w:noWrap/>
                <w:vAlign w:val="bottom"/>
                <w:hideMark/>
              </w:tcPr>
            </w:tcPrChange>
          </w:tcPr>
          <w:p w14:paraId="233E0006" w14:textId="77777777" w:rsidR="001B315C" w:rsidRPr="001E61A8" w:rsidRDefault="001B315C" w:rsidP="00570380">
            <w:pPr>
              <w:spacing w:line="480" w:lineRule="auto"/>
              <w:rPr>
                <w:rFonts w:eastAsia="Times New Roman" w:cs="Times New Roman"/>
                <w:color w:val="000000"/>
              </w:rPr>
              <w:pPrChange w:id="773" w:author="Alex" w:date="2015-05-13T12:13:00Z">
                <w:pPr/>
              </w:pPrChange>
            </w:pPr>
            <w:r w:rsidRPr="001E61A8">
              <w:rPr>
                <w:rFonts w:eastAsia="Times New Roman" w:cs="Times New Roman"/>
                <w:color w:val="000000"/>
              </w:rPr>
              <w:t>7.22 ± 0.75</w:t>
            </w:r>
          </w:p>
        </w:tc>
        <w:tc>
          <w:tcPr>
            <w:tcW w:w="1350" w:type="dxa"/>
            <w:shd w:val="clear" w:color="auto" w:fill="auto"/>
            <w:noWrap/>
            <w:vAlign w:val="bottom"/>
            <w:hideMark/>
            <w:tcPrChange w:id="774" w:author="Alex" w:date="2015-05-12T22:08:00Z">
              <w:tcPr>
                <w:tcW w:w="1350" w:type="dxa"/>
                <w:tcBorders>
                  <w:top w:val="nil"/>
                  <w:left w:val="nil"/>
                  <w:bottom w:val="nil"/>
                  <w:right w:val="nil"/>
                </w:tcBorders>
                <w:shd w:val="clear" w:color="auto" w:fill="auto"/>
                <w:noWrap/>
                <w:vAlign w:val="bottom"/>
                <w:hideMark/>
              </w:tcPr>
            </w:tcPrChange>
          </w:tcPr>
          <w:p w14:paraId="1C93BB3A" w14:textId="77777777" w:rsidR="001B315C" w:rsidRPr="001E61A8" w:rsidRDefault="001B315C" w:rsidP="00570380">
            <w:pPr>
              <w:spacing w:line="480" w:lineRule="auto"/>
              <w:rPr>
                <w:rFonts w:eastAsia="Times New Roman" w:cs="Times New Roman"/>
                <w:color w:val="000000"/>
              </w:rPr>
              <w:pPrChange w:id="775" w:author="Alex" w:date="2015-05-13T12:13:00Z">
                <w:pPr/>
              </w:pPrChange>
            </w:pPr>
            <w:r w:rsidRPr="001E61A8">
              <w:rPr>
                <w:rFonts w:eastAsia="Times New Roman" w:cs="Times New Roman"/>
                <w:color w:val="000000"/>
              </w:rPr>
              <w:t>108 ± 3</w:t>
            </w:r>
          </w:p>
        </w:tc>
        <w:tc>
          <w:tcPr>
            <w:tcW w:w="1080" w:type="dxa"/>
            <w:shd w:val="clear" w:color="auto" w:fill="auto"/>
            <w:noWrap/>
            <w:vAlign w:val="bottom"/>
            <w:hideMark/>
            <w:tcPrChange w:id="776" w:author="Alex" w:date="2015-05-12T22:08:00Z">
              <w:tcPr>
                <w:tcW w:w="1080" w:type="dxa"/>
                <w:tcBorders>
                  <w:top w:val="nil"/>
                  <w:left w:val="nil"/>
                  <w:bottom w:val="nil"/>
                  <w:right w:val="nil"/>
                </w:tcBorders>
                <w:shd w:val="clear" w:color="auto" w:fill="auto"/>
                <w:noWrap/>
                <w:vAlign w:val="bottom"/>
                <w:hideMark/>
              </w:tcPr>
            </w:tcPrChange>
          </w:tcPr>
          <w:p w14:paraId="6A8259C3" w14:textId="0760B039" w:rsidR="001B315C" w:rsidRPr="001E61A8" w:rsidRDefault="001B315C" w:rsidP="00570380">
            <w:pPr>
              <w:spacing w:line="480" w:lineRule="auto"/>
              <w:rPr>
                <w:rFonts w:eastAsia="Times New Roman" w:cs="Times New Roman"/>
                <w:color w:val="000000"/>
              </w:rPr>
              <w:pPrChange w:id="777" w:author="Alex" w:date="2015-05-13T12:13:00Z">
                <w:pPr/>
              </w:pPrChange>
            </w:pPr>
            <w:del w:id="778" w:author="Alex" w:date="2015-05-12T22:41:00Z">
              <w:r w:rsidRPr="001E61A8" w:rsidDel="00F731F6">
                <w:rPr>
                  <w:rFonts w:eastAsia="Times New Roman" w:cs="Times New Roman"/>
                  <w:color w:val="000000"/>
                </w:rPr>
                <w:delText>140.73 ± 34.87</w:delText>
              </w:r>
            </w:del>
          </w:p>
        </w:tc>
        <w:tc>
          <w:tcPr>
            <w:tcW w:w="2475" w:type="dxa"/>
            <w:shd w:val="clear" w:color="auto" w:fill="auto"/>
            <w:noWrap/>
            <w:vAlign w:val="bottom"/>
            <w:hideMark/>
            <w:tcPrChange w:id="779" w:author="Alex" w:date="2015-05-12T22:08:00Z">
              <w:tcPr>
                <w:tcW w:w="2475" w:type="dxa"/>
                <w:tcBorders>
                  <w:top w:val="nil"/>
                  <w:left w:val="nil"/>
                  <w:bottom w:val="nil"/>
                  <w:right w:val="nil"/>
                </w:tcBorders>
                <w:shd w:val="clear" w:color="auto" w:fill="auto"/>
                <w:noWrap/>
                <w:vAlign w:val="bottom"/>
                <w:hideMark/>
              </w:tcPr>
            </w:tcPrChange>
          </w:tcPr>
          <w:p w14:paraId="25BA88CD" w14:textId="77777777" w:rsidR="001B315C" w:rsidRPr="001E61A8" w:rsidRDefault="001B315C" w:rsidP="00570380">
            <w:pPr>
              <w:spacing w:line="480" w:lineRule="auto"/>
              <w:rPr>
                <w:rFonts w:eastAsia="Times New Roman" w:cs="Times New Roman"/>
                <w:color w:val="000000"/>
              </w:rPr>
              <w:pPrChange w:id="780" w:author="Alex" w:date="2015-05-13T12:13:00Z">
                <w:pPr/>
              </w:pPrChange>
            </w:pPr>
            <w:r w:rsidRPr="001E61A8">
              <w:rPr>
                <w:rFonts w:eastAsia="Times New Roman" w:cs="Times New Roman"/>
                <w:color w:val="000000"/>
              </w:rPr>
              <w:t>14,955 ± 1,618</w:t>
            </w:r>
          </w:p>
        </w:tc>
      </w:tr>
      <w:tr w:rsidR="00266106" w:rsidRPr="001E61A8" w14:paraId="6AADFB41" w14:textId="77777777" w:rsidTr="00D400F8">
        <w:trPr>
          <w:trHeight w:val="300"/>
          <w:trPrChange w:id="781" w:author="Alex" w:date="2015-05-12T22:08:00Z">
            <w:trPr>
              <w:trHeight w:val="300"/>
            </w:trPr>
          </w:trPrChange>
        </w:trPr>
        <w:tc>
          <w:tcPr>
            <w:tcW w:w="1095" w:type="dxa"/>
            <w:shd w:val="clear" w:color="auto" w:fill="auto"/>
            <w:noWrap/>
            <w:vAlign w:val="bottom"/>
            <w:hideMark/>
            <w:tcPrChange w:id="782" w:author="Alex" w:date="2015-05-12T22:08:00Z">
              <w:tcPr>
                <w:tcW w:w="1095" w:type="dxa"/>
                <w:tcBorders>
                  <w:top w:val="nil"/>
                  <w:left w:val="nil"/>
                  <w:bottom w:val="nil"/>
                  <w:right w:val="nil"/>
                </w:tcBorders>
                <w:shd w:val="clear" w:color="auto" w:fill="auto"/>
                <w:noWrap/>
                <w:vAlign w:val="bottom"/>
                <w:hideMark/>
              </w:tcPr>
            </w:tcPrChange>
          </w:tcPr>
          <w:p w14:paraId="3A203E2A" w14:textId="77777777" w:rsidR="001B315C" w:rsidRPr="001E61A8" w:rsidRDefault="001B315C" w:rsidP="00570380">
            <w:pPr>
              <w:spacing w:line="480" w:lineRule="auto"/>
              <w:rPr>
                <w:rFonts w:eastAsia="Times New Roman" w:cs="Times New Roman"/>
                <w:color w:val="000000"/>
              </w:rPr>
              <w:pPrChange w:id="783" w:author="Alex" w:date="2015-05-13T12:13:00Z">
                <w:pPr/>
              </w:pPrChange>
            </w:pPr>
            <w:r w:rsidRPr="001E61A8">
              <w:rPr>
                <w:rFonts w:eastAsia="Times New Roman" w:cs="Times New Roman"/>
                <w:color w:val="000000"/>
              </w:rPr>
              <w:t>E222Q</w:t>
            </w:r>
          </w:p>
        </w:tc>
        <w:tc>
          <w:tcPr>
            <w:tcW w:w="1080" w:type="dxa"/>
            <w:shd w:val="clear" w:color="auto" w:fill="auto"/>
            <w:noWrap/>
            <w:vAlign w:val="bottom"/>
            <w:hideMark/>
            <w:tcPrChange w:id="784" w:author="Alex" w:date="2015-05-12T22:08:00Z">
              <w:tcPr>
                <w:tcW w:w="1080" w:type="dxa"/>
                <w:tcBorders>
                  <w:top w:val="nil"/>
                  <w:left w:val="nil"/>
                  <w:bottom w:val="nil"/>
                  <w:right w:val="nil"/>
                </w:tcBorders>
                <w:shd w:val="clear" w:color="auto" w:fill="auto"/>
                <w:noWrap/>
                <w:vAlign w:val="bottom"/>
                <w:hideMark/>
              </w:tcPr>
            </w:tcPrChange>
          </w:tcPr>
          <w:p w14:paraId="01FDABA0"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785" w:author="Alex" w:date="2015-05-13T12:13:00Z">
                <w:pPr>
                  <w:jc w:val="right"/>
                </w:pPr>
              </w:pPrChange>
            </w:pPr>
            <w:r w:rsidRPr="001E61A8">
              <w:rPr>
                <w:rFonts w:eastAsia="Times New Roman" w:cs="Times New Roman"/>
                <w:color w:val="000000"/>
              </w:rPr>
              <w:t>1.3</w:t>
            </w:r>
          </w:p>
        </w:tc>
        <w:tc>
          <w:tcPr>
            <w:tcW w:w="900" w:type="dxa"/>
            <w:shd w:val="clear" w:color="auto" w:fill="auto"/>
            <w:noWrap/>
            <w:vAlign w:val="bottom"/>
            <w:hideMark/>
            <w:tcPrChange w:id="786" w:author="Alex" w:date="2015-05-12T22:08:00Z">
              <w:tcPr>
                <w:tcW w:w="900" w:type="dxa"/>
                <w:tcBorders>
                  <w:top w:val="nil"/>
                  <w:left w:val="nil"/>
                  <w:bottom w:val="nil"/>
                  <w:right w:val="nil"/>
                </w:tcBorders>
                <w:shd w:val="clear" w:color="auto" w:fill="auto"/>
                <w:noWrap/>
                <w:vAlign w:val="bottom"/>
                <w:hideMark/>
              </w:tcPr>
            </w:tcPrChange>
          </w:tcPr>
          <w:p w14:paraId="7BADDD3B" w14:textId="77777777" w:rsidR="001B315C" w:rsidRPr="001E61A8" w:rsidRDefault="001B315C" w:rsidP="00570380">
            <w:pPr>
              <w:spacing w:line="480" w:lineRule="auto"/>
              <w:rPr>
                <w:rFonts w:eastAsia="Times New Roman" w:cs="Times New Roman"/>
                <w:color w:val="000000"/>
              </w:rPr>
              <w:pPrChange w:id="787" w:author="Alex" w:date="2015-05-13T12:13:00Z">
                <w:pPr/>
              </w:pPrChange>
            </w:pPr>
          </w:p>
        </w:tc>
        <w:tc>
          <w:tcPr>
            <w:tcW w:w="1710" w:type="dxa"/>
            <w:shd w:val="clear" w:color="auto" w:fill="auto"/>
            <w:noWrap/>
            <w:vAlign w:val="bottom"/>
            <w:hideMark/>
            <w:tcPrChange w:id="788" w:author="Alex" w:date="2015-05-12T22:08:00Z">
              <w:tcPr>
                <w:tcW w:w="1710" w:type="dxa"/>
                <w:tcBorders>
                  <w:top w:val="nil"/>
                  <w:left w:val="nil"/>
                  <w:bottom w:val="nil"/>
                  <w:right w:val="nil"/>
                </w:tcBorders>
                <w:shd w:val="clear" w:color="auto" w:fill="auto"/>
                <w:noWrap/>
                <w:vAlign w:val="bottom"/>
                <w:hideMark/>
              </w:tcPr>
            </w:tcPrChange>
          </w:tcPr>
          <w:p w14:paraId="580D24E8" w14:textId="77777777" w:rsidR="001B315C" w:rsidRPr="001E61A8" w:rsidRDefault="001B315C" w:rsidP="00570380">
            <w:pPr>
              <w:spacing w:line="480" w:lineRule="auto"/>
              <w:rPr>
                <w:rFonts w:eastAsia="Times New Roman" w:cs="Times New Roman"/>
                <w:color w:val="000000"/>
              </w:rPr>
              <w:pPrChange w:id="789" w:author="Alex" w:date="2015-05-13T12:13:00Z">
                <w:pPr/>
              </w:pPrChange>
            </w:pPr>
            <w:r w:rsidRPr="001E61A8">
              <w:rPr>
                <w:rFonts w:eastAsia="Times New Roman" w:cs="Times New Roman"/>
                <w:color w:val="000000"/>
              </w:rPr>
              <w:t>12.16 ± 0.65</w:t>
            </w:r>
          </w:p>
        </w:tc>
        <w:tc>
          <w:tcPr>
            <w:tcW w:w="1350" w:type="dxa"/>
            <w:shd w:val="clear" w:color="auto" w:fill="auto"/>
            <w:noWrap/>
            <w:vAlign w:val="bottom"/>
            <w:hideMark/>
            <w:tcPrChange w:id="790" w:author="Alex" w:date="2015-05-12T22:08:00Z">
              <w:tcPr>
                <w:tcW w:w="1350" w:type="dxa"/>
                <w:tcBorders>
                  <w:top w:val="nil"/>
                  <w:left w:val="nil"/>
                  <w:bottom w:val="nil"/>
                  <w:right w:val="nil"/>
                </w:tcBorders>
                <w:shd w:val="clear" w:color="auto" w:fill="auto"/>
                <w:noWrap/>
                <w:vAlign w:val="bottom"/>
                <w:hideMark/>
              </w:tcPr>
            </w:tcPrChange>
          </w:tcPr>
          <w:p w14:paraId="0B4DCE99" w14:textId="77777777" w:rsidR="001B315C" w:rsidRPr="001E61A8" w:rsidRDefault="001B315C" w:rsidP="00570380">
            <w:pPr>
              <w:spacing w:line="480" w:lineRule="auto"/>
              <w:rPr>
                <w:rFonts w:eastAsia="Times New Roman" w:cs="Times New Roman"/>
                <w:color w:val="000000"/>
              </w:rPr>
              <w:pPrChange w:id="791" w:author="Alex" w:date="2015-05-13T12:13:00Z">
                <w:pPr/>
              </w:pPrChange>
            </w:pPr>
            <w:r w:rsidRPr="001E61A8">
              <w:rPr>
                <w:rFonts w:eastAsia="Times New Roman" w:cs="Times New Roman"/>
                <w:color w:val="000000"/>
              </w:rPr>
              <w:t>668 ± 11</w:t>
            </w:r>
          </w:p>
        </w:tc>
        <w:tc>
          <w:tcPr>
            <w:tcW w:w="1080" w:type="dxa"/>
            <w:shd w:val="clear" w:color="auto" w:fill="auto"/>
            <w:noWrap/>
            <w:vAlign w:val="bottom"/>
            <w:hideMark/>
            <w:tcPrChange w:id="792" w:author="Alex" w:date="2015-05-12T22:08:00Z">
              <w:tcPr>
                <w:tcW w:w="1080" w:type="dxa"/>
                <w:tcBorders>
                  <w:top w:val="nil"/>
                  <w:left w:val="nil"/>
                  <w:bottom w:val="nil"/>
                  <w:right w:val="nil"/>
                </w:tcBorders>
                <w:shd w:val="clear" w:color="auto" w:fill="auto"/>
                <w:noWrap/>
                <w:vAlign w:val="bottom"/>
                <w:hideMark/>
              </w:tcPr>
            </w:tcPrChange>
          </w:tcPr>
          <w:p w14:paraId="42FB6FCA" w14:textId="77777777" w:rsidR="001B315C" w:rsidRPr="001E61A8" w:rsidRDefault="001B315C" w:rsidP="00570380">
            <w:pPr>
              <w:spacing w:line="480" w:lineRule="auto"/>
              <w:rPr>
                <w:rFonts w:eastAsia="Times New Roman" w:cs="Times New Roman"/>
                <w:color w:val="000000"/>
              </w:rPr>
              <w:pPrChange w:id="793" w:author="Alex" w:date="2015-05-13T12:13:00Z">
                <w:pPr/>
              </w:pPrChange>
            </w:pPr>
          </w:p>
        </w:tc>
        <w:tc>
          <w:tcPr>
            <w:tcW w:w="2475" w:type="dxa"/>
            <w:shd w:val="clear" w:color="auto" w:fill="auto"/>
            <w:noWrap/>
            <w:vAlign w:val="bottom"/>
            <w:hideMark/>
            <w:tcPrChange w:id="794" w:author="Alex" w:date="2015-05-12T22:08:00Z">
              <w:tcPr>
                <w:tcW w:w="2475" w:type="dxa"/>
                <w:tcBorders>
                  <w:top w:val="nil"/>
                  <w:left w:val="nil"/>
                  <w:bottom w:val="nil"/>
                  <w:right w:val="nil"/>
                </w:tcBorders>
                <w:shd w:val="clear" w:color="auto" w:fill="auto"/>
                <w:noWrap/>
                <w:vAlign w:val="bottom"/>
                <w:hideMark/>
              </w:tcPr>
            </w:tcPrChange>
          </w:tcPr>
          <w:p w14:paraId="42FC78AA" w14:textId="77777777" w:rsidR="001B315C" w:rsidRPr="001E61A8" w:rsidRDefault="001B315C" w:rsidP="00570380">
            <w:pPr>
              <w:spacing w:line="480" w:lineRule="auto"/>
              <w:rPr>
                <w:rFonts w:eastAsia="Times New Roman" w:cs="Times New Roman"/>
                <w:color w:val="000000"/>
              </w:rPr>
              <w:pPrChange w:id="795" w:author="Alex" w:date="2015-05-13T12:13:00Z">
                <w:pPr/>
              </w:pPrChange>
            </w:pPr>
            <w:r w:rsidRPr="001E61A8">
              <w:rPr>
                <w:rFonts w:eastAsia="Times New Roman" w:cs="Times New Roman"/>
                <w:color w:val="000000"/>
              </w:rPr>
              <w:t>54,923 ± 3,084</w:t>
            </w:r>
          </w:p>
        </w:tc>
      </w:tr>
      <w:tr w:rsidR="00266106" w:rsidRPr="001E61A8" w14:paraId="17436323" w14:textId="77777777" w:rsidTr="00D400F8">
        <w:trPr>
          <w:trHeight w:val="300"/>
          <w:trPrChange w:id="796" w:author="Alex" w:date="2015-05-12T22:08:00Z">
            <w:trPr>
              <w:trHeight w:val="300"/>
            </w:trPr>
          </w:trPrChange>
        </w:trPr>
        <w:tc>
          <w:tcPr>
            <w:tcW w:w="1095" w:type="dxa"/>
            <w:shd w:val="clear" w:color="auto" w:fill="auto"/>
            <w:noWrap/>
            <w:vAlign w:val="bottom"/>
            <w:hideMark/>
            <w:tcPrChange w:id="797" w:author="Alex" w:date="2015-05-12T22:08:00Z">
              <w:tcPr>
                <w:tcW w:w="1095" w:type="dxa"/>
                <w:tcBorders>
                  <w:top w:val="nil"/>
                  <w:left w:val="nil"/>
                  <w:bottom w:val="nil"/>
                  <w:right w:val="nil"/>
                </w:tcBorders>
                <w:shd w:val="clear" w:color="auto" w:fill="auto"/>
                <w:noWrap/>
                <w:vAlign w:val="bottom"/>
                <w:hideMark/>
              </w:tcPr>
            </w:tcPrChange>
          </w:tcPr>
          <w:p w14:paraId="2F8CE33A" w14:textId="77777777" w:rsidR="001B315C" w:rsidRPr="001E61A8" w:rsidRDefault="001B315C" w:rsidP="00570380">
            <w:pPr>
              <w:spacing w:line="480" w:lineRule="auto"/>
              <w:rPr>
                <w:rFonts w:eastAsia="Times New Roman" w:cs="Times New Roman"/>
                <w:color w:val="000000"/>
              </w:rPr>
              <w:pPrChange w:id="798" w:author="Alex" w:date="2015-05-13T12:13:00Z">
                <w:pPr/>
              </w:pPrChange>
            </w:pPr>
            <w:r w:rsidRPr="001E61A8">
              <w:rPr>
                <w:rFonts w:eastAsia="Times New Roman" w:cs="Times New Roman"/>
                <w:color w:val="000000"/>
              </w:rPr>
              <w:t>E222R</w:t>
            </w:r>
          </w:p>
        </w:tc>
        <w:tc>
          <w:tcPr>
            <w:tcW w:w="1080" w:type="dxa"/>
            <w:shd w:val="clear" w:color="auto" w:fill="auto"/>
            <w:noWrap/>
            <w:vAlign w:val="bottom"/>
            <w:hideMark/>
            <w:tcPrChange w:id="799" w:author="Alex" w:date="2015-05-12T22:08:00Z">
              <w:tcPr>
                <w:tcW w:w="1080" w:type="dxa"/>
                <w:tcBorders>
                  <w:top w:val="nil"/>
                  <w:left w:val="nil"/>
                  <w:bottom w:val="nil"/>
                  <w:right w:val="nil"/>
                </w:tcBorders>
                <w:shd w:val="clear" w:color="auto" w:fill="auto"/>
                <w:noWrap/>
                <w:vAlign w:val="bottom"/>
                <w:hideMark/>
              </w:tcPr>
            </w:tcPrChange>
          </w:tcPr>
          <w:p w14:paraId="4AF5F027"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800" w:author="Alex" w:date="2015-05-13T12:13:00Z">
                <w:pPr>
                  <w:jc w:val="right"/>
                </w:pPr>
              </w:pPrChange>
            </w:pPr>
            <w:r w:rsidRPr="001E61A8">
              <w:rPr>
                <w:rFonts w:eastAsia="Times New Roman" w:cs="Times New Roman"/>
                <w:color w:val="000000"/>
              </w:rPr>
              <w:t>0.15</w:t>
            </w:r>
          </w:p>
        </w:tc>
        <w:tc>
          <w:tcPr>
            <w:tcW w:w="900" w:type="dxa"/>
            <w:shd w:val="clear" w:color="auto" w:fill="auto"/>
            <w:noWrap/>
            <w:vAlign w:val="bottom"/>
            <w:hideMark/>
            <w:tcPrChange w:id="801" w:author="Alex" w:date="2015-05-12T22:08:00Z">
              <w:tcPr>
                <w:tcW w:w="900" w:type="dxa"/>
                <w:tcBorders>
                  <w:top w:val="nil"/>
                  <w:left w:val="nil"/>
                  <w:bottom w:val="nil"/>
                  <w:right w:val="nil"/>
                </w:tcBorders>
                <w:shd w:val="clear" w:color="auto" w:fill="auto"/>
                <w:noWrap/>
                <w:vAlign w:val="bottom"/>
                <w:hideMark/>
              </w:tcPr>
            </w:tcPrChange>
          </w:tcPr>
          <w:p w14:paraId="580AD7F7" w14:textId="77777777" w:rsidR="001B315C" w:rsidRPr="001E61A8" w:rsidRDefault="001B315C" w:rsidP="00570380">
            <w:pPr>
              <w:spacing w:line="480" w:lineRule="auto"/>
              <w:rPr>
                <w:rFonts w:eastAsia="Times New Roman" w:cs="Times New Roman"/>
                <w:color w:val="000000"/>
              </w:rPr>
              <w:pPrChange w:id="802" w:author="Alex" w:date="2015-05-13T12:13:00Z">
                <w:pPr/>
              </w:pPrChange>
            </w:pPr>
          </w:p>
        </w:tc>
        <w:tc>
          <w:tcPr>
            <w:tcW w:w="1710" w:type="dxa"/>
            <w:shd w:val="clear" w:color="auto" w:fill="auto"/>
            <w:noWrap/>
            <w:vAlign w:val="bottom"/>
            <w:hideMark/>
            <w:tcPrChange w:id="803" w:author="Alex" w:date="2015-05-12T22:08:00Z">
              <w:tcPr>
                <w:tcW w:w="1710" w:type="dxa"/>
                <w:tcBorders>
                  <w:top w:val="nil"/>
                  <w:left w:val="nil"/>
                  <w:bottom w:val="nil"/>
                  <w:right w:val="nil"/>
                </w:tcBorders>
                <w:shd w:val="clear" w:color="auto" w:fill="auto"/>
                <w:noWrap/>
                <w:vAlign w:val="bottom"/>
                <w:hideMark/>
              </w:tcPr>
            </w:tcPrChange>
          </w:tcPr>
          <w:p w14:paraId="330C09BB" w14:textId="77777777" w:rsidR="001B315C" w:rsidRPr="001E61A8" w:rsidRDefault="001B315C" w:rsidP="00570380">
            <w:pPr>
              <w:spacing w:line="480" w:lineRule="auto"/>
              <w:rPr>
                <w:rFonts w:eastAsia="Times New Roman" w:cs="Times New Roman"/>
                <w:color w:val="000000"/>
              </w:rPr>
              <w:pPrChange w:id="804" w:author="Alex" w:date="2015-05-13T12:13:00Z">
                <w:pPr/>
              </w:pPrChange>
            </w:pPr>
            <w:r w:rsidRPr="001E61A8">
              <w:rPr>
                <w:rFonts w:eastAsia="Times New Roman" w:cs="Times New Roman"/>
                <w:color w:val="000000"/>
              </w:rPr>
              <w:t>2.48 ± 0.44</w:t>
            </w:r>
          </w:p>
        </w:tc>
        <w:tc>
          <w:tcPr>
            <w:tcW w:w="1350" w:type="dxa"/>
            <w:shd w:val="clear" w:color="auto" w:fill="auto"/>
            <w:noWrap/>
            <w:vAlign w:val="bottom"/>
            <w:hideMark/>
            <w:tcPrChange w:id="805" w:author="Alex" w:date="2015-05-12T22:08:00Z">
              <w:tcPr>
                <w:tcW w:w="1350" w:type="dxa"/>
                <w:tcBorders>
                  <w:top w:val="nil"/>
                  <w:left w:val="nil"/>
                  <w:bottom w:val="nil"/>
                  <w:right w:val="nil"/>
                </w:tcBorders>
                <w:shd w:val="clear" w:color="auto" w:fill="auto"/>
                <w:noWrap/>
                <w:vAlign w:val="bottom"/>
                <w:hideMark/>
              </w:tcPr>
            </w:tcPrChange>
          </w:tcPr>
          <w:p w14:paraId="6FDE0D18" w14:textId="77777777" w:rsidR="001B315C" w:rsidRPr="001E61A8" w:rsidRDefault="001B315C" w:rsidP="00570380">
            <w:pPr>
              <w:spacing w:line="480" w:lineRule="auto"/>
              <w:rPr>
                <w:rFonts w:eastAsia="Times New Roman" w:cs="Times New Roman"/>
                <w:color w:val="000000"/>
              </w:rPr>
              <w:pPrChange w:id="806" w:author="Alex" w:date="2015-05-13T12:13:00Z">
                <w:pPr/>
              </w:pPrChange>
            </w:pPr>
            <w:r w:rsidRPr="001E61A8">
              <w:rPr>
                <w:rFonts w:eastAsia="Times New Roman" w:cs="Times New Roman"/>
                <w:color w:val="000000"/>
              </w:rPr>
              <w:t>42 ± 2</w:t>
            </w:r>
          </w:p>
        </w:tc>
        <w:tc>
          <w:tcPr>
            <w:tcW w:w="1080" w:type="dxa"/>
            <w:shd w:val="clear" w:color="auto" w:fill="auto"/>
            <w:noWrap/>
            <w:vAlign w:val="bottom"/>
            <w:hideMark/>
            <w:tcPrChange w:id="807" w:author="Alex" w:date="2015-05-12T22:08:00Z">
              <w:tcPr>
                <w:tcW w:w="1080" w:type="dxa"/>
                <w:tcBorders>
                  <w:top w:val="nil"/>
                  <w:left w:val="nil"/>
                  <w:bottom w:val="nil"/>
                  <w:right w:val="nil"/>
                </w:tcBorders>
                <w:shd w:val="clear" w:color="auto" w:fill="auto"/>
                <w:noWrap/>
                <w:vAlign w:val="bottom"/>
                <w:hideMark/>
              </w:tcPr>
            </w:tcPrChange>
          </w:tcPr>
          <w:p w14:paraId="34A93A78" w14:textId="5C74C970" w:rsidR="001B315C" w:rsidRPr="001E61A8" w:rsidRDefault="001B315C" w:rsidP="00570380">
            <w:pPr>
              <w:spacing w:line="480" w:lineRule="auto"/>
              <w:rPr>
                <w:rFonts w:eastAsia="Times New Roman" w:cs="Times New Roman"/>
                <w:color w:val="000000"/>
              </w:rPr>
              <w:pPrChange w:id="808" w:author="Alex" w:date="2015-05-13T12:13:00Z">
                <w:pPr/>
              </w:pPrChange>
            </w:pPr>
            <w:del w:id="809" w:author="Alex" w:date="2015-05-12T22:41:00Z">
              <w:r w:rsidRPr="001E61A8" w:rsidDel="00F731F6">
                <w:rPr>
                  <w:rFonts w:eastAsia="Times New Roman" w:cs="Times New Roman"/>
                  <w:color w:val="000000"/>
                </w:rPr>
                <w:delText>112.98 ± 21.41</w:delText>
              </w:r>
            </w:del>
          </w:p>
        </w:tc>
        <w:tc>
          <w:tcPr>
            <w:tcW w:w="2475" w:type="dxa"/>
            <w:shd w:val="clear" w:color="auto" w:fill="auto"/>
            <w:noWrap/>
            <w:vAlign w:val="bottom"/>
            <w:hideMark/>
            <w:tcPrChange w:id="810" w:author="Alex" w:date="2015-05-12T22:08:00Z">
              <w:tcPr>
                <w:tcW w:w="2475" w:type="dxa"/>
                <w:tcBorders>
                  <w:top w:val="nil"/>
                  <w:left w:val="nil"/>
                  <w:bottom w:val="nil"/>
                  <w:right w:val="nil"/>
                </w:tcBorders>
                <w:shd w:val="clear" w:color="auto" w:fill="auto"/>
                <w:noWrap/>
                <w:vAlign w:val="bottom"/>
                <w:hideMark/>
              </w:tcPr>
            </w:tcPrChange>
          </w:tcPr>
          <w:p w14:paraId="5B34E509" w14:textId="77777777" w:rsidR="001B315C" w:rsidRPr="001E61A8" w:rsidRDefault="001B315C" w:rsidP="00570380">
            <w:pPr>
              <w:spacing w:line="480" w:lineRule="auto"/>
              <w:rPr>
                <w:rFonts w:eastAsia="Times New Roman" w:cs="Times New Roman"/>
                <w:color w:val="000000"/>
              </w:rPr>
              <w:pPrChange w:id="811" w:author="Alex" w:date="2015-05-13T12:13:00Z">
                <w:pPr/>
              </w:pPrChange>
            </w:pPr>
            <w:r w:rsidRPr="001E61A8">
              <w:rPr>
                <w:rFonts w:eastAsia="Times New Roman" w:cs="Times New Roman"/>
                <w:color w:val="000000"/>
              </w:rPr>
              <w:t>17,098 ± 3,148</w:t>
            </w:r>
          </w:p>
        </w:tc>
      </w:tr>
      <w:tr w:rsidR="00266106" w:rsidRPr="001E61A8" w14:paraId="67898607" w14:textId="77777777" w:rsidTr="00D400F8">
        <w:trPr>
          <w:trHeight w:val="300"/>
          <w:trPrChange w:id="812" w:author="Alex" w:date="2015-05-12T22:08:00Z">
            <w:trPr>
              <w:trHeight w:val="300"/>
            </w:trPr>
          </w:trPrChange>
        </w:trPr>
        <w:tc>
          <w:tcPr>
            <w:tcW w:w="1095" w:type="dxa"/>
            <w:shd w:val="clear" w:color="auto" w:fill="auto"/>
            <w:noWrap/>
            <w:vAlign w:val="bottom"/>
            <w:hideMark/>
            <w:tcPrChange w:id="813" w:author="Alex" w:date="2015-05-12T22:08:00Z">
              <w:tcPr>
                <w:tcW w:w="1095" w:type="dxa"/>
                <w:tcBorders>
                  <w:top w:val="nil"/>
                  <w:left w:val="nil"/>
                  <w:bottom w:val="nil"/>
                  <w:right w:val="nil"/>
                </w:tcBorders>
                <w:shd w:val="clear" w:color="auto" w:fill="auto"/>
                <w:noWrap/>
                <w:vAlign w:val="bottom"/>
                <w:hideMark/>
              </w:tcPr>
            </w:tcPrChange>
          </w:tcPr>
          <w:p w14:paraId="0F3EF987" w14:textId="77777777" w:rsidR="001B315C" w:rsidRPr="001E61A8" w:rsidRDefault="001B315C" w:rsidP="00570380">
            <w:pPr>
              <w:spacing w:line="480" w:lineRule="auto"/>
              <w:rPr>
                <w:rFonts w:eastAsia="Times New Roman" w:cs="Times New Roman"/>
                <w:color w:val="000000"/>
              </w:rPr>
              <w:pPrChange w:id="814" w:author="Alex" w:date="2015-05-13T12:13:00Z">
                <w:pPr/>
              </w:pPrChange>
            </w:pPr>
            <w:r w:rsidRPr="001E61A8">
              <w:rPr>
                <w:rFonts w:eastAsia="Times New Roman" w:cs="Times New Roman"/>
                <w:color w:val="000000"/>
              </w:rPr>
              <w:t>E222Y</w:t>
            </w:r>
          </w:p>
        </w:tc>
        <w:tc>
          <w:tcPr>
            <w:tcW w:w="1080" w:type="dxa"/>
            <w:shd w:val="clear" w:color="auto" w:fill="auto"/>
            <w:noWrap/>
            <w:vAlign w:val="bottom"/>
            <w:hideMark/>
            <w:tcPrChange w:id="815" w:author="Alex" w:date="2015-05-12T22:08:00Z">
              <w:tcPr>
                <w:tcW w:w="1080" w:type="dxa"/>
                <w:tcBorders>
                  <w:top w:val="nil"/>
                  <w:left w:val="nil"/>
                  <w:bottom w:val="nil"/>
                  <w:right w:val="nil"/>
                </w:tcBorders>
                <w:shd w:val="clear" w:color="auto" w:fill="auto"/>
                <w:noWrap/>
                <w:vAlign w:val="bottom"/>
                <w:hideMark/>
              </w:tcPr>
            </w:tcPrChange>
          </w:tcPr>
          <w:p w14:paraId="7DF77247"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816" w:author="Alex" w:date="2015-05-13T12:13:00Z">
                <w:pPr>
                  <w:jc w:val="right"/>
                </w:pPr>
              </w:pPrChange>
            </w:pPr>
            <w:r w:rsidRPr="001E61A8">
              <w:rPr>
                <w:rFonts w:eastAsia="Times New Roman" w:cs="Times New Roman"/>
                <w:color w:val="000000"/>
              </w:rPr>
              <w:t>0.7</w:t>
            </w:r>
          </w:p>
        </w:tc>
        <w:tc>
          <w:tcPr>
            <w:tcW w:w="900" w:type="dxa"/>
            <w:shd w:val="clear" w:color="auto" w:fill="auto"/>
            <w:noWrap/>
            <w:vAlign w:val="bottom"/>
            <w:hideMark/>
            <w:tcPrChange w:id="817" w:author="Alex" w:date="2015-05-12T22:08:00Z">
              <w:tcPr>
                <w:tcW w:w="900" w:type="dxa"/>
                <w:tcBorders>
                  <w:top w:val="nil"/>
                  <w:left w:val="nil"/>
                  <w:bottom w:val="nil"/>
                  <w:right w:val="nil"/>
                </w:tcBorders>
                <w:shd w:val="clear" w:color="auto" w:fill="auto"/>
                <w:noWrap/>
                <w:vAlign w:val="bottom"/>
                <w:hideMark/>
              </w:tcPr>
            </w:tcPrChange>
          </w:tcPr>
          <w:p w14:paraId="18E7FD84" w14:textId="77777777" w:rsidR="001B315C" w:rsidRPr="001E61A8" w:rsidRDefault="001B315C" w:rsidP="00570380">
            <w:pPr>
              <w:spacing w:line="480" w:lineRule="auto"/>
              <w:rPr>
                <w:rFonts w:eastAsia="Times New Roman" w:cs="Times New Roman"/>
                <w:color w:val="000000"/>
              </w:rPr>
              <w:pPrChange w:id="818" w:author="Alex" w:date="2015-05-13T12:13:00Z">
                <w:pPr/>
              </w:pPrChange>
            </w:pPr>
          </w:p>
        </w:tc>
        <w:tc>
          <w:tcPr>
            <w:tcW w:w="1710" w:type="dxa"/>
            <w:shd w:val="clear" w:color="auto" w:fill="auto"/>
            <w:noWrap/>
            <w:vAlign w:val="bottom"/>
            <w:hideMark/>
            <w:tcPrChange w:id="819" w:author="Alex" w:date="2015-05-12T22:08:00Z">
              <w:tcPr>
                <w:tcW w:w="1710" w:type="dxa"/>
                <w:tcBorders>
                  <w:top w:val="nil"/>
                  <w:left w:val="nil"/>
                  <w:bottom w:val="nil"/>
                  <w:right w:val="nil"/>
                </w:tcBorders>
                <w:shd w:val="clear" w:color="auto" w:fill="auto"/>
                <w:noWrap/>
                <w:vAlign w:val="bottom"/>
                <w:hideMark/>
              </w:tcPr>
            </w:tcPrChange>
          </w:tcPr>
          <w:p w14:paraId="16F55DD7" w14:textId="77777777" w:rsidR="001B315C" w:rsidRPr="001E61A8" w:rsidRDefault="001B315C" w:rsidP="00570380">
            <w:pPr>
              <w:spacing w:line="480" w:lineRule="auto"/>
              <w:rPr>
                <w:rFonts w:eastAsia="Times New Roman" w:cs="Times New Roman"/>
                <w:color w:val="000000"/>
              </w:rPr>
              <w:pPrChange w:id="820" w:author="Alex" w:date="2015-05-13T12:13:00Z">
                <w:pPr/>
              </w:pPrChange>
            </w:pPr>
            <w:r w:rsidRPr="001E61A8">
              <w:rPr>
                <w:rFonts w:eastAsia="Times New Roman" w:cs="Times New Roman"/>
                <w:color w:val="000000"/>
              </w:rPr>
              <w:t>18.43 ± 3.14</w:t>
            </w:r>
          </w:p>
        </w:tc>
        <w:tc>
          <w:tcPr>
            <w:tcW w:w="1350" w:type="dxa"/>
            <w:shd w:val="clear" w:color="auto" w:fill="auto"/>
            <w:noWrap/>
            <w:vAlign w:val="bottom"/>
            <w:hideMark/>
            <w:tcPrChange w:id="821" w:author="Alex" w:date="2015-05-12T22:08:00Z">
              <w:tcPr>
                <w:tcW w:w="1350" w:type="dxa"/>
                <w:tcBorders>
                  <w:top w:val="nil"/>
                  <w:left w:val="nil"/>
                  <w:bottom w:val="nil"/>
                  <w:right w:val="nil"/>
                </w:tcBorders>
                <w:shd w:val="clear" w:color="auto" w:fill="auto"/>
                <w:noWrap/>
                <w:vAlign w:val="bottom"/>
                <w:hideMark/>
              </w:tcPr>
            </w:tcPrChange>
          </w:tcPr>
          <w:p w14:paraId="5E1DAD03" w14:textId="77777777" w:rsidR="001B315C" w:rsidRPr="001E61A8" w:rsidRDefault="001B315C" w:rsidP="00570380">
            <w:pPr>
              <w:spacing w:line="480" w:lineRule="auto"/>
              <w:rPr>
                <w:rFonts w:eastAsia="Times New Roman" w:cs="Times New Roman"/>
                <w:color w:val="000000"/>
              </w:rPr>
              <w:pPrChange w:id="822" w:author="Alex" w:date="2015-05-13T12:13:00Z">
                <w:pPr/>
              </w:pPrChange>
            </w:pPr>
            <w:r w:rsidRPr="001E61A8">
              <w:rPr>
                <w:rFonts w:eastAsia="Times New Roman" w:cs="Times New Roman"/>
                <w:color w:val="000000"/>
              </w:rPr>
              <w:t>12 ± 1</w:t>
            </w:r>
          </w:p>
        </w:tc>
        <w:tc>
          <w:tcPr>
            <w:tcW w:w="1080" w:type="dxa"/>
            <w:shd w:val="clear" w:color="auto" w:fill="auto"/>
            <w:noWrap/>
            <w:vAlign w:val="bottom"/>
            <w:hideMark/>
            <w:tcPrChange w:id="823" w:author="Alex" w:date="2015-05-12T22:08:00Z">
              <w:tcPr>
                <w:tcW w:w="1080" w:type="dxa"/>
                <w:tcBorders>
                  <w:top w:val="nil"/>
                  <w:left w:val="nil"/>
                  <w:bottom w:val="nil"/>
                  <w:right w:val="nil"/>
                </w:tcBorders>
                <w:shd w:val="clear" w:color="auto" w:fill="auto"/>
                <w:noWrap/>
                <w:vAlign w:val="bottom"/>
                <w:hideMark/>
              </w:tcPr>
            </w:tcPrChange>
          </w:tcPr>
          <w:p w14:paraId="338336DD" w14:textId="77777777" w:rsidR="001B315C" w:rsidRPr="001E61A8" w:rsidRDefault="001B315C" w:rsidP="00570380">
            <w:pPr>
              <w:spacing w:line="480" w:lineRule="auto"/>
              <w:rPr>
                <w:rFonts w:eastAsia="Times New Roman" w:cs="Times New Roman"/>
                <w:color w:val="000000"/>
              </w:rPr>
              <w:pPrChange w:id="824" w:author="Alex" w:date="2015-05-13T12:13:00Z">
                <w:pPr/>
              </w:pPrChange>
            </w:pPr>
          </w:p>
        </w:tc>
        <w:tc>
          <w:tcPr>
            <w:tcW w:w="2475" w:type="dxa"/>
            <w:shd w:val="clear" w:color="auto" w:fill="auto"/>
            <w:noWrap/>
            <w:vAlign w:val="bottom"/>
            <w:hideMark/>
            <w:tcPrChange w:id="825" w:author="Alex" w:date="2015-05-12T22:08:00Z">
              <w:tcPr>
                <w:tcW w:w="2475" w:type="dxa"/>
                <w:tcBorders>
                  <w:top w:val="nil"/>
                  <w:left w:val="nil"/>
                  <w:bottom w:val="nil"/>
                  <w:right w:val="nil"/>
                </w:tcBorders>
                <w:shd w:val="clear" w:color="auto" w:fill="auto"/>
                <w:noWrap/>
                <w:vAlign w:val="bottom"/>
                <w:hideMark/>
              </w:tcPr>
            </w:tcPrChange>
          </w:tcPr>
          <w:p w14:paraId="4BDC8FE8" w14:textId="77777777" w:rsidR="001B315C" w:rsidRPr="001E61A8" w:rsidRDefault="001B315C" w:rsidP="00570380">
            <w:pPr>
              <w:spacing w:line="480" w:lineRule="auto"/>
              <w:rPr>
                <w:rFonts w:eastAsia="Times New Roman" w:cs="Times New Roman"/>
                <w:color w:val="000000"/>
              </w:rPr>
              <w:pPrChange w:id="826" w:author="Alex" w:date="2015-05-13T12:13:00Z">
                <w:pPr/>
              </w:pPrChange>
            </w:pPr>
            <w:r w:rsidRPr="001E61A8">
              <w:rPr>
                <w:rFonts w:eastAsia="Times New Roman" w:cs="Times New Roman"/>
                <w:color w:val="000000"/>
              </w:rPr>
              <w:t>636 ± 116</w:t>
            </w:r>
          </w:p>
        </w:tc>
      </w:tr>
      <w:tr w:rsidR="00266106" w:rsidRPr="001E61A8" w14:paraId="405FA71F" w14:textId="77777777" w:rsidTr="00D400F8">
        <w:trPr>
          <w:trHeight w:val="300"/>
          <w:trPrChange w:id="827" w:author="Alex" w:date="2015-05-12T22:08:00Z">
            <w:trPr>
              <w:trHeight w:val="300"/>
            </w:trPr>
          </w:trPrChange>
        </w:trPr>
        <w:tc>
          <w:tcPr>
            <w:tcW w:w="1095" w:type="dxa"/>
            <w:shd w:val="clear" w:color="auto" w:fill="auto"/>
            <w:noWrap/>
            <w:vAlign w:val="bottom"/>
            <w:hideMark/>
            <w:tcPrChange w:id="828" w:author="Alex" w:date="2015-05-12T22:08:00Z">
              <w:tcPr>
                <w:tcW w:w="1095" w:type="dxa"/>
                <w:tcBorders>
                  <w:top w:val="nil"/>
                  <w:left w:val="nil"/>
                  <w:bottom w:val="nil"/>
                  <w:right w:val="nil"/>
                </w:tcBorders>
                <w:shd w:val="clear" w:color="auto" w:fill="auto"/>
                <w:noWrap/>
                <w:vAlign w:val="bottom"/>
                <w:hideMark/>
              </w:tcPr>
            </w:tcPrChange>
          </w:tcPr>
          <w:p w14:paraId="21E7B713" w14:textId="77777777" w:rsidR="001B315C" w:rsidRPr="001E61A8" w:rsidRDefault="001B315C" w:rsidP="00570380">
            <w:pPr>
              <w:spacing w:line="480" w:lineRule="auto"/>
              <w:rPr>
                <w:rFonts w:eastAsia="Times New Roman" w:cs="Times New Roman"/>
                <w:color w:val="000000"/>
              </w:rPr>
              <w:pPrChange w:id="829" w:author="Alex" w:date="2015-05-13T12:13:00Z">
                <w:pPr/>
              </w:pPrChange>
            </w:pPr>
            <w:r w:rsidRPr="001E61A8">
              <w:rPr>
                <w:rFonts w:eastAsia="Times New Roman" w:cs="Times New Roman"/>
                <w:color w:val="000000"/>
              </w:rPr>
              <w:t>M223G</w:t>
            </w:r>
          </w:p>
        </w:tc>
        <w:tc>
          <w:tcPr>
            <w:tcW w:w="1080" w:type="dxa"/>
            <w:shd w:val="clear" w:color="auto" w:fill="auto"/>
            <w:noWrap/>
            <w:vAlign w:val="bottom"/>
            <w:hideMark/>
            <w:tcPrChange w:id="830" w:author="Alex" w:date="2015-05-12T22:08:00Z">
              <w:tcPr>
                <w:tcW w:w="1080" w:type="dxa"/>
                <w:tcBorders>
                  <w:top w:val="nil"/>
                  <w:left w:val="nil"/>
                  <w:bottom w:val="nil"/>
                  <w:right w:val="nil"/>
                </w:tcBorders>
                <w:shd w:val="clear" w:color="auto" w:fill="auto"/>
                <w:noWrap/>
                <w:vAlign w:val="bottom"/>
                <w:hideMark/>
              </w:tcPr>
            </w:tcPrChange>
          </w:tcPr>
          <w:p w14:paraId="51672965"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831" w:author="Alex" w:date="2015-05-13T12:13:00Z">
                <w:pPr>
                  <w:jc w:val="right"/>
                </w:pPr>
              </w:pPrChange>
            </w:pPr>
            <w:r w:rsidRPr="001E61A8">
              <w:rPr>
                <w:rFonts w:eastAsia="Times New Roman" w:cs="Times New Roman"/>
                <w:color w:val="000000"/>
              </w:rPr>
              <w:t>0.88</w:t>
            </w:r>
          </w:p>
        </w:tc>
        <w:tc>
          <w:tcPr>
            <w:tcW w:w="900" w:type="dxa"/>
            <w:shd w:val="clear" w:color="auto" w:fill="auto"/>
            <w:noWrap/>
            <w:vAlign w:val="bottom"/>
            <w:hideMark/>
            <w:tcPrChange w:id="832" w:author="Alex" w:date="2015-05-12T22:08:00Z">
              <w:tcPr>
                <w:tcW w:w="900" w:type="dxa"/>
                <w:tcBorders>
                  <w:top w:val="nil"/>
                  <w:left w:val="nil"/>
                  <w:bottom w:val="nil"/>
                  <w:right w:val="nil"/>
                </w:tcBorders>
                <w:shd w:val="clear" w:color="auto" w:fill="auto"/>
                <w:noWrap/>
                <w:vAlign w:val="bottom"/>
                <w:hideMark/>
              </w:tcPr>
            </w:tcPrChange>
          </w:tcPr>
          <w:p w14:paraId="7DABEB31" w14:textId="77777777" w:rsidR="001B315C" w:rsidRPr="001E61A8" w:rsidRDefault="001B315C" w:rsidP="00570380">
            <w:pPr>
              <w:spacing w:line="480" w:lineRule="auto"/>
              <w:rPr>
                <w:rFonts w:eastAsia="Times New Roman" w:cs="Times New Roman"/>
                <w:color w:val="000000"/>
              </w:rPr>
              <w:pPrChange w:id="833" w:author="Alex" w:date="2015-05-13T12:13:00Z">
                <w:pPr/>
              </w:pPrChange>
            </w:pPr>
          </w:p>
        </w:tc>
        <w:tc>
          <w:tcPr>
            <w:tcW w:w="1710" w:type="dxa"/>
            <w:shd w:val="clear" w:color="auto" w:fill="auto"/>
            <w:noWrap/>
            <w:vAlign w:val="bottom"/>
            <w:hideMark/>
            <w:tcPrChange w:id="834" w:author="Alex" w:date="2015-05-12T22:08:00Z">
              <w:tcPr>
                <w:tcW w:w="1710" w:type="dxa"/>
                <w:tcBorders>
                  <w:top w:val="nil"/>
                  <w:left w:val="nil"/>
                  <w:bottom w:val="nil"/>
                  <w:right w:val="nil"/>
                </w:tcBorders>
                <w:shd w:val="clear" w:color="auto" w:fill="auto"/>
                <w:noWrap/>
                <w:vAlign w:val="bottom"/>
                <w:hideMark/>
              </w:tcPr>
            </w:tcPrChange>
          </w:tcPr>
          <w:p w14:paraId="476ABF65" w14:textId="77777777" w:rsidR="001B315C" w:rsidRPr="001E61A8" w:rsidRDefault="001B315C" w:rsidP="00570380">
            <w:pPr>
              <w:spacing w:line="480" w:lineRule="auto"/>
              <w:rPr>
                <w:rFonts w:eastAsia="Times New Roman" w:cs="Times New Roman"/>
                <w:color w:val="000000"/>
              </w:rPr>
              <w:pPrChange w:id="835" w:author="Alex" w:date="2015-05-13T12:13:00Z">
                <w:pPr/>
              </w:pPrChange>
            </w:pPr>
            <w:r w:rsidRPr="001E61A8">
              <w:rPr>
                <w:rFonts w:eastAsia="Times New Roman" w:cs="Times New Roman"/>
                <w:color w:val="000000"/>
              </w:rPr>
              <w:t>19.21 ± 2.91</w:t>
            </w:r>
          </w:p>
        </w:tc>
        <w:tc>
          <w:tcPr>
            <w:tcW w:w="1350" w:type="dxa"/>
            <w:shd w:val="clear" w:color="auto" w:fill="auto"/>
            <w:noWrap/>
            <w:vAlign w:val="bottom"/>
            <w:hideMark/>
            <w:tcPrChange w:id="836" w:author="Alex" w:date="2015-05-12T22:08:00Z">
              <w:tcPr>
                <w:tcW w:w="1350" w:type="dxa"/>
                <w:tcBorders>
                  <w:top w:val="nil"/>
                  <w:left w:val="nil"/>
                  <w:bottom w:val="nil"/>
                  <w:right w:val="nil"/>
                </w:tcBorders>
                <w:shd w:val="clear" w:color="auto" w:fill="auto"/>
                <w:noWrap/>
                <w:vAlign w:val="bottom"/>
                <w:hideMark/>
              </w:tcPr>
            </w:tcPrChange>
          </w:tcPr>
          <w:p w14:paraId="653D64A0" w14:textId="77777777" w:rsidR="001B315C" w:rsidRPr="001E61A8" w:rsidRDefault="001B315C" w:rsidP="00570380">
            <w:pPr>
              <w:spacing w:line="480" w:lineRule="auto"/>
              <w:rPr>
                <w:rFonts w:eastAsia="Times New Roman" w:cs="Times New Roman"/>
                <w:color w:val="000000"/>
              </w:rPr>
              <w:pPrChange w:id="837" w:author="Alex" w:date="2015-05-13T12:13:00Z">
                <w:pPr/>
              </w:pPrChange>
            </w:pPr>
            <w:r w:rsidRPr="001E61A8">
              <w:rPr>
                <w:rFonts w:eastAsia="Times New Roman" w:cs="Times New Roman"/>
                <w:color w:val="000000"/>
              </w:rPr>
              <w:t>154 ± 9</w:t>
            </w:r>
          </w:p>
        </w:tc>
        <w:tc>
          <w:tcPr>
            <w:tcW w:w="1080" w:type="dxa"/>
            <w:shd w:val="clear" w:color="auto" w:fill="auto"/>
            <w:noWrap/>
            <w:vAlign w:val="bottom"/>
            <w:hideMark/>
            <w:tcPrChange w:id="838" w:author="Alex" w:date="2015-05-12T22:08:00Z">
              <w:tcPr>
                <w:tcW w:w="1080" w:type="dxa"/>
                <w:tcBorders>
                  <w:top w:val="nil"/>
                  <w:left w:val="nil"/>
                  <w:bottom w:val="nil"/>
                  <w:right w:val="nil"/>
                </w:tcBorders>
                <w:shd w:val="clear" w:color="auto" w:fill="auto"/>
                <w:noWrap/>
                <w:vAlign w:val="bottom"/>
                <w:hideMark/>
              </w:tcPr>
            </w:tcPrChange>
          </w:tcPr>
          <w:p w14:paraId="7F4A2D48" w14:textId="77777777" w:rsidR="001B315C" w:rsidRPr="001E61A8" w:rsidRDefault="001B315C" w:rsidP="00570380">
            <w:pPr>
              <w:spacing w:line="480" w:lineRule="auto"/>
              <w:rPr>
                <w:rFonts w:eastAsia="Times New Roman" w:cs="Times New Roman"/>
                <w:color w:val="000000"/>
              </w:rPr>
              <w:pPrChange w:id="839" w:author="Alex" w:date="2015-05-13T12:13:00Z">
                <w:pPr/>
              </w:pPrChange>
            </w:pPr>
          </w:p>
        </w:tc>
        <w:tc>
          <w:tcPr>
            <w:tcW w:w="2475" w:type="dxa"/>
            <w:shd w:val="clear" w:color="auto" w:fill="auto"/>
            <w:noWrap/>
            <w:vAlign w:val="bottom"/>
            <w:hideMark/>
            <w:tcPrChange w:id="840" w:author="Alex" w:date="2015-05-12T22:08:00Z">
              <w:tcPr>
                <w:tcW w:w="2475" w:type="dxa"/>
                <w:tcBorders>
                  <w:top w:val="nil"/>
                  <w:left w:val="nil"/>
                  <w:bottom w:val="nil"/>
                  <w:right w:val="nil"/>
                </w:tcBorders>
                <w:shd w:val="clear" w:color="auto" w:fill="auto"/>
                <w:noWrap/>
                <w:vAlign w:val="bottom"/>
                <w:hideMark/>
              </w:tcPr>
            </w:tcPrChange>
          </w:tcPr>
          <w:p w14:paraId="5BB81738" w14:textId="77777777" w:rsidR="001B315C" w:rsidRPr="001E61A8" w:rsidRDefault="001B315C" w:rsidP="00570380">
            <w:pPr>
              <w:spacing w:line="480" w:lineRule="auto"/>
              <w:rPr>
                <w:rFonts w:eastAsia="Times New Roman" w:cs="Times New Roman"/>
                <w:color w:val="000000"/>
              </w:rPr>
              <w:pPrChange w:id="841" w:author="Alex" w:date="2015-05-13T12:13:00Z">
                <w:pPr/>
              </w:pPrChange>
            </w:pPr>
            <w:r w:rsidRPr="001E61A8">
              <w:rPr>
                <w:rFonts w:eastAsia="Times New Roman" w:cs="Times New Roman"/>
                <w:color w:val="000000"/>
              </w:rPr>
              <w:t>7,998 ± 1,302</w:t>
            </w:r>
          </w:p>
        </w:tc>
      </w:tr>
      <w:tr w:rsidR="00266106" w:rsidRPr="001E61A8" w14:paraId="393FB961" w14:textId="77777777" w:rsidTr="00D400F8">
        <w:trPr>
          <w:trHeight w:val="300"/>
          <w:trPrChange w:id="842" w:author="Alex" w:date="2015-05-12T22:08:00Z">
            <w:trPr>
              <w:trHeight w:val="300"/>
            </w:trPr>
          </w:trPrChange>
        </w:trPr>
        <w:tc>
          <w:tcPr>
            <w:tcW w:w="1095" w:type="dxa"/>
            <w:shd w:val="clear" w:color="auto" w:fill="auto"/>
            <w:noWrap/>
            <w:vAlign w:val="bottom"/>
            <w:hideMark/>
            <w:tcPrChange w:id="843" w:author="Alex" w:date="2015-05-12T22:08:00Z">
              <w:tcPr>
                <w:tcW w:w="1095" w:type="dxa"/>
                <w:tcBorders>
                  <w:top w:val="nil"/>
                  <w:left w:val="nil"/>
                  <w:bottom w:val="nil"/>
                  <w:right w:val="nil"/>
                </w:tcBorders>
                <w:shd w:val="clear" w:color="auto" w:fill="auto"/>
                <w:noWrap/>
                <w:vAlign w:val="bottom"/>
                <w:hideMark/>
              </w:tcPr>
            </w:tcPrChange>
          </w:tcPr>
          <w:p w14:paraId="309B19B1" w14:textId="77777777" w:rsidR="001B315C" w:rsidRPr="001E61A8" w:rsidRDefault="001B315C" w:rsidP="00570380">
            <w:pPr>
              <w:spacing w:line="480" w:lineRule="auto"/>
              <w:rPr>
                <w:rFonts w:eastAsia="Times New Roman" w:cs="Times New Roman"/>
                <w:color w:val="000000"/>
              </w:rPr>
              <w:pPrChange w:id="844" w:author="Alex" w:date="2015-05-13T12:13:00Z">
                <w:pPr/>
              </w:pPrChange>
            </w:pPr>
            <w:r w:rsidRPr="001E61A8">
              <w:rPr>
                <w:rFonts w:eastAsia="Times New Roman" w:cs="Times New Roman"/>
                <w:color w:val="000000"/>
              </w:rPr>
              <w:t>R240A</w:t>
            </w:r>
          </w:p>
        </w:tc>
        <w:tc>
          <w:tcPr>
            <w:tcW w:w="1080" w:type="dxa"/>
            <w:shd w:val="clear" w:color="auto" w:fill="auto"/>
            <w:noWrap/>
            <w:vAlign w:val="bottom"/>
            <w:hideMark/>
            <w:tcPrChange w:id="845" w:author="Alex" w:date="2015-05-12T22:08:00Z">
              <w:tcPr>
                <w:tcW w:w="1080" w:type="dxa"/>
                <w:tcBorders>
                  <w:top w:val="nil"/>
                  <w:left w:val="nil"/>
                  <w:bottom w:val="nil"/>
                  <w:right w:val="nil"/>
                </w:tcBorders>
                <w:shd w:val="clear" w:color="auto" w:fill="auto"/>
                <w:noWrap/>
                <w:vAlign w:val="bottom"/>
                <w:hideMark/>
              </w:tcPr>
            </w:tcPrChange>
          </w:tcPr>
          <w:p w14:paraId="49357570"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846" w:author="Alex" w:date="2015-05-13T12:13:00Z">
                <w:pPr>
                  <w:jc w:val="right"/>
                </w:pPr>
              </w:pPrChange>
            </w:pPr>
            <w:r w:rsidRPr="001E61A8">
              <w:rPr>
                <w:rFonts w:eastAsia="Times New Roman" w:cs="Times New Roman"/>
                <w:color w:val="000000"/>
              </w:rPr>
              <w:t>1.11</w:t>
            </w:r>
          </w:p>
        </w:tc>
        <w:tc>
          <w:tcPr>
            <w:tcW w:w="900" w:type="dxa"/>
            <w:shd w:val="clear" w:color="auto" w:fill="auto"/>
            <w:noWrap/>
            <w:vAlign w:val="bottom"/>
            <w:hideMark/>
            <w:tcPrChange w:id="847" w:author="Alex" w:date="2015-05-12T22:08:00Z">
              <w:tcPr>
                <w:tcW w:w="900" w:type="dxa"/>
                <w:tcBorders>
                  <w:top w:val="nil"/>
                  <w:left w:val="nil"/>
                  <w:bottom w:val="nil"/>
                  <w:right w:val="nil"/>
                </w:tcBorders>
                <w:shd w:val="clear" w:color="auto" w:fill="auto"/>
                <w:noWrap/>
                <w:vAlign w:val="bottom"/>
                <w:hideMark/>
              </w:tcPr>
            </w:tcPrChange>
          </w:tcPr>
          <w:p w14:paraId="22E7373C" w14:textId="77777777" w:rsidR="001B315C" w:rsidRPr="001E61A8" w:rsidRDefault="001B315C" w:rsidP="00570380">
            <w:pPr>
              <w:spacing w:line="480" w:lineRule="auto"/>
              <w:rPr>
                <w:rFonts w:eastAsia="Times New Roman" w:cs="Times New Roman"/>
                <w:color w:val="000000"/>
              </w:rPr>
              <w:pPrChange w:id="848" w:author="Alex" w:date="2015-05-13T12:13:00Z">
                <w:pPr/>
              </w:pPrChange>
            </w:pPr>
          </w:p>
        </w:tc>
        <w:tc>
          <w:tcPr>
            <w:tcW w:w="1710" w:type="dxa"/>
            <w:shd w:val="clear" w:color="auto" w:fill="auto"/>
            <w:noWrap/>
            <w:vAlign w:val="bottom"/>
            <w:hideMark/>
            <w:tcPrChange w:id="849" w:author="Alex" w:date="2015-05-12T22:08:00Z">
              <w:tcPr>
                <w:tcW w:w="1710" w:type="dxa"/>
                <w:tcBorders>
                  <w:top w:val="nil"/>
                  <w:left w:val="nil"/>
                  <w:bottom w:val="nil"/>
                  <w:right w:val="nil"/>
                </w:tcBorders>
                <w:shd w:val="clear" w:color="auto" w:fill="auto"/>
                <w:noWrap/>
                <w:vAlign w:val="bottom"/>
                <w:hideMark/>
              </w:tcPr>
            </w:tcPrChange>
          </w:tcPr>
          <w:p w14:paraId="1B3EC1B4" w14:textId="77777777" w:rsidR="001B315C" w:rsidRPr="001E61A8" w:rsidRDefault="001B315C" w:rsidP="00570380">
            <w:pPr>
              <w:spacing w:line="480" w:lineRule="auto"/>
              <w:rPr>
                <w:rFonts w:eastAsia="Times New Roman" w:cs="Times New Roman"/>
                <w:color w:val="000000"/>
              </w:rPr>
              <w:pPrChange w:id="850" w:author="Alex" w:date="2015-05-13T12:13:00Z">
                <w:pPr/>
              </w:pPrChange>
            </w:pPr>
            <w:r w:rsidRPr="001E61A8">
              <w:rPr>
                <w:rFonts w:eastAsia="Times New Roman" w:cs="Times New Roman"/>
                <w:color w:val="000000"/>
              </w:rPr>
              <w:t>19.46 ± 1.17</w:t>
            </w:r>
          </w:p>
        </w:tc>
        <w:tc>
          <w:tcPr>
            <w:tcW w:w="1350" w:type="dxa"/>
            <w:shd w:val="clear" w:color="auto" w:fill="auto"/>
            <w:noWrap/>
            <w:vAlign w:val="bottom"/>
            <w:hideMark/>
            <w:tcPrChange w:id="851" w:author="Alex" w:date="2015-05-12T22:08:00Z">
              <w:tcPr>
                <w:tcW w:w="1350" w:type="dxa"/>
                <w:tcBorders>
                  <w:top w:val="nil"/>
                  <w:left w:val="nil"/>
                  <w:bottom w:val="nil"/>
                  <w:right w:val="nil"/>
                </w:tcBorders>
                <w:shd w:val="clear" w:color="auto" w:fill="auto"/>
                <w:noWrap/>
                <w:vAlign w:val="bottom"/>
                <w:hideMark/>
              </w:tcPr>
            </w:tcPrChange>
          </w:tcPr>
          <w:p w14:paraId="5199E61D" w14:textId="77777777" w:rsidR="001B315C" w:rsidRPr="001E61A8" w:rsidRDefault="001B315C" w:rsidP="00570380">
            <w:pPr>
              <w:spacing w:line="480" w:lineRule="auto"/>
              <w:rPr>
                <w:rFonts w:eastAsia="Times New Roman" w:cs="Times New Roman"/>
                <w:color w:val="000000"/>
              </w:rPr>
              <w:pPrChange w:id="852" w:author="Alex" w:date="2015-05-13T12:13:00Z">
                <w:pPr/>
              </w:pPrChange>
            </w:pPr>
            <w:r w:rsidRPr="001E61A8">
              <w:rPr>
                <w:rFonts w:eastAsia="Times New Roman" w:cs="Times New Roman"/>
                <w:color w:val="000000"/>
              </w:rPr>
              <w:t>11011 ± 258</w:t>
            </w:r>
          </w:p>
        </w:tc>
        <w:tc>
          <w:tcPr>
            <w:tcW w:w="1080" w:type="dxa"/>
            <w:shd w:val="clear" w:color="auto" w:fill="auto"/>
            <w:noWrap/>
            <w:vAlign w:val="bottom"/>
            <w:hideMark/>
            <w:tcPrChange w:id="853" w:author="Alex" w:date="2015-05-12T22:08:00Z">
              <w:tcPr>
                <w:tcW w:w="1080" w:type="dxa"/>
                <w:tcBorders>
                  <w:top w:val="nil"/>
                  <w:left w:val="nil"/>
                  <w:bottom w:val="nil"/>
                  <w:right w:val="nil"/>
                </w:tcBorders>
                <w:shd w:val="clear" w:color="auto" w:fill="auto"/>
                <w:noWrap/>
                <w:vAlign w:val="bottom"/>
                <w:hideMark/>
              </w:tcPr>
            </w:tcPrChange>
          </w:tcPr>
          <w:p w14:paraId="181DCA91" w14:textId="77777777" w:rsidR="001B315C" w:rsidRPr="001E61A8" w:rsidRDefault="001B315C" w:rsidP="00570380">
            <w:pPr>
              <w:spacing w:line="480" w:lineRule="auto"/>
              <w:rPr>
                <w:rFonts w:eastAsia="Times New Roman" w:cs="Times New Roman"/>
                <w:color w:val="000000"/>
              </w:rPr>
              <w:pPrChange w:id="854" w:author="Alex" w:date="2015-05-13T12:13:00Z">
                <w:pPr/>
              </w:pPrChange>
            </w:pPr>
          </w:p>
        </w:tc>
        <w:tc>
          <w:tcPr>
            <w:tcW w:w="2475" w:type="dxa"/>
            <w:shd w:val="clear" w:color="auto" w:fill="auto"/>
            <w:noWrap/>
            <w:vAlign w:val="bottom"/>
            <w:hideMark/>
            <w:tcPrChange w:id="855" w:author="Alex" w:date="2015-05-12T22:08:00Z">
              <w:tcPr>
                <w:tcW w:w="2475" w:type="dxa"/>
                <w:tcBorders>
                  <w:top w:val="nil"/>
                  <w:left w:val="nil"/>
                  <w:bottom w:val="nil"/>
                  <w:right w:val="nil"/>
                </w:tcBorders>
                <w:shd w:val="clear" w:color="auto" w:fill="auto"/>
                <w:noWrap/>
                <w:vAlign w:val="bottom"/>
                <w:hideMark/>
              </w:tcPr>
            </w:tcPrChange>
          </w:tcPr>
          <w:p w14:paraId="49F0E2F5" w14:textId="77777777" w:rsidR="001B315C" w:rsidRPr="001E61A8" w:rsidRDefault="001B315C" w:rsidP="00570380">
            <w:pPr>
              <w:spacing w:line="480" w:lineRule="auto"/>
              <w:rPr>
                <w:rFonts w:eastAsia="Times New Roman" w:cs="Times New Roman"/>
                <w:color w:val="000000"/>
              </w:rPr>
              <w:pPrChange w:id="856" w:author="Alex" w:date="2015-05-13T12:13:00Z">
                <w:pPr/>
              </w:pPrChange>
            </w:pPr>
            <w:r w:rsidRPr="001E61A8">
              <w:rPr>
                <w:rFonts w:eastAsia="Times New Roman" w:cs="Times New Roman"/>
                <w:color w:val="000000"/>
              </w:rPr>
              <w:t>565,763 ± 36,384</w:t>
            </w:r>
          </w:p>
        </w:tc>
      </w:tr>
      <w:tr w:rsidR="00266106" w:rsidRPr="001E61A8" w14:paraId="2ABC7AEB" w14:textId="77777777" w:rsidTr="00D400F8">
        <w:trPr>
          <w:trHeight w:val="300"/>
          <w:trPrChange w:id="857" w:author="Alex" w:date="2015-05-12T22:08:00Z">
            <w:trPr>
              <w:trHeight w:val="300"/>
            </w:trPr>
          </w:trPrChange>
        </w:trPr>
        <w:tc>
          <w:tcPr>
            <w:tcW w:w="1095" w:type="dxa"/>
            <w:shd w:val="clear" w:color="auto" w:fill="auto"/>
            <w:noWrap/>
            <w:vAlign w:val="bottom"/>
            <w:hideMark/>
            <w:tcPrChange w:id="858" w:author="Alex" w:date="2015-05-12T22:08:00Z">
              <w:tcPr>
                <w:tcW w:w="1095" w:type="dxa"/>
                <w:tcBorders>
                  <w:top w:val="nil"/>
                  <w:left w:val="nil"/>
                  <w:bottom w:val="nil"/>
                  <w:right w:val="nil"/>
                </w:tcBorders>
                <w:shd w:val="clear" w:color="auto" w:fill="auto"/>
                <w:noWrap/>
                <w:vAlign w:val="bottom"/>
                <w:hideMark/>
              </w:tcPr>
            </w:tcPrChange>
          </w:tcPr>
          <w:p w14:paraId="5CB7990D" w14:textId="77777777" w:rsidR="001B315C" w:rsidRPr="001E61A8" w:rsidRDefault="001B315C" w:rsidP="00570380">
            <w:pPr>
              <w:spacing w:line="480" w:lineRule="auto"/>
              <w:rPr>
                <w:rFonts w:eastAsia="Times New Roman" w:cs="Times New Roman"/>
                <w:color w:val="000000"/>
              </w:rPr>
              <w:pPrChange w:id="859" w:author="Alex" w:date="2015-05-13T12:13:00Z">
                <w:pPr/>
              </w:pPrChange>
            </w:pPr>
            <w:r w:rsidRPr="001E61A8">
              <w:rPr>
                <w:rFonts w:eastAsia="Times New Roman" w:cs="Times New Roman"/>
                <w:color w:val="000000"/>
              </w:rPr>
              <w:t>R240D</w:t>
            </w:r>
          </w:p>
        </w:tc>
        <w:tc>
          <w:tcPr>
            <w:tcW w:w="1080" w:type="dxa"/>
            <w:shd w:val="clear" w:color="auto" w:fill="auto"/>
            <w:noWrap/>
            <w:vAlign w:val="bottom"/>
            <w:hideMark/>
            <w:tcPrChange w:id="860" w:author="Alex" w:date="2015-05-12T22:08:00Z">
              <w:tcPr>
                <w:tcW w:w="1080" w:type="dxa"/>
                <w:tcBorders>
                  <w:top w:val="nil"/>
                  <w:left w:val="nil"/>
                  <w:bottom w:val="nil"/>
                  <w:right w:val="nil"/>
                </w:tcBorders>
                <w:shd w:val="clear" w:color="auto" w:fill="auto"/>
                <w:noWrap/>
                <w:vAlign w:val="bottom"/>
                <w:hideMark/>
              </w:tcPr>
            </w:tcPrChange>
          </w:tcPr>
          <w:p w14:paraId="0A776743"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861" w:author="Alex" w:date="2015-05-13T12:13:00Z">
                <w:pPr>
                  <w:jc w:val="right"/>
                </w:pPr>
              </w:pPrChange>
            </w:pPr>
            <w:r w:rsidRPr="001E61A8">
              <w:rPr>
                <w:rFonts w:eastAsia="Times New Roman" w:cs="Times New Roman"/>
                <w:color w:val="000000"/>
              </w:rPr>
              <w:t>0.8</w:t>
            </w:r>
          </w:p>
        </w:tc>
        <w:tc>
          <w:tcPr>
            <w:tcW w:w="900" w:type="dxa"/>
            <w:shd w:val="clear" w:color="auto" w:fill="auto"/>
            <w:noWrap/>
            <w:vAlign w:val="bottom"/>
            <w:hideMark/>
            <w:tcPrChange w:id="862" w:author="Alex" w:date="2015-05-12T22:08:00Z">
              <w:tcPr>
                <w:tcW w:w="900" w:type="dxa"/>
                <w:tcBorders>
                  <w:top w:val="nil"/>
                  <w:left w:val="nil"/>
                  <w:bottom w:val="nil"/>
                  <w:right w:val="nil"/>
                </w:tcBorders>
                <w:shd w:val="clear" w:color="auto" w:fill="auto"/>
                <w:noWrap/>
                <w:vAlign w:val="bottom"/>
                <w:hideMark/>
              </w:tcPr>
            </w:tcPrChange>
          </w:tcPr>
          <w:p w14:paraId="21C11928" w14:textId="77777777" w:rsidR="001B315C" w:rsidRPr="001E61A8" w:rsidRDefault="001B315C" w:rsidP="00570380">
            <w:pPr>
              <w:spacing w:line="480" w:lineRule="auto"/>
              <w:rPr>
                <w:rFonts w:eastAsia="Times New Roman" w:cs="Times New Roman"/>
                <w:color w:val="000000"/>
              </w:rPr>
              <w:pPrChange w:id="863" w:author="Alex" w:date="2015-05-13T12:13:00Z">
                <w:pPr/>
              </w:pPrChange>
            </w:pPr>
          </w:p>
        </w:tc>
        <w:tc>
          <w:tcPr>
            <w:tcW w:w="1710" w:type="dxa"/>
            <w:shd w:val="clear" w:color="auto" w:fill="auto"/>
            <w:noWrap/>
            <w:vAlign w:val="bottom"/>
            <w:hideMark/>
            <w:tcPrChange w:id="864" w:author="Alex" w:date="2015-05-12T22:08:00Z">
              <w:tcPr>
                <w:tcW w:w="1710" w:type="dxa"/>
                <w:tcBorders>
                  <w:top w:val="nil"/>
                  <w:left w:val="nil"/>
                  <w:bottom w:val="nil"/>
                  <w:right w:val="nil"/>
                </w:tcBorders>
                <w:shd w:val="clear" w:color="auto" w:fill="auto"/>
                <w:noWrap/>
                <w:vAlign w:val="bottom"/>
                <w:hideMark/>
              </w:tcPr>
            </w:tcPrChange>
          </w:tcPr>
          <w:p w14:paraId="07EEE6A1" w14:textId="77777777" w:rsidR="001B315C" w:rsidRPr="001E61A8" w:rsidRDefault="001B315C" w:rsidP="00570380">
            <w:pPr>
              <w:spacing w:line="480" w:lineRule="auto"/>
              <w:rPr>
                <w:rFonts w:eastAsia="Times New Roman" w:cs="Times New Roman"/>
                <w:color w:val="000000"/>
              </w:rPr>
              <w:pPrChange w:id="865" w:author="Alex" w:date="2015-05-13T12:13:00Z">
                <w:pPr/>
              </w:pPrChange>
            </w:pPr>
            <w:r w:rsidRPr="001E61A8">
              <w:rPr>
                <w:rFonts w:eastAsia="Times New Roman" w:cs="Times New Roman"/>
                <w:color w:val="000000"/>
              </w:rPr>
              <w:t>10.82 ± 0.47</w:t>
            </w:r>
          </w:p>
        </w:tc>
        <w:tc>
          <w:tcPr>
            <w:tcW w:w="1350" w:type="dxa"/>
            <w:shd w:val="clear" w:color="auto" w:fill="auto"/>
            <w:noWrap/>
            <w:vAlign w:val="bottom"/>
            <w:hideMark/>
            <w:tcPrChange w:id="866" w:author="Alex" w:date="2015-05-12T22:08:00Z">
              <w:tcPr>
                <w:tcW w:w="1350" w:type="dxa"/>
                <w:tcBorders>
                  <w:top w:val="nil"/>
                  <w:left w:val="nil"/>
                  <w:bottom w:val="nil"/>
                  <w:right w:val="nil"/>
                </w:tcBorders>
                <w:shd w:val="clear" w:color="auto" w:fill="auto"/>
                <w:noWrap/>
                <w:vAlign w:val="bottom"/>
                <w:hideMark/>
              </w:tcPr>
            </w:tcPrChange>
          </w:tcPr>
          <w:p w14:paraId="731272D2" w14:textId="77777777" w:rsidR="001B315C" w:rsidRPr="001E61A8" w:rsidRDefault="001B315C" w:rsidP="00570380">
            <w:pPr>
              <w:spacing w:line="480" w:lineRule="auto"/>
              <w:rPr>
                <w:rFonts w:eastAsia="Times New Roman" w:cs="Times New Roman"/>
                <w:color w:val="000000"/>
              </w:rPr>
              <w:pPrChange w:id="867" w:author="Alex" w:date="2015-05-13T12:13:00Z">
                <w:pPr/>
              </w:pPrChange>
            </w:pPr>
            <w:r w:rsidRPr="001E61A8">
              <w:rPr>
                <w:rFonts w:eastAsia="Times New Roman" w:cs="Times New Roman"/>
                <w:color w:val="000000"/>
              </w:rPr>
              <w:t>282 ± 4</w:t>
            </w:r>
          </w:p>
        </w:tc>
        <w:tc>
          <w:tcPr>
            <w:tcW w:w="1080" w:type="dxa"/>
            <w:shd w:val="clear" w:color="auto" w:fill="auto"/>
            <w:noWrap/>
            <w:vAlign w:val="bottom"/>
            <w:hideMark/>
            <w:tcPrChange w:id="868" w:author="Alex" w:date="2015-05-12T22:08:00Z">
              <w:tcPr>
                <w:tcW w:w="1080" w:type="dxa"/>
                <w:tcBorders>
                  <w:top w:val="nil"/>
                  <w:left w:val="nil"/>
                  <w:bottom w:val="nil"/>
                  <w:right w:val="nil"/>
                </w:tcBorders>
                <w:shd w:val="clear" w:color="auto" w:fill="auto"/>
                <w:noWrap/>
                <w:vAlign w:val="bottom"/>
                <w:hideMark/>
              </w:tcPr>
            </w:tcPrChange>
          </w:tcPr>
          <w:p w14:paraId="25CBD54E" w14:textId="235528B7" w:rsidR="001B315C" w:rsidRPr="001E61A8" w:rsidRDefault="001B315C" w:rsidP="00570380">
            <w:pPr>
              <w:spacing w:line="480" w:lineRule="auto"/>
              <w:rPr>
                <w:rFonts w:eastAsia="Times New Roman" w:cs="Times New Roman"/>
                <w:color w:val="000000"/>
              </w:rPr>
              <w:pPrChange w:id="869" w:author="Alex" w:date="2015-05-13T12:13:00Z">
                <w:pPr/>
              </w:pPrChange>
            </w:pPr>
            <w:del w:id="870" w:author="Alex" w:date="2015-05-12T22:41:00Z">
              <w:r w:rsidRPr="001E61A8" w:rsidDel="00F731F6">
                <w:rPr>
                  <w:rFonts w:eastAsia="Times New Roman" w:cs="Times New Roman"/>
                  <w:color w:val="000000"/>
                </w:rPr>
                <w:delText>315.49 ± 64.58</w:delText>
              </w:r>
            </w:del>
          </w:p>
        </w:tc>
        <w:tc>
          <w:tcPr>
            <w:tcW w:w="2475" w:type="dxa"/>
            <w:shd w:val="clear" w:color="auto" w:fill="auto"/>
            <w:noWrap/>
            <w:vAlign w:val="bottom"/>
            <w:hideMark/>
            <w:tcPrChange w:id="871" w:author="Alex" w:date="2015-05-12T22:08:00Z">
              <w:tcPr>
                <w:tcW w:w="2475" w:type="dxa"/>
                <w:tcBorders>
                  <w:top w:val="nil"/>
                  <w:left w:val="nil"/>
                  <w:bottom w:val="nil"/>
                  <w:right w:val="nil"/>
                </w:tcBorders>
                <w:shd w:val="clear" w:color="auto" w:fill="auto"/>
                <w:noWrap/>
                <w:vAlign w:val="bottom"/>
                <w:hideMark/>
              </w:tcPr>
            </w:tcPrChange>
          </w:tcPr>
          <w:p w14:paraId="17C2E449" w14:textId="77777777" w:rsidR="001B315C" w:rsidRPr="001E61A8" w:rsidRDefault="001B315C" w:rsidP="00570380">
            <w:pPr>
              <w:spacing w:line="480" w:lineRule="auto"/>
              <w:rPr>
                <w:rFonts w:eastAsia="Times New Roman" w:cs="Times New Roman"/>
                <w:color w:val="000000"/>
              </w:rPr>
              <w:pPrChange w:id="872" w:author="Alex" w:date="2015-05-13T12:13:00Z">
                <w:pPr/>
              </w:pPrChange>
            </w:pPr>
            <w:r w:rsidRPr="001E61A8">
              <w:rPr>
                <w:rFonts w:eastAsia="Times New Roman" w:cs="Times New Roman"/>
                <w:color w:val="000000"/>
              </w:rPr>
              <w:t>26,093 ± 1,196</w:t>
            </w:r>
          </w:p>
        </w:tc>
      </w:tr>
      <w:tr w:rsidR="00266106" w:rsidRPr="001E61A8" w14:paraId="229F65EA" w14:textId="77777777" w:rsidTr="00D400F8">
        <w:trPr>
          <w:trHeight w:val="300"/>
          <w:trPrChange w:id="873" w:author="Alex" w:date="2015-05-12T22:08:00Z">
            <w:trPr>
              <w:trHeight w:val="300"/>
            </w:trPr>
          </w:trPrChange>
        </w:trPr>
        <w:tc>
          <w:tcPr>
            <w:tcW w:w="1095" w:type="dxa"/>
            <w:shd w:val="clear" w:color="auto" w:fill="auto"/>
            <w:noWrap/>
            <w:vAlign w:val="bottom"/>
            <w:hideMark/>
            <w:tcPrChange w:id="874" w:author="Alex" w:date="2015-05-12T22:08:00Z">
              <w:tcPr>
                <w:tcW w:w="1095" w:type="dxa"/>
                <w:tcBorders>
                  <w:top w:val="nil"/>
                  <w:left w:val="nil"/>
                  <w:bottom w:val="nil"/>
                  <w:right w:val="nil"/>
                </w:tcBorders>
                <w:shd w:val="clear" w:color="auto" w:fill="auto"/>
                <w:noWrap/>
                <w:vAlign w:val="bottom"/>
                <w:hideMark/>
              </w:tcPr>
            </w:tcPrChange>
          </w:tcPr>
          <w:p w14:paraId="1BC45E44" w14:textId="77777777" w:rsidR="001B315C" w:rsidRPr="001E61A8" w:rsidRDefault="001B315C" w:rsidP="00570380">
            <w:pPr>
              <w:spacing w:line="480" w:lineRule="auto"/>
              <w:rPr>
                <w:rFonts w:eastAsia="Times New Roman" w:cs="Times New Roman"/>
                <w:color w:val="000000"/>
              </w:rPr>
              <w:pPrChange w:id="875" w:author="Alex" w:date="2015-05-13T12:13:00Z">
                <w:pPr/>
              </w:pPrChange>
            </w:pPr>
            <w:r w:rsidRPr="001E61A8">
              <w:rPr>
                <w:rFonts w:eastAsia="Times New Roman" w:cs="Times New Roman"/>
                <w:color w:val="000000"/>
              </w:rPr>
              <w:t>R240K</w:t>
            </w:r>
          </w:p>
        </w:tc>
        <w:tc>
          <w:tcPr>
            <w:tcW w:w="1080" w:type="dxa"/>
            <w:shd w:val="clear" w:color="auto" w:fill="auto"/>
            <w:noWrap/>
            <w:vAlign w:val="bottom"/>
            <w:hideMark/>
            <w:tcPrChange w:id="876" w:author="Alex" w:date="2015-05-12T22:08:00Z">
              <w:tcPr>
                <w:tcW w:w="1080" w:type="dxa"/>
                <w:tcBorders>
                  <w:top w:val="nil"/>
                  <w:left w:val="nil"/>
                  <w:bottom w:val="nil"/>
                  <w:right w:val="nil"/>
                </w:tcBorders>
                <w:shd w:val="clear" w:color="auto" w:fill="auto"/>
                <w:noWrap/>
                <w:vAlign w:val="bottom"/>
                <w:hideMark/>
              </w:tcPr>
            </w:tcPrChange>
          </w:tcPr>
          <w:p w14:paraId="576128D3"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877" w:author="Alex" w:date="2015-05-13T12:13:00Z">
                <w:pPr>
                  <w:jc w:val="right"/>
                </w:pPr>
              </w:pPrChange>
            </w:pPr>
            <w:r w:rsidRPr="001E61A8">
              <w:rPr>
                <w:rFonts w:eastAsia="Times New Roman" w:cs="Times New Roman"/>
                <w:color w:val="000000"/>
              </w:rPr>
              <w:t>1.4</w:t>
            </w:r>
          </w:p>
        </w:tc>
        <w:tc>
          <w:tcPr>
            <w:tcW w:w="900" w:type="dxa"/>
            <w:shd w:val="clear" w:color="auto" w:fill="auto"/>
            <w:noWrap/>
            <w:vAlign w:val="bottom"/>
            <w:hideMark/>
            <w:tcPrChange w:id="878" w:author="Alex" w:date="2015-05-12T22:08:00Z">
              <w:tcPr>
                <w:tcW w:w="900" w:type="dxa"/>
                <w:tcBorders>
                  <w:top w:val="nil"/>
                  <w:left w:val="nil"/>
                  <w:bottom w:val="nil"/>
                  <w:right w:val="nil"/>
                </w:tcBorders>
                <w:shd w:val="clear" w:color="auto" w:fill="auto"/>
                <w:noWrap/>
                <w:vAlign w:val="bottom"/>
                <w:hideMark/>
              </w:tcPr>
            </w:tcPrChange>
          </w:tcPr>
          <w:p w14:paraId="4568037D" w14:textId="77777777" w:rsidR="001B315C" w:rsidRPr="001E61A8" w:rsidRDefault="001B315C" w:rsidP="00570380">
            <w:pPr>
              <w:spacing w:line="480" w:lineRule="auto"/>
              <w:rPr>
                <w:rFonts w:eastAsia="Times New Roman" w:cs="Times New Roman"/>
                <w:color w:val="000000"/>
              </w:rPr>
              <w:pPrChange w:id="879" w:author="Alex" w:date="2015-05-13T12:13:00Z">
                <w:pPr/>
              </w:pPrChange>
            </w:pPr>
          </w:p>
        </w:tc>
        <w:tc>
          <w:tcPr>
            <w:tcW w:w="1710" w:type="dxa"/>
            <w:shd w:val="clear" w:color="auto" w:fill="auto"/>
            <w:noWrap/>
            <w:vAlign w:val="bottom"/>
            <w:hideMark/>
            <w:tcPrChange w:id="880" w:author="Alex" w:date="2015-05-12T22:08:00Z">
              <w:tcPr>
                <w:tcW w:w="1710" w:type="dxa"/>
                <w:tcBorders>
                  <w:top w:val="nil"/>
                  <w:left w:val="nil"/>
                  <w:bottom w:val="nil"/>
                  <w:right w:val="nil"/>
                </w:tcBorders>
                <w:shd w:val="clear" w:color="auto" w:fill="auto"/>
                <w:noWrap/>
                <w:vAlign w:val="bottom"/>
                <w:hideMark/>
              </w:tcPr>
            </w:tcPrChange>
          </w:tcPr>
          <w:p w14:paraId="425AAE46" w14:textId="77777777" w:rsidR="001B315C" w:rsidRPr="001E61A8" w:rsidRDefault="001B315C" w:rsidP="00570380">
            <w:pPr>
              <w:spacing w:line="480" w:lineRule="auto"/>
              <w:rPr>
                <w:rFonts w:eastAsia="Times New Roman" w:cs="Times New Roman"/>
                <w:color w:val="000000"/>
              </w:rPr>
              <w:pPrChange w:id="881" w:author="Alex" w:date="2015-05-13T12:13:00Z">
                <w:pPr/>
              </w:pPrChange>
            </w:pPr>
            <w:r w:rsidRPr="001E61A8">
              <w:rPr>
                <w:rFonts w:eastAsia="Times New Roman" w:cs="Times New Roman"/>
                <w:color w:val="000000"/>
              </w:rPr>
              <w:t>17.67 ± 3.32</w:t>
            </w:r>
          </w:p>
        </w:tc>
        <w:tc>
          <w:tcPr>
            <w:tcW w:w="1350" w:type="dxa"/>
            <w:shd w:val="clear" w:color="auto" w:fill="auto"/>
            <w:noWrap/>
            <w:vAlign w:val="bottom"/>
            <w:hideMark/>
            <w:tcPrChange w:id="882" w:author="Alex" w:date="2015-05-12T22:08:00Z">
              <w:tcPr>
                <w:tcW w:w="1350" w:type="dxa"/>
                <w:tcBorders>
                  <w:top w:val="nil"/>
                  <w:left w:val="nil"/>
                  <w:bottom w:val="nil"/>
                  <w:right w:val="nil"/>
                </w:tcBorders>
                <w:shd w:val="clear" w:color="auto" w:fill="auto"/>
                <w:noWrap/>
                <w:vAlign w:val="bottom"/>
                <w:hideMark/>
              </w:tcPr>
            </w:tcPrChange>
          </w:tcPr>
          <w:p w14:paraId="2BDC816E" w14:textId="77777777" w:rsidR="001B315C" w:rsidRPr="001E61A8" w:rsidRDefault="001B315C" w:rsidP="00570380">
            <w:pPr>
              <w:spacing w:line="480" w:lineRule="auto"/>
              <w:rPr>
                <w:rFonts w:eastAsia="Times New Roman" w:cs="Times New Roman"/>
                <w:color w:val="000000"/>
              </w:rPr>
              <w:pPrChange w:id="883" w:author="Alex" w:date="2015-05-13T12:13:00Z">
                <w:pPr/>
              </w:pPrChange>
            </w:pPr>
            <w:r w:rsidRPr="001E61A8">
              <w:rPr>
                <w:rFonts w:eastAsia="Times New Roman" w:cs="Times New Roman"/>
                <w:color w:val="000000"/>
              </w:rPr>
              <w:t>898 ± 59</w:t>
            </w:r>
          </w:p>
        </w:tc>
        <w:tc>
          <w:tcPr>
            <w:tcW w:w="1080" w:type="dxa"/>
            <w:shd w:val="clear" w:color="auto" w:fill="auto"/>
            <w:noWrap/>
            <w:vAlign w:val="bottom"/>
            <w:hideMark/>
            <w:tcPrChange w:id="884" w:author="Alex" w:date="2015-05-12T22:08:00Z">
              <w:tcPr>
                <w:tcW w:w="1080" w:type="dxa"/>
                <w:tcBorders>
                  <w:top w:val="nil"/>
                  <w:left w:val="nil"/>
                  <w:bottom w:val="nil"/>
                  <w:right w:val="nil"/>
                </w:tcBorders>
                <w:shd w:val="clear" w:color="auto" w:fill="auto"/>
                <w:noWrap/>
                <w:vAlign w:val="bottom"/>
                <w:hideMark/>
              </w:tcPr>
            </w:tcPrChange>
          </w:tcPr>
          <w:p w14:paraId="455E362C" w14:textId="77777777" w:rsidR="001B315C" w:rsidRPr="001E61A8" w:rsidRDefault="001B315C" w:rsidP="00570380">
            <w:pPr>
              <w:spacing w:line="480" w:lineRule="auto"/>
              <w:rPr>
                <w:rFonts w:eastAsia="Times New Roman" w:cs="Times New Roman"/>
                <w:color w:val="000000"/>
              </w:rPr>
              <w:pPrChange w:id="885" w:author="Alex" w:date="2015-05-13T12:13:00Z">
                <w:pPr/>
              </w:pPrChange>
            </w:pPr>
          </w:p>
        </w:tc>
        <w:tc>
          <w:tcPr>
            <w:tcW w:w="2475" w:type="dxa"/>
            <w:shd w:val="clear" w:color="auto" w:fill="auto"/>
            <w:noWrap/>
            <w:vAlign w:val="bottom"/>
            <w:hideMark/>
            <w:tcPrChange w:id="886" w:author="Alex" w:date="2015-05-12T22:08:00Z">
              <w:tcPr>
                <w:tcW w:w="2475" w:type="dxa"/>
                <w:tcBorders>
                  <w:top w:val="nil"/>
                  <w:left w:val="nil"/>
                  <w:bottom w:val="nil"/>
                  <w:right w:val="nil"/>
                </w:tcBorders>
                <w:shd w:val="clear" w:color="auto" w:fill="auto"/>
                <w:noWrap/>
                <w:vAlign w:val="bottom"/>
                <w:hideMark/>
              </w:tcPr>
            </w:tcPrChange>
          </w:tcPr>
          <w:p w14:paraId="4A510E53" w14:textId="77777777" w:rsidR="001B315C" w:rsidRPr="001E61A8" w:rsidRDefault="001B315C" w:rsidP="00570380">
            <w:pPr>
              <w:spacing w:line="480" w:lineRule="auto"/>
              <w:rPr>
                <w:rFonts w:eastAsia="Times New Roman" w:cs="Times New Roman"/>
                <w:color w:val="000000"/>
              </w:rPr>
              <w:pPrChange w:id="887" w:author="Alex" w:date="2015-05-13T12:13:00Z">
                <w:pPr/>
              </w:pPrChange>
            </w:pPr>
            <w:r w:rsidRPr="001E61A8">
              <w:rPr>
                <w:rFonts w:eastAsia="Times New Roman" w:cs="Times New Roman"/>
                <w:color w:val="000000"/>
              </w:rPr>
              <w:t>50,829 ± 10,102</w:t>
            </w:r>
          </w:p>
        </w:tc>
      </w:tr>
      <w:tr w:rsidR="00266106" w:rsidRPr="001E61A8" w14:paraId="533D5D32" w14:textId="77777777" w:rsidTr="00D400F8">
        <w:trPr>
          <w:trHeight w:val="300"/>
          <w:trPrChange w:id="888" w:author="Alex" w:date="2015-05-12T22:08:00Z">
            <w:trPr>
              <w:trHeight w:val="300"/>
            </w:trPr>
          </w:trPrChange>
        </w:trPr>
        <w:tc>
          <w:tcPr>
            <w:tcW w:w="1095" w:type="dxa"/>
            <w:shd w:val="clear" w:color="auto" w:fill="auto"/>
            <w:noWrap/>
            <w:vAlign w:val="bottom"/>
            <w:hideMark/>
            <w:tcPrChange w:id="889" w:author="Alex" w:date="2015-05-12T22:08:00Z">
              <w:tcPr>
                <w:tcW w:w="1095" w:type="dxa"/>
                <w:tcBorders>
                  <w:top w:val="nil"/>
                  <w:left w:val="nil"/>
                  <w:bottom w:val="nil"/>
                  <w:right w:val="nil"/>
                </w:tcBorders>
                <w:shd w:val="clear" w:color="auto" w:fill="auto"/>
                <w:noWrap/>
                <w:vAlign w:val="bottom"/>
                <w:hideMark/>
              </w:tcPr>
            </w:tcPrChange>
          </w:tcPr>
          <w:p w14:paraId="58157ABA" w14:textId="77777777" w:rsidR="001B315C" w:rsidRPr="001E61A8" w:rsidRDefault="001B315C" w:rsidP="00570380">
            <w:pPr>
              <w:spacing w:line="480" w:lineRule="auto"/>
              <w:rPr>
                <w:rFonts w:eastAsia="Times New Roman" w:cs="Times New Roman"/>
                <w:color w:val="000000"/>
              </w:rPr>
              <w:pPrChange w:id="890" w:author="Alex" w:date="2015-05-13T12:13:00Z">
                <w:pPr/>
              </w:pPrChange>
            </w:pPr>
            <w:r w:rsidRPr="001E61A8">
              <w:rPr>
                <w:rFonts w:eastAsia="Times New Roman" w:cs="Times New Roman"/>
                <w:color w:val="000000"/>
              </w:rPr>
              <w:t>I244E</w:t>
            </w:r>
          </w:p>
        </w:tc>
        <w:tc>
          <w:tcPr>
            <w:tcW w:w="1080" w:type="dxa"/>
            <w:shd w:val="clear" w:color="auto" w:fill="auto"/>
            <w:noWrap/>
            <w:vAlign w:val="bottom"/>
            <w:hideMark/>
            <w:tcPrChange w:id="891" w:author="Alex" w:date="2015-05-12T22:08:00Z">
              <w:tcPr>
                <w:tcW w:w="1080" w:type="dxa"/>
                <w:tcBorders>
                  <w:top w:val="nil"/>
                  <w:left w:val="nil"/>
                  <w:bottom w:val="nil"/>
                  <w:right w:val="nil"/>
                </w:tcBorders>
                <w:shd w:val="clear" w:color="auto" w:fill="auto"/>
                <w:noWrap/>
                <w:vAlign w:val="bottom"/>
                <w:hideMark/>
              </w:tcPr>
            </w:tcPrChange>
          </w:tcPr>
          <w:p w14:paraId="4B121EAA"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892" w:author="Alex" w:date="2015-05-13T12:13:00Z">
                <w:pPr>
                  <w:jc w:val="right"/>
                </w:pPr>
              </w:pPrChange>
            </w:pPr>
            <w:r w:rsidRPr="001E61A8">
              <w:rPr>
                <w:rFonts w:eastAsia="Times New Roman" w:cs="Times New Roman"/>
                <w:color w:val="000000"/>
              </w:rPr>
              <w:t>0.6</w:t>
            </w:r>
          </w:p>
        </w:tc>
        <w:tc>
          <w:tcPr>
            <w:tcW w:w="900" w:type="dxa"/>
            <w:shd w:val="clear" w:color="auto" w:fill="auto"/>
            <w:noWrap/>
            <w:vAlign w:val="bottom"/>
            <w:hideMark/>
            <w:tcPrChange w:id="893" w:author="Alex" w:date="2015-05-12T22:08:00Z">
              <w:tcPr>
                <w:tcW w:w="900" w:type="dxa"/>
                <w:tcBorders>
                  <w:top w:val="nil"/>
                  <w:left w:val="nil"/>
                  <w:bottom w:val="nil"/>
                  <w:right w:val="nil"/>
                </w:tcBorders>
                <w:shd w:val="clear" w:color="auto" w:fill="auto"/>
                <w:noWrap/>
                <w:vAlign w:val="bottom"/>
                <w:hideMark/>
              </w:tcPr>
            </w:tcPrChange>
          </w:tcPr>
          <w:p w14:paraId="112F4B95" w14:textId="77777777" w:rsidR="001B315C" w:rsidRPr="001E61A8" w:rsidRDefault="001B315C" w:rsidP="00570380">
            <w:pPr>
              <w:spacing w:line="480" w:lineRule="auto"/>
              <w:rPr>
                <w:rFonts w:eastAsia="Times New Roman" w:cs="Times New Roman"/>
                <w:color w:val="000000"/>
              </w:rPr>
              <w:pPrChange w:id="894" w:author="Alex" w:date="2015-05-13T12:13:00Z">
                <w:pPr/>
              </w:pPrChange>
            </w:pPr>
          </w:p>
        </w:tc>
        <w:tc>
          <w:tcPr>
            <w:tcW w:w="1710" w:type="dxa"/>
            <w:shd w:val="clear" w:color="auto" w:fill="auto"/>
            <w:noWrap/>
            <w:vAlign w:val="bottom"/>
            <w:hideMark/>
            <w:tcPrChange w:id="895" w:author="Alex" w:date="2015-05-12T22:08:00Z">
              <w:tcPr>
                <w:tcW w:w="1710" w:type="dxa"/>
                <w:tcBorders>
                  <w:top w:val="nil"/>
                  <w:left w:val="nil"/>
                  <w:bottom w:val="nil"/>
                  <w:right w:val="nil"/>
                </w:tcBorders>
                <w:shd w:val="clear" w:color="auto" w:fill="auto"/>
                <w:noWrap/>
                <w:vAlign w:val="bottom"/>
                <w:hideMark/>
              </w:tcPr>
            </w:tcPrChange>
          </w:tcPr>
          <w:p w14:paraId="5E735537" w14:textId="77777777" w:rsidR="001B315C" w:rsidRPr="001E61A8" w:rsidRDefault="001B315C" w:rsidP="00570380">
            <w:pPr>
              <w:spacing w:line="480" w:lineRule="auto"/>
              <w:rPr>
                <w:rFonts w:eastAsia="Times New Roman" w:cs="Times New Roman"/>
                <w:color w:val="000000"/>
              </w:rPr>
              <w:pPrChange w:id="896" w:author="Alex" w:date="2015-05-13T12:13:00Z">
                <w:pPr/>
              </w:pPrChange>
            </w:pPr>
            <w:r w:rsidRPr="001E61A8">
              <w:rPr>
                <w:rFonts w:eastAsia="Times New Roman" w:cs="Times New Roman"/>
                <w:color w:val="000000"/>
              </w:rPr>
              <w:t>5.97 ± 1.04</w:t>
            </w:r>
          </w:p>
        </w:tc>
        <w:tc>
          <w:tcPr>
            <w:tcW w:w="1350" w:type="dxa"/>
            <w:shd w:val="clear" w:color="auto" w:fill="auto"/>
            <w:noWrap/>
            <w:vAlign w:val="bottom"/>
            <w:hideMark/>
            <w:tcPrChange w:id="897" w:author="Alex" w:date="2015-05-12T22:08:00Z">
              <w:tcPr>
                <w:tcW w:w="1350" w:type="dxa"/>
                <w:tcBorders>
                  <w:top w:val="nil"/>
                  <w:left w:val="nil"/>
                  <w:bottom w:val="nil"/>
                  <w:right w:val="nil"/>
                </w:tcBorders>
                <w:shd w:val="clear" w:color="auto" w:fill="auto"/>
                <w:noWrap/>
                <w:vAlign w:val="bottom"/>
                <w:hideMark/>
              </w:tcPr>
            </w:tcPrChange>
          </w:tcPr>
          <w:p w14:paraId="099900C4" w14:textId="77777777" w:rsidR="001B315C" w:rsidRPr="001E61A8" w:rsidRDefault="001B315C" w:rsidP="00570380">
            <w:pPr>
              <w:spacing w:line="480" w:lineRule="auto"/>
              <w:rPr>
                <w:rFonts w:eastAsia="Times New Roman" w:cs="Times New Roman"/>
                <w:color w:val="000000"/>
              </w:rPr>
              <w:pPrChange w:id="898" w:author="Alex" w:date="2015-05-13T12:13:00Z">
                <w:pPr/>
              </w:pPrChange>
            </w:pPr>
            <w:r w:rsidRPr="001E61A8">
              <w:rPr>
                <w:rFonts w:eastAsia="Times New Roman" w:cs="Times New Roman"/>
                <w:color w:val="000000"/>
              </w:rPr>
              <w:t>497 ± 23</w:t>
            </w:r>
          </w:p>
        </w:tc>
        <w:tc>
          <w:tcPr>
            <w:tcW w:w="1080" w:type="dxa"/>
            <w:shd w:val="clear" w:color="auto" w:fill="auto"/>
            <w:noWrap/>
            <w:vAlign w:val="bottom"/>
            <w:hideMark/>
            <w:tcPrChange w:id="899" w:author="Alex" w:date="2015-05-12T22:08:00Z">
              <w:tcPr>
                <w:tcW w:w="1080" w:type="dxa"/>
                <w:tcBorders>
                  <w:top w:val="nil"/>
                  <w:left w:val="nil"/>
                  <w:bottom w:val="nil"/>
                  <w:right w:val="nil"/>
                </w:tcBorders>
                <w:shd w:val="clear" w:color="auto" w:fill="auto"/>
                <w:noWrap/>
                <w:vAlign w:val="bottom"/>
                <w:hideMark/>
              </w:tcPr>
            </w:tcPrChange>
          </w:tcPr>
          <w:p w14:paraId="4DBF1440" w14:textId="77777777" w:rsidR="001B315C" w:rsidRPr="001E61A8" w:rsidRDefault="001B315C" w:rsidP="00570380">
            <w:pPr>
              <w:spacing w:line="480" w:lineRule="auto"/>
              <w:rPr>
                <w:rFonts w:eastAsia="Times New Roman" w:cs="Times New Roman"/>
                <w:color w:val="000000"/>
              </w:rPr>
              <w:pPrChange w:id="900" w:author="Alex" w:date="2015-05-13T12:13:00Z">
                <w:pPr/>
              </w:pPrChange>
            </w:pPr>
          </w:p>
        </w:tc>
        <w:tc>
          <w:tcPr>
            <w:tcW w:w="2475" w:type="dxa"/>
            <w:shd w:val="clear" w:color="auto" w:fill="auto"/>
            <w:noWrap/>
            <w:vAlign w:val="bottom"/>
            <w:hideMark/>
            <w:tcPrChange w:id="901" w:author="Alex" w:date="2015-05-12T22:08:00Z">
              <w:tcPr>
                <w:tcW w:w="2475" w:type="dxa"/>
                <w:tcBorders>
                  <w:top w:val="nil"/>
                  <w:left w:val="nil"/>
                  <w:bottom w:val="nil"/>
                  <w:right w:val="nil"/>
                </w:tcBorders>
                <w:shd w:val="clear" w:color="auto" w:fill="auto"/>
                <w:noWrap/>
                <w:vAlign w:val="bottom"/>
                <w:hideMark/>
              </w:tcPr>
            </w:tcPrChange>
          </w:tcPr>
          <w:p w14:paraId="3678CC2B" w14:textId="77777777" w:rsidR="001B315C" w:rsidRPr="001E61A8" w:rsidRDefault="001B315C" w:rsidP="00570380">
            <w:pPr>
              <w:spacing w:line="480" w:lineRule="auto"/>
              <w:rPr>
                <w:rFonts w:eastAsia="Times New Roman" w:cs="Times New Roman"/>
                <w:color w:val="000000"/>
              </w:rPr>
              <w:pPrChange w:id="902" w:author="Alex" w:date="2015-05-13T12:13:00Z">
                <w:pPr/>
              </w:pPrChange>
            </w:pPr>
            <w:r w:rsidRPr="001E61A8">
              <w:rPr>
                <w:rFonts w:eastAsia="Times New Roman" w:cs="Times New Roman"/>
                <w:color w:val="000000"/>
              </w:rPr>
              <w:t>83,137 ± 14,963</w:t>
            </w:r>
          </w:p>
        </w:tc>
      </w:tr>
      <w:tr w:rsidR="00266106" w:rsidRPr="001E61A8" w14:paraId="355A53AD" w14:textId="77777777" w:rsidTr="00D400F8">
        <w:trPr>
          <w:trHeight w:val="300"/>
          <w:trPrChange w:id="903" w:author="Alex" w:date="2015-05-12T22:08:00Z">
            <w:trPr>
              <w:trHeight w:val="300"/>
            </w:trPr>
          </w:trPrChange>
        </w:trPr>
        <w:tc>
          <w:tcPr>
            <w:tcW w:w="1095" w:type="dxa"/>
            <w:shd w:val="clear" w:color="auto" w:fill="auto"/>
            <w:noWrap/>
            <w:vAlign w:val="bottom"/>
            <w:hideMark/>
            <w:tcPrChange w:id="904" w:author="Alex" w:date="2015-05-12T22:08:00Z">
              <w:tcPr>
                <w:tcW w:w="1095" w:type="dxa"/>
                <w:tcBorders>
                  <w:top w:val="nil"/>
                  <w:left w:val="nil"/>
                  <w:bottom w:val="nil"/>
                  <w:right w:val="nil"/>
                </w:tcBorders>
                <w:shd w:val="clear" w:color="auto" w:fill="auto"/>
                <w:noWrap/>
                <w:vAlign w:val="bottom"/>
                <w:hideMark/>
              </w:tcPr>
            </w:tcPrChange>
          </w:tcPr>
          <w:p w14:paraId="742D1D41" w14:textId="77777777" w:rsidR="001B315C" w:rsidRPr="001E61A8" w:rsidRDefault="001B315C" w:rsidP="00570380">
            <w:pPr>
              <w:spacing w:line="480" w:lineRule="auto"/>
              <w:rPr>
                <w:rFonts w:eastAsia="Times New Roman" w:cs="Times New Roman"/>
                <w:color w:val="000000"/>
              </w:rPr>
              <w:pPrChange w:id="905" w:author="Alex" w:date="2015-05-13T12:13:00Z">
                <w:pPr/>
              </w:pPrChange>
            </w:pPr>
            <w:r w:rsidRPr="001E61A8">
              <w:rPr>
                <w:rFonts w:eastAsia="Times New Roman" w:cs="Times New Roman"/>
                <w:color w:val="000000"/>
              </w:rPr>
              <w:t>I244N</w:t>
            </w:r>
          </w:p>
        </w:tc>
        <w:tc>
          <w:tcPr>
            <w:tcW w:w="1080" w:type="dxa"/>
            <w:shd w:val="clear" w:color="auto" w:fill="auto"/>
            <w:noWrap/>
            <w:vAlign w:val="bottom"/>
            <w:hideMark/>
            <w:tcPrChange w:id="906" w:author="Alex" w:date="2015-05-12T22:08:00Z">
              <w:tcPr>
                <w:tcW w:w="1080" w:type="dxa"/>
                <w:tcBorders>
                  <w:top w:val="nil"/>
                  <w:left w:val="nil"/>
                  <w:bottom w:val="nil"/>
                  <w:right w:val="nil"/>
                </w:tcBorders>
                <w:shd w:val="clear" w:color="auto" w:fill="auto"/>
                <w:noWrap/>
                <w:vAlign w:val="bottom"/>
                <w:hideMark/>
              </w:tcPr>
            </w:tcPrChange>
          </w:tcPr>
          <w:p w14:paraId="01C83B8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907" w:author="Alex" w:date="2015-05-13T12:13:00Z">
                <w:pPr>
                  <w:jc w:val="right"/>
                </w:pPr>
              </w:pPrChange>
            </w:pPr>
            <w:r w:rsidRPr="001E61A8">
              <w:rPr>
                <w:rFonts w:eastAsia="Times New Roman" w:cs="Times New Roman"/>
                <w:color w:val="000000"/>
              </w:rPr>
              <w:t>0.21</w:t>
            </w:r>
          </w:p>
        </w:tc>
        <w:tc>
          <w:tcPr>
            <w:tcW w:w="900" w:type="dxa"/>
            <w:shd w:val="clear" w:color="auto" w:fill="auto"/>
            <w:noWrap/>
            <w:vAlign w:val="bottom"/>
            <w:hideMark/>
            <w:tcPrChange w:id="908" w:author="Alex" w:date="2015-05-12T22:08:00Z">
              <w:tcPr>
                <w:tcW w:w="900" w:type="dxa"/>
                <w:tcBorders>
                  <w:top w:val="nil"/>
                  <w:left w:val="nil"/>
                  <w:bottom w:val="nil"/>
                  <w:right w:val="nil"/>
                </w:tcBorders>
                <w:shd w:val="clear" w:color="auto" w:fill="auto"/>
                <w:noWrap/>
                <w:vAlign w:val="bottom"/>
                <w:hideMark/>
              </w:tcPr>
            </w:tcPrChange>
          </w:tcPr>
          <w:p w14:paraId="799F851F" w14:textId="77777777" w:rsidR="001B315C" w:rsidRPr="001E61A8" w:rsidRDefault="001B315C" w:rsidP="00570380">
            <w:pPr>
              <w:spacing w:line="480" w:lineRule="auto"/>
              <w:rPr>
                <w:rFonts w:eastAsia="Times New Roman" w:cs="Times New Roman"/>
                <w:color w:val="000000"/>
              </w:rPr>
              <w:pPrChange w:id="909" w:author="Alex" w:date="2015-05-13T12:13:00Z">
                <w:pPr/>
              </w:pPrChange>
            </w:pPr>
          </w:p>
        </w:tc>
        <w:tc>
          <w:tcPr>
            <w:tcW w:w="1710" w:type="dxa"/>
            <w:shd w:val="clear" w:color="auto" w:fill="auto"/>
            <w:noWrap/>
            <w:vAlign w:val="bottom"/>
            <w:hideMark/>
            <w:tcPrChange w:id="910" w:author="Alex" w:date="2015-05-12T22:08:00Z">
              <w:tcPr>
                <w:tcW w:w="1710" w:type="dxa"/>
                <w:tcBorders>
                  <w:top w:val="nil"/>
                  <w:left w:val="nil"/>
                  <w:bottom w:val="nil"/>
                  <w:right w:val="nil"/>
                </w:tcBorders>
                <w:shd w:val="clear" w:color="auto" w:fill="auto"/>
                <w:noWrap/>
                <w:vAlign w:val="bottom"/>
                <w:hideMark/>
              </w:tcPr>
            </w:tcPrChange>
          </w:tcPr>
          <w:p w14:paraId="77C2FE7B" w14:textId="77777777" w:rsidR="001B315C" w:rsidRPr="001E61A8" w:rsidRDefault="001B315C" w:rsidP="00570380">
            <w:pPr>
              <w:spacing w:line="480" w:lineRule="auto"/>
              <w:rPr>
                <w:rFonts w:eastAsia="Times New Roman" w:cs="Times New Roman"/>
                <w:color w:val="000000"/>
              </w:rPr>
              <w:pPrChange w:id="911" w:author="Alex" w:date="2015-05-13T12:13:00Z">
                <w:pPr/>
              </w:pPrChange>
            </w:pPr>
            <w:r w:rsidRPr="001E61A8">
              <w:rPr>
                <w:rFonts w:eastAsia="Times New Roman" w:cs="Times New Roman"/>
                <w:color w:val="000000"/>
              </w:rPr>
              <w:t>2.15 ± 0.13</w:t>
            </w:r>
          </w:p>
        </w:tc>
        <w:tc>
          <w:tcPr>
            <w:tcW w:w="1350" w:type="dxa"/>
            <w:shd w:val="clear" w:color="auto" w:fill="auto"/>
            <w:noWrap/>
            <w:vAlign w:val="bottom"/>
            <w:hideMark/>
            <w:tcPrChange w:id="912" w:author="Alex" w:date="2015-05-12T22:08:00Z">
              <w:tcPr>
                <w:tcW w:w="1350" w:type="dxa"/>
                <w:tcBorders>
                  <w:top w:val="nil"/>
                  <w:left w:val="nil"/>
                  <w:bottom w:val="nil"/>
                  <w:right w:val="nil"/>
                </w:tcBorders>
                <w:shd w:val="clear" w:color="auto" w:fill="auto"/>
                <w:noWrap/>
                <w:vAlign w:val="bottom"/>
                <w:hideMark/>
              </w:tcPr>
            </w:tcPrChange>
          </w:tcPr>
          <w:p w14:paraId="0EA9AE25" w14:textId="77777777" w:rsidR="001B315C" w:rsidRPr="001E61A8" w:rsidRDefault="001B315C" w:rsidP="00570380">
            <w:pPr>
              <w:spacing w:line="480" w:lineRule="auto"/>
              <w:rPr>
                <w:rFonts w:eastAsia="Times New Roman" w:cs="Times New Roman"/>
                <w:color w:val="000000"/>
              </w:rPr>
              <w:pPrChange w:id="913" w:author="Alex" w:date="2015-05-13T12:13:00Z">
                <w:pPr/>
              </w:pPrChange>
            </w:pPr>
            <w:r w:rsidRPr="001E61A8">
              <w:rPr>
                <w:rFonts w:eastAsia="Times New Roman" w:cs="Times New Roman"/>
                <w:color w:val="000000"/>
              </w:rPr>
              <w:t>271 ± 4</w:t>
            </w:r>
          </w:p>
        </w:tc>
        <w:tc>
          <w:tcPr>
            <w:tcW w:w="1080" w:type="dxa"/>
            <w:shd w:val="clear" w:color="auto" w:fill="auto"/>
            <w:noWrap/>
            <w:vAlign w:val="bottom"/>
            <w:hideMark/>
            <w:tcPrChange w:id="914" w:author="Alex" w:date="2015-05-12T22:08:00Z">
              <w:tcPr>
                <w:tcW w:w="1080" w:type="dxa"/>
                <w:tcBorders>
                  <w:top w:val="nil"/>
                  <w:left w:val="nil"/>
                  <w:bottom w:val="nil"/>
                  <w:right w:val="nil"/>
                </w:tcBorders>
                <w:shd w:val="clear" w:color="auto" w:fill="auto"/>
                <w:noWrap/>
                <w:vAlign w:val="bottom"/>
                <w:hideMark/>
              </w:tcPr>
            </w:tcPrChange>
          </w:tcPr>
          <w:p w14:paraId="1E8A85DA" w14:textId="77777777" w:rsidR="001B315C" w:rsidRPr="001E61A8" w:rsidRDefault="001B315C" w:rsidP="00570380">
            <w:pPr>
              <w:spacing w:line="480" w:lineRule="auto"/>
              <w:rPr>
                <w:rFonts w:eastAsia="Times New Roman" w:cs="Times New Roman"/>
                <w:color w:val="000000"/>
              </w:rPr>
              <w:pPrChange w:id="915" w:author="Alex" w:date="2015-05-13T12:13:00Z">
                <w:pPr/>
              </w:pPrChange>
            </w:pPr>
          </w:p>
        </w:tc>
        <w:tc>
          <w:tcPr>
            <w:tcW w:w="2475" w:type="dxa"/>
            <w:shd w:val="clear" w:color="auto" w:fill="auto"/>
            <w:noWrap/>
            <w:vAlign w:val="bottom"/>
            <w:hideMark/>
            <w:tcPrChange w:id="916" w:author="Alex" w:date="2015-05-12T22:08:00Z">
              <w:tcPr>
                <w:tcW w:w="2475" w:type="dxa"/>
                <w:tcBorders>
                  <w:top w:val="nil"/>
                  <w:left w:val="nil"/>
                  <w:bottom w:val="nil"/>
                  <w:right w:val="nil"/>
                </w:tcBorders>
                <w:shd w:val="clear" w:color="auto" w:fill="auto"/>
                <w:noWrap/>
                <w:vAlign w:val="bottom"/>
                <w:hideMark/>
              </w:tcPr>
            </w:tcPrChange>
          </w:tcPr>
          <w:p w14:paraId="433DCFD1" w14:textId="77777777" w:rsidR="001B315C" w:rsidRPr="001E61A8" w:rsidRDefault="001B315C" w:rsidP="00570380">
            <w:pPr>
              <w:spacing w:line="480" w:lineRule="auto"/>
              <w:rPr>
                <w:rFonts w:eastAsia="Times New Roman" w:cs="Times New Roman"/>
                <w:color w:val="000000"/>
              </w:rPr>
              <w:pPrChange w:id="917" w:author="Alex" w:date="2015-05-13T12:13:00Z">
                <w:pPr/>
              </w:pPrChange>
            </w:pPr>
            <w:r w:rsidRPr="001E61A8">
              <w:rPr>
                <w:rFonts w:eastAsia="Times New Roman" w:cs="Times New Roman"/>
                <w:color w:val="000000"/>
              </w:rPr>
              <w:t>126,176 ± 7,795</w:t>
            </w:r>
          </w:p>
        </w:tc>
      </w:tr>
      <w:tr w:rsidR="00266106" w:rsidRPr="001E61A8" w14:paraId="5447C37B" w14:textId="77777777" w:rsidTr="00D400F8">
        <w:trPr>
          <w:trHeight w:val="300"/>
          <w:trPrChange w:id="918" w:author="Alex" w:date="2015-05-12T22:08:00Z">
            <w:trPr>
              <w:trHeight w:val="300"/>
            </w:trPr>
          </w:trPrChange>
        </w:trPr>
        <w:tc>
          <w:tcPr>
            <w:tcW w:w="1095" w:type="dxa"/>
            <w:shd w:val="clear" w:color="auto" w:fill="auto"/>
            <w:noWrap/>
            <w:vAlign w:val="bottom"/>
            <w:hideMark/>
            <w:tcPrChange w:id="919" w:author="Alex" w:date="2015-05-12T22:08:00Z">
              <w:tcPr>
                <w:tcW w:w="1095" w:type="dxa"/>
                <w:tcBorders>
                  <w:top w:val="nil"/>
                  <w:left w:val="nil"/>
                  <w:bottom w:val="nil"/>
                  <w:right w:val="nil"/>
                </w:tcBorders>
                <w:shd w:val="clear" w:color="auto" w:fill="auto"/>
                <w:noWrap/>
                <w:vAlign w:val="bottom"/>
                <w:hideMark/>
              </w:tcPr>
            </w:tcPrChange>
          </w:tcPr>
          <w:p w14:paraId="6548EA03" w14:textId="77777777" w:rsidR="001B315C" w:rsidRPr="001E61A8" w:rsidRDefault="001B315C" w:rsidP="00570380">
            <w:pPr>
              <w:spacing w:line="480" w:lineRule="auto"/>
              <w:rPr>
                <w:rFonts w:eastAsia="Times New Roman" w:cs="Times New Roman"/>
                <w:color w:val="000000"/>
              </w:rPr>
              <w:pPrChange w:id="920" w:author="Alex" w:date="2015-05-13T12:13:00Z">
                <w:pPr/>
              </w:pPrChange>
            </w:pPr>
            <w:r w:rsidRPr="001E61A8">
              <w:rPr>
                <w:rFonts w:eastAsia="Times New Roman" w:cs="Times New Roman"/>
                <w:color w:val="000000"/>
              </w:rPr>
              <w:t>M261E</w:t>
            </w:r>
          </w:p>
        </w:tc>
        <w:tc>
          <w:tcPr>
            <w:tcW w:w="1080" w:type="dxa"/>
            <w:shd w:val="clear" w:color="auto" w:fill="auto"/>
            <w:noWrap/>
            <w:vAlign w:val="bottom"/>
            <w:hideMark/>
            <w:tcPrChange w:id="921" w:author="Alex" w:date="2015-05-12T22:08:00Z">
              <w:tcPr>
                <w:tcW w:w="1080" w:type="dxa"/>
                <w:tcBorders>
                  <w:top w:val="nil"/>
                  <w:left w:val="nil"/>
                  <w:bottom w:val="nil"/>
                  <w:right w:val="nil"/>
                </w:tcBorders>
                <w:shd w:val="clear" w:color="auto" w:fill="auto"/>
                <w:noWrap/>
                <w:vAlign w:val="bottom"/>
                <w:hideMark/>
              </w:tcPr>
            </w:tcPrChange>
          </w:tcPr>
          <w:p w14:paraId="394670F2"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922" w:author="Alex" w:date="2015-05-13T12:13:00Z">
                <w:pPr>
                  <w:jc w:val="right"/>
                </w:pPr>
              </w:pPrChange>
            </w:pPr>
            <w:r w:rsidRPr="001E61A8">
              <w:rPr>
                <w:rFonts w:eastAsia="Times New Roman" w:cs="Times New Roman"/>
                <w:color w:val="000000"/>
              </w:rPr>
              <w:t>0.11</w:t>
            </w:r>
          </w:p>
        </w:tc>
        <w:tc>
          <w:tcPr>
            <w:tcW w:w="900" w:type="dxa"/>
            <w:shd w:val="clear" w:color="auto" w:fill="auto"/>
            <w:noWrap/>
            <w:vAlign w:val="bottom"/>
            <w:hideMark/>
            <w:tcPrChange w:id="923" w:author="Alex" w:date="2015-05-12T22:08:00Z">
              <w:tcPr>
                <w:tcW w:w="900" w:type="dxa"/>
                <w:tcBorders>
                  <w:top w:val="nil"/>
                  <w:left w:val="nil"/>
                  <w:bottom w:val="nil"/>
                  <w:right w:val="nil"/>
                </w:tcBorders>
                <w:shd w:val="clear" w:color="auto" w:fill="auto"/>
                <w:noWrap/>
                <w:vAlign w:val="bottom"/>
                <w:hideMark/>
              </w:tcPr>
            </w:tcPrChange>
          </w:tcPr>
          <w:p w14:paraId="5E67D76B" w14:textId="77777777" w:rsidR="001B315C" w:rsidRPr="001E61A8" w:rsidRDefault="001B315C" w:rsidP="00570380">
            <w:pPr>
              <w:spacing w:line="480" w:lineRule="auto"/>
              <w:rPr>
                <w:rFonts w:eastAsia="Times New Roman" w:cs="Times New Roman"/>
                <w:color w:val="000000"/>
              </w:rPr>
              <w:pPrChange w:id="924" w:author="Alex" w:date="2015-05-13T12:13:00Z">
                <w:pPr/>
              </w:pPrChange>
            </w:pPr>
          </w:p>
        </w:tc>
        <w:tc>
          <w:tcPr>
            <w:tcW w:w="1710" w:type="dxa"/>
            <w:shd w:val="clear" w:color="auto" w:fill="auto"/>
            <w:noWrap/>
            <w:vAlign w:val="bottom"/>
            <w:hideMark/>
            <w:tcPrChange w:id="925" w:author="Alex" w:date="2015-05-12T22:08:00Z">
              <w:tcPr>
                <w:tcW w:w="1710" w:type="dxa"/>
                <w:tcBorders>
                  <w:top w:val="nil"/>
                  <w:left w:val="nil"/>
                  <w:bottom w:val="nil"/>
                  <w:right w:val="nil"/>
                </w:tcBorders>
                <w:shd w:val="clear" w:color="auto" w:fill="auto"/>
                <w:noWrap/>
                <w:vAlign w:val="bottom"/>
                <w:hideMark/>
              </w:tcPr>
            </w:tcPrChange>
          </w:tcPr>
          <w:p w14:paraId="50C0061A" w14:textId="77777777" w:rsidR="001B315C" w:rsidRPr="001E61A8" w:rsidRDefault="001B315C" w:rsidP="00570380">
            <w:pPr>
              <w:spacing w:line="480" w:lineRule="auto"/>
              <w:rPr>
                <w:rFonts w:eastAsia="Times New Roman" w:cs="Times New Roman"/>
                <w:color w:val="000000"/>
              </w:rPr>
              <w:pPrChange w:id="926" w:author="Alex" w:date="2015-05-13T12:13:00Z">
                <w:pPr/>
              </w:pPrChange>
            </w:pPr>
          </w:p>
        </w:tc>
        <w:tc>
          <w:tcPr>
            <w:tcW w:w="1350" w:type="dxa"/>
            <w:shd w:val="clear" w:color="auto" w:fill="auto"/>
            <w:noWrap/>
            <w:vAlign w:val="bottom"/>
            <w:hideMark/>
            <w:tcPrChange w:id="927" w:author="Alex" w:date="2015-05-12T22:08:00Z">
              <w:tcPr>
                <w:tcW w:w="1350" w:type="dxa"/>
                <w:tcBorders>
                  <w:top w:val="nil"/>
                  <w:left w:val="nil"/>
                  <w:bottom w:val="nil"/>
                  <w:right w:val="nil"/>
                </w:tcBorders>
                <w:shd w:val="clear" w:color="auto" w:fill="auto"/>
                <w:noWrap/>
                <w:vAlign w:val="bottom"/>
                <w:hideMark/>
              </w:tcPr>
            </w:tcPrChange>
          </w:tcPr>
          <w:p w14:paraId="71B6F24D" w14:textId="77777777" w:rsidR="001B315C" w:rsidRPr="001E61A8" w:rsidRDefault="001B315C" w:rsidP="00570380">
            <w:pPr>
              <w:spacing w:line="480" w:lineRule="auto"/>
              <w:rPr>
                <w:rFonts w:eastAsia="Times New Roman" w:cs="Times New Roman"/>
                <w:color w:val="000000"/>
              </w:rPr>
              <w:pPrChange w:id="928" w:author="Alex" w:date="2015-05-13T12:13:00Z">
                <w:pPr/>
              </w:pPrChange>
            </w:pPr>
          </w:p>
        </w:tc>
        <w:tc>
          <w:tcPr>
            <w:tcW w:w="1080" w:type="dxa"/>
            <w:shd w:val="clear" w:color="auto" w:fill="auto"/>
            <w:noWrap/>
            <w:vAlign w:val="bottom"/>
            <w:hideMark/>
            <w:tcPrChange w:id="929" w:author="Alex" w:date="2015-05-12T22:08:00Z">
              <w:tcPr>
                <w:tcW w:w="1080" w:type="dxa"/>
                <w:tcBorders>
                  <w:top w:val="nil"/>
                  <w:left w:val="nil"/>
                  <w:bottom w:val="nil"/>
                  <w:right w:val="nil"/>
                </w:tcBorders>
                <w:shd w:val="clear" w:color="auto" w:fill="auto"/>
                <w:noWrap/>
                <w:vAlign w:val="bottom"/>
                <w:hideMark/>
              </w:tcPr>
            </w:tcPrChange>
          </w:tcPr>
          <w:p w14:paraId="127A7288" w14:textId="77777777" w:rsidR="001B315C" w:rsidRPr="001E61A8" w:rsidRDefault="001B315C" w:rsidP="00570380">
            <w:pPr>
              <w:spacing w:line="480" w:lineRule="auto"/>
              <w:rPr>
                <w:rFonts w:eastAsia="Times New Roman" w:cs="Times New Roman"/>
                <w:color w:val="000000"/>
              </w:rPr>
              <w:pPrChange w:id="930" w:author="Alex" w:date="2015-05-13T12:13:00Z">
                <w:pPr/>
              </w:pPrChange>
            </w:pPr>
          </w:p>
        </w:tc>
        <w:tc>
          <w:tcPr>
            <w:tcW w:w="2475" w:type="dxa"/>
            <w:shd w:val="clear" w:color="auto" w:fill="auto"/>
            <w:noWrap/>
            <w:vAlign w:val="bottom"/>
            <w:hideMark/>
            <w:tcPrChange w:id="931" w:author="Alex" w:date="2015-05-12T22:08:00Z">
              <w:tcPr>
                <w:tcW w:w="2475" w:type="dxa"/>
                <w:tcBorders>
                  <w:top w:val="nil"/>
                  <w:left w:val="nil"/>
                  <w:bottom w:val="nil"/>
                  <w:right w:val="nil"/>
                </w:tcBorders>
                <w:shd w:val="clear" w:color="auto" w:fill="auto"/>
                <w:noWrap/>
                <w:vAlign w:val="bottom"/>
                <w:hideMark/>
              </w:tcPr>
            </w:tcPrChange>
          </w:tcPr>
          <w:p w14:paraId="7E8876F0" w14:textId="77777777" w:rsidR="001B315C" w:rsidRPr="001E61A8" w:rsidRDefault="001B315C" w:rsidP="00570380">
            <w:pPr>
              <w:spacing w:line="480" w:lineRule="auto"/>
              <w:rPr>
                <w:rFonts w:eastAsia="Times New Roman" w:cs="Times New Roman"/>
                <w:color w:val="000000"/>
              </w:rPr>
              <w:pPrChange w:id="932" w:author="Alex" w:date="2015-05-13T12:13:00Z">
                <w:pPr/>
              </w:pPrChange>
            </w:pPr>
            <w:r w:rsidRPr="001E61A8">
              <w:rPr>
                <w:rFonts w:eastAsia="Times New Roman" w:cs="Times New Roman"/>
                <w:color w:val="000000"/>
              </w:rPr>
              <w:t>702 ± 73</w:t>
            </w:r>
          </w:p>
        </w:tc>
      </w:tr>
      <w:tr w:rsidR="00266106" w:rsidRPr="001E61A8" w14:paraId="18538E61" w14:textId="77777777" w:rsidTr="00D400F8">
        <w:trPr>
          <w:trHeight w:val="300"/>
          <w:trPrChange w:id="933" w:author="Alex" w:date="2015-05-12T22:08:00Z">
            <w:trPr>
              <w:trHeight w:val="300"/>
            </w:trPr>
          </w:trPrChange>
        </w:trPr>
        <w:tc>
          <w:tcPr>
            <w:tcW w:w="1095" w:type="dxa"/>
            <w:shd w:val="clear" w:color="auto" w:fill="auto"/>
            <w:noWrap/>
            <w:vAlign w:val="bottom"/>
            <w:hideMark/>
            <w:tcPrChange w:id="934" w:author="Alex" w:date="2015-05-12T22:08:00Z">
              <w:tcPr>
                <w:tcW w:w="1095" w:type="dxa"/>
                <w:tcBorders>
                  <w:top w:val="nil"/>
                  <w:left w:val="nil"/>
                  <w:bottom w:val="nil"/>
                  <w:right w:val="nil"/>
                </w:tcBorders>
                <w:shd w:val="clear" w:color="auto" w:fill="auto"/>
                <w:noWrap/>
                <w:vAlign w:val="bottom"/>
                <w:hideMark/>
              </w:tcPr>
            </w:tcPrChange>
          </w:tcPr>
          <w:p w14:paraId="60232DE8" w14:textId="77777777" w:rsidR="001B315C" w:rsidRPr="001E61A8" w:rsidRDefault="001B315C" w:rsidP="00570380">
            <w:pPr>
              <w:spacing w:line="480" w:lineRule="auto"/>
              <w:rPr>
                <w:rFonts w:eastAsia="Times New Roman" w:cs="Times New Roman"/>
                <w:color w:val="000000"/>
              </w:rPr>
              <w:pPrChange w:id="935" w:author="Alex" w:date="2015-05-13T12:13:00Z">
                <w:pPr/>
              </w:pPrChange>
            </w:pPr>
            <w:r w:rsidRPr="001E61A8">
              <w:rPr>
                <w:rFonts w:eastAsia="Times New Roman" w:cs="Times New Roman"/>
                <w:color w:val="000000"/>
              </w:rPr>
              <w:t>Q284R</w:t>
            </w:r>
          </w:p>
        </w:tc>
        <w:tc>
          <w:tcPr>
            <w:tcW w:w="1080" w:type="dxa"/>
            <w:shd w:val="clear" w:color="auto" w:fill="auto"/>
            <w:noWrap/>
            <w:vAlign w:val="bottom"/>
            <w:hideMark/>
            <w:tcPrChange w:id="936" w:author="Alex" w:date="2015-05-12T22:08:00Z">
              <w:tcPr>
                <w:tcW w:w="1080" w:type="dxa"/>
                <w:tcBorders>
                  <w:top w:val="nil"/>
                  <w:left w:val="nil"/>
                  <w:bottom w:val="nil"/>
                  <w:right w:val="nil"/>
                </w:tcBorders>
                <w:shd w:val="clear" w:color="auto" w:fill="auto"/>
                <w:noWrap/>
                <w:vAlign w:val="bottom"/>
                <w:hideMark/>
              </w:tcPr>
            </w:tcPrChange>
          </w:tcPr>
          <w:p w14:paraId="40A51085"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937" w:author="Alex" w:date="2015-05-13T12:13:00Z">
                <w:pPr>
                  <w:jc w:val="right"/>
                </w:pPr>
              </w:pPrChange>
            </w:pPr>
            <w:r w:rsidRPr="001E61A8">
              <w:rPr>
                <w:rFonts w:eastAsia="Times New Roman" w:cs="Times New Roman"/>
                <w:color w:val="000000"/>
              </w:rPr>
              <w:t>0.52</w:t>
            </w:r>
          </w:p>
        </w:tc>
        <w:tc>
          <w:tcPr>
            <w:tcW w:w="900" w:type="dxa"/>
            <w:shd w:val="clear" w:color="auto" w:fill="auto"/>
            <w:noWrap/>
            <w:vAlign w:val="bottom"/>
            <w:hideMark/>
            <w:tcPrChange w:id="938" w:author="Alex" w:date="2015-05-12T22:08:00Z">
              <w:tcPr>
                <w:tcW w:w="900" w:type="dxa"/>
                <w:tcBorders>
                  <w:top w:val="nil"/>
                  <w:left w:val="nil"/>
                  <w:bottom w:val="nil"/>
                  <w:right w:val="nil"/>
                </w:tcBorders>
                <w:shd w:val="clear" w:color="auto" w:fill="auto"/>
                <w:noWrap/>
                <w:vAlign w:val="bottom"/>
                <w:hideMark/>
              </w:tcPr>
            </w:tcPrChange>
          </w:tcPr>
          <w:p w14:paraId="1777A618" w14:textId="77777777" w:rsidR="001B315C" w:rsidRPr="001E61A8" w:rsidRDefault="001B315C" w:rsidP="00570380">
            <w:pPr>
              <w:spacing w:line="480" w:lineRule="auto"/>
              <w:rPr>
                <w:rFonts w:eastAsia="Times New Roman" w:cs="Times New Roman"/>
                <w:color w:val="000000"/>
              </w:rPr>
              <w:pPrChange w:id="939" w:author="Alex" w:date="2015-05-13T12:13:00Z">
                <w:pPr/>
              </w:pPrChange>
            </w:pPr>
          </w:p>
        </w:tc>
        <w:tc>
          <w:tcPr>
            <w:tcW w:w="1710" w:type="dxa"/>
            <w:shd w:val="clear" w:color="auto" w:fill="auto"/>
            <w:noWrap/>
            <w:vAlign w:val="bottom"/>
            <w:hideMark/>
            <w:tcPrChange w:id="940" w:author="Alex" w:date="2015-05-12T22:08:00Z">
              <w:tcPr>
                <w:tcW w:w="1710" w:type="dxa"/>
                <w:tcBorders>
                  <w:top w:val="nil"/>
                  <w:left w:val="nil"/>
                  <w:bottom w:val="nil"/>
                  <w:right w:val="nil"/>
                </w:tcBorders>
                <w:shd w:val="clear" w:color="auto" w:fill="auto"/>
                <w:noWrap/>
                <w:vAlign w:val="bottom"/>
                <w:hideMark/>
              </w:tcPr>
            </w:tcPrChange>
          </w:tcPr>
          <w:p w14:paraId="642BB026" w14:textId="77777777" w:rsidR="001B315C" w:rsidRPr="001E61A8" w:rsidRDefault="001B315C" w:rsidP="00570380">
            <w:pPr>
              <w:spacing w:line="480" w:lineRule="auto"/>
              <w:rPr>
                <w:rFonts w:eastAsia="Times New Roman" w:cs="Times New Roman"/>
                <w:color w:val="000000"/>
              </w:rPr>
              <w:pPrChange w:id="941" w:author="Alex" w:date="2015-05-13T12:13:00Z">
                <w:pPr/>
              </w:pPrChange>
            </w:pPr>
            <w:r w:rsidRPr="001E61A8">
              <w:rPr>
                <w:rFonts w:eastAsia="Times New Roman" w:cs="Times New Roman"/>
                <w:color w:val="000000"/>
              </w:rPr>
              <w:t>9.68 ± 1.35</w:t>
            </w:r>
          </w:p>
        </w:tc>
        <w:tc>
          <w:tcPr>
            <w:tcW w:w="1350" w:type="dxa"/>
            <w:shd w:val="clear" w:color="auto" w:fill="auto"/>
            <w:noWrap/>
            <w:vAlign w:val="bottom"/>
            <w:hideMark/>
            <w:tcPrChange w:id="942" w:author="Alex" w:date="2015-05-12T22:08:00Z">
              <w:tcPr>
                <w:tcW w:w="1350" w:type="dxa"/>
                <w:tcBorders>
                  <w:top w:val="nil"/>
                  <w:left w:val="nil"/>
                  <w:bottom w:val="nil"/>
                  <w:right w:val="nil"/>
                </w:tcBorders>
                <w:shd w:val="clear" w:color="auto" w:fill="auto"/>
                <w:noWrap/>
                <w:vAlign w:val="bottom"/>
                <w:hideMark/>
              </w:tcPr>
            </w:tcPrChange>
          </w:tcPr>
          <w:p w14:paraId="7B117BF1" w14:textId="77777777" w:rsidR="001B315C" w:rsidRPr="001E61A8" w:rsidRDefault="001B315C" w:rsidP="00570380">
            <w:pPr>
              <w:spacing w:line="480" w:lineRule="auto"/>
              <w:rPr>
                <w:rFonts w:eastAsia="Times New Roman" w:cs="Times New Roman"/>
                <w:color w:val="000000"/>
              </w:rPr>
              <w:pPrChange w:id="943" w:author="Alex" w:date="2015-05-13T12:13:00Z">
                <w:pPr/>
              </w:pPrChange>
            </w:pPr>
            <w:r w:rsidRPr="001E61A8">
              <w:rPr>
                <w:rFonts w:eastAsia="Times New Roman" w:cs="Times New Roman"/>
                <w:color w:val="000000"/>
              </w:rPr>
              <w:t>370 ± 15</w:t>
            </w:r>
          </w:p>
        </w:tc>
        <w:tc>
          <w:tcPr>
            <w:tcW w:w="1080" w:type="dxa"/>
            <w:shd w:val="clear" w:color="auto" w:fill="auto"/>
            <w:noWrap/>
            <w:vAlign w:val="bottom"/>
            <w:hideMark/>
            <w:tcPrChange w:id="944" w:author="Alex" w:date="2015-05-12T22:08:00Z">
              <w:tcPr>
                <w:tcW w:w="1080" w:type="dxa"/>
                <w:tcBorders>
                  <w:top w:val="nil"/>
                  <w:left w:val="nil"/>
                  <w:bottom w:val="nil"/>
                  <w:right w:val="nil"/>
                </w:tcBorders>
                <w:shd w:val="clear" w:color="auto" w:fill="auto"/>
                <w:noWrap/>
                <w:vAlign w:val="bottom"/>
                <w:hideMark/>
              </w:tcPr>
            </w:tcPrChange>
          </w:tcPr>
          <w:p w14:paraId="68CCBA18" w14:textId="77777777" w:rsidR="001B315C" w:rsidRPr="001E61A8" w:rsidRDefault="001B315C" w:rsidP="00570380">
            <w:pPr>
              <w:spacing w:line="480" w:lineRule="auto"/>
              <w:rPr>
                <w:rFonts w:eastAsia="Times New Roman" w:cs="Times New Roman"/>
                <w:color w:val="000000"/>
              </w:rPr>
              <w:pPrChange w:id="945" w:author="Alex" w:date="2015-05-13T12:13:00Z">
                <w:pPr/>
              </w:pPrChange>
            </w:pPr>
          </w:p>
        </w:tc>
        <w:tc>
          <w:tcPr>
            <w:tcW w:w="2475" w:type="dxa"/>
            <w:shd w:val="clear" w:color="auto" w:fill="auto"/>
            <w:noWrap/>
            <w:vAlign w:val="bottom"/>
            <w:hideMark/>
            <w:tcPrChange w:id="946" w:author="Alex" w:date="2015-05-12T22:08:00Z">
              <w:tcPr>
                <w:tcW w:w="2475" w:type="dxa"/>
                <w:tcBorders>
                  <w:top w:val="nil"/>
                  <w:left w:val="nil"/>
                  <w:bottom w:val="nil"/>
                  <w:right w:val="nil"/>
                </w:tcBorders>
                <w:shd w:val="clear" w:color="auto" w:fill="auto"/>
                <w:noWrap/>
                <w:vAlign w:val="bottom"/>
                <w:hideMark/>
              </w:tcPr>
            </w:tcPrChange>
          </w:tcPr>
          <w:p w14:paraId="110C1A24" w14:textId="77777777" w:rsidR="001B315C" w:rsidRPr="001E61A8" w:rsidRDefault="001B315C" w:rsidP="00570380">
            <w:pPr>
              <w:spacing w:line="480" w:lineRule="auto"/>
              <w:rPr>
                <w:rFonts w:eastAsia="Times New Roman" w:cs="Times New Roman"/>
                <w:color w:val="000000"/>
              </w:rPr>
              <w:pPrChange w:id="947" w:author="Alex" w:date="2015-05-13T12:13:00Z">
                <w:pPr/>
              </w:pPrChange>
            </w:pPr>
            <w:r w:rsidRPr="001E61A8">
              <w:rPr>
                <w:rFonts w:eastAsia="Times New Roman" w:cs="Times New Roman"/>
                <w:color w:val="000000"/>
              </w:rPr>
              <w:t>38,182 ± 5,550</w:t>
            </w:r>
          </w:p>
        </w:tc>
      </w:tr>
      <w:tr w:rsidR="00266106" w:rsidRPr="001E61A8" w14:paraId="6F5C7F6A" w14:textId="77777777" w:rsidTr="00D400F8">
        <w:trPr>
          <w:trHeight w:val="300"/>
          <w:trPrChange w:id="948" w:author="Alex" w:date="2015-05-12T22:08:00Z">
            <w:trPr>
              <w:trHeight w:val="300"/>
            </w:trPr>
          </w:trPrChange>
        </w:trPr>
        <w:tc>
          <w:tcPr>
            <w:tcW w:w="1095" w:type="dxa"/>
            <w:shd w:val="clear" w:color="auto" w:fill="auto"/>
            <w:noWrap/>
            <w:vAlign w:val="bottom"/>
            <w:hideMark/>
            <w:tcPrChange w:id="949" w:author="Alex" w:date="2015-05-12T22:08:00Z">
              <w:tcPr>
                <w:tcW w:w="1095" w:type="dxa"/>
                <w:tcBorders>
                  <w:top w:val="nil"/>
                  <w:left w:val="nil"/>
                  <w:bottom w:val="nil"/>
                  <w:right w:val="nil"/>
                </w:tcBorders>
                <w:shd w:val="clear" w:color="auto" w:fill="auto"/>
                <w:noWrap/>
                <w:vAlign w:val="bottom"/>
                <w:hideMark/>
              </w:tcPr>
            </w:tcPrChange>
          </w:tcPr>
          <w:p w14:paraId="5889D4A9" w14:textId="77777777" w:rsidR="001B315C" w:rsidRPr="001E61A8" w:rsidRDefault="001B315C" w:rsidP="00570380">
            <w:pPr>
              <w:spacing w:line="480" w:lineRule="auto"/>
              <w:rPr>
                <w:rFonts w:eastAsia="Times New Roman" w:cs="Times New Roman"/>
                <w:color w:val="000000"/>
              </w:rPr>
              <w:pPrChange w:id="950" w:author="Alex" w:date="2015-05-13T12:13:00Z">
                <w:pPr/>
              </w:pPrChange>
            </w:pPr>
            <w:r w:rsidRPr="001E61A8">
              <w:rPr>
                <w:rFonts w:eastAsia="Times New Roman" w:cs="Times New Roman"/>
                <w:color w:val="000000"/>
              </w:rPr>
              <w:lastRenderedPageBreak/>
              <w:t>N293A</w:t>
            </w:r>
          </w:p>
        </w:tc>
        <w:tc>
          <w:tcPr>
            <w:tcW w:w="1080" w:type="dxa"/>
            <w:shd w:val="clear" w:color="auto" w:fill="auto"/>
            <w:noWrap/>
            <w:vAlign w:val="bottom"/>
            <w:hideMark/>
            <w:tcPrChange w:id="951" w:author="Alex" w:date="2015-05-12T22:08:00Z">
              <w:tcPr>
                <w:tcW w:w="1080" w:type="dxa"/>
                <w:tcBorders>
                  <w:top w:val="nil"/>
                  <w:left w:val="nil"/>
                  <w:bottom w:val="nil"/>
                  <w:right w:val="nil"/>
                </w:tcBorders>
                <w:shd w:val="clear" w:color="auto" w:fill="auto"/>
                <w:noWrap/>
                <w:vAlign w:val="bottom"/>
                <w:hideMark/>
              </w:tcPr>
            </w:tcPrChange>
          </w:tcPr>
          <w:p w14:paraId="3AB044CA"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952" w:author="Alex" w:date="2015-05-13T12:13:00Z">
                <w:pPr>
                  <w:jc w:val="right"/>
                </w:pPr>
              </w:pPrChange>
            </w:pPr>
            <w:r w:rsidRPr="001E61A8">
              <w:rPr>
                <w:rFonts w:eastAsia="Times New Roman" w:cs="Times New Roman"/>
                <w:color w:val="000000"/>
              </w:rPr>
              <w:t>0.68</w:t>
            </w:r>
          </w:p>
        </w:tc>
        <w:tc>
          <w:tcPr>
            <w:tcW w:w="900" w:type="dxa"/>
            <w:shd w:val="clear" w:color="auto" w:fill="auto"/>
            <w:noWrap/>
            <w:vAlign w:val="bottom"/>
            <w:hideMark/>
            <w:tcPrChange w:id="953" w:author="Alex" w:date="2015-05-12T22:08:00Z">
              <w:tcPr>
                <w:tcW w:w="900" w:type="dxa"/>
                <w:tcBorders>
                  <w:top w:val="nil"/>
                  <w:left w:val="nil"/>
                  <w:bottom w:val="nil"/>
                  <w:right w:val="nil"/>
                </w:tcBorders>
                <w:shd w:val="clear" w:color="auto" w:fill="auto"/>
                <w:noWrap/>
                <w:vAlign w:val="bottom"/>
                <w:hideMark/>
              </w:tcPr>
            </w:tcPrChange>
          </w:tcPr>
          <w:p w14:paraId="174BDAB8" w14:textId="77777777" w:rsidR="001B315C" w:rsidRPr="001E61A8" w:rsidRDefault="001B315C" w:rsidP="00570380">
            <w:pPr>
              <w:spacing w:line="480" w:lineRule="auto"/>
              <w:rPr>
                <w:rFonts w:eastAsia="Times New Roman" w:cs="Times New Roman"/>
                <w:color w:val="000000"/>
              </w:rPr>
              <w:pPrChange w:id="954" w:author="Alex" w:date="2015-05-13T12:13:00Z">
                <w:pPr/>
              </w:pPrChange>
            </w:pPr>
          </w:p>
        </w:tc>
        <w:tc>
          <w:tcPr>
            <w:tcW w:w="1710" w:type="dxa"/>
            <w:shd w:val="clear" w:color="auto" w:fill="auto"/>
            <w:noWrap/>
            <w:vAlign w:val="bottom"/>
            <w:hideMark/>
            <w:tcPrChange w:id="955" w:author="Alex" w:date="2015-05-12T22:08:00Z">
              <w:tcPr>
                <w:tcW w:w="1710" w:type="dxa"/>
                <w:tcBorders>
                  <w:top w:val="nil"/>
                  <w:left w:val="nil"/>
                  <w:bottom w:val="nil"/>
                  <w:right w:val="nil"/>
                </w:tcBorders>
                <w:shd w:val="clear" w:color="auto" w:fill="auto"/>
                <w:noWrap/>
                <w:vAlign w:val="bottom"/>
                <w:hideMark/>
              </w:tcPr>
            </w:tcPrChange>
          </w:tcPr>
          <w:p w14:paraId="54127672" w14:textId="77777777" w:rsidR="001B315C" w:rsidRPr="001E61A8" w:rsidRDefault="001B315C" w:rsidP="00570380">
            <w:pPr>
              <w:spacing w:line="480" w:lineRule="auto"/>
              <w:rPr>
                <w:rFonts w:eastAsia="Times New Roman" w:cs="Times New Roman"/>
                <w:color w:val="000000"/>
              </w:rPr>
              <w:pPrChange w:id="956" w:author="Alex" w:date="2015-05-13T12:13:00Z">
                <w:pPr/>
              </w:pPrChange>
            </w:pPr>
            <w:r w:rsidRPr="001E61A8">
              <w:rPr>
                <w:rFonts w:eastAsia="Times New Roman" w:cs="Times New Roman"/>
                <w:color w:val="000000"/>
              </w:rPr>
              <w:t>9.67 ± 0.44</w:t>
            </w:r>
          </w:p>
        </w:tc>
        <w:tc>
          <w:tcPr>
            <w:tcW w:w="1350" w:type="dxa"/>
            <w:shd w:val="clear" w:color="auto" w:fill="auto"/>
            <w:noWrap/>
            <w:vAlign w:val="bottom"/>
            <w:hideMark/>
            <w:tcPrChange w:id="957" w:author="Alex" w:date="2015-05-12T22:08:00Z">
              <w:tcPr>
                <w:tcW w:w="1350" w:type="dxa"/>
                <w:tcBorders>
                  <w:top w:val="nil"/>
                  <w:left w:val="nil"/>
                  <w:bottom w:val="nil"/>
                  <w:right w:val="nil"/>
                </w:tcBorders>
                <w:shd w:val="clear" w:color="auto" w:fill="auto"/>
                <w:noWrap/>
                <w:vAlign w:val="bottom"/>
                <w:hideMark/>
              </w:tcPr>
            </w:tcPrChange>
          </w:tcPr>
          <w:p w14:paraId="6356D6B1" w14:textId="77777777" w:rsidR="001B315C" w:rsidRPr="001E61A8" w:rsidRDefault="001B315C" w:rsidP="00570380">
            <w:pPr>
              <w:spacing w:line="480" w:lineRule="auto"/>
              <w:rPr>
                <w:rFonts w:eastAsia="Times New Roman" w:cs="Times New Roman"/>
                <w:color w:val="000000"/>
              </w:rPr>
              <w:pPrChange w:id="958" w:author="Alex" w:date="2015-05-13T12:13:00Z">
                <w:pPr/>
              </w:pPrChange>
            </w:pPr>
            <w:r w:rsidRPr="001E61A8">
              <w:rPr>
                <w:rFonts w:eastAsia="Times New Roman" w:cs="Times New Roman"/>
                <w:color w:val="000000"/>
              </w:rPr>
              <w:t>13 ± 0</w:t>
            </w:r>
          </w:p>
        </w:tc>
        <w:tc>
          <w:tcPr>
            <w:tcW w:w="1080" w:type="dxa"/>
            <w:shd w:val="clear" w:color="auto" w:fill="auto"/>
            <w:noWrap/>
            <w:vAlign w:val="bottom"/>
            <w:hideMark/>
            <w:tcPrChange w:id="959" w:author="Alex" w:date="2015-05-12T22:08:00Z">
              <w:tcPr>
                <w:tcW w:w="1080" w:type="dxa"/>
                <w:tcBorders>
                  <w:top w:val="nil"/>
                  <w:left w:val="nil"/>
                  <w:bottom w:val="nil"/>
                  <w:right w:val="nil"/>
                </w:tcBorders>
                <w:shd w:val="clear" w:color="auto" w:fill="auto"/>
                <w:noWrap/>
                <w:vAlign w:val="bottom"/>
                <w:hideMark/>
              </w:tcPr>
            </w:tcPrChange>
          </w:tcPr>
          <w:p w14:paraId="157737FE" w14:textId="77777777" w:rsidR="001B315C" w:rsidRPr="001E61A8" w:rsidRDefault="001B315C" w:rsidP="00570380">
            <w:pPr>
              <w:spacing w:line="480" w:lineRule="auto"/>
              <w:rPr>
                <w:rFonts w:eastAsia="Times New Roman" w:cs="Times New Roman"/>
                <w:color w:val="000000"/>
              </w:rPr>
              <w:pPrChange w:id="960" w:author="Alex" w:date="2015-05-13T12:13:00Z">
                <w:pPr/>
              </w:pPrChange>
            </w:pPr>
          </w:p>
        </w:tc>
        <w:tc>
          <w:tcPr>
            <w:tcW w:w="2475" w:type="dxa"/>
            <w:shd w:val="clear" w:color="auto" w:fill="auto"/>
            <w:noWrap/>
            <w:vAlign w:val="bottom"/>
            <w:hideMark/>
            <w:tcPrChange w:id="961" w:author="Alex" w:date="2015-05-12T22:08:00Z">
              <w:tcPr>
                <w:tcW w:w="2475" w:type="dxa"/>
                <w:tcBorders>
                  <w:top w:val="nil"/>
                  <w:left w:val="nil"/>
                  <w:bottom w:val="nil"/>
                  <w:right w:val="nil"/>
                </w:tcBorders>
                <w:shd w:val="clear" w:color="auto" w:fill="auto"/>
                <w:noWrap/>
                <w:vAlign w:val="bottom"/>
                <w:hideMark/>
              </w:tcPr>
            </w:tcPrChange>
          </w:tcPr>
          <w:p w14:paraId="19ABD023" w14:textId="77777777" w:rsidR="001B315C" w:rsidRPr="001E61A8" w:rsidRDefault="001B315C" w:rsidP="00570380">
            <w:pPr>
              <w:spacing w:line="480" w:lineRule="auto"/>
              <w:rPr>
                <w:rFonts w:eastAsia="Times New Roman" w:cs="Times New Roman"/>
                <w:color w:val="000000"/>
              </w:rPr>
              <w:pPrChange w:id="962" w:author="Alex" w:date="2015-05-13T12:13:00Z">
                <w:pPr/>
              </w:pPrChange>
            </w:pPr>
            <w:r w:rsidRPr="001E61A8">
              <w:rPr>
                <w:rFonts w:eastAsia="Times New Roman" w:cs="Times New Roman"/>
                <w:color w:val="000000"/>
              </w:rPr>
              <w:t>1,313 ± 63</w:t>
            </w:r>
          </w:p>
        </w:tc>
      </w:tr>
      <w:tr w:rsidR="00266106" w:rsidRPr="001E61A8" w14:paraId="2CC286E1" w14:textId="77777777" w:rsidTr="00D400F8">
        <w:trPr>
          <w:trHeight w:val="300"/>
          <w:trPrChange w:id="963" w:author="Alex" w:date="2015-05-12T22:08:00Z">
            <w:trPr>
              <w:trHeight w:val="300"/>
            </w:trPr>
          </w:trPrChange>
        </w:trPr>
        <w:tc>
          <w:tcPr>
            <w:tcW w:w="1095" w:type="dxa"/>
            <w:shd w:val="clear" w:color="auto" w:fill="auto"/>
            <w:noWrap/>
            <w:vAlign w:val="bottom"/>
            <w:hideMark/>
            <w:tcPrChange w:id="964" w:author="Alex" w:date="2015-05-12T22:08:00Z">
              <w:tcPr>
                <w:tcW w:w="1095" w:type="dxa"/>
                <w:tcBorders>
                  <w:top w:val="nil"/>
                  <w:left w:val="nil"/>
                  <w:bottom w:val="nil"/>
                  <w:right w:val="nil"/>
                </w:tcBorders>
                <w:shd w:val="clear" w:color="auto" w:fill="auto"/>
                <w:noWrap/>
                <w:vAlign w:val="bottom"/>
                <w:hideMark/>
              </w:tcPr>
            </w:tcPrChange>
          </w:tcPr>
          <w:p w14:paraId="4A910842" w14:textId="77777777" w:rsidR="001B315C" w:rsidRPr="001E61A8" w:rsidRDefault="001B315C" w:rsidP="00570380">
            <w:pPr>
              <w:spacing w:line="480" w:lineRule="auto"/>
              <w:rPr>
                <w:rFonts w:eastAsia="Times New Roman" w:cs="Times New Roman"/>
                <w:color w:val="000000"/>
              </w:rPr>
              <w:pPrChange w:id="965" w:author="Alex" w:date="2015-05-13T12:13:00Z">
                <w:pPr/>
              </w:pPrChange>
            </w:pPr>
            <w:r w:rsidRPr="001E61A8">
              <w:rPr>
                <w:rFonts w:eastAsia="Times New Roman" w:cs="Times New Roman"/>
                <w:color w:val="000000"/>
              </w:rPr>
              <w:t>Y294A</w:t>
            </w:r>
          </w:p>
        </w:tc>
        <w:tc>
          <w:tcPr>
            <w:tcW w:w="1080" w:type="dxa"/>
            <w:shd w:val="clear" w:color="auto" w:fill="auto"/>
            <w:noWrap/>
            <w:vAlign w:val="bottom"/>
            <w:hideMark/>
            <w:tcPrChange w:id="966" w:author="Alex" w:date="2015-05-12T22:08:00Z">
              <w:tcPr>
                <w:tcW w:w="1080" w:type="dxa"/>
                <w:tcBorders>
                  <w:top w:val="nil"/>
                  <w:left w:val="nil"/>
                  <w:bottom w:val="nil"/>
                  <w:right w:val="nil"/>
                </w:tcBorders>
                <w:shd w:val="clear" w:color="auto" w:fill="auto"/>
                <w:noWrap/>
                <w:vAlign w:val="bottom"/>
                <w:hideMark/>
              </w:tcPr>
            </w:tcPrChange>
          </w:tcPr>
          <w:p w14:paraId="38F6A478"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967" w:author="Alex" w:date="2015-05-13T12:13:00Z">
                <w:pPr>
                  <w:jc w:val="right"/>
                </w:pPr>
              </w:pPrChange>
            </w:pPr>
            <w:r w:rsidRPr="001E61A8">
              <w:rPr>
                <w:rFonts w:eastAsia="Times New Roman" w:cs="Times New Roman"/>
                <w:color w:val="000000"/>
              </w:rPr>
              <w:t>0.59</w:t>
            </w:r>
          </w:p>
        </w:tc>
        <w:tc>
          <w:tcPr>
            <w:tcW w:w="900" w:type="dxa"/>
            <w:shd w:val="clear" w:color="auto" w:fill="auto"/>
            <w:noWrap/>
            <w:vAlign w:val="bottom"/>
            <w:hideMark/>
            <w:tcPrChange w:id="968" w:author="Alex" w:date="2015-05-12T22:08:00Z">
              <w:tcPr>
                <w:tcW w:w="900" w:type="dxa"/>
                <w:tcBorders>
                  <w:top w:val="nil"/>
                  <w:left w:val="nil"/>
                  <w:bottom w:val="nil"/>
                  <w:right w:val="nil"/>
                </w:tcBorders>
                <w:shd w:val="clear" w:color="auto" w:fill="auto"/>
                <w:noWrap/>
                <w:vAlign w:val="bottom"/>
                <w:hideMark/>
              </w:tcPr>
            </w:tcPrChange>
          </w:tcPr>
          <w:p w14:paraId="691056EC" w14:textId="77777777" w:rsidR="001B315C" w:rsidRPr="001E61A8" w:rsidRDefault="001B315C" w:rsidP="00570380">
            <w:pPr>
              <w:spacing w:line="480" w:lineRule="auto"/>
              <w:rPr>
                <w:rFonts w:eastAsia="Times New Roman" w:cs="Times New Roman"/>
                <w:color w:val="000000"/>
              </w:rPr>
              <w:pPrChange w:id="969" w:author="Alex" w:date="2015-05-13T12:13:00Z">
                <w:pPr/>
              </w:pPrChange>
            </w:pPr>
          </w:p>
        </w:tc>
        <w:tc>
          <w:tcPr>
            <w:tcW w:w="1710" w:type="dxa"/>
            <w:shd w:val="clear" w:color="auto" w:fill="auto"/>
            <w:noWrap/>
            <w:vAlign w:val="bottom"/>
            <w:hideMark/>
            <w:tcPrChange w:id="970" w:author="Alex" w:date="2015-05-12T22:08:00Z">
              <w:tcPr>
                <w:tcW w:w="1710" w:type="dxa"/>
                <w:tcBorders>
                  <w:top w:val="nil"/>
                  <w:left w:val="nil"/>
                  <w:bottom w:val="nil"/>
                  <w:right w:val="nil"/>
                </w:tcBorders>
                <w:shd w:val="clear" w:color="auto" w:fill="auto"/>
                <w:noWrap/>
                <w:vAlign w:val="bottom"/>
                <w:hideMark/>
              </w:tcPr>
            </w:tcPrChange>
          </w:tcPr>
          <w:p w14:paraId="32E398F1" w14:textId="77777777" w:rsidR="001B315C" w:rsidRPr="001E61A8" w:rsidRDefault="001B315C" w:rsidP="00570380">
            <w:pPr>
              <w:spacing w:line="480" w:lineRule="auto"/>
              <w:rPr>
                <w:rFonts w:eastAsia="Times New Roman" w:cs="Times New Roman"/>
                <w:color w:val="000000"/>
              </w:rPr>
              <w:pPrChange w:id="971" w:author="Alex" w:date="2015-05-13T12:13:00Z">
                <w:pPr/>
              </w:pPrChange>
            </w:pPr>
            <w:r w:rsidRPr="001E61A8">
              <w:rPr>
                <w:rFonts w:eastAsia="Times New Roman" w:cs="Times New Roman"/>
                <w:color w:val="000000"/>
              </w:rPr>
              <w:t>4.98 ± 0.17</w:t>
            </w:r>
          </w:p>
        </w:tc>
        <w:tc>
          <w:tcPr>
            <w:tcW w:w="1350" w:type="dxa"/>
            <w:shd w:val="clear" w:color="auto" w:fill="auto"/>
            <w:noWrap/>
            <w:vAlign w:val="bottom"/>
            <w:hideMark/>
            <w:tcPrChange w:id="972" w:author="Alex" w:date="2015-05-12T22:08:00Z">
              <w:tcPr>
                <w:tcW w:w="1350" w:type="dxa"/>
                <w:tcBorders>
                  <w:top w:val="nil"/>
                  <w:left w:val="nil"/>
                  <w:bottom w:val="nil"/>
                  <w:right w:val="nil"/>
                </w:tcBorders>
                <w:shd w:val="clear" w:color="auto" w:fill="auto"/>
                <w:noWrap/>
                <w:vAlign w:val="bottom"/>
                <w:hideMark/>
              </w:tcPr>
            </w:tcPrChange>
          </w:tcPr>
          <w:p w14:paraId="606F1D08" w14:textId="77777777" w:rsidR="001B315C" w:rsidRPr="001E61A8" w:rsidRDefault="001B315C" w:rsidP="00570380">
            <w:pPr>
              <w:spacing w:line="480" w:lineRule="auto"/>
              <w:rPr>
                <w:rFonts w:eastAsia="Times New Roman" w:cs="Times New Roman"/>
                <w:color w:val="000000"/>
              </w:rPr>
              <w:pPrChange w:id="973" w:author="Alex" w:date="2015-05-13T12:13:00Z">
                <w:pPr/>
              </w:pPrChange>
            </w:pPr>
            <w:r w:rsidRPr="001E61A8">
              <w:rPr>
                <w:rFonts w:eastAsia="Times New Roman" w:cs="Times New Roman"/>
                <w:color w:val="000000"/>
              </w:rPr>
              <w:t>166 ± 2</w:t>
            </w:r>
          </w:p>
        </w:tc>
        <w:tc>
          <w:tcPr>
            <w:tcW w:w="1080" w:type="dxa"/>
            <w:shd w:val="clear" w:color="auto" w:fill="auto"/>
            <w:noWrap/>
            <w:vAlign w:val="bottom"/>
            <w:hideMark/>
            <w:tcPrChange w:id="974" w:author="Alex" w:date="2015-05-12T22:08:00Z">
              <w:tcPr>
                <w:tcW w:w="1080" w:type="dxa"/>
                <w:tcBorders>
                  <w:top w:val="nil"/>
                  <w:left w:val="nil"/>
                  <w:bottom w:val="nil"/>
                  <w:right w:val="nil"/>
                </w:tcBorders>
                <w:shd w:val="clear" w:color="auto" w:fill="auto"/>
                <w:noWrap/>
                <w:vAlign w:val="bottom"/>
                <w:hideMark/>
              </w:tcPr>
            </w:tcPrChange>
          </w:tcPr>
          <w:p w14:paraId="21B9A0B0" w14:textId="77777777" w:rsidR="001B315C" w:rsidRPr="001E61A8" w:rsidRDefault="001B315C" w:rsidP="00570380">
            <w:pPr>
              <w:spacing w:line="480" w:lineRule="auto"/>
              <w:rPr>
                <w:rFonts w:eastAsia="Times New Roman" w:cs="Times New Roman"/>
                <w:color w:val="000000"/>
              </w:rPr>
              <w:pPrChange w:id="975" w:author="Alex" w:date="2015-05-13T12:13:00Z">
                <w:pPr/>
              </w:pPrChange>
            </w:pPr>
          </w:p>
        </w:tc>
        <w:tc>
          <w:tcPr>
            <w:tcW w:w="2475" w:type="dxa"/>
            <w:shd w:val="clear" w:color="auto" w:fill="auto"/>
            <w:noWrap/>
            <w:vAlign w:val="bottom"/>
            <w:hideMark/>
            <w:tcPrChange w:id="976" w:author="Alex" w:date="2015-05-12T22:08:00Z">
              <w:tcPr>
                <w:tcW w:w="2475" w:type="dxa"/>
                <w:tcBorders>
                  <w:top w:val="nil"/>
                  <w:left w:val="nil"/>
                  <w:bottom w:val="nil"/>
                  <w:right w:val="nil"/>
                </w:tcBorders>
                <w:shd w:val="clear" w:color="auto" w:fill="auto"/>
                <w:noWrap/>
                <w:vAlign w:val="bottom"/>
                <w:hideMark/>
              </w:tcPr>
            </w:tcPrChange>
          </w:tcPr>
          <w:p w14:paraId="69563F2D" w14:textId="77777777" w:rsidR="001B315C" w:rsidRPr="001E61A8" w:rsidRDefault="001B315C" w:rsidP="00570380">
            <w:pPr>
              <w:spacing w:line="480" w:lineRule="auto"/>
              <w:rPr>
                <w:rFonts w:eastAsia="Times New Roman" w:cs="Times New Roman"/>
                <w:color w:val="000000"/>
              </w:rPr>
              <w:pPrChange w:id="977" w:author="Alex" w:date="2015-05-13T12:13:00Z">
                <w:pPr/>
              </w:pPrChange>
            </w:pPr>
            <w:r w:rsidRPr="001E61A8">
              <w:rPr>
                <w:rFonts w:eastAsia="Times New Roman" w:cs="Times New Roman"/>
                <w:color w:val="000000"/>
              </w:rPr>
              <w:t>33,260 ± 1,180</w:t>
            </w:r>
          </w:p>
        </w:tc>
      </w:tr>
      <w:tr w:rsidR="00266106" w:rsidRPr="001E61A8" w14:paraId="1A29802B" w14:textId="77777777" w:rsidTr="00D400F8">
        <w:trPr>
          <w:trHeight w:val="300"/>
          <w:trPrChange w:id="978" w:author="Alex" w:date="2015-05-12T22:08:00Z">
            <w:trPr>
              <w:trHeight w:val="300"/>
            </w:trPr>
          </w:trPrChange>
        </w:trPr>
        <w:tc>
          <w:tcPr>
            <w:tcW w:w="1095" w:type="dxa"/>
            <w:shd w:val="clear" w:color="auto" w:fill="auto"/>
            <w:noWrap/>
            <w:vAlign w:val="bottom"/>
            <w:hideMark/>
            <w:tcPrChange w:id="979" w:author="Alex" w:date="2015-05-12T22:08:00Z">
              <w:tcPr>
                <w:tcW w:w="1095" w:type="dxa"/>
                <w:tcBorders>
                  <w:top w:val="nil"/>
                  <w:left w:val="nil"/>
                  <w:bottom w:val="nil"/>
                  <w:right w:val="nil"/>
                </w:tcBorders>
                <w:shd w:val="clear" w:color="auto" w:fill="auto"/>
                <w:noWrap/>
                <w:vAlign w:val="bottom"/>
                <w:hideMark/>
              </w:tcPr>
            </w:tcPrChange>
          </w:tcPr>
          <w:p w14:paraId="3DBD1DEF" w14:textId="77777777" w:rsidR="001B315C" w:rsidRPr="001E61A8" w:rsidRDefault="001B315C" w:rsidP="00570380">
            <w:pPr>
              <w:spacing w:line="480" w:lineRule="auto"/>
              <w:rPr>
                <w:rFonts w:eastAsia="Times New Roman" w:cs="Times New Roman"/>
                <w:color w:val="000000"/>
              </w:rPr>
              <w:pPrChange w:id="980" w:author="Alex" w:date="2015-05-13T12:13:00Z">
                <w:pPr/>
              </w:pPrChange>
            </w:pPr>
            <w:r w:rsidRPr="001E61A8">
              <w:rPr>
                <w:rFonts w:eastAsia="Times New Roman" w:cs="Times New Roman"/>
                <w:color w:val="000000"/>
              </w:rPr>
              <w:t>Y294F</w:t>
            </w:r>
          </w:p>
        </w:tc>
        <w:tc>
          <w:tcPr>
            <w:tcW w:w="1080" w:type="dxa"/>
            <w:shd w:val="clear" w:color="auto" w:fill="auto"/>
            <w:noWrap/>
            <w:vAlign w:val="bottom"/>
            <w:hideMark/>
            <w:tcPrChange w:id="981" w:author="Alex" w:date="2015-05-12T22:08:00Z">
              <w:tcPr>
                <w:tcW w:w="1080" w:type="dxa"/>
                <w:tcBorders>
                  <w:top w:val="nil"/>
                  <w:left w:val="nil"/>
                  <w:bottom w:val="nil"/>
                  <w:right w:val="nil"/>
                </w:tcBorders>
                <w:shd w:val="clear" w:color="auto" w:fill="auto"/>
                <w:noWrap/>
                <w:vAlign w:val="bottom"/>
                <w:hideMark/>
              </w:tcPr>
            </w:tcPrChange>
          </w:tcPr>
          <w:p w14:paraId="1B323C82"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982" w:author="Alex" w:date="2015-05-13T12:13:00Z">
                <w:pPr>
                  <w:jc w:val="right"/>
                </w:pPr>
              </w:pPrChange>
            </w:pPr>
            <w:r w:rsidRPr="001E61A8">
              <w:rPr>
                <w:rFonts w:eastAsia="Times New Roman" w:cs="Times New Roman"/>
                <w:color w:val="000000"/>
              </w:rPr>
              <w:t>0.73</w:t>
            </w:r>
          </w:p>
        </w:tc>
        <w:tc>
          <w:tcPr>
            <w:tcW w:w="900" w:type="dxa"/>
            <w:shd w:val="clear" w:color="auto" w:fill="auto"/>
            <w:noWrap/>
            <w:vAlign w:val="bottom"/>
            <w:hideMark/>
            <w:tcPrChange w:id="983" w:author="Alex" w:date="2015-05-12T22:08:00Z">
              <w:tcPr>
                <w:tcW w:w="900" w:type="dxa"/>
                <w:tcBorders>
                  <w:top w:val="nil"/>
                  <w:left w:val="nil"/>
                  <w:bottom w:val="nil"/>
                  <w:right w:val="nil"/>
                </w:tcBorders>
                <w:shd w:val="clear" w:color="auto" w:fill="auto"/>
                <w:noWrap/>
                <w:vAlign w:val="bottom"/>
                <w:hideMark/>
              </w:tcPr>
            </w:tcPrChange>
          </w:tcPr>
          <w:p w14:paraId="7148032B" w14:textId="77777777" w:rsidR="001B315C" w:rsidRPr="001E61A8" w:rsidRDefault="001B315C" w:rsidP="00570380">
            <w:pPr>
              <w:spacing w:line="480" w:lineRule="auto"/>
              <w:rPr>
                <w:rFonts w:eastAsia="Times New Roman" w:cs="Times New Roman"/>
                <w:color w:val="000000"/>
              </w:rPr>
              <w:pPrChange w:id="984" w:author="Alex" w:date="2015-05-13T12:13:00Z">
                <w:pPr/>
              </w:pPrChange>
            </w:pPr>
          </w:p>
        </w:tc>
        <w:tc>
          <w:tcPr>
            <w:tcW w:w="1710" w:type="dxa"/>
            <w:shd w:val="clear" w:color="auto" w:fill="auto"/>
            <w:noWrap/>
            <w:vAlign w:val="bottom"/>
            <w:hideMark/>
            <w:tcPrChange w:id="985" w:author="Alex" w:date="2015-05-12T22:08:00Z">
              <w:tcPr>
                <w:tcW w:w="1710" w:type="dxa"/>
                <w:tcBorders>
                  <w:top w:val="nil"/>
                  <w:left w:val="nil"/>
                  <w:bottom w:val="nil"/>
                  <w:right w:val="nil"/>
                </w:tcBorders>
                <w:shd w:val="clear" w:color="auto" w:fill="auto"/>
                <w:noWrap/>
                <w:vAlign w:val="bottom"/>
                <w:hideMark/>
              </w:tcPr>
            </w:tcPrChange>
          </w:tcPr>
          <w:p w14:paraId="72AE6E72" w14:textId="77777777" w:rsidR="001B315C" w:rsidRPr="001E61A8" w:rsidRDefault="001B315C" w:rsidP="00570380">
            <w:pPr>
              <w:spacing w:line="480" w:lineRule="auto"/>
              <w:rPr>
                <w:rFonts w:eastAsia="Times New Roman" w:cs="Times New Roman"/>
                <w:color w:val="000000"/>
              </w:rPr>
              <w:pPrChange w:id="986" w:author="Alex" w:date="2015-05-13T12:13:00Z">
                <w:pPr/>
              </w:pPrChange>
            </w:pPr>
            <w:r w:rsidRPr="001E61A8">
              <w:rPr>
                <w:rFonts w:eastAsia="Times New Roman" w:cs="Times New Roman"/>
                <w:color w:val="000000"/>
              </w:rPr>
              <w:t>5.99 ± 0.32</w:t>
            </w:r>
          </w:p>
        </w:tc>
        <w:tc>
          <w:tcPr>
            <w:tcW w:w="1350" w:type="dxa"/>
            <w:shd w:val="clear" w:color="auto" w:fill="auto"/>
            <w:noWrap/>
            <w:vAlign w:val="bottom"/>
            <w:hideMark/>
            <w:tcPrChange w:id="987" w:author="Alex" w:date="2015-05-12T22:08:00Z">
              <w:tcPr>
                <w:tcW w:w="1350" w:type="dxa"/>
                <w:tcBorders>
                  <w:top w:val="nil"/>
                  <w:left w:val="nil"/>
                  <w:bottom w:val="nil"/>
                  <w:right w:val="nil"/>
                </w:tcBorders>
                <w:shd w:val="clear" w:color="auto" w:fill="auto"/>
                <w:noWrap/>
                <w:vAlign w:val="bottom"/>
                <w:hideMark/>
              </w:tcPr>
            </w:tcPrChange>
          </w:tcPr>
          <w:p w14:paraId="28D005EC" w14:textId="77777777" w:rsidR="001B315C" w:rsidRPr="001E61A8" w:rsidRDefault="001B315C" w:rsidP="00570380">
            <w:pPr>
              <w:spacing w:line="480" w:lineRule="auto"/>
              <w:rPr>
                <w:rFonts w:eastAsia="Times New Roman" w:cs="Times New Roman"/>
                <w:color w:val="000000"/>
              </w:rPr>
              <w:pPrChange w:id="988" w:author="Alex" w:date="2015-05-13T12:13:00Z">
                <w:pPr/>
              </w:pPrChange>
            </w:pPr>
            <w:r w:rsidRPr="001E61A8">
              <w:rPr>
                <w:rFonts w:eastAsia="Times New Roman" w:cs="Times New Roman"/>
                <w:color w:val="000000"/>
              </w:rPr>
              <w:t>735 ± 11</w:t>
            </w:r>
          </w:p>
        </w:tc>
        <w:tc>
          <w:tcPr>
            <w:tcW w:w="1080" w:type="dxa"/>
            <w:shd w:val="clear" w:color="auto" w:fill="auto"/>
            <w:noWrap/>
            <w:vAlign w:val="bottom"/>
            <w:hideMark/>
            <w:tcPrChange w:id="989" w:author="Alex" w:date="2015-05-12T22:08:00Z">
              <w:tcPr>
                <w:tcW w:w="1080" w:type="dxa"/>
                <w:tcBorders>
                  <w:top w:val="nil"/>
                  <w:left w:val="nil"/>
                  <w:bottom w:val="nil"/>
                  <w:right w:val="nil"/>
                </w:tcBorders>
                <w:shd w:val="clear" w:color="auto" w:fill="auto"/>
                <w:noWrap/>
                <w:vAlign w:val="bottom"/>
                <w:hideMark/>
              </w:tcPr>
            </w:tcPrChange>
          </w:tcPr>
          <w:p w14:paraId="4F8007F9" w14:textId="77777777" w:rsidR="001B315C" w:rsidRPr="001E61A8" w:rsidRDefault="001B315C" w:rsidP="00570380">
            <w:pPr>
              <w:spacing w:line="480" w:lineRule="auto"/>
              <w:rPr>
                <w:rFonts w:eastAsia="Times New Roman" w:cs="Times New Roman"/>
                <w:color w:val="000000"/>
              </w:rPr>
              <w:pPrChange w:id="990" w:author="Alex" w:date="2015-05-13T12:13:00Z">
                <w:pPr/>
              </w:pPrChange>
            </w:pPr>
          </w:p>
        </w:tc>
        <w:tc>
          <w:tcPr>
            <w:tcW w:w="2475" w:type="dxa"/>
            <w:shd w:val="clear" w:color="auto" w:fill="auto"/>
            <w:noWrap/>
            <w:vAlign w:val="bottom"/>
            <w:hideMark/>
            <w:tcPrChange w:id="991" w:author="Alex" w:date="2015-05-12T22:08:00Z">
              <w:tcPr>
                <w:tcW w:w="2475" w:type="dxa"/>
                <w:tcBorders>
                  <w:top w:val="nil"/>
                  <w:left w:val="nil"/>
                  <w:bottom w:val="nil"/>
                  <w:right w:val="nil"/>
                </w:tcBorders>
                <w:shd w:val="clear" w:color="auto" w:fill="auto"/>
                <w:noWrap/>
                <w:vAlign w:val="bottom"/>
                <w:hideMark/>
              </w:tcPr>
            </w:tcPrChange>
          </w:tcPr>
          <w:p w14:paraId="7DBEC21B" w14:textId="77777777" w:rsidR="001B315C" w:rsidRPr="001E61A8" w:rsidRDefault="001B315C" w:rsidP="00570380">
            <w:pPr>
              <w:spacing w:line="480" w:lineRule="auto"/>
              <w:rPr>
                <w:rFonts w:eastAsia="Times New Roman" w:cs="Times New Roman"/>
                <w:color w:val="000000"/>
              </w:rPr>
              <w:pPrChange w:id="992" w:author="Alex" w:date="2015-05-13T12:13:00Z">
                <w:pPr/>
              </w:pPrChange>
            </w:pPr>
            <w:r w:rsidRPr="001E61A8">
              <w:rPr>
                <w:rFonts w:eastAsia="Times New Roman" w:cs="Times New Roman"/>
                <w:color w:val="000000"/>
              </w:rPr>
              <w:t>122,751 ± 6,883</w:t>
            </w:r>
          </w:p>
        </w:tc>
      </w:tr>
      <w:tr w:rsidR="00266106" w:rsidRPr="001E61A8" w14:paraId="44A8145F" w14:textId="77777777" w:rsidTr="00D400F8">
        <w:trPr>
          <w:trHeight w:val="300"/>
          <w:trPrChange w:id="993" w:author="Alex" w:date="2015-05-12T22:08:00Z">
            <w:trPr>
              <w:trHeight w:val="300"/>
            </w:trPr>
          </w:trPrChange>
        </w:trPr>
        <w:tc>
          <w:tcPr>
            <w:tcW w:w="1095" w:type="dxa"/>
            <w:shd w:val="clear" w:color="auto" w:fill="auto"/>
            <w:noWrap/>
            <w:vAlign w:val="bottom"/>
            <w:hideMark/>
            <w:tcPrChange w:id="994" w:author="Alex" w:date="2015-05-12T22:08:00Z">
              <w:tcPr>
                <w:tcW w:w="1095" w:type="dxa"/>
                <w:tcBorders>
                  <w:top w:val="nil"/>
                  <w:left w:val="nil"/>
                  <w:bottom w:val="nil"/>
                  <w:right w:val="nil"/>
                </w:tcBorders>
                <w:shd w:val="clear" w:color="auto" w:fill="auto"/>
                <w:noWrap/>
                <w:vAlign w:val="bottom"/>
                <w:hideMark/>
              </w:tcPr>
            </w:tcPrChange>
          </w:tcPr>
          <w:p w14:paraId="4526BCED" w14:textId="77777777" w:rsidR="001B315C" w:rsidRPr="001E61A8" w:rsidRDefault="001B315C" w:rsidP="00570380">
            <w:pPr>
              <w:spacing w:line="480" w:lineRule="auto"/>
              <w:rPr>
                <w:rFonts w:eastAsia="Times New Roman" w:cs="Times New Roman"/>
                <w:color w:val="000000"/>
              </w:rPr>
              <w:pPrChange w:id="995" w:author="Alex" w:date="2015-05-13T12:13:00Z">
                <w:pPr/>
              </w:pPrChange>
            </w:pPr>
            <w:r w:rsidRPr="001E61A8">
              <w:rPr>
                <w:rFonts w:eastAsia="Times New Roman" w:cs="Times New Roman"/>
                <w:color w:val="000000"/>
              </w:rPr>
              <w:t>Y295A</w:t>
            </w:r>
          </w:p>
        </w:tc>
        <w:tc>
          <w:tcPr>
            <w:tcW w:w="1080" w:type="dxa"/>
            <w:shd w:val="clear" w:color="auto" w:fill="auto"/>
            <w:noWrap/>
            <w:vAlign w:val="bottom"/>
            <w:hideMark/>
            <w:tcPrChange w:id="996" w:author="Alex" w:date="2015-05-12T22:08:00Z">
              <w:tcPr>
                <w:tcW w:w="1080" w:type="dxa"/>
                <w:tcBorders>
                  <w:top w:val="nil"/>
                  <w:left w:val="nil"/>
                  <w:bottom w:val="nil"/>
                  <w:right w:val="nil"/>
                </w:tcBorders>
                <w:shd w:val="clear" w:color="auto" w:fill="auto"/>
                <w:noWrap/>
                <w:vAlign w:val="bottom"/>
                <w:hideMark/>
              </w:tcPr>
            </w:tcPrChange>
          </w:tcPr>
          <w:p w14:paraId="7A2A98A0"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997" w:author="Alex" w:date="2015-05-13T12:13:00Z">
                <w:pPr>
                  <w:jc w:val="right"/>
                </w:pPr>
              </w:pPrChange>
            </w:pPr>
            <w:r w:rsidRPr="001E61A8">
              <w:rPr>
                <w:rFonts w:eastAsia="Times New Roman" w:cs="Times New Roman"/>
                <w:color w:val="000000"/>
              </w:rPr>
              <w:t>0.69</w:t>
            </w:r>
          </w:p>
        </w:tc>
        <w:tc>
          <w:tcPr>
            <w:tcW w:w="900" w:type="dxa"/>
            <w:shd w:val="clear" w:color="auto" w:fill="auto"/>
            <w:noWrap/>
            <w:vAlign w:val="bottom"/>
            <w:hideMark/>
            <w:tcPrChange w:id="998" w:author="Alex" w:date="2015-05-12T22:08:00Z">
              <w:tcPr>
                <w:tcW w:w="900" w:type="dxa"/>
                <w:tcBorders>
                  <w:top w:val="nil"/>
                  <w:left w:val="nil"/>
                  <w:bottom w:val="nil"/>
                  <w:right w:val="nil"/>
                </w:tcBorders>
                <w:shd w:val="clear" w:color="auto" w:fill="auto"/>
                <w:noWrap/>
                <w:vAlign w:val="bottom"/>
                <w:hideMark/>
              </w:tcPr>
            </w:tcPrChange>
          </w:tcPr>
          <w:p w14:paraId="4F2E2BBC" w14:textId="77777777" w:rsidR="001B315C" w:rsidRPr="001E61A8" w:rsidRDefault="001B315C" w:rsidP="00570380">
            <w:pPr>
              <w:spacing w:line="480" w:lineRule="auto"/>
              <w:rPr>
                <w:rFonts w:eastAsia="Times New Roman" w:cs="Times New Roman"/>
                <w:color w:val="000000"/>
              </w:rPr>
              <w:pPrChange w:id="999" w:author="Alex" w:date="2015-05-13T12:13:00Z">
                <w:pPr/>
              </w:pPrChange>
            </w:pPr>
          </w:p>
        </w:tc>
        <w:tc>
          <w:tcPr>
            <w:tcW w:w="1710" w:type="dxa"/>
            <w:shd w:val="clear" w:color="auto" w:fill="auto"/>
            <w:noWrap/>
            <w:vAlign w:val="bottom"/>
            <w:hideMark/>
            <w:tcPrChange w:id="1000" w:author="Alex" w:date="2015-05-12T22:08:00Z">
              <w:tcPr>
                <w:tcW w:w="1710" w:type="dxa"/>
                <w:tcBorders>
                  <w:top w:val="nil"/>
                  <w:left w:val="nil"/>
                  <w:bottom w:val="nil"/>
                  <w:right w:val="nil"/>
                </w:tcBorders>
                <w:shd w:val="clear" w:color="auto" w:fill="auto"/>
                <w:noWrap/>
                <w:vAlign w:val="bottom"/>
                <w:hideMark/>
              </w:tcPr>
            </w:tcPrChange>
          </w:tcPr>
          <w:p w14:paraId="39509DA5" w14:textId="77777777" w:rsidR="001B315C" w:rsidRPr="001E61A8" w:rsidRDefault="001B315C" w:rsidP="00570380">
            <w:pPr>
              <w:spacing w:line="480" w:lineRule="auto"/>
              <w:rPr>
                <w:rFonts w:eastAsia="Times New Roman" w:cs="Times New Roman"/>
                <w:color w:val="000000"/>
              </w:rPr>
              <w:pPrChange w:id="1001" w:author="Alex" w:date="2015-05-13T12:13:00Z">
                <w:pPr/>
              </w:pPrChange>
            </w:pPr>
          </w:p>
        </w:tc>
        <w:tc>
          <w:tcPr>
            <w:tcW w:w="1350" w:type="dxa"/>
            <w:shd w:val="clear" w:color="auto" w:fill="auto"/>
            <w:noWrap/>
            <w:vAlign w:val="bottom"/>
            <w:hideMark/>
            <w:tcPrChange w:id="1002" w:author="Alex" w:date="2015-05-12T22:08:00Z">
              <w:tcPr>
                <w:tcW w:w="1350" w:type="dxa"/>
                <w:tcBorders>
                  <w:top w:val="nil"/>
                  <w:left w:val="nil"/>
                  <w:bottom w:val="nil"/>
                  <w:right w:val="nil"/>
                </w:tcBorders>
                <w:shd w:val="clear" w:color="auto" w:fill="auto"/>
                <w:noWrap/>
                <w:vAlign w:val="bottom"/>
                <w:hideMark/>
              </w:tcPr>
            </w:tcPrChange>
          </w:tcPr>
          <w:p w14:paraId="64BC8E51" w14:textId="77777777" w:rsidR="001B315C" w:rsidRPr="001E61A8" w:rsidRDefault="001B315C" w:rsidP="00570380">
            <w:pPr>
              <w:spacing w:line="480" w:lineRule="auto"/>
              <w:rPr>
                <w:rFonts w:eastAsia="Times New Roman" w:cs="Times New Roman"/>
                <w:color w:val="000000"/>
              </w:rPr>
              <w:pPrChange w:id="1003" w:author="Alex" w:date="2015-05-13T12:13:00Z">
                <w:pPr/>
              </w:pPrChange>
            </w:pPr>
          </w:p>
        </w:tc>
        <w:tc>
          <w:tcPr>
            <w:tcW w:w="1080" w:type="dxa"/>
            <w:shd w:val="clear" w:color="auto" w:fill="auto"/>
            <w:noWrap/>
            <w:vAlign w:val="bottom"/>
            <w:hideMark/>
            <w:tcPrChange w:id="1004" w:author="Alex" w:date="2015-05-12T22:08:00Z">
              <w:tcPr>
                <w:tcW w:w="1080" w:type="dxa"/>
                <w:tcBorders>
                  <w:top w:val="nil"/>
                  <w:left w:val="nil"/>
                  <w:bottom w:val="nil"/>
                  <w:right w:val="nil"/>
                </w:tcBorders>
                <w:shd w:val="clear" w:color="auto" w:fill="auto"/>
                <w:noWrap/>
                <w:vAlign w:val="bottom"/>
                <w:hideMark/>
              </w:tcPr>
            </w:tcPrChange>
          </w:tcPr>
          <w:p w14:paraId="30ACAF4A" w14:textId="77777777" w:rsidR="001B315C" w:rsidRPr="001E61A8" w:rsidRDefault="001B315C" w:rsidP="00570380">
            <w:pPr>
              <w:spacing w:line="480" w:lineRule="auto"/>
              <w:rPr>
                <w:rFonts w:eastAsia="Times New Roman" w:cs="Times New Roman"/>
                <w:color w:val="000000"/>
              </w:rPr>
              <w:pPrChange w:id="1005" w:author="Alex" w:date="2015-05-13T12:13:00Z">
                <w:pPr/>
              </w:pPrChange>
            </w:pPr>
          </w:p>
        </w:tc>
        <w:tc>
          <w:tcPr>
            <w:tcW w:w="2475" w:type="dxa"/>
            <w:shd w:val="clear" w:color="auto" w:fill="auto"/>
            <w:noWrap/>
            <w:vAlign w:val="bottom"/>
            <w:hideMark/>
            <w:tcPrChange w:id="1006" w:author="Alex" w:date="2015-05-12T22:08:00Z">
              <w:tcPr>
                <w:tcW w:w="2475" w:type="dxa"/>
                <w:tcBorders>
                  <w:top w:val="nil"/>
                  <w:left w:val="nil"/>
                  <w:bottom w:val="nil"/>
                  <w:right w:val="nil"/>
                </w:tcBorders>
                <w:shd w:val="clear" w:color="auto" w:fill="auto"/>
                <w:noWrap/>
                <w:vAlign w:val="bottom"/>
                <w:hideMark/>
              </w:tcPr>
            </w:tcPrChange>
          </w:tcPr>
          <w:p w14:paraId="6BCD7901" w14:textId="77777777" w:rsidR="001B315C" w:rsidRPr="001E61A8" w:rsidRDefault="001B315C" w:rsidP="00570380">
            <w:pPr>
              <w:spacing w:line="480" w:lineRule="auto"/>
              <w:rPr>
                <w:rFonts w:eastAsia="Times New Roman" w:cs="Times New Roman"/>
                <w:color w:val="000000"/>
              </w:rPr>
              <w:pPrChange w:id="1007" w:author="Alex" w:date="2015-05-13T12:13:00Z">
                <w:pPr/>
              </w:pPrChange>
            </w:pPr>
            <w:r w:rsidRPr="001E61A8">
              <w:rPr>
                <w:rFonts w:eastAsia="Times New Roman" w:cs="Times New Roman"/>
                <w:color w:val="000000"/>
              </w:rPr>
              <w:t>&lt; 10</w:t>
            </w:r>
          </w:p>
        </w:tc>
      </w:tr>
      <w:tr w:rsidR="00266106" w:rsidRPr="001E61A8" w14:paraId="507578D6" w14:textId="77777777" w:rsidTr="00D400F8">
        <w:trPr>
          <w:trHeight w:val="300"/>
          <w:trPrChange w:id="1008" w:author="Alex" w:date="2015-05-12T22:08:00Z">
            <w:trPr>
              <w:trHeight w:val="300"/>
            </w:trPr>
          </w:trPrChange>
        </w:trPr>
        <w:tc>
          <w:tcPr>
            <w:tcW w:w="1095" w:type="dxa"/>
            <w:shd w:val="clear" w:color="auto" w:fill="auto"/>
            <w:noWrap/>
            <w:vAlign w:val="bottom"/>
            <w:hideMark/>
            <w:tcPrChange w:id="1009" w:author="Alex" w:date="2015-05-12T22:08:00Z">
              <w:tcPr>
                <w:tcW w:w="1095" w:type="dxa"/>
                <w:tcBorders>
                  <w:top w:val="nil"/>
                  <w:left w:val="nil"/>
                  <w:bottom w:val="nil"/>
                  <w:right w:val="nil"/>
                </w:tcBorders>
                <w:shd w:val="clear" w:color="auto" w:fill="auto"/>
                <w:noWrap/>
                <w:vAlign w:val="bottom"/>
                <w:hideMark/>
              </w:tcPr>
            </w:tcPrChange>
          </w:tcPr>
          <w:p w14:paraId="7F2267D6" w14:textId="77777777" w:rsidR="001B315C" w:rsidRPr="001E61A8" w:rsidRDefault="001B315C" w:rsidP="00570380">
            <w:pPr>
              <w:spacing w:line="480" w:lineRule="auto"/>
              <w:rPr>
                <w:rFonts w:eastAsia="Times New Roman" w:cs="Times New Roman"/>
                <w:color w:val="000000"/>
              </w:rPr>
              <w:pPrChange w:id="1010" w:author="Alex" w:date="2015-05-13T12:13:00Z">
                <w:pPr/>
              </w:pPrChange>
            </w:pPr>
            <w:r w:rsidRPr="001E61A8">
              <w:rPr>
                <w:rFonts w:eastAsia="Times New Roman" w:cs="Times New Roman"/>
                <w:color w:val="000000"/>
              </w:rPr>
              <w:t>Y295G</w:t>
            </w:r>
          </w:p>
        </w:tc>
        <w:tc>
          <w:tcPr>
            <w:tcW w:w="1080" w:type="dxa"/>
            <w:shd w:val="clear" w:color="auto" w:fill="auto"/>
            <w:noWrap/>
            <w:vAlign w:val="bottom"/>
            <w:hideMark/>
            <w:tcPrChange w:id="1011" w:author="Alex" w:date="2015-05-12T22:08:00Z">
              <w:tcPr>
                <w:tcW w:w="1080" w:type="dxa"/>
                <w:tcBorders>
                  <w:top w:val="nil"/>
                  <w:left w:val="nil"/>
                  <w:bottom w:val="nil"/>
                  <w:right w:val="nil"/>
                </w:tcBorders>
                <w:shd w:val="clear" w:color="auto" w:fill="auto"/>
                <w:noWrap/>
                <w:vAlign w:val="bottom"/>
                <w:hideMark/>
              </w:tcPr>
            </w:tcPrChange>
          </w:tcPr>
          <w:p w14:paraId="65F66916"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012" w:author="Alex" w:date="2015-05-13T12:13:00Z">
                <w:pPr>
                  <w:jc w:val="right"/>
                </w:pPr>
              </w:pPrChange>
            </w:pPr>
            <w:r w:rsidRPr="001E61A8">
              <w:rPr>
                <w:rFonts w:eastAsia="Times New Roman" w:cs="Times New Roman"/>
                <w:color w:val="000000"/>
              </w:rPr>
              <w:t>0.77</w:t>
            </w:r>
          </w:p>
        </w:tc>
        <w:tc>
          <w:tcPr>
            <w:tcW w:w="900" w:type="dxa"/>
            <w:shd w:val="clear" w:color="auto" w:fill="auto"/>
            <w:noWrap/>
            <w:vAlign w:val="bottom"/>
            <w:hideMark/>
            <w:tcPrChange w:id="1013" w:author="Alex" w:date="2015-05-12T22:08:00Z">
              <w:tcPr>
                <w:tcW w:w="900" w:type="dxa"/>
                <w:tcBorders>
                  <w:top w:val="nil"/>
                  <w:left w:val="nil"/>
                  <w:bottom w:val="nil"/>
                  <w:right w:val="nil"/>
                </w:tcBorders>
                <w:shd w:val="clear" w:color="auto" w:fill="auto"/>
                <w:noWrap/>
                <w:vAlign w:val="bottom"/>
                <w:hideMark/>
              </w:tcPr>
            </w:tcPrChange>
          </w:tcPr>
          <w:p w14:paraId="392A6402" w14:textId="77777777" w:rsidR="001B315C" w:rsidRPr="001E61A8" w:rsidRDefault="001B315C" w:rsidP="00570380">
            <w:pPr>
              <w:spacing w:line="480" w:lineRule="auto"/>
              <w:rPr>
                <w:rFonts w:eastAsia="Times New Roman" w:cs="Times New Roman"/>
                <w:color w:val="000000"/>
              </w:rPr>
              <w:pPrChange w:id="1014" w:author="Alex" w:date="2015-05-13T12:13:00Z">
                <w:pPr/>
              </w:pPrChange>
            </w:pPr>
          </w:p>
        </w:tc>
        <w:tc>
          <w:tcPr>
            <w:tcW w:w="1710" w:type="dxa"/>
            <w:shd w:val="clear" w:color="auto" w:fill="auto"/>
            <w:noWrap/>
            <w:vAlign w:val="bottom"/>
            <w:hideMark/>
            <w:tcPrChange w:id="1015" w:author="Alex" w:date="2015-05-12T22:08:00Z">
              <w:tcPr>
                <w:tcW w:w="1710" w:type="dxa"/>
                <w:tcBorders>
                  <w:top w:val="nil"/>
                  <w:left w:val="nil"/>
                  <w:bottom w:val="nil"/>
                  <w:right w:val="nil"/>
                </w:tcBorders>
                <w:shd w:val="clear" w:color="auto" w:fill="auto"/>
                <w:noWrap/>
                <w:vAlign w:val="bottom"/>
                <w:hideMark/>
              </w:tcPr>
            </w:tcPrChange>
          </w:tcPr>
          <w:p w14:paraId="2A4B7399" w14:textId="77777777" w:rsidR="001B315C" w:rsidRPr="001E61A8" w:rsidRDefault="001B315C" w:rsidP="00570380">
            <w:pPr>
              <w:spacing w:line="480" w:lineRule="auto"/>
              <w:rPr>
                <w:rFonts w:eastAsia="Times New Roman" w:cs="Times New Roman"/>
                <w:color w:val="000000"/>
              </w:rPr>
              <w:pPrChange w:id="1016" w:author="Alex" w:date="2015-05-13T12:13:00Z">
                <w:pPr/>
              </w:pPrChange>
            </w:pPr>
          </w:p>
        </w:tc>
        <w:tc>
          <w:tcPr>
            <w:tcW w:w="1350" w:type="dxa"/>
            <w:shd w:val="clear" w:color="auto" w:fill="auto"/>
            <w:noWrap/>
            <w:vAlign w:val="bottom"/>
            <w:hideMark/>
            <w:tcPrChange w:id="1017" w:author="Alex" w:date="2015-05-12T22:08:00Z">
              <w:tcPr>
                <w:tcW w:w="1350" w:type="dxa"/>
                <w:tcBorders>
                  <w:top w:val="nil"/>
                  <w:left w:val="nil"/>
                  <w:bottom w:val="nil"/>
                  <w:right w:val="nil"/>
                </w:tcBorders>
                <w:shd w:val="clear" w:color="auto" w:fill="auto"/>
                <w:noWrap/>
                <w:vAlign w:val="bottom"/>
                <w:hideMark/>
              </w:tcPr>
            </w:tcPrChange>
          </w:tcPr>
          <w:p w14:paraId="2B9E8A60" w14:textId="77777777" w:rsidR="001B315C" w:rsidRPr="001E61A8" w:rsidRDefault="001B315C" w:rsidP="00570380">
            <w:pPr>
              <w:spacing w:line="480" w:lineRule="auto"/>
              <w:rPr>
                <w:rFonts w:eastAsia="Times New Roman" w:cs="Times New Roman"/>
                <w:color w:val="000000"/>
              </w:rPr>
              <w:pPrChange w:id="1018" w:author="Alex" w:date="2015-05-13T12:13:00Z">
                <w:pPr/>
              </w:pPrChange>
            </w:pPr>
          </w:p>
        </w:tc>
        <w:tc>
          <w:tcPr>
            <w:tcW w:w="1080" w:type="dxa"/>
            <w:shd w:val="clear" w:color="auto" w:fill="auto"/>
            <w:noWrap/>
            <w:vAlign w:val="bottom"/>
            <w:hideMark/>
            <w:tcPrChange w:id="1019" w:author="Alex" w:date="2015-05-12T22:08:00Z">
              <w:tcPr>
                <w:tcW w:w="1080" w:type="dxa"/>
                <w:tcBorders>
                  <w:top w:val="nil"/>
                  <w:left w:val="nil"/>
                  <w:bottom w:val="nil"/>
                  <w:right w:val="nil"/>
                </w:tcBorders>
                <w:shd w:val="clear" w:color="auto" w:fill="auto"/>
                <w:noWrap/>
                <w:vAlign w:val="bottom"/>
                <w:hideMark/>
              </w:tcPr>
            </w:tcPrChange>
          </w:tcPr>
          <w:p w14:paraId="7C2F5DE3" w14:textId="77777777" w:rsidR="001B315C" w:rsidRPr="001E61A8" w:rsidRDefault="001B315C" w:rsidP="00570380">
            <w:pPr>
              <w:spacing w:line="480" w:lineRule="auto"/>
              <w:rPr>
                <w:rFonts w:eastAsia="Times New Roman" w:cs="Times New Roman"/>
                <w:color w:val="000000"/>
              </w:rPr>
              <w:pPrChange w:id="1020" w:author="Alex" w:date="2015-05-13T12:13:00Z">
                <w:pPr/>
              </w:pPrChange>
            </w:pPr>
          </w:p>
        </w:tc>
        <w:tc>
          <w:tcPr>
            <w:tcW w:w="2475" w:type="dxa"/>
            <w:shd w:val="clear" w:color="auto" w:fill="auto"/>
            <w:noWrap/>
            <w:vAlign w:val="bottom"/>
            <w:hideMark/>
            <w:tcPrChange w:id="1021" w:author="Alex" w:date="2015-05-12T22:08:00Z">
              <w:tcPr>
                <w:tcW w:w="2475" w:type="dxa"/>
                <w:tcBorders>
                  <w:top w:val="nil"/>
                  <w:left w:val="nil"/>
                  <w:bottom w:val="nil"/>
                  <w:right w:val="nil"/>
                </w:tcBorders>
                <w:shd w:val="clear" w:color="auto" w:fill="auto"/>
                <w:noWrap/>
                <w:vAlign w:val="bottom"/>
                <w:hideMark/>
              </w:tcPr>
            </w:tcPrChange>
          </w:tcPr>
          <w:p w14:paraId="4031C593" w14:textId="77777777" w:rsidR="001B315C" w:rsidRPr="001E61A8" w:rsidRDefault="001B315C" w:rsidP="00570380">
            <w:pPr>
              <w:spacing w:line="480" w:lineRule="auto"/>
              <w:rPr>
                <w:rFonts w:eastAsia="Times New Roman" w:cs="Times New Roman"/>
                <w:color w:val="000000"/>
              </w:rPr>
              <w:pPrChange w:id="1022" w:author="Alex" w:date="2015-05-13T12:13:00Z">
                <w:pPr/>
              </w:pPrChange>
            </w:pPr>
            <w:r w:rsidRPr="001E61A8">
              <w:rPr>
                <w:rFonts w:eastAsia="Times New Roman" w:cs="Times New Roman"/>
                <w:color w:val="000000"/>
              </w:rPr>
              <w:t>&lt; 10</w:t>
            </w:r>
          </w:p>
        </w:tc>
      </w:tr>
      <w:tr w:rsidR="00266106" w:rsidRPr="001E61A8" w14:paraId="39C8EBA0" w14:textId="77777777" w:rsidTr="00D400F8">
        <w:trPr>
          <w:trHeight w:val="300"/>
          <w:trPrChange w:id="1023" w:author="Alex" w:date="2015-05-12T22:08:00Z">
            <w:trPr>
              <w:trHeight w:val="300"/>
            </w:trPr>
          </w:trPrChange>
        </w:trPr>
        <w:tc>
          <w:tcPr>
            <w:tcW w:w="1095" w:type="dxa"/>
            <w:shd w:val="clear" w:color="auto" w:fill="auto"/>
            <w:noWrap/>
            <w:vAlign w:val="bottom"/>
            <w:hideMark/>
            <w:tcPrChange w:id="1024" w:author="Alex" w:date="2015-05-12T22:08:00Z">
              <w:tcPr>
                <w:tcW w:w="1095" w:type="dxa"/>
                <w:tcBorders>
                  <w:top w:val="nil"/>
                  <w:left w:val="nil"/>
                  <w:bottom w:val="nil"/>
                  <w:right w:val="nil"/>
                </w:tcBorders>
                <w:shd w:val="clear" w:color="auto" w:fill="auto"/>
                <w:noWrap/>
                <w:vAlign w:val="bottom"/>
                <w:hideMark/>
              </w:tcPr>
            </w:tcPrChange>
          </w:tcPr>
          <w:p w14:paraId="45A97AD1" w14:textId="77777777" w:rsidR="001B315C" w:rsidRPr="001E61A8" w:rsidRDefault="001B315C" w:rsidP="00570380">
            <w:pPr>
              <w:spacing w:line="480" w:lineRule="auto"/>
              <w:rPr>
                <w:rFonts w:eastAsia="Times New Roman" w:cs="Times New Roman"/>
                <w:color w:val="000000"/>
              </w:rPr>
              <w:pPrChange w:id="1025" w:author="Alex" w:date="2015-05-13T12:13:00Z">
                <w:pPr/>
              </w:pPrChange>
            </w:pPr>
            <w:r w:rsidRPr="001E61A8">
              <w:rPr>
                <w:rFonts w:eastAsia="Times New Roman" w:cs="Times New Roman"/>
                <w:color w:val="000000"/>
              </w:rPr>
              <w:t>T296A</w:t>
            </w:r>
          </w:p>
        </w:tc>
        <w:tc>
          <w:tcPr>
            <w:tcW w:w="1080" w:type="dxa"/>
            <w:shd w:val="clear" w:color="auto" w:fill="auto"/>
            <w:noWrap/>
            <w:vAlign w:val="bottom"/>
            <w:hideMark/>
            <w:tcPrChange w:id="1026" w:author="Alex" w:date="2015-05-12T22:08:00Z">
              <w:tcPr>
                <w:tcW w:w="1080" w:type="dxa"/>
                <w:tcBorders>
                  <w:top w:val="nil"/>
                  <w:left w:val="nil"/>
                  <w:bottom w:val="nil"/>
                  <w:right w:val="nil"/>
                </w:tcBorders>
                <w:shd w:val="clear" w:color="auto" w:fill="auto"/>
                <w:noWrap/>
                <w:vAlign w:val="bottom"/>
                <w:hideMark/>
              </w:tcPr>
            </w:tcPrChange>
          </w:tcPr>
          <w:p w14:paraId="11D96BEF"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027" w:author="Alex" w:date="2015-05-13T12:13:00Z">
                <w:pPr>
                  <w:jc w:val="right"/>
                </w:pPr>
              </w:pPrChange>
            </w:pPr>
            <w:r w:rsidRPr="001E61A8">
              <w:rPr>
                <w:rFonts w:eastAsia="Times New Roman" w:cs="Times New Roman"/>
                <w:color w:val="000000"/>
              </w:rPr>
              <w:t>0.39</w:t>
            </w:r>
          </w:p>
        </w:tc>
        <w:tc>
          <w:tcPr>
            <w:tcW w:w="900" w:type="dxa"/>
            <w:shd w:val="clear" w:color="auto" w:fill="auto"/>
            <w:noWrap/>
            <w:vAlign w:val="bottom"/>
            <w:hideMark/>
            <w:tcPrChange w:id="1028" w:author="Alex" w:date="2015-05-12T22:08:00Z">
              <w:tcPr>
                <w:tcW w:w="900" w:type="dxa"/>
                <w:tcBorders>
                  <w:top w:val="nil"/>
                  <w:left w:val="nil"/>
                  <w:bottom w:val="nil"/>
                  <w:right w:val="nil"/>
                </w:tcBorders>
                <w:shd w:val="clear" w:color="auto" w:fill="auto"/>
                <w:noWrap/>
                <w:vAlign w:val="bottom"/>
                <w:hideMark/>
              </w:tcPr>
            </w:tcPrChange>
          </w:tcPr>
          <w:p w14:paraId="5D0E78A7" w14:textId="77777777" w:rsidR="001B315C" w:rsidRPr="001E61A8" w:rsidRDefault="001B315C" w:rsidP="00570380">
            <w:pPr>
              <w:spacing w:line="480" w:lineRule="auto"/>
              <w:rPr>
                <w:rFonts w:eastAsia="Times New Roman" w:cs="Times New Roman"/>
                <w:color w:val="000000"/>
              </w:rPr>
              <w:pPrChange w:id="1029" w:author="Alex" w:date="2015-05-13T12:13:00Z">
                <w:pPr/>
              </w:pPrChange>
            </w:pPr>
          </w:p>
        </w:tc>
        <w:tc>
          <w:tcPr>
            <w:tcW w:w="1710" w:type="dxa"/>
            <w:shd w:val="clear" w:color="auto" w:fill="auto"/>
            <w:noWrap/>
            <w:vAlign w:val="bottom"/>
            <w:hideMark/>
            <w:tcPrChange w:id="1030" w:author="Alex" w:date="2015-05-12T22:08:00Z">
              <w:tcPr>
                <w:tcW w:w="1710" w:type="dxa"/>
                <w:tcBorders>
                  <w:top w:val="nil"/>
                  <w:left w:val="nil"/>
                  <w:bottom w:val="nil"/>
                  <w:right w:val="nil"/>
                </w:tcBorders>
                <w:shd w:val="clear" w:color="auto" w:fill="auto"/>
                <w:noWrap/>
                <w:vAlign w:val="bottom"/>
                <w:hideMark/>
              </w:tcPr>
            </w:tcPrChange>
          </w:tcPr>
          <w:p w14:paraId="0F378DCA" w14:textId="77777777" w:rsidR="001B315C" w:rsidRPr="001E61A8" w:rsidRDefault="001B315C" w:rsidP="00570380">
            <w:pPr>
              <w:spacing w:line="480" w:lineRule="auto"/>
              <w:rPr>
                <w:rFonts w:eastAsia="Times New Roman" w:cs="Times New Roman"/>
                <w:color w:val="000000"/>
              </w:rPr>
              <w:pPrChange w:id="1031" w:author="Alex" w:date="2015-05-13T12:13:00Z">
                <w:pPr/>
              </w:pPrChange>
            </w:pPr>
            <w:r w:rsidRPr="001E61A8">
              <w:rPr>
                <w:rFonts w:eastAsia="Times New Roman" w:cs="Times New Roman"/>
                <w:color w:val="000000"/>
              </w:rPr>
              <w:t>11.05 ± 0.77</w:t>
            </w:r>
          </w:p>
        </w:tc>
        <w:tc>
          <w:tcPr>
            <w:tcW w:w="1350" w:type="dxa"/>
            <w:shd w:val="clear" w:color="auto" w:fill="auto"/>
            <w:noWrap/>
            <w:vAlign w:val="bottom"/>
            <w:hideMark/>
            <w:tcPrChange w:id="1032" w:author="Alex" w:date="2015-05-12T22:08:00Z">
              <w:tcPr>
                <w:tcW w:w="1350" w:type="dxa"/>
                <w:tcBorders>
                  <w:top w:val="nil"/>
                  <w:left w:val="nil"/>
                  <w:bottom w:val="nil"/>
                  <w:right w:val="nil"/>
                </w:tcBorders>
                <w:shd w:val="clear" w:color="auto" w:fill="auto"/>
                <w:noWrap/>
                <w:vAlign w:val="bottom"/>
                <w:hideMark/>
              </w:tcPr>
            </w:tcPrChange>
          </w:tcPr>
          <w:p w14:paraId="6147402B" w14:textId="77777777" w:rsidR="001B315C" w:rsidRPr="001E61A8" w:rsidRDefault="001B315C" w:rsidP="00570380">
            <w:pPr>
              <w:spacing w:line="480" w:lineRule="auto"/>
              <w:rPr>
                <w:rFonts w:eastAsia="Times New Roman" w:cs="Times New Roman"/>
                <w:color w:val="000000"/>
              </w:rPr>
              <w:pPrChange w:id="1033" w:author="Alex" w:date="2015-05-13T12:13:00Z">
                <w:pPr/>
              </w:pPrChange>
            </w:pPr>
            <w:r w:rsidRPr="001E61A8">
              <w:rPr>
                <w:rFonts w:eastAsia="Times New Roman" w:cs="Times New Roman"/>
                <w:color w:val="000000"/>
              </w:rPr>
              <w:t>109 ± 2</w:t>
            </w:r>
          </w:p>
        </w:tc>
        <w:tc>
          <w:tcPr>
            <w:tcW w:w="1080" w:type="dxa"/>
            <w:shd w:val="clear" w:color="auto" w:fill="auto"/>
            <w:noWrap/>
            <w:vAlign w:val="bottom"/>
            <w:hideMark/>
            <w:tcPrChange w:id="1034" w:author="Alex" w:date="2015-05-12T22:08:00Z">
              <w:tcPr>
                <w:tcW w:w="1080" w:type="dxa"/>
                <w:tcBorders>
                  <w:top w:val="nil"/>
                  <w:left w:val="nil"/>
                  <w:bottom w:val="nil"/>
                  <w:right w:val="nil"/>
                </w:tcBorders>
                <w:shd w:val="clear" w:color="auto" w:fill="auto"/>
                <w:noWrap/>
                <w:vAlign w:val="bottom"/>
                <w:hideMark/>
              </w:tcPr>
            </w:tcPrChange>
          </w:tcPr>
          <w:p w14:paraId="05759DE5" w14:textId="77777777" w:rsidR="001B315C" w:rsidRPr="001E61A8" w:rsidRDefault="001B315C" w:rsidP="00570380">
            <w:pPr>
              <w:spacing w:line="480" w:lineRule="auto"/>
              <w:rPr>
                <w:rFonts w:eastAsia="Times New Roman" w:cs="Times New Roman"/>
                <w:color w:val="000000"/>
              </w:rPr>
              <w:pPrChange w:id="1035" w:author="Alex" w:date="2015-05-13T12:13:00Z">
                <w:pPr/>
              </w:pPrChange>
            </w:pPr>
            <w:r w:rsidRPr="001E61A8">
              <w:rPr>
                <w:rFonts w:eastAsia="Times New Roman" w:cs="Times New Roman"/>
                <w:color w:val="000000"/>
              </w:rPr>
              <w:t>142.75 ± 28.67</w:t>
            </w:r>
          </w:p>
        </w:tc>
        <w:tc>
          <w:tcPr>
            <w:tcW w:w="2475" w:type="dxa"/>
            <w:shd w:val="clear" w:color="auto" w:fill="auto"/>
            <w:noWrap/>
            <w:vAlign w:val="bottom"/>
            <w:hideMark/>
            <w:tcPrChange w:id="1036" w:author="Alex" w:date="2015-05-12T22:08:00Z">
              <w:tcPr>
                <w:tcW w:w="2475" w:type="dxa"/>
                <w:tcBorders>
                  <w:top w:val="nil"/>
                  <w:left w:val="nil"/>
                  <w:bottom w:val="nil"/>
                  <w:right w:val="nil"/>
                </w:tcBorders>
                <w:shd w:val="clear" w:color="auto" w:fill="auto"/>
                <w:noWrap/>
                <w:vAlign w:val="bottom"/>
                <w:hideMark/>
              </w:tcPr>
            </w:tcPrChange>
          </w:tcPr>
          <w:p w14:paraId="0C371FBA" w14:textId="77777777" w:rsidR="001B315C" w:rsidRPr="001E61A8" w:rsidRDefault="001B315C" w:rsidP="00570380">
            <w:pPr>
              <w:spacing w:line="480" w:lineRule="auto"/>
              <w:rPr>
                <w:rFonts w:eastAsia="Times New Roman" w:cs="Times New Roman"/>
                <w:color w:val="000000"/>
              </w:rPr>
              <w:pPrChange w:id="1037" w:author="Alex" w:date="2015-05-13T12:13:00Z">
                <w:pPr/>
              </w:pPrChange>
            </w:pPr>
            <w:r w:rsidRPr="001E61A8">
              <w:rPr>
                <w:rFonts w:eastAsia="Times New Roman" w:cs="Times New Roman"/>
                <w:color w:val="000000"/>
              </w:rPr>
              <w:t>9,904 ± 722</w:t>
            </w:r>
          </w:p>
        </w:tc>
      </w:tr>
      <w:tr w:rsidR="00266106" w:rsidRPr="001E61A8" w14:paraId="4FA92205" w14:textId="77777777" w:rsidTr="00D400F8">
        <w:trPr>
          <w:trHeight w:val="300"/>
          <w:trPrChange w:id="1038" w:author="Alex" w:date="2015-05-12T22:08:00Z">
            <w:trPr>
              <w:trHeight w:val="300"/>
            </w:trPr>
          </w:trPrChange>
        </w:trPr>
        <w:tc>
          <w:tcPr>
            <w:tcW w:w="1095" w:type="dxa"/>
            <w:shd w:val="clear" w:color="auto" w:fill="auto"/>
            <w:noWrap/>
            <w:vAlign w:val="bottom"/>
            <w:hideMark/>
            <w:tcPrChange w:id="1039" w:author="Alex" w:date="2015-05-12T22:08:00Z">
              <w:tcPr>
                <w:tcW w:w="1095" w:type="dxa"/>
                <w:tcBorders>
                  <w:top w:val="nil"/>
                  <w:left w:val="nil"/>
                  <w:bottom w:val="nil"/>
                  <w:right w:val="nil"/>
                </w:tcBorders>
                <w:shd w:val="clear" w:color="auto" w:fill="auto"/>
                <w:noWrap/>
                <w:vAlign w:val="bottom"/>
                <w:hideMark/>
              </w:tcPr>
            </w:tcPrChange>
          </w:tcPr>
          <w:p w14:paraId="6C0436C8" w14:textId="77777777" w:rsidR="001B315C" w:rsidRPr="001E61A8" w:rsidRDefault="001B315C" w:rsidP="00570380">
            <w:pPr>
              <w:spacing w:line="480" w:lineRule="auto"/>
              <w:rPr>
                <w:rFonts w:eastAsia="Times New Roman" w:cs="Times New Roman"/>
                <w:color w:val="000000"/>
              </w:rPr>
              <w:pPrChange w:id="1040" w:author="Alex" w:date="2015-05-13T12:13:00Z">
                <w:pPr/>
              </w:pPrChange>
            </w:pPr>
            <w:r w:rsidRPr="001E61A8">
              <w:rPr>
                <w:rFonts w:eastAsia="Times New Roman" w:cs="Times New Roman"/>
                <w:color w:val="000000"/>
              </w:rPr>
              <w:t>S298E</w:t>
            </w:r>
          </w:p>
        </w:tc>
        <w:tc>
          <w:tcPr>
            <w:tcW w:w="1080" w:type="dxa"/>
            <w:shd w:val="clear" w:color="auto" w:fill="auto"/>
            <w:noWrap/>
            <w:vAlign w:val="bottom"/>
            <w:hideMark/>
            <w:tcPrChange w:id="1041" w:author="Alex" w:date="2015-05-12T22:08:00Z">
              <w:tcPr>
                <w:tcW w:w="1080" w:type="dxa"/>
                <w:tcBorders>
                  <w:top w:val="nil"/>
                  <w:left w:val="nil"/>
                  <w:bottom w:val="nil"/>
                  <w:right w:val="nil"/>
                </w:tcBorders>
                <w:shd w:val="clear" w:color="auto" w:fill="auto"/>
                <w:noWrap/>
                <w:vAlign w:val="bottom"/>
                <w:hideMark/>
              </w:tcPr>
            </w:tcPrChange>
          </w:tcPr>
          <w:p w14:paraId="78B698CE"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042" w:author="Alex" w:date="2015-05-13T12:13:00Z">
                <w:pPr>
                  <w:jc w:val="right"/>
                </w:pPr>
              </w:pPrChange>
            </w:pPr>
            <w:r w:rsidRPr="001E61A8">
              <w:rPr>
                <w:rFonts w:eastAsia="Times New Roman" w:cs="Times New Roman"/>
                <w:color w:val="000000"/>
              </w:rPr>
              <w:t>1.1</w:t>
            </w:r>
          </w:p>
        </w:tc>
        <w:tc>
          <w:tcPr>
            <w:tcW w:w="900" w:type="dxa"/>
            <w:shd w:val="clear" w:color="auto" w:fill="auto"/>
            <w:noWrap/>
            <w:vAlign w:val="bottom"/>
            <w:hideMark/>
            <w:tcPrChange w:id="1043" w:author="Alex" w:date="2015-05-12T22:08:00Z">
              <w:tcPr>
                <w:tcW w:w="900" w:type="dxa"/>
                <w:tcBorders>
                  <w:top w:val="nil"/>
                  <w:left w:val="nil"/>
                  <w:bottom w:val="nil"/>
                  <w:right w:val="nil"/>
                </w:tcBorders>
                <w:shd w:val="clear" w:color="auto" w:fill="auto"/>
                <w:noWrap/>
                <w:vAlign w:val="bottom"/>
                <w:hideMark/>
              </w:tcPr>
            </w:tcPrChange>
          </w:tcPr>
          <w:p w14:paraId="1011044F" w14:textId="77777777" w:rsidR="001B315C" w:rsidRPr="001E61A8" w:rsidRDefault="001B315C" w:rsidP="00570380">
            <w:pPr>
              <w:spacing w:line="480" w:lineRule="auto"/>
              <w:rPr>
                <w:rFonts w:eastAsia="Times New Roman" w:cs="Times New Roman"/>
                <w:color w:val="000000"/>
              </w:rPr>
              <w:pPrChange w:id="1044" w:author="Alex" w:date="2015-05-13T12:13:00Z">
                <w:pPr/>
              </w:pPrChange>
            </w:pPr>
          </w:p>
        </w:tc>
        <w:tc>
          <w:tcPr>
            <w:tcW w:w="1710" w:type="dxa"/>
            <w:shd w:val="clear" w:color="auto" w:fill="auto"/>
            <w:noWrap/>
            <w:vAlign w:val="bottom"/>
            <w:hideMark/>
            <w:tcPrChange w:id="1045" w:author="Alex" w:date="2015-05-12T22:08:00Z">
              <w:tcPr>
                <w:tcW w:w="1710" w:type="dxa"/>
                <w:tcBorders>
                  <w:top w:val="nil"/>
                  <w:left w:val="nil"/>
                  <w:bottom w:val="nil"/>
                  <w:right w:val="nil"/>
                </w:tcBorders>
                <w:shd w:val="clear" w:color="auto" w:fill="auto"/>
                <w:noWrap/>
                <w:vAlign w:val="bottom"/>
                <w:hideMark/>
              </w:tcPr>
            </w:tcPrChange>
          </w:tcPr>
          <w:p w14:paraId="77DF0CB5" w14:textId="77777777" w:rsidR="001B315C" w:rsidRPr="001E61A8" w:rsidRDefault="001B315C" w:rsidP="00570380">
            <w:pPr>
              <w:spacing w:line="480" w:lineRule="auto"/>
              <w:rPr>
                <w:rFonts w:eastAsia="Times New Roman" w:cs="Times New Roman"/>
                <w:color w:val="000000"/>
              </w:rPr>
              <w:pPrChange w:id="1046" w:author="Alex" w:date="2015-05-13T12:13:00Z">
                <w:pPr/>
              </w:pPrChange>
            </w:pPr>
            <w:r w:rsidRPr="001E61A8">
              <w:rPr>
                <w:rFonts w:eastAsia="Times New Roman" w:cs="Times New Roman"/>
                <w:color w:val="000000"/>
              </w:rPr>
              <w:t>5.28 ± 0.05</w:t>
            </w:r>
          </w:p>
        </w:tc>
        <w:tc>
          <w:tcPr>
            <w:tcW w:w="1350" w:type="dxa"/>
            <w:shd w:val="clear" w:color="auto" w:fill="auto"/>
            <w:noWrap/>
            <w:vAlign w:val="bottom"/>
            <w:hideMark/>
            <w:tcPrChange w:id="1047" w:author="Alex" w:date="2015-05-12T22:08:00Z">
              <w:tcPr>
                <w:tcW w:w="1350" w:type="dxa"/>
                <w:tcBorders>
                  <w:top w:val="nil"/>
                  <w:left w:val="nil"/>
                  <w:bottom w:val="nil"/>
                  <w:right w:val="nil"/>
                </w:tcBorders>
                <w:shd w:val="clear" w:color="auto" w:fill="auto"/>
                <w:noWrap/>
                <w:vAlign w:val="bottom"/>
                <w:hideMark/>
              </w:tcPr>
            </w:tcPrChange>
          </w:tcPr>
          <w:p w14:paraId="42F77CEE" w14:textId="77777777" w:rsidR="001B315C" w:rsidRPr="001E61A8" w:rsidRDefault="001B315C" w:rsidP="00570380">
            <w:pPr>
              <w:spacing w:line="480" w:lineRule="auto"/>
              <w:rPr>
                <w:rFonts w:eastAsia="Times New Roman" w:cs="Times New Roman"/>
                <w:color w:val="000000"/>
              </w:rPr>
              <w:pPrChange w:id="1048" w:author="Alex" w:date="2015-05-13T12:13:00Z">
                <w:pPr/>
              </w:pPrChange>
            </w:pPr>
            <w:r w:rsidRPr="001E61A8">
              <w:rPr>
                <w:rFonts w:eastAsia="Times New Roman" w:cs="Times New Roman"/>
                <w:color w:val="000000"/>
              </w:rPr>
              <w:t>809 ± 2</w:t>
            </w:r>
          </w:p>
        </w:tc>
        <w:tc>
          <w:tcPr>
            <w:tcW w:w="1080" w:type="dxa"/>
            <w:shd w:val="clear" w:color="auto" w:fill="auto"/>
            <w:noWrap/>
            <w:vAlign w:val="bottom"/>
            <w:hideMark/>
            <w:tcPrChange w:id="1049" w:author="Alex" w:date="2015-05-12T22:08:00Z">
              <w:tcPr>
                <w:tcW w:w="1080" w:type="dxa"/>
                <w:tcBorders>
                  <w:top w:val="nil"/>
                  <w:left w:val="nil"/>
                  <w:bottom w:val="nil"/>
                  <w:right w:val="nil"/>
                </w:tcBorders>
                <w:shd w:val="clear" w:color="auto" w:fill="auto"/>
                <w:noWrap/>
                <w:vAlign w:val="bottom"/>
                <w:hideMark/>
              </w:tcPr>
            </w:tcPrChange>
          </w:tcPr>
          <w:p w14:paraId="2B8095FF" w14:textId="77777777" w:rsidR="001B315C" w:rsidRPr="001E61A8" w:rsidRDefault="001B315C" w:rsidP="00570380">
            <w:pPr>
              <w:spacing w:line="480" w:lineRule="auto"/>
              <w:rPr>
                <w:rFonts w:eastAsia="Times New Roman" w:cs="Times New Roman"/>
                <w:color w:val="000000"/>
              </w:rPr>
              <w:pPrChange w:id="1050" w:author="Alex" w:date="2015-05-13T12:13:00Z">
                <w:pPr/>
              </w:pPrChange>
            </w:pPr>
          </w:p>
        </w:tc>
        <w:tc>
          <w:tcPr>
            <w:tcW w:w="2475" w:type="dxa"/>
            <w:shd w:val="clear" w:color="auto" w:fill="auto"/>
            <w:noWrap/>
            <w:vAlign w:val="bottom"/>
            <w:hideMark/>
            <w:tcPrChange w:id="1051" w:author="Alex" w:date="2015-05-12T22:08:00Z">
              <w:tcPr>
                <w:tcW w:w="2475" w:type="dxa"/>
                <w:tcBorders>
                  <w:top w:val="nil"/>
                  <w:left w:val="nil"/>
                  <w:bottom w:val="nil"/>
                  <w:right w:val="nil"/>
                </w:tcBorders>
                <w:shd w:val="clear" w:color="auto" w:fill="auto"/>
                <w:noWrap/>
                <w:vAlign w:val="bottom"/>
                <w:hideMark/>
              </w:tcPr>
            </w:tcPrChange>
          </w:tcPr>
          <w:p w14:paraId="7F0721D0" w14:textId="77777777" w:rsidR="001B315C" w:rsidRPr="001E61A8" w:rsidRDefault="001B315C" w:rsidP="00570380">
            <w:pPr>
              <w:spacing w:line="480" w:lineRule="auto"/>
              <w:rPr>
                <w:rFonts w:eastAsia="Times New Roman" w:cs="Times New Roman"/>
                <w:color w:val="000000"/>
              </w:rPr>
              <w:pPrChange w:id="1052" w:author="Alex" w:date="2015-05-13T12:13:00Z">
                <w:pPr/>
              </w:pPrChange>
            </w:pPr>
            <w:r w:rsidRPr="001E61A8">
              <w:rPr>
                <w:rFonts w:eastAsia="Times New Roman" w:cs="Times New Roman"/>
                <w:color w:val="000000"/>
              </w:rPr>
              <w:t>153,264 ± 1,391</w:t>
            </w:r>
          </w:p>
        </w:tc>
      </w:tr>
      <w:tr w:rsidR="00266106" w:rsidRPr="001E61A8" w14:paraId="645DAACE" w14:textId="77777777" w:rsidTr="00D400F8">
        <w:trPr>
          <w:trHeight w:val="300"/>
          <w:trPrChange w:id="1053" w:author="Alex" w:date="2015-05-12T22:08:00Z">
            <w:trPr>
              <w:trHeight w:val="300"/>
            </w:trPr>
          </w:trPrChange>
        </w:trPr>
        <w:tc>
          <w:tcPr>
            <w:tcW w:w="1095" w:type="dxa"/>
            <w:shd w:val="clear" w:color="auto" w:fill="auto"/>
            <w:noWrap/>
            <w:vAlign w:val="bottom"/>
            <w:hideMark/>
            <w:tcPrChange w:id="1054" w:author="Alex" w:date="2015-05-12T22:08:00Z">
              <w:tcPr>
                <w:tcW w:w="1095" w:type="dxa"/>
                <w:tcBorders>
                  <w:top w:val="nil"/>
                  <w:left w:val="nil"/>
                  <w:bottom w:val="nil"/>
                  <w:right w:val="nil"/>
                </w:tcBorders>
                <w:shd w:val="clear" w:color="auto" w:fill="auto"/>
                <w:noWrap/>
                <w:vAlign w:val="bottom"/>
                <w:hideMark/>
              </w:tcPr>
            </w:tcPrChange>
          </w:tcPr>
          <w:p w14:paraId="268B0497" w14:textId="77777777" w:rsidR="001B315C" w:rsidRPr="001E61A8" w:rsidRDefault="001B315C" w:rsidP="00570380">
            <w:pPr>
              <w:spacing w:line="480" w:lineRule="auto"/>
              <w:rPr>
                <w:rFonts w:eastAsia="Times New Roman" w:cs="Times New Roman"/>
                <w:color w:val="000000"/>
              </w:rPr>
              <w:pPrChange w:id="1055" w:author="Alex" w:date="2015-05-13T12:13:00Z">
                <w:pPr/>
              </w:pPrChange>
            </w:pPr>
            <w:r w:rsidRPr="001E61A8">
              <w:rPr>
                <w:rFonts w:eastAsia="Times New Roman" w:cs="Times New Roman"/>
                <w:color w:val="000000"/>
              </w:rPr>
              <w:t>I300N</w:t>
            </w:r>
          </w:p>
        </w:tc>
        <w:tc>
          <w:tcPr>
            <w:tcW w:w="1080" w:type="dxa"/>
            <w:shd w:val="clear" w:color="auto" w:fill="auto"/>
            <w:noWrap/>
            <w:vAlign w:val="bottom"/>
            <w:hideMark/>
            <w:tcPrChange w:id="1056" w:author="Alex" w:date="2015-05-12T22:08:00Z">
              <w:tcPr>
                <w:tcW w:w="1080" w:type="dxa"/>
                <w:tcBorders>
                  <w:top w:val="nil"/>
                  <w:left w:val="nil"/>
                  <w:bottom w:val="nil"/>
                  <w:right w:val="nil"/>
                </w:tcBorders>
                <w:shd w:val="clear" w:color="auto" w:fill="auto"/>
                <w:noWrap/>
                <w:vAlign w:val="bottom"/>
                <w:hideMark/>
              </w:tcPr>
            </w:tcPrChange>
          </w:tcPr>
          <w:p w14:paraId="3E3BE87A"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057" w:author="Alex" w:date="2015-05-13T12:13:00Z">
                <w:pPr>
                  <w:jc w:val="right"/>
                </w:pPr>
              </w:pPrChange>
            </w:pPr>
            <w:r w:rsidRPr="001E61A8">
              <w:rPr>
                <w:rFonts w:eastAsia="Times New Roman" w:cs="Times New Roman"/>
                <w:color w:val="000000"/>
              </w:rPr>
              <w:t>1.51</w:t>
            </w:r>
          </w:p>
        </w:tc>
        <w:tc>
          <w:tcPr>
            <w:tcW w:w="900" w:type="dxa"/>
            <w:shd w:val="clear" w:color="auto" w:fill="auto"/>
            <w:noWrap/>
            <w:vAlign w:val="bottom"/>
            <w:hideMark/>
            <w:tcPrChange w:id="1058" w:author="Alex" w:date="2015-05-12T22:08:00Z">
              <w:tcPr>
                <w:tcW w:w="900" w:type="dxa"/>
                <w:tcBorders>
                  <w:top w:val="nil"/>
                  <w:left w:val="nil"/>
                  <w:bottom w:val="nil"/>
                  <w:right w:val="nil"/>
                </w:tcBorders>
                <w:shd w:val="clear" w:color="auto" w:fill="auto"/>
                <w:noWrap/>
                <w:vAlign w:val="bottom"/>
                <w:hideMark/>
              </w:tcPr>
            </w:tcPrChange>
          </w:tcPr>
          <w:p w14:paraId="1B525F13" w14:textId="77777777" w:rsidR="001B315C" w:rsidRPr="001E61A8" w:rsidRDefault="001B315C" w:rsidP="00570380">
            <w:pPr>
              <w:spacing w:line="480" w:lineRule="auto"/>
              <w:rPr>
                <w:rFonts w:eastAsia="Times New Roman" w:cs="Times New Roman"/>
                <w:color w:val="000000"/>
              </w:rPr>
              <w:pPrChange w:id="1059" w:author="Alex" w:date="2015-05-13T12:13:00Z">
                <w:pPr/>
              </w:pPrChange>
            </w:pPr>
          </w:p>
        </w:tc>
        <w:tc>
          <w:tcPr>
            <w:tcW w:w="1710" w:type="dxa"/>
            <w:shd w:val="clear" w:color="auto" w:fill="auto"/>
            <w:noWrap/>
            <w:vAlign w:val="bottom"/>
            <w:hideMark/>
            <w:tcPrChange w:id="1060" w:author="Alex" w:date="2015-05-12T22:08:00Z">
              <w:tcPr>
                <w:tcW w:w="1710" w:type="dxa"/>
                <w:tcBorders>
                  <w:top w:val="nil"/>
                  <w:left w:val="nil"/>
                  <w:bottom w:val="nil"/>
                  <w:right w:val="nil"/>
                </w:tcBorders>
                <w:shd w:val="clear" w:color="auto" w:fill="auto"/>
                <w:noWrap/>
                <w:vAlign w:val="bottom"/>
                <w:hideMark/>
              </w:tcPr>
            </w:tcPrChange>
          </w:tcPr>
          <w:p w14:paraId="42160BB5" w14:textId="77777777" w:rsidR="001B315C" w:rsidRPr="001E61A8" w:rsidRDefault="001B315C" w:rsidP="00570380">
            <w:pPr>
              <w:spacing w:line="480" w:lineRule="auto"/>
              <w:rPr>
                <w:rFonts w:eastAsia="Times New Roman" w:cs="Times New Roman"/>
                <w:color w:val="000000"/>
              </w:rPr>
              <w:pPrChange w:id="1061" w:author="Alex" w:date="2015-05-13T12:13:00Z">
                <w:pPr/>
              </w:pPrChange>
            </w:pPr>
            <w:r w:rsidRPr="001E61A8">
              <w:rPr>
                <w:rFonts w:eastAsia="Times New Roman" w:cs="Times New Roman"/>
                <w:color w:val="000000"/>
              </w:rPr>
              <w:t>4.48 ± 0.32</w:t>
            </w:r>
          </w:p>
        </w:tc>
        <w:tc>
          <w:tcPr>
            <w:tcW w:w="1350" w:type="dxa"/>
            <w:shd w:val="clear" w:color="auto" w:fill="auto"/>
            <w:noWrap/>
            <w:vAlign w:val="bottom"/>
            <w:hideMark/>
            <w:tcPrChange w:id="1062" w:author="Alex" w:date="2015-05-12T22:08:00Z">
              <w:tcPr>
                <w:tcW w:w="1350" w:type="dxa"/>
                <w:tcBorders>
                  <w:top w:val="nil"/>
                  <w:left w:val="nil"/>
                  <w:bottom w:val="nil"/>
                  <w:right w:val="nil"/>
                </w:tcBorders>
                <w:shd w:val="clear" w:color="auto" w:fill="auto"/>
                <w:noWrap/>
                <w:vAlign w:val="bottom"/>
                <w:hideMark/>
              </w:tcPr>
            </w:tcPrChange>
          </w:tcPr>
          <w:p w14:paraId="62CBF43F" w14:textId="77777777" w:rsidR="001B315C" w:rsidRPr="001E61A8" w:rsidRDefault="001B315C" w:rsidP="00570380">
            <w:pPr>
              <w:spacing w:line="480" w:lineRule="auto"/>
              <w:rPr>
                <w:rFonts w:eastAsia="Times New Roman" w:cs="Times New Roman"/>
                <w:color w:val="000000"/>
              </w:rPr>
              <w:pPrChange w:id="1063" w:author="Alex" w:date="2015-05-13T12:13:00Z">
                <w:pPr/>
              </w:pPrChange>
            </w:pPr>
            <w:r w:rsidRPr="001E61A8">
              <w:rPr>
                <w:rFonts w:eastAsia="Times New Roman" w:cs="Times New Roman"/>
                <w:color w:val="000000"/>
              </w:rPr>
              <w:t>693 ± 13</w:t>
            </w:r>
          </w:p>
        </w:tc>
        <w:tc>
          <w:tcPr>
            <w:tcW w:w="1080" w:type="dxa"/>
            <w:shd w:val="clear" w:color="auto" w:fill="auto"/>
            <w:noWrap/>
            <w:vAlign w:val="bottom"/>
            <w:hideMark/>
            <w:tcPrChange w:id="1064" w:author="Alex" w:date="2015-05-12T22:08:00Z">
              <w:tcPr>
                <w:tcW w:w="1080" w:type="dxa"/>
                <w:tcBorders>
                  <w:top w:val="nil"/>
                  <w:left w:val="nil"/>
                  <w:bottom w:val="nil"/>
                  <w:right w:val="nil"/>
                </w:tcBorders>
                <w:shd w:val="clear" w:color="auto" w:fill="auto"/>
                <w:noWrap/>
                <w:vAlign w:val="bottom"/>
                <w:hideMark/>
              </w:tcPr>
            </w:tcPrChange>
          </w:tcPr>
          <w:p w14:paraId="4565F864" w14:textId="77777777" w:rsidR="001B315C" w:rsidRPr="001E61A8" w:rsidRDefault="001B315C" w:rsidP="00570380">
            <w:pPr>
              <w:spacing w:line="480" w:lineRule="auto"/>
              <w:rPr>
                <w:rFonts w:eastAsia="Times New Roman" w:cs="Times New Roman"/>
                <w:color w:val="000000"/>
              </w:rPr>
              <w:pPrChange w:id="1065" w:author="Alex" w:date="2015-05-13T12:13:00Z">
                <w:pPr/>
              </w:pPrChange>
            </w:pPr>
          </w:p>
        </w:tc>
        <w:tc>
          <w:tcPr>
            <w:tcW w:w="2475" w:type="dxa"/>
            <w:shd w:val="clear" w:color="auto" w:fill="auto"/>
            <w:noWrap/>
            <w:vAlign w:val="bottom"/>
            <w:hideMark/>
            <w:tcPrChange w:id="1066" w:author="Alex" w:date="2015-05-12T22:08:00Z">
              <w:tcPr>
                <w:tcW w:w="2475" w:type="dxa"/>
                <w:tcBorders>
                  <w:top w:val="nil"/>
                  <w:left w:val="nil"/>
                  <w:bottom w:val="nil"/>
                  <w:right w:val="nil"/>
                </w:tcBorders>
                <w:shd w:val="clear" w:color="auto" w:fill="auto"/>
                <w:noWrap/>
                <w:vAlign w:val="bottom"/>
                <w:hideMark/>
              </w:tcPr>
            </w:tcPrChange>
          </w:tcPr>
          <w:p w14:paraId="73F6F68E" w14:textId="77777777" w:rsidR="001B315C" w:rsidRPr="001E61A8" w:rsidRDefault="001B315C" w:rsidP="00570380">
            <w:pPr>
              <w:spacing w:line="480" w:lineRule="auto"/>
              <w:rPr>
                <w:rFonts w:eastAsia="Times New Roman" w:cs="Times New Roman"/>
                <w:color w:val="000000"/>
              </w:rPr>
              <w:pPrChange w:id="1067" w:author="Alex" w:date="2015-05-13T12:13:00Z">
                <w:pPr/>
              </w:pPrChange>
            </w:pPr>
            <w:r w:rsidRPr="001E61A8">
              <w:rPr>
                <w:rFonts w:eastAsia="Times New Roman" w:cs="Times New Roman"/>
                <w:color w:val="000000"/>
              </w:rPr>
              <w:t>154,732 ± 11,520</w:t>
            </w:r>
          </w:p>
        </w:tc>
      </w:tr>
      <w:tr w:rsidR="00266106" w:rsidRPr="001E61A8" w14:paraId="31487CA7" w14:textId="77777777" w:rsidTr="00D400F8">
        <w:trPr>
          <w:trHeight w:val="300"/>
          <w:trPrChange w:id="1068" w:author="Alex" w:date="2015-05-12T22:08:00Z">
            <w:trPr>
              <w:trHeight w:val="300"/>
            </w:trPr>
          </w:trPrChange>
        </w:trPr>
        <w:tc>
          <w:tcPr>
            <w:tcW w:w="1095" w:type="dxa"/>
            <w:shd w:val="clear" w:color="auto" w:fill="auto"/>
            <w:noWrap/>
            <w:vAlign w:val="bottom"/>
            <w:hideMark/>
            <w:tcPrChange w:id="1069" w:author="Alex" w:date="2015-05-12T22:08:00Z">
              <w:tcPr>
                <w:tcW w:w="1095" w:type="dxa"/>
                <w:tcBorders>
                  <w:top w:val="nil"/>
                  <w:left w:val="nil"/>
                  <w:bottom w:val="nil"/>
                  <w:right w:val="nil"/>
                </w:tcBorders>
                <w:shd w:val="clear" w:color="auto" w:fill="auto"/>
                <w:noWrap/>
                <w:vAlign w:val="bottom"/>
                <w:hideMark/>
              </w:tcPr>
            </w:tcPrChange>
          </w:tcPr>
          <w:p w14:paraId="786E9F89" w14:textId="77777777" w:rsidR="001B315C" w:rsidRPr="001E61A8" w:rsidRDefault="001B315C" w:rsidP="00570380">
            <w:pPr>
              <w:spacing w:line="480" w:lineRule="auto"/>
              <w:rPr>
                <w:rFonts w:eastAsia="Times New Roman" w:cs="Times New Roman"/>
                <w:color w:val="000000"/>
              </w:rPr>
              <w:pPrChange w:id="1070" w:author="Alex" w:date="2015-05-13T12:13:00Z">
                <w:pPr/>
              </w:pPrChange>
            </w:pPr>
            <w:r w:rsidRPr="001E61A8">
              <w:rPr>
                <w:rFonts w:eastAsia="Times New Roman" w:cs="Times New Roman"/>
                <w:color w:val="000000"/>
              </w:rPr>
              <w:t>Q313R</w:t>
            </w:r>
          </w:p>
        </w:tc>
        <w:tc>
          <w:tcPr>
            <w:tcW w:w="1080" w:type="dxa"/>
            <w:shd w:val="clear" w:color="auto" w:fill="auto"/>
            <w:noWrap/>
            <w:vAlign w:val="bottom"/>
            <w:hideMark/>
            <w:tcPrChange w:id="1071" w:author="Alex" w:date="2015-05-12T22:08:00Z">
              <w:tcPr>
                <w:tcW w:w="1080" w:type="dxa"/>
                <w:tcBorders>
                  <w:top w:val="nil"/>
                  <w:left w:val="nil"/>
                  <w:bottom w:val="nil"/>
                  <w:right w:val="nil"/>
                </w:tcBorders>
                <w:shd w:val="clear" w:color="auto" w:fill="auto"/>
                <w:noWrap/>
                <w:vAlign w:val="bottom"/>
                <w:hideMark/>
              </w:tcPr>
            </w:tcPrChange>
          </w:tcPr>
          <w:p w14:paraId="46EB50E4"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072" w:author="Alex" w:date="2015-05-13T12:13:00Z">
                <w:pPr>
                  <w:jc w:val="right"/>
                </w:pPr>
              </w:pPrChange>
            </w:pPr>
            <w:r w:rsidRPr="001E61A8">
              <w:rPr>
                <w:rFonts w:eastAsia="Times New Roman" w:cs="Times New Roman"/>
                <w:color w:val="000000"/>
              </w:rPr>
              <w:t>1.07</w:t>
            </w:r>
          </w:p>
        </w:tc>
        <w:tc>
          <w:tcPr>
            <w:tcW w:w="900" w:type="dxa"/>
            <w:shd w:val="clear" w:color="auto" w:fill="auto"/>
            <w:noWrap/>
            <w:vAlign w:val="bottom"/>
            <w:hideMark/>
            <w:tcPrChange w:id="1073" w:author="Alex" w:date="2015-05-12T22:08:00Z">
              <w:tcPr>
                <w:tcW w:w="900" w:type="dxa"/>
                <w:tcBorders>
                  <w:top w:val="nil"/>
                  <w:left w:val="nil"/>
                  <w:bottom w:val="nil"/>
                  <w:right w:val="nil"/>
                </w:tcBorders>
                <w:shd w:val="clear" w:color="auto" w:fill="auto"/>
                <w:noWrap/>
                <w:vAlign w:val="bottom"/>
                <w:hideMark/>
              </w:tcPr>
            </w:tcPrChange>
          </w:tcPr>
          <w:p w14:paraId="4C8B1A10" w14:textId="77777777" w:rsidR="001B315C" w:rsidRPr="001E61A8" w:rsidRDefault="001B315C" w:rsidP="00570380">
            <w:pPr>
              <w:spacing w:line="480" w:lineRule="auto"/>
              <w:rPr>
                <w:rFonts w:eastAsia="Times New Roman" w:cs="Times New Roman"/>
                <w:color w:val="000000"/>
              </w:rPr>
              <w:pPrChange w:id="1074" w:author="Alex" w:date="2015-05-13T12:13:00Z">
                <w:pPr/>
              </w:pPrChange>
            </w:pPr>
          </w:p>
        </w:tc>
        <w:tc>
          <w:tcPr>
            <w:tcW w:w="1710" w:type="dxa"/>
            <w:shd w:val="clear" w:color="auto" w:fill="auto"/>
            <w:noWrap/>
            <w:vAlign w:val="bottom"/>
            <w:hideMark/>
            <w:tcPrChange w:id="1075" w:author="Alex" w:date="2015-05-12T22:08:00Z">
              <w:tcPr>
                <w:tcW w:w="1710" w:type="dxa"/>
                <w:tcBorders>
                  <w:top w:val="nil"/>
                  <w:left w:val="nil"/>
                  <w:bottom w:val="nil"/>
                  <w:right w:val="nil"/>
                </w:tcBorders>
                <w:shd w:val="clear" w:color="auto" w:fill="auto"/>
                <w:noWrap/>
                <w:vAlign w:val="bottom"/>
                <w:hideMark/>
              </w:tcPr>
            </w:tcPrChange>
          </w:tcPr>
          <w:p w14:paraId="0F73AC7C" w14:textId="77777777" w:rsidR="001B315C" w:rsidRPr="001E61A8" w:rsidRDefault="001B315C" w:rsidP="00570380">
            <w:pPr>
              <w:spacing w:line="480" w:lineRule="auto"/>
              <w:rPr>
                <w:rFonts w:eastAsia="Times New Roman" w:cs="Times New Roman"/>
                <w:color w:val="000000"/>
              </w:rPr>
              <w:pPrChange w:id="1076" w:author="Alex" w:date="2015-05-13T12:13:00Z">
                <w:pPr/>
              </w:pPrChange>
            </w:pPr>
            <w:r w:rsidRPr="001E61A8">
              <w:rPr>
                <w:rFonts w:eastAsia="Times New Roman" w:cs="Times New Roman"/>
                <w:color w:val="000000"/>
              </w:rPr>
              <w:t>3.58 ± 0.51</w:t>
            </w:r>
          </w:p>
        </w:tc>
        <w:tc>
          <w:tcPr>
            <w:tcW w:w="1350" w:type="dxa"/>
            <w:shd w:val="clear" w:color="auto" w:fill="auto"/>
            <w:noWrap/>
            <w:vAlign w:val="bottom"/>
            <w:hideMark/>
            <w:tcPrChange w:id="1077" w:author="Alex" w:date="2015-05-12T22:08:00Z">
              <w:tcPr>
                <w:tcW w:w="1350" w:type="dxa"/>
                <w:tcBorders>
                  <w:top w:val="nil"/>
                  <w:left w:val="nil"/>
                  <w:bottom w:val="nil"/>
                  <w:right w:val="nil"/>
                </w:tcBorders>
                <w:shd w:val="clear" w:color="auto" w:fill="auto"/>
                <w:noWrap/>
                <w:vAlign w:val="bottom"/>
                <w:hideMark/>
              </w:tcPr>
            </w:tcPrChange>
          </w:tcPr>
          <w:p w14:paraId="63ACCE43" w14:textId="77777777" w:rsidR="001B315C" w:rsidRPr="001E61A8" w:rsidRDefault="001B315C" w:rsidP="00570380">
            <w:pPr>
              <w:spacing w:line="480" w:lineRule="auto"/>
              <w:rPr>
                <w:rFonts w:eastAsia="Times New Roman" w:cs="Times New Roman"/>
                <w:color w:val="000000"/>
              </w:rPr>
              <w:pPrChange w:id="1078" w:author="Alex" w:date="2015-05-13T12:13:00Z">
                <w:pPr/>
              </w:pPrChange>
            </w:pPr>
            <w:r w:rsidRPr="001E61A8">
              <w:rPr>
                <w:rFonts w:eastAsia="Times New Roman" w:cs="Times New Roman"/>
                <w:color w:val="000000"/>
              </w:rPr>
              <w:t>689 ± 24</w:t>
            </w:r>
          </w:p>
        </w:tc>
        <w:tc>
          <w:tcPr>
            <w:tcW w:w="1080" w:type="dxa"/>
            <w:shd w:val="clear" w:color="auto" w:fill="auto"/>
            <w:noWrap/>
            <w:vAlign w:val="bottom"/>
            <w:hideMark/>
            <w:tcPrChange w:id="1079" w:author="Alex" w:date="2015-05-12T22:08:00Z">
              <w:tcPr>
                <w:tcW w:w="1080" w:type="dxa"/>
                <w:tcBorders>
                  <w:top w:val="nil"/>
                  <w:left w:val="nil"/>
                  <w:bottom w:val="nil"/>
                  <w:right w:val="nil"/>
                </w:tcBorders>
                <w:shd w:val="clear" w:color="auto" w:fill="auto"/>
                <w:noWrap/>
                <w:vAlign w:val="bottom"/>
                <w:hideMark/>
              </w:tcPr>
            </w:tcPrChange>
          </w:tcPr>
          <w:p w14:paraId="7771C989" w14:textId="77777777" w:rsidR="001B315C" w:rsidRPr="001E61A8" w:rsidRDefault="001B315C" w:rsidP="00570380">
            <w:pPr>
              <w:spacing w:line="480" w:lineRule="auto"/>
              <w:rPr>
                <w:rFonts w:eastAsia="Times New Roman" w:cs="Times New Roman"/>
                <w:color w:val="000000"/>
              </w:rPr>
              <w:pPrChange w:id="1080" w:author="Alex" w:date="2015-05-13T12:13:00Z">
                <w:pPr/>
              </w:pPrChange>
            </w:pPr>
          </w:p>
        </w:tc>
        <w:tc>
          <w:tcPr>
            <w:tcW w:w="2475" w:type="dxa"/>
            <w:shd w:val="clear" w:color="auto" w:fill="auto"/>
            <w:noWrap/>
            <w:vAlign w:val="bottom"/>
            <w:hideMark/>
            <w:tcPrChange w:id="1081" w:author="Alex" w:date="2015-05-12T22:08:00Z">
              <w:tcPr>
                <w:tcW w:w="2475" w:type="dxa"/>
                <w:tcBorders>
                  <w:top w:val="nil"/>
                  <w:left w:val="nil"/>
                  <w:bottom w:val="nil"/>
                  <w:right w:val="nil"/>
                </w:tcBorders>
                <w:shd w:val="clear" w:color="auto" w:fill="auto"/>
                <w:noWrap/>
                <w:vAlign w:val="bottom"/>
                <w:hideMark/>
              </w:tcPr>
            </w:tcPrChange>
          </w:tcPr>
          <w:p w14:paraId="634D8DDF" w14:textId="77777777" w:rsidR="001B315C" w:rsidRPr="001E61A8" w:rsidRDefault="001B315C" w:rsidP="00570380">
            <w:pPr>
              <w:spacing w:line="480" w:lineRule="auto"/>
              <w:rPr>
                <w:rFonts w:eastAsia="Times New Roman" w:cs="Times New Roman"/>
                <w:color w:val="000000"/>
              </w:rPr>
              <w:pPrChange w:id="1082" w:author="Alex" w:date="2015-05-13T12:13:00Z">
                <w:pPr/>
              </w:pPrChange>
            </w:pPr>
            <w:r w:rsidRPr="001E61A8">
              <w:rPr>
                <w:rFonts w:eastAsia="Times New Roman" w:cs="Times New Roman"/>
                <w:color w:val="000000"/>
              </w:rPr>
              <w:t>192,373 ± 28,109</w:t>
            </w:r>
          </w:p>
        </w:tc>
      </w:tr>
      <w:tr w:rsidR="00266106" w:rsidRPr="001E61A8" w14:paraId="37CD7DC3" w14:textId="77777777" w:rsidTr="00D400F8">
        <w:trPr>
          <w:trHeight w:val="300"/>
          <w:trPrChange w:id="1083" w:author="Alex" w:date="2015-05-12T22:08:00Z">
            <w:trPr>
              <w:trHeight w:val="300"/>
            </w:trPr>
          </w:trPrChange>
        </w:trPr>
        <w:tc>
          <w:tcPr>
            <w:tcW w:w="1095" w:type="dxa"/>
            <w:shd w:val="clear" w:color="auto" w:fill="auto"/>
            <w:noWrap/>
            <w:vAlign w:val="bottom"/>
            <w:hideMark/>
            <w:tcPrChange w:id="1084" w:author="Alex" w:date="2015-05-12T22:08:00Z">
              <w:tcPr>
                <w:tcW w:w="1095" w:type="dxa"/>
                <w:tcBorders>
                  <w:top w:val="nil"/>
                  <w:left w:val="nil"/>
                  <w:bottom w:val="nil"/>
                  <w:right w:val="nil"/>
                </w:tcBorders>
                <w:shd w:val="clear" w:color="auto" w:fill="auto"/>
                <w:noWrap/>
                <w:vAlign w:val="bottom"/>
                <w:hideMark/>
              </w:tcPr>
            </w:tcPrChange>
          </w:tcPr>
          <w:p w14:paraId="44E2E7F0" w14:textId="77777777" w:rsidR="001B315C" w:rsidRPr="001E61A8" w:rsidRDefault="001B315C" w:rsidP="00570380">
            <w:pPr>
              <w:spacing w:line="480" w:lineRule="auto"/>
              <w:rPr>
                <w:rFonts w:eastAsia="Times New Roman" w:cs="Times New Roman"/>
                <w:color w:val="000000"/>
              </w:rPr>
              <w:pPrChange w:id="1085" w:author="Alex" w:date="2015-05-13T12:13:00Z">
                <w:pPr/>
              </w:pPrChange>
            </w:pPr>
            <w:r w:rsidRPr="001E61A8">
              <w:rPr>
                <w:rFonts w:eastAsia="Times New Roman" w:cs="Times New Roman"/>
                <w:color w:val="000000"/>
              </w:rPr>
              <w:t>H315N</w:t>
            </w:r>
          </w:p>
        </w:tc>
        <w:tc>
          <w:tcPr>
            <w:tcW w:w="1080" w:type="dxa"/>
            <w:shd w:val="clear" w:color="auto" w:fill="auto"/>
            <w:noWrap/>
            <w:vAlign w:val="bottom"/>
            <w:hideMark/>
            <w:tcPrChange w:id="1086" w:author="Alex" w:date="2015-05-12T22:08:00Z">
              <w:tcPr>
                <w:tcW w:w="1080" w:type="dxa"/>
                <w:tcBorders>
                  <w:top w:val="nil"/>
                  <w:left w:val="nil"/>
                  <w:bottom w:val="nil"/>
                  <w:right w:val="nil"/>
                </w:tcBorders>
                <w:shd w:val="clear" w:color="auto" w:fill="auto"/>
                <w:noWrap/>
                <w:vAlign w:val="bottom"/>
                <w:hideMark/>
              </w:tcPr>
            </w:tcPrChange>
          </w:tcPr>
          <w:p w14:paraId="4FE8B0C9"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087" w:author="Alex" w:date="2015-05-13T12:13:00Z">
                <w:pPr>
                  <w:jc w:val="right"/>
                </w:pPr>
              </w:pPrChange>
            </w:pPr>
            <w:r w:rsidRPr="001E61A8">
              <w:rPr>
                <w:rFonts w:eastAsia="Times New Roman" w:cs="Times New Roman"/>
                <w:color w:val="000000"/>
              </w:rPr>
              <w:t>0.08</w:t>
            </w:r>
          </w:p>
        </w:tc>
        <w:tc>
          <w:tcPr>
            <w:tcW w:w="900" w:type="dxa"/>
            <w:shd w:val="clear" w:color="auto" w:fill="auto"/>
            <w:noWrap/>
            <w:vAlign w:val="bottom"/>
            <w:hideMark/>
            <w:tcPrChange w:id="1088" w:author="Alex" w:date="2015-05-12T22:08:00Z">
              <w:tcPr>
                <w:tcW w:w="900" w:type="dxa"/>
                <w:tcBorders>
                  <w:top w:val="nil"/>
                  <w:left w:val="nil"/>
                  <w:bottom w:val="nil"/>
                  <w:right w:val="nil"/>
                </w:tcBorders>
                <w:shd w:val="clear" w:color="auto" w:fill="auto"/>
                <w:noWrap/>
                <w:vAlign w:val="bottom"/>
                <w:hideMark/>
              </w:tcPr>
            </w:tcPrChange>
          </w:tcPr>
          <w:p w14:paraId="2CD2FD9D" w14:textId="77777777" w:rsidR="001B315C" w:rsidRPr="001E61A8" w:rsidRDefault="001B315C" w:rsidP="00570380">
            <w:pPr>
              <w:spacing w:line="480" w:lineRule="auto"/>
              <w:rPr>
                <w:rFonts w:eastAsia="Times New Roman" w:cs="Times New Roman"/>
                <w:color w:val="000000"/>
              </w:rPr>
              <w:pPrChange w:id="1089"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1090" w:author="Alex" w:date="2015-05-12T22:08:00Z">
              <w:tcPr>
                <w:tcW w:w="1710" w:type="dxa"/>
                <w:tcBorders>
                  <w:top w:val="nil"/>
                  <w:left w:val="nil"/>
                  <w:bottom w:val="nil"/>
                  <w:right w:val="nil"/>
                </w:tcBorders>
                <w:shd w:val="clear" w:color="auto" w:fill="auto"/>
                <w:noWrap/>
                <w:vAlign w:val="bottom"/>
                <w:hideMark/>
              </w:tcPr>
            </w:tcPrChange>
          </w:tcPr>
          <w:p w14:paraId="35584DC5" w14:textId="77777777" w:rsidR="001B315C" w:rsidRPr="001E61A8" w:rsidRDefault="001B315C" w:rsidP="00570380">
            <w:pPr>
              <w:spacing w:line="480" w:lineRule="auto"/>
              <w:rPr>
                <w:rFonts w:eastAsia="Times New Roman" w:cs="Times New Roman"/>
                <w:color w:val="000000"/>
              </w:rPr>
              <w:pPrChange w:id="1091" w:author="Alex" w:date="2015-05-13T12:13:00Z">
                <w:pPr/>
              </w:pPrChange>
            </w:pPr>
          </w:p>
        </w:tc>
        <w:tc>
          <w:tcPr>
            <w:tcW w:w="1350" w:type="dxa"/>
            <w:shd w:val="clear" w:color="auto" w:fill="auto"/>
            <w:noWrap/>
            <w:vAlign w:val="bottom"/>
            <w:hideMark/>
            <w:tcPrChange w:id="1092" w:author="Alex" w:date="2015-05-12T22:08:00Z">
              <w:tcPr>
                <w:tcW w:w="1350" w:type="dxa"/>
                <w:tcBorders>
                  <w:top w:val="nil"/>
                  <w:left w:val="nil"/>
                  <w:bottom w:val="nil"/>
                  <w:right w:val="nil"/>
                </w:tcBorders>
                <w:shd w:val="clear" w:color="auto" w:fill="auto"/>
                <w:noWrap/>
                <w:vAlign w:val="bottom"/>
                <w:hideMark/>
              </w:tcPr>
            </w:tcPrChange>
          </w:tcPr>
          <w:p w14:paraId="17AC6153" w14:textId="77777777" w:rsidR="001B315C" w:rsidRPr="001E61A8" w:rsidRDefault="001B315C" w:rsidP="00570380">
            <w:pPr>
              <w:spacing w:line="480" w:lineRule="auto"/>
              <w:rPr>
                <w:rFonts w:eastAsia="Times New Roman" w:cs="Times New Roman"/>
                <w:color w:val="000000"/>
              </w:rPr>
              <w:pPrChange w:id="1093" w:author="Alex" w:date="2015-05-13T12:13:00Z">
                <w:pPr/>
              </w:pPrChange>
            </w:pPr>
          </w:p>
        </w:tc>
        <w:tc>
          <w:tcPr>
            <w:tcW w:w="1080" w:type="dxa"/>
            <w:shd w:val="clear" w:color="auto" w:fill="auto"/>
            <w:noWrap/>
            <w:vAlign w:val="bottom"/>
            <w:hideMark/>
            <w:tcPrChange w:id="1094" w:author="Alex" w:date="2015-05-12T22:08:00Z">
              <w:tcPr>
                <w:tcW w:w="1080" w:type="dxa"/>
                <w:tcBorders>
                  <w:top w:val="nil"/>
                  <w:left w:val="nil"/>
                  <w:bottom w:val="nil"/>
                  <w:right w:val="nil"/>
                </w:tcBorders>
                <w:shd w:val="clear" w:color="auto" w:fill="auto"/>
                <w:noWrap/>
                <w:vAlign w:val="bottom"/>
                <w:hideMark/>
              </w:tcPr>
            </w:tcPrChange>
          </w:tcPr>
          <w:p w14:paraId="4B1E7010" w14:textId="77777777" w:rsidR="001B315C" w:rsidRPr="001E61A8" w:rsidRDefault="001B315C" w:rsidP="00570380">
            <w:pPr>
              <w:spacing w:line="480" w:lineRule="auto"/>
              <w:rPr>
                <w:rFonts w:eastAsia="Times New Roman" w:cs="Times New Roman"/>
                <w:color w:val="000000"/>
              </w:rPr>
              <w:pPrChange w:id="1095" w:author="Alex" w:date="2015-05-13T12:13:00Z">
                <w:pPr/>
              </w:pPrChange>
            </w:pPr>
          </w:p>
        </w:tc>
        <w:tc>
          <w:tcPr>
            <w:tcW w:w="2475" w:type="dxa"/>
            <w:shd w:val="clear" w:color="auto" w:fill="auto"/>
            <w:noWrap/>
            <w:vAlign w:val="bottom"/>
            <w:hideMark/>
            <w:tcPrChange w:id="1096" w:author="Alex" w:date="2015-05-12T22:08:00Z">
              <w:tcPr>
                <w:tcW w:w="2475" w:type="dxa"/>
                <w:tcBorders>
                  <w:top w:val="nil"/>
                  <w:left w:val="nil"/>
                  <w:bottom w:val="nil"/>
                  <w:right w:val="nil"/>
                </w:tcBorders>
                <w:shd w:val="clear" w:color="auto" w:fill="auto"/>
                <w:noWrap/>
                <w:vAlign w:val="bottom"/>
                <w:hideMark/>
              </w:tcPr>
            </w:tcPrChange>
          </w:tcPr>
          <w:p w14:paraId="69BDF784" w14:textId="77777777" w:rsidR="001B315C" w:rsidRPr="001E61A8" w:rsidRDefault="001B315C" w:rsidP="00570380">
            <w:pPr>
              <w:spacing w:line="480" w:lineRule="auto"/>
              <w:rPr>
                <w:rFonts w:eastAsia="Times New Roman" w:cs="Times New Roman"/>
                <w:color w:val="000000"/>
              </w:rPr>
              <w:pPrChange w:id="1097" w:author="Alex" w:date="2015-05-13T12:13:00Z">
                <w:pPr/>
              </w:pPrChange>
            </w:pPr>
          </w:p>
        </w:tc>
      </w:tr>
      <w:tr w:rsidR="00266106" w:rsidRPr="001E61A8" w14:paraId="03BB5F24" w14:textId="77777777" w:rsidTr="00D400F8">
        <w:trPr>
          <w:trHeight w:val="300"/>
          <w:trPrChange w:id="1098" w:author="Alex" w:date="2015-05-12T22:08:00Z">
            <w:trPr>
              <w:trHeight w:val="300"/>
            </w:trPr>
          </w:trPrChange>
        </w:trPr>
        <w:tc>
          <w:tcPr>
            <w:tcW w:w="1095" w:type="dxa"/>
            <w:shd w:val="clear" w:color="auto" w:fill="auto"/>
            <w:noWrap/>
            <w:vAlign w:val="bottom"/>
            <w:hideMark/>
            <w:tcPrChange w:id="1099" w:author="Alex" w:date="2015-05-12T22:08:00Z">
              <w:tcPr>
                <w:tcW w:w="1095" w:type="dxa"/>
                <w:tcBorders>
                  <w:top w:val="nil"/>
                  <w:left w:val="nil"/>
                  <w:bottom w:val="nil"/>
                  <w:right w:val="nil"/>
                </w:tcBorders>
                <w:shd w:val="clear" w:color="auto" w:fill="auto"/>
                <w:noWrap/>
                <w:vAlign w:val="bottom"/>
                <w:hideMark/>
              </w:tcPr>
            </w:tcPrChange>
          </w:tcPr>
          <w:p w14:paraId="615E7083" w14:textId="77777777" w:rsidR="001B315C" w:rsidRPr="001E61A8" w:rsidRDefault="001B315C" w:rsidP="00570380">
            <w:pPr>
              <w:spacing w:line="480" w:lineRule="auto"/>
              <w:rPr>
                <w:rFonts w:eastAsia="Times New Roman" w:cs="Times New Roman"/>
                <w:color w:val="000000"/>
              </w:rPr>
              <w:pPrChange w:id="1100" w:author="Alex" w:date="2015-05-13T12:13:00Z">
                <w:pPr/>
              </w:pPrChange>
            </w:pPr>
            <w:r w:rsidRPr="001E61A8">
              <w:rPr>
                <w:rFonts w:eastAsia="Times New Roman" w:cs="Times New Roman"/>
                <w:color w:val="000000"/>
              </w:rPr>
              <w:t>M323A</w:t>
            </w:r>
          </w:p>
        </w:tc>
        <w:tc>
          <w:tcPr>
            <w:tcW w:w="1080" w:type="dxa"/>
            <w:shd w:val="clear" w:color="auto" w:fill="auto"/>
            <w:noWrap/>
            <w:vAlign w:val="bottom"/>
            <w:hideMark/>
            <w:tcPrChange w:id="1101" w:author="Alex" w:date="2015-05-12T22:08:00Z">
              <w:tcPr>
                <w:tcW w:w="1080" w:type="dxa"/>
                <w:tcBorders>
                  <w:top w:val="nil"/>
                  <w:left w:val="nil"/>
                  <w:bottom w:val="nil"/>
                  <w:right w:val="nil"/>
                </w:tcBorders>
                <w:shd w:val="clear" w:color="auto" w:fill="auto"/>
                <w:noWrap/>
                <w:vAlign w:val="bottom"/>
                <w:hideMark/>
              </w:tcPr>
            </w:tcPrChange>
          </w:tcPr>
          <w:p w14:paraId="7F0F4726"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102" w:author="Alex" w:date="2015-05-13T12:13:00Z">
                <w:pPr>
                  <w:jc w:val="right"/>
                </w:pPr>
              </w:pPrChange>
            </w:pPr>
            <w:r w:rsidRPr="001E61A8">
              <w:rPr>
                <w:rFonts w:eastAsia="Times New Roman" w:cs="Times New Roman"/>
                <w:color w:val="000000"/>
              </w:rPr>
              <w:t>0.35</w:t>
            </w:r>
          </w:p>
        </w:tc>
        <w:tc>
          <w:tcPr>
            <w:tcW w:w="900" w:type="dxa"/>
            <w:shd w:val="clear" w:color="auto" w:fill="auto"/>
            <w:noWrap/>
            <w:vAlign w:val="bottom"/>
            <w:hideMark/>
            <w:tcPrChange w:id="1103" w:author="Alex" w:date="2015-05-12T22:08:00Z">
              <w:tcPr>
                <w:tcW w:w="900" w:type="dxa"/>
                <w:tcBorders>
                  <w:top w:val="nil"/>
                  <w:left w:val="nil"/>
                  <w:bottom w:val="nil"/>
                  <w:right w:val="nil"/>
                </w:tcBorders>
                <w:shd w:val="clear" w:color="auto" w:fill="auto"/>
                <w:noWrap/>
                <w:vAlign w:val="bottom"/>
                <w:hideMark/>
              </w:tcPr>
            </w:tcPrChange>
          </w:tcPr>
          <w:p w14:paraId="08297CC9" w14:textId="77777777" w:rsidR="001B315C" w:rsidRPr="001E61A8" w:rsidRDefault="001B315C" w:rsidP="00570380">
            <w:pPr>
              <w:spacing w:line="480" w:lineRule="auto"/>
              <w:rPr>
                <w:rFonts w:eastAsia="Times New Roman" w:cs="Times New Roman"/>
                <w:color w:val="000000"/>
              </w:rPr>
              <w:pPrChange w:id="1104" w:author="Alex" w:date="2015-05-13T12:13:00Z">
                <w:pPr/>
              </w:pPrChange>
            </w:pPr>
          </w:p>
        </w:tc>
        <w:tc>
          <w:tcPr>
            <w:tcW w:w="1710" w:type="dxa"/>
            <w:shd w:val="clear" w:color="auto" w:fill="auto"/>
            <w:noWrap/>
            <w:vAlign w:val="bottom"/>
            <w:hideMark/>
            <w:tcPrChange w:id="1105" w:author="Alex" w:date="2015-05-12T22:08:00Z">
              <w:tcPr>
                <w:tcW w:w="1710" w:type="dxa"/>
                <w:tcBorders>
                  <w:top w:val="nil"/>
                  <w:left w:val="nil"/>
                  <w:bottom w:val="nil"/>
                  <w:right w:val="nil"/>
                </w:tcBorders>
                <w:shd w:val="clear" w:color="auto" w:fill="auto"/>
                <w:noWrap/>
                <w:vAlign w:val="bottom"/>
                <w:hideMark/>
              </w:tcPr>
            </w:tcPrChange>
          </w:tcPr>
          <w:p w14:paraId="3AA4E7C9" w14:textId="77777777" w:rsidR="001B315C" w:rsidRPr="001E61A8" w:rsidRDefault="001B315C" w:rsidP="00570380">
            <w:pPr>
              <w:spacing w:line="480" w:lineRule="auto"/>
              <w:rPr>
                <w:rFonts w:eastAsia="Times New Roman" w:cs="Times New Roman"/>
                <w:color w:val="000000"/>
              </w:rPr>
              <w:pPrChange w:id="1106" w:author="Alex" w:date="2015-05-13T12:13:00Z">
                <w:pPr/>
              </w:pPrChange>
            </w:pPr>
            <w:r w:rsidRPr="001E61A8">
              <w:rPr>
                <w:rFonts w:eastAsia="Times New Roman" w:cs="Times New Roman"/>
                <w:color w:val="000000"/>
              </w:rPr>
              <w:t>9.34 ± 0.80</w:t>
            </w:r>
          </w:p>
        </w:tc>
        <w:tc>
          <w:tcPr>
            <w:tcW w:w="1350" w:type="dxa"/>
            <w:shd w:val="clear" w:color="auto" w:fill="auto"/>
            <w:noWrap/>
            <w:vAlign w:val="bottom"/>
            <w:hideMark/>
            <w:tcPrChange w:id="1107" w:author="Alex" w:date="2015-05-12T22:08:00Z">
              <w:tcPr>
                <w:tcW w:w="1350" w:type="dxa"/>
                <w:tcBorders>
                  <w:top w:val="nil"/>
                  <w:left w:val="nil"/>
                  <w:bottom w:val="nil"/>
                  <w:right w:val="nil"/>
                </w:tcBorders>
                <w:shd w:val="clear" w:color="auto" w:fill="auto"/>
                <w:noWrap/>
                <w:vAlign w:val="bottom"/>
                <w:hideMark/>
              </w:tcPr>
            </w:tcPrChange>
          </w:tcPr>
          <w:p w14:paraId="635CEFC5" w14:textId="77777777" w:rsidR="001B315C" w:rsidRPr="001E61A8" w:rsidRDefault="001B315C" w:rsidP="00570380">
            <w:pPr>
              <w:spacing w:line="480" w:lineRule="auto"/>
              <w:rPr>
                <w:rFonts w:eastAsia="Times New Roman" w:cs="Times New Roman"/>
                <w:color w:val="000000"/>
              </w:rPr>
              <w:pPrChange w:id="1108" w:author="Alex" w:date="2015-05-13T12:13:00Z">
                <w:pPr/>
              </w:pPrChange>
            </w:pPr>
            <w:r w:rsidRPr="001E61A8">
              <w:rPr>
                <w:rFonts w:eastAsia="Times New Roman" w:cs="Times New Roman"/>
                <w:color w:val="000000"/>
              </w:rPr>
              <w:t>416 ± 11</w:t>
            </w:r>
          </w:p>
        </w:tc>
        <w:tc>
          <w:tcPr>
            <w:tcW w:w="1080" w:type="dxa"/>
            <w:shd w:val="clear" w:color="auto" w:fill="auto"/>
            <w:noWrap/>
            <w:vAlign w:val="bottom"/>
            <w:hideMark/>
            <w:tcPrChange w:id="1109" w:author="Alex" w:date="2015-05-12T22:08:00Z">
              <w:tcPr>
                <w:tcW w:w="1080" w:type="dxa"/>
                <w:tcBorders>
                  <w:top w:val="nil"/>
                  <w:left w:val="nil"/>
                  <w:bottom w:val="nil"/>
                  <w:right w:val="nil"/>
                </w:tcBorders>
                <w:shd w:val="clear" w:color="auto" w:fill="auto"/>
                <w:noWrap/>
                <w:vAlign w:val="bottom"/>
                <w:hideMark/>
              </w:tcPr>
            </w:tcPrChange>
          </w:tcPr>
          <w:p w14:paraId="7F674C07" w14:textId="77777777" w:rsidR="001B315C" w:rsidRPr="001E61A8" w:rsidRDefault="001B315C" w:rsidP="00570380">
            <w:pPr>
              <w:spacing w:line="480" w:lineRule="auto"/>
              <w:rPr>
                <w:rFonts w:eastAsia="Times New Roman" w:cs="Times New Roman"/>
                <w:color w:val="000000"/>
              </w:rPr>
              <w:pPrChange w:id="1110" w:author="Alex" w:date="2015-05-13T12:13:00Z">
                <w:pPr/>
              </w:pPrChange>
            </w:pPr>
            <w:r w:rsidRPr="001E61A8">
              <w:rPr>
                <w:rFonts w:eastAsia="Times New Roman" w:cs="Times New Roman"/>
                <w:color w:val="000000"/>
              </w:rPr>
              <w:t>126.29 ± 25.47</w:t>
            </w:r>
          </w:p>
        </w:tc>
        <w:tc>
          <w:tcPr>
            <w:tcW w:w="2475" w:type="dxa"/>
            <w:shd w:val="clear" w:color="auto" w:fill="auto"/>
            <w:noWrap/>
            <w:vAlign w:val="bottom"/>
            <w:hideMark/>
            <w:tcPrChange w:id="1111" w:author="Alex" w:date="2015-05-12T22:08:00Z">
              <w:tcPr>
                <w:tcW w:w="2475" w:type="dxa"/>
                <w:tcBorders>
                  <w:top w:val="nil"/>
                  <w:left w:val="nil"/>
                  <w:bottom w:val="nil"/>
                  <w:right w:val="nil"/>
                </w:tcBorders>
                <w:shd w:val="clear" w:color="auto" w:fill="auto"/>
                <w:noWrap/>
                <w:vAlign w:val="bottom"/>
                <w:hideMark/>
              </w:tcPr>
            </w:tcPrChange>
          </w:tcPr>
          <w:p w14:paraId="38DCA539" w14:textId="77777777" w:rsidR="001B315C" w:rsidRPr="001E61A8" w:rsidRDefault="001B315C" w:rsidP="00570380">
            <w:pPr>
              <w:spacing w:line="480" w:lineRule="auto"/>
              <w:rPr>
                <w:rFonts w:eastAsia="Times New Roman" w:cs="Times New Roman"/>
                <w:color w:val="000000"/>
              </w:rPr>
              <w:pPrChange w:id="1112" w:author="Alex" w:date="2015-05-13T12:13:00Z">
                <w:pPr/>
              </w:pPrChange>
            </w:pPr>
            <w:r w:rsidRPr="001E61A8">
              <w:rPr>
                <w:rFonts w:eastAsia="Times New Roman" w:cs="Times New Roman"/>
                <w:color w:val="000000"/>
              </w:rPr>
              <w:t>44,477 ± 3,991</w:t>
            </w:r>
          </w:p>
        </w:tc>
      </w:tr>
      <w:tr w:rsidR="00266106" w:rsidRPr="001E61A8" w14:paraId="28BB51B0" w14:textId="77777777" w:rsidTr="00D400F8">
        <w:trPr>
          <w:trHeight w:val="300"/>
          <w:trPrChange w:id="1113" w:author="Alex" w:date="2015-05-12T22:08:00Z">
            <w:trPr>
              <w:trHeight w:val="300"/>
            </w:trPr>
          </w:trPrChange>
        </w:trPr>
        <w:tc>
          <w:tcPr>
            <w:tcW w:w="1095" w:type="dxa"/>
            <w:shd w:val="clear" w:color="auto" w:fill="auto"/>
            <w:noWrap/>
            <w:vAlign w:val="bottom"/>
            <w:hideMark/>
            <w:tcPrChange w:id="1114" w:author="Alex" w:date="2015-05-12T22:08:00Z">
              <w:tcPr>
                <w:tcW w:w="1095" w:type="dxa"/>
                <w:tcBorders>
                  <w:top w:val="nil"/>
                  <w:left w:val="nil"/>
                  <w:bottom w:val="nil"/>
                  <w:right w:val="nil"/>
                </w:tcBorders>
                <w:shd w:val="clear" w:color="auto" w:fill="auto"/>
                <w:noWrap/>
                <w:vAlign w:val="bottom"/>
                <w:hideMark/>
              </w:tcPr>
            </w:tcPrChange>
          </w:tcPr>
          <w:p w14:paraId="463D9CFA" w14:textId="77777777" w:rsidR="001B315C" w:rsidRPr="001E61A8" w:rsidRDefault="001B315C" w:rsidP="00570380">
            <w:pPr>
              <w:spacing w:line="480" w:lineRule="auto"/>
              <w:rPr>
                <w:rFonts w:eastAsia="Times New Roman" w:cs="Times New Roman"/>
                <w:color w:val="000000"/>
              </w:rPr>
              <w:pPrChange w:id="1115" w:author="Alex" w:date="2015-05-13T12:13:00Z">
                <w:pPr/>
              </w:pPrChange>
            </w:pPr>
            <w:r w:rsidRPr="001E61A8">
              <w:rPr>
                <w:rFonts w:eastAsia="Times New Roman" w:cs="Times New Roman"/>
                <w:color w:val="000000"/>
              </w:rPr>
              <w:t>M323K</w:t>
            </w:r>
          </w:p>
        </w:tc>
        <w:tc>
          <w:tcPr>
            <w:tcW w:w="1080" w:type="dxa"/>
            <w:shd w:val="clear" w:color="auto" w:fill="auto"/>
            <w:noWrap/>
            <w:vAlign w:val="bottom"/>
            <w:hideMark/>
            <w:tcPrChange w:id="1116" w:author="Alex" w:date="2015-05-12T22:08:00Z">
              <w:tcPr>
                <w:tcW w:w="1080" w:type="dxa"/>
                <w:tcBorders>
                  <w:top w:val="nil"/>
                  <w:left w:val="nil"/>
                  <w:bottom w:val="nil"/>
                  <w:right w:val="nil"/>
                </w:tcBorders>
                <w:shd w:val="clear" w:color="auto" w:fill="auto"/>
                <w:noWrap/>
                <w:vAlign w:val="bottom"/>
                <w:hideMark/>
              </w:tcPr>
            </w:tcPrChange>
          </w:tcPr>
          <w:p w14:paraId="44BC05CD"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117" w:author="Alex" w:date="2015-05-13T12:13:00Z">
                <w:pPr>
                  <w:jc w:val="right"/>
                </w:pPr>
              </w:pPrChange>
            </w:pPr>
            <w:r w:rsidRPr="001E61A8">
              <w:rPr>
                <w:rFonts w:eastAsia="Times New Roman" w:cs="Times New Roman"/>
                <w:color w:val="000000"/>
              </w:rPr>
              <w:t>0.05</w:t>
            </w:r>
          </w:p>
        </w:tc>
        <w:tc>
          <w:tcPr>
            <w:tcW w:w="900" w:type="dxa"/>
            <w:shd w:val="clear" w:color="auto" w:fill="auto"/>
            <w:noWrap/>
            <w:vAlign w:val="bottom"/>
            <w:hideMark/>
            <w:tcPrChange w:id="1118" w:author="Alex" w:date="2015-05-12T22:08:00Z">
              <w:tcPr>
                <w:tcW w:w="900" w:type="dxa"/>
                <w:tcBorders>
                  <w:top w:val="nil"/>
                  <w:left w:val="nil"/>
                  <w:bottom w:val="nil"/>
                  <w:right w:val="nil"/>
                </w:tcBorders>
                <w:shd w:val="clear" w:color="auto" w:fill="auto"/>
                <w:noWrap/>
                <w:vAlign w:val="bottom"/>
                <w:hideMark/>
              </w:tcPr>
            </w:tcPrChange>
          </w:tcPr>
          <w:p w14:paraId="7C376149" w14:textId="77777777" w:rsidR="001B315C" w:rsidRPr="001E61A8" w:rsidRDefault="001B315C" w:rsidP="00570380">
            <w:pPr>
              <w:spacing w:line="480" w:lineRule="auto"/>
              <w:rPr>
                <w:rFonts w:eastAsia="Times New Roman" w:cs="Times New Roman"/>
                <w:color w:val="000000"/>
              </w:rPr>
              <w:pPrChange w:id="1119"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1120" w:author="Alex" w:date="2015-05-12T22:08:00Z">
              <w:tcPr>
                <w:tcW w:w="1710" w:type="dxa"/>
                <w:tcBorders>
                  <w:top w:val="nil"/>
                  <w:left w:val="nil"/>
                  <w:bottom w:val="nil"/>
                  <w:right w:val="nil"/>
                </w:tcBorders>
                <w:shd w:val="clear" w:color="auto" w:fill="auto"/>
                <w:noWrap/>
                <w:vAlign w:val="bottom"/>
                <w:hideMark/>
              </w:tcPr>
            </w:tcPrChange>
          </w:tcPr>
          <w:p w14:paraId="739C2939" w14:textId="77777777" w:rsidR="001B315C" w:rsidRPr="001E61A8" w:rsidRDefault="001B315C" w:rsidP="00570380">
            <w:pPr>
              <w:spacing w:line="480" w:lineRule="auto"/>
              <w:rPr>
                <w:rFonts w:eastAsia="Times New Roman" w:cs="Times New Roman"/>
                <w:color w:val="000000"/>
              </w:rPr>
              <w:pPrChange w:id="1121" w:author="Alex" w:date="2015-05-13T12:13:00Z">
                <w:pPr/>
              </w:pPrChange>
            </w:pPr>
          </w:p>
        </w:tc>
        <w:tc>
          <w:tcPr>
            <w:tcW w:w="1350" w:type="dxa"/>
            <w:shd w:val="clear" w:color="auto" w:fill="auto"/>
            <w:noWrap/>
            <w:vAlign w:val="bottom"/>
            <w:hideMark/>
            <w:tcPrChange w:id="1122" w:author="Alex" w:date="2015-05-12T22:08:00Z">
              <w:tcPr>
                <w:tcW w:w="1350" w:type="dxa"/>
                <w:tcBorders>
                  <w:top w:val="nil"/>
                  <w:left w:val="nil"/>
                  <w:bottom w:val="nil"/>
                  <w:right w:val="nil"/>
                </w:tcBorders>
                <w:shd w:val="clear" w:color="auto" w:fill="auto"/>
                <w:noWrap/>
                <w:vAlign w:val="bottom"/>
                <w:hideMark/>
              </w:tcPr>
            </w:tcPrChange>
          </w:tcPr>
          <w:p w14:paraId="48E66BB7" w14:textId="77777777" w:rsidR="001B315C" w:rsidRPr="001E61A8" w:rsidRDefault="001B315C" w:rsidP="00570380">
            <w:pPr>
              <w:spacing w:line="480" w:lineRule="auto"/>
              <w:rPr>
                <w:rFonts w:eastAsia="Times New Roman" w:cs="Times New Roman"/>
                <w:color w:val="000000"/>
              </w:rPr>
              <w:pPrChange w:id="1123" w:author="Alex" w:date="2015-05-13T12:13:00Z">
                <w:pPr/>
              </w:pPrChange>
            </w:pPr>
          </w:p>
        </w:tc>
        <w:tc>
          <w:tcPr>
            <w:tcW w:w="1080" w:type="dxa"/>
            <w:shd w:val="clear" w:color="auto" w:fill="auto"/>
            <w:noWrap/>
            <w:vAlign w:val="bottom"/>
            <w:hideMark/>
            <w:tcPrChange w:id="1124" w:author="Alex" w:date="2015-05-12T22:08:00Z">
              <w:tcPr>
                <w:tcW w:w="1080" w:type="dxa"/>
                <w:tcBorders>
                  <w:top w:val="nil"/>
                  <w:left w:val="nil"/>
                  <w:bottom w:val="nil"/>
                  <w:right w:val="nil"/>
                </w:tcBorders>
                <w:shd w:val="clear" w:color="auto" w:fill="auto"/>
                <w:noWrap/>
                <w:vAlign w:val="bottom"/>
                <w:hideMark/>
              </w:tcPr>
            </w:tcPrChange>
          </w:tcPr>
          <w:p w14:paraId="4ABF16A2" w14:textId="77777777" w:rsidR="001B315C" w:rsidRPr="001E61A8" w:rsidRDefault="001B315C" w:rsidP="00570380">
            <w:pPr>
              <w:spacing w:line="480" w:lineRule="auto"/>
              <w:rPr>
                <w:rFonts w:eastAsia="Times New Roman" w:cs="Times New Roman"/>
                <w:color w:val="000000"/>
              </w:rPr>
              <w:pPrChange w:id="1125" w:author="Alex" w:date="2015-05-13T12:13:00Z">
                <w:pPr/>
              </w:pPrChange>
            </w:pPr>
          </w:p>
        </w:tc>
        <w:tc>
          <w:tcPr>
            <w:tcW w:w="2475" w:type="dxa"/>
            <w:shd w:val="clear" w:color="auto" w:fill="auto"/>
            <w:noWrap/>
            <w:vAlign w:val="bottom"/>
            <w:hideMark/>
            <w:tcPrChange w:id="1126" w:author="Alex" w:date="2015-05-12T22:08:00Z">
              <w:tcPr>
                <w:tcW w:w="2475" w:type="dxa"/>
                <w:tcBorders>
                  <w:top w:val="nil"/>
                  <w:left w:val="nil"/>
                  <w:bottom w:val="nil"/>
                  <w:right w:val="nil"/>
                </w:tcBorders>
                <w:shd w:val="clear" w:color="auto" w:fill="auto"/>
                <w:noWrap/>
                <w:vAlign w:val="bottom"/>
                <w:hideMark/>
              </w:tcPr>
            </w:tcPrChange>
          </w:tcPr>
          <w:p w14:paraId="1FD425D0" w14:textId="77777777" w:rsidR="001B315C" w:rsidRPr="001E61A8" w:rsidRDefault="001B315C" w:rsidP="00570380">
            <w:pPr>
              <w:spacing w:line="480" w:lineRule="auto"/>
              <w:rPr>
                <w:rFonts w:eastAsia="Times New Roman" w:cs="Times New Roman"/>
                <w:color w:val="000000"/>
              </w:rPr>
              <w:pPrChange w:id="1127" w:author="Alex" w:date="2015-05-13T12:13:00Z">
                <w:pPr/>
              </w:pPrChange>
            </w:pPr>
          </w:p>
        </w:tc>
      </w:tr>
      <w:tr w:rsidR="00266106" w:rsidRPr="001E61A8" w14:paraId="4617F901" w14:textId="77777777" w:rsidTr="00D400F8">
        <w:trPr>
          <w:trHeight w:val="300"/>
          <w:trPrChange w:id="1128" w:author="Alex" w:date="2015-05-12T22:08:00Z">
            <w:trPr>
              <w:trHeight w:val="300"/>
            </w:trPr>
          </w:trPrChange>
        </w:trPr>
        <w:tc>
          <w:tcPr>
            <w:tcW w:w="1095" w:type="dxa"/>
            <w:shd w:val="clear" w:color="auto" w:fill="auto"/>
            <w:noWrap/>
            <w:vAlign w:val="bottom"/>
            <w:hideMark/>
            <w:tcPrChange w:id="1129" w:author="Alex" w:date="2015-05-12T22:08:00Z">
              <w:tcPr>
                <w:tcW w:w="1095" w:type="dxa"/>
                <w:tcBorders>
                  <w:top w:val="nil"/>
                  <w:left w:val="nil"/>
                  <w:bottom w:val="nil"/>
                  <w:right w:val="nil"/>
                </w:tcBorders>
                <w:shd w:val="clear" w:color="auto" w:fill="auto"/>
                <w:noWrap/>
                <w:vAlign w:val="bottom"/>
                <w:hideMark/>
              </w:tcPr>
            </w:tcPrChange>
          </w:tcPr>
          <w:p w14:paraId="35399E76" w14:textId="77777777" w:rsidR="001B315C" w:rsidRPr="001E61A8" w:rsidRDefault="001B315C" w:rsidP="00570380">
            <w:pPr>
              <w:spacing w:line="480" w:lineRule="auto"/>
              <w:rPr>
                <w:rFonts w:eastAsia="Times New Roman" w:cs="Times New Roman"/>
                <w:color w:val="000000"/>
              </w:rPr>
              <w:pPrChange w:id="1130" w:author="Alex" w:date="2015-05-13T12:13:00Z">
                <w:pPr/>
              </w:pPrChange>
            </w:pPr>
            <w:r w:rsidRPr="001E61A8">
              <w:rPr>
                <w:rFonts w:eastAsia="Times New Roman" w:cs="Times New Roman"/>
                <w:color w:val="000000"/>
              </w:rPr>
              <w:t>W325A</w:t>
            </w:r>
          </w:p>
        </w:tc>
        <w:tc>
          <w:tcPr>
            <w:tcW w:w="1080" w:type="dxa"/>
            <w:shd w:val="clear" w:color="auto" w:fill="auto"/>
            <w:noWrap/>
            <w:vAlign w:val="bottom"/>
            <w:hideMark/>
            <w:tcPrChange w:id="1131" w:author="Alex" w:date="2015-05-12T22:08:00Z">
              <w:tcPr>
                <w:tcW w:w="1080" w:type="dxa"/>
                <w:tcBorders>
                  <w:top w:val="nil"/>
                  <w:left w:val="nil"/>
                  <w:bottom w:val="nil"/>
                  <w:right w:val="nil"/>
                </w:tcBorders>
                <w:shd w:val="clear" w:color="auto" w:fill="auto"/>
                <w:noWrap/>
                <w:vAlign w:val="bottom"/>
                <w:hideMark/>
              </w:tcPr>
            </w:tcPrChange>
          </w:tcPr>
          <w:p w14:paraId="7E80E05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132" w:author="Alex" w:date="2015-05-13T12:13:00Z">
                <w:pPr>
                  <w:jc w:val="right"/>
                </w:pPr>
              </w:pPrChange>
            </w:pPr>
            <w:r w:rsidRPr="001E61A8">
              <w:rPr>
                <w:rFonts w:eastAsia="Times New Roman" w:cs="Times New Roman"/>
                <w:color w:val="000000"/>
              </w:rPr>
              <w:t>0.26</w:t>
            </w:r>
          </w:p>
        </w:tc>
        <w:tc>
          <w:tcPr>
            <w:tcW w:w="900" w:type="dxa"/>
            <w:shd w:val="clear" w:color="auto" w:fill="auto"/>
            <w:noWrap/>
            <w:vAlign w:val="bottom"/>
            <w:hideMark/>
            <w:tcPrChange w:id="1133" w:author="Alex" w:date="2015-05-12T22:08:00Z">
              <w:tcPr>
                <w:tcW w:w="900" w:type="dxa"/>
                <w:tcBorders>
                  <w:top w:val="nil"/>
                  <w:left w:val="nil"/>
                  <w:bottom w:val="nil"/>
                  <w:right w:val="nil"/>
                </w:tcBorders>
                <w:shd w:val="clear" w:color="auto" w:fill="auto"/>
                <w:noWrap/>
                <w:vAlign w:val="bottom"/>
                <w:hideMark/>
              </w:tcPr>
            </w:tcPrChange>
          </w:tcPr>
          <w:p w14:paraId="312A8042" w14:textId="77777777" w:rsidR="001B315C" w:rsidRPr="001E61A8" w:rsidRDefault="001B315C" w:rsidP="00570380">
            <w:pPr>
              <w:spacing w:line="480" w:lineRule="auto"/>
              <w:rPr>
                <w:rFonts w:eastAsia="Times New Roman" w:cs="Times New Roman"/>
                <w:color w:val="000000"/>
              </w:rPr>
              <w:pPrChange w:id="1134" w:author="Alex" w:date="2015-05-13T12:13:00Z">
                <w:pPr/>
              </w:pPrChange>
            </w:pPr>
          </w:p>
        </w:tc>
        <w:tc>
          <w:tcPr>
            <w:tcW w:w="1710" w:type="dxa"/>
            <w:shd w:val="clear" w:color="auto" w:fill="auto"/>
            <w:noWrap/>
            <w:vAlign w:val="bottom"/>
            <w:hideMark/>
            <w:tcPrChange w:id="1135" w:author="Alex" w:date="2015-05-12T22:08:00Z">
              <w:tcPr>
                <w:tcW w:w="1710" w:type="dxa"/>
                <w:tcBorders>
                  <w:top w:val="nil"/>
                  <w:left w:val="nil"/>
                  <w:bottom w:val="nil"/>
                  <w:right w:val="nil"/>
                </w:tcBorders>
                <w:shd w:val="clear" w:color="auto" w:fill="auto"/>
                <w:noWrap/>
                <w:vAlign w:val="bottom"/>
                <w:hideMark/>
              </w:tcPr>
            </w:tcPrChange>
          </w:tcPr>
          <w:p w14:paraId="46872F21" w14:textId="77777777" w:rsidR="001B315C" w:rsidRPr="001E61A8" w:rsidRDefault="001B315C" w:rsidP="00570380">
            <w:pPr>
              <w:spacing w:line="480" w:lineRule="auto"/>
              <w:rPr>
                <w:rFonts w:eastAsia="Times New Roman" w:cs="Times New Roman"/>
                <w:color w:val="000000"/>
              </w:rPr>
              <w:pPrChange w:id="1136" w:author="Alex" w:date="2015-05-13T12:13:00Z">
                <w:pPr/>
              </w:pPrChange>
            </w:pPr>
            <w:r w:rsidRPr="001E61A8">
              <w:rPr>
                <w:rFonts w:eastAsia="Times New Roman" w:cs="Times New Roman"/>
                <w:color w:val="000000"/>
              </w:rPr>
              <w:t>1.61 ± 0.23</w:t>
            </w:r>
          </w:p>
        </w:tc>
        <w:tc>
          <w:tcPr>
            <w:tcW w:w="1350" w:type="dxa"/>
            <w:shd w:val="clear" w:color="auto" w:fill="auto"/>
            <w:noWrap/>
            <w:vAlign w:val="bottom"/>
            <w:hideMark/>
            <w:tcPrChange w:id="1137" w:author="Alex" w:date="2015-05-12T22:08:00Z">
              <w:tcPr>
                <w:tcW w:w="1350" w:type="dxa"/>
                <w:tcBorders>
                  <w:top w:val="nil"/>
                  <w:left w:val="nil"/>
                  <w:bottom w:val="nil"/>
                  <w:right w:val="nil"/>
                </w:tcBorders>
                <w:shd w:val="clear" w:color="auto" w:fill="auto"/>
                <w:noWrap/>
                <w:vAlign w:val="bottom"/>
                <w:hideMark/>
              </w:tcPr>
            </w:tcPrChange>
          </w:tcPr>
          <w:p w14:paraId="4B27E5F2" w14:textId="77777777" w:rsidR="001B315C" w:rsidRPr="001E61A8" w:rsidRDefault="001B315C" w:rsidP="00570380">
            <w:pPr>
              <w:spacing w:line="480" w:lineRule="auto"/>
              <w:rPr>
                <w:rFonts w:eastAsia="Times New Roman" w:cs="Times New Roman"/>
                <w:color w:val="000000"/>
              </w:rPr>
              <w:pPrChange w:id="1138" w:author="Alex" w:date="2015-05-13T12:13:00Z">
                <w:pPr/>
              </w:pPrChange>
            </w:pPr>
            <w:r w:rsidRPr="001E61A8">
              <w:rPr>
                <w:rFonts w:eastAsia="Times New Roman" w:cs="Times New Roman"/>
                <w:color w:val="000000"/>
              </w:rPr>
              <w:t>29 ± 1</w:t>
            </w:r>
          </w:p>
        </w:tc>
        <w:tc>
          <w:tcPr>
            <w:tcW w:w="1080" w:type="dxa"/>
            <w:shd w:val="clear" w:color="auto" w:fill="auto"/>
            <w:noWrap/>
            <w:vAlign w:val="bottom"/>
            <w:hideMark/>
            <w:tcPrChange w:id="1139" w:author="Alex" w:date="2015-05-12T22:08:00Z">
              <w:tcPr>
                <w:tcW w:w="1080" w:type="dxa"/>
                <w:tcBorders>
                  <w:top w:val="nil"/>
                  <w:left w:val="nil"/>
                  <w:bottom w:val="nil"/>
                  <w:right w:val="nil"/>
                </w:tcBorders>
                <w:shd w:val="clear" w:color="auto" w:fill="auto"/>
                <w:noWrap/>
                <w:vAlign w:val="bottom"/>
                <w:hideMark/>
              </w:tcPr>
            </w:tcPrChange>
          </w:tcPr>
          <w:p w14:paraId="54AD5067" w14:textId="77777777" w:rsidR="001B315C" w:rsidRPr="001E61A8" w:rsidRDefault="001B315C" w:rsidP="00570380">
            <w:pPr>
              <w:spacing w:line="480" w:lineRule="auto"/>
              <w:rPr>
                <w:rFonts w:eastAsia="Times New Roman" w:cs="Times New Roman"/>
                <w:color w:val="000000"/>
              </w:rPr>
              <w:pPrChange w:id="1140" w:author="Alex" w:date="2015-05-13T12:13:00Z">
                <w:pPr/>
              </w:pPrChange>
            </w:pPr>
            <w:r w:rsidRPr="001E61A8">
              <w:rPr>
                <w:rFonts w:eastAsia="Times New Roman" w:cs="Times New Roman"/>
                <w:color w:val="000000"/>
              </w:rPr>
              <w:t>171.02 ± 19.85</w:t>
            </w:r>
          </w:p>
        </w:tc>
        <w:tc>
          <w:tcPr>
            <w:tcW w:w="2475" w:type="dxa"/>
            <w:shd w:val="clear" w:color="auto" w:fill="auto"/>
            <w:noWrap/>
            <w:vAlign w:val="bottom"/>
            <w:hideMark/>
            <w:tcPrChange w:id="1141" w:author="Alex" w:date="2015-05-12T22:08:00Z">
              <w:tcPr>
                <w:tcW w:w="2475" w:type="dxa"/>
                <w:tcBorders>
                  <w:top w:val="nil"/>
                  <w:left w:val="nil"/>
                  <w:bottom w:val="nil"/>
                  <w:right w:val="nil"/>
                </w:tcBorders>
                <w:shd w:val="clear" w:color="auto" w:fill="auto"/>
                <w:noWrap/>
                <w:vAlign w:val="bottom"/>
                <w:hideMark/>
              </w:tcPr>
            </w:tcPrChange>
          </w:tcPr>
          <w:p w14:paraId="17F250F1" w14:textId="77777777" w:rsidR="001B315C" w:rsidRPr="001E61A8" w:rsidRDefault="001B315C" w:rsidP="00570380">
            <w:pPr>
              <w:spacing w:line="480" w:lineRule="auto"/>
              <w:rPr>
                <w:rFonts w:eastAsia="Times New Roman" w:cs="Times New Roman"/>
                <w:color w:val="000000"/>
              </w:rPr>
              <w:pPrChange w:id="1142" w:author="Alex" w:date="2015-05-13T12:13:00Z">
                <w:pPr/>
              </w:pPrChange>
            </w:pPr>
            <w:r w:rsidRPr="001E61A8">
              <w:rPr>
                <w:rFonts w:eastAsia="Times New Roman" w:cs="Times New Roman"/>
                <w:color w:val="000000"/>
              </w:rPr>
              <w:t>18,243 ± 2,607</w:t>
            </w:r>
          </w:p>
        </w:tc>
      </w:tr>
      <w:tr w:rsidR="00266106" w:rsidRPr="001E61A8" w14:paraId="317B7122" w14:textId="77777777" w:rsidTr="00D400F8">
        <w:trPr>
          <w:trHeight w:val="300"/>
          <w:trPrChange w:id="1143" w:author="Alex" w:date="2015-05-12T22:08:00Z">
            <w:trPr>
              <w:trHeight w:val="300"/>
            </w:trPr>
          </w:trPrChange>
        </w:trPr>
        <w:tc>
          <w:tcPr>
            <w:tcW w:w="1095" w:type="dxa"/>
            <w:shd w:val="clear" w:color="auto" w:fill="auto"/>
            <w:noWrap/>
            <w:vAlign w:val="bottom"/>
            <w:hideMark/>
            <w:tcPrChange w:id="1144" w:author="Alex" w:date="2015-05-12T22:08:00Z">
              <w:tcPr>
                <w:tcW w:w="1095" w:type="dxa"/>
                <w:tcBorders>
                  <w:top w:val="nil"/>
                  <w:left w:val="nil"/>
                  <w:bottom w:val="nil"/>
                  <w:right w:val="nil"/>
                </w:tcBorders>
                <w:shd w:val="clear" w:color="auto" w:fill="auto"/>
                <w:noWrap/>
                <w:vAlign w:val="bottom"/>
                <w:hideMark/>
              </w:tcPr>
            </w:tcPrChange>
          </w:tcPr>
          <w:p w14:paraId="20B871D5" w14:textId="77777777" w:rsidR="001B315C" w:rsidRPr="001E61A8" w:rsidRDefault="001B315C" w:rsidP="00570380">
            <w:pPr>
              <w:spacing w:line="480" w:lineRule="auto"/>
              <w:rPr>
                <w:rFonts w:eastAsia="Times New Roman" w:cs="Times New Roman"/>
                <w:color w:val="000000"/>
              </w:rPr>
              <w:pPrChange w:id="1145" w:author="Alex" w:date="2015-05-13T12:13:00Z">
                <w:pPr/>
              </w:pPrChange>
            </w:pPr>
            <w:r w:rsidRPr="001E61A8">
              <w:rPr>
                <w:rFonts w:eastAsia="Times New Roman" w:cs="Times New Roman"/>
                <w:color w:val="000000"/>
              </w:rPr>
              <w:t>W325C</w:t>
            </w:r>
          </w:p>
        </w:tc>
        <w:tc>
          <w:tcPr>
            <w:tcW w:w="1080" w:type="dxa"/>
            <w:shd w:val="clear" w:color="auto" w:fill="auto"/>
            <w:noWrap/>
            <w:vAlign w:val="bottom"/>
            <w:hideMark/>
            <w:tcPrChange w:id="1146" w:author="Alex" w:date="2015-05-12T22:08:00Z">
              <w:tcPr>
                <w:tcW w:w="1080" w:type="dxa"/>
                <w:tcBorders>
                  <w:top w:val="nil"/>
                  <w:left w:val="nil"/>
                  <w:bottom w:val="nil"/>
                  <w:right w:val="nil"/>
                </w:tcBorders>
                <w:shd w:val="clear" w:color="auto" w:fill="auto"/>
                <w:noWrap/>
                <w:vAlign w:val="bottom"/>
                <w:hideMark/>
              </w:tcPr>
            </w:tcPrChange>
          </w:tcPr>
          <w:p w14:paraId="5EF3C36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147" w:author="Alex" w:date="2015-05-13T12:13:00Z">
                <w:pPr>
                  <w:jc w:val="right"/>
                </w:pPr>
              </w:pPrChange>
            </w:pPr>
            <w:r w:rsidRPr="001E61A8">
              <w:rPr>
                <w:rFonts w:eastAsia="Times New Roman" w:cs="Times New Roman"/>
                <w:color w:val="000000"/>
              </w:rPr>
              <w:t>0.22</w:t>
            </w:r>
          </w:p>
        </w:tc>
        <w:tc>
          <w:tcPr>
            <w:tcW w:w="900" w:type="dxa"/>
            <w:shd w:val="clear" w:color="auto" w:fill="auto"/>
            <w:noWrap/>
            <w:vAlign w:val="bottom"/>
            <w:hideMark/>
            <w:tcPrChange w:id="1148" w:author="Alex" w:date="2015-05-12T22:08:00Z">
              <w:tcPr>
                <w:tcW w:w="900" w:type="dxa"/>
                <w:tcBorders>
                  <w:top w:val="nil"/>
                  <w:left w:val="nil"/>
                  <w:bottom w:val="nil"/>
                  <w:right w:val="nil"/>
                </w:tcBorders>
                <w:shd w:val="clear" w:color="auto" w:fill="auto"/>
                <w:noWrap/>
                <w:vAlign w:val="bottom"/>
                <w:hideMark/>
              </w:tcPr>
            </w:tcPrChange>
          </w:tcPr>
          <w:p w14:paraId="489B599F" w14:textId="77777777" w:rsidR="001B315C" w:rsidRPr="001E61A8" w:rsidRDefault="001B315C" w:rsidP="00570380">
            <w:pPr>
              <w:spacing w:line="480" w:lineRule="auto"/>
              <w:rPr>
                <w:rFonts w:eastAsia="Times New Roman" w:cs="Times New Roman"/>
                <w:color w:val="000000"/>
              </w:rPr>
              <w:pPrChange w:id="1149" w:author="Alex" w:date="2015-05-13T12:13:00Z">
                <w:pPr/>
              </w:pPrChange>
            </w:pPr>
          </w:p>
        </w:tc>
        <w:tc>
          <w:tcPr>
            <w:tcW w:w="1710" w:type="dxa"/>
            <w:shd w:val="clear" w:color="auto" w:fill="auto"/>
            <w:noWrap/>
            <w:vAlign w:val="bottom"/>
            <w:hideMark/>
            <w:tcPrChange w:id="1150" w:author="Alex" w:date="2015-05-12T22:08:00Z">
              <w:tcPr>
                <w:tcW w:w="1710" w:type="dxa"/>
                <w:tcBorders>
                  <w:top w:val="nil"/>
                  <w:left w:val="nil"/>
                  <w:bottom w:val="nil"/>
                  <w:right w:val="nil"/>
                </w:tcBorders>
                <w:shd w:val="clear" w:color="auto" w:fill="auto"/>
                <w:noWrap/>
                <w:vAlign w:val="bottom"/>
                <w:hideMark/>
              </w:tcPr>
            </w:tcPrChange>
          </w:tcPr>
          <w:p w14:paraId="0ACA0C7F" w14:textId="77777777" w:rsidR="001B315C" w:rsidRPr="001E61A8" w:rsidRDefault="001B315C" w:rsidP="00570380">
            <w:pPr>
              <w:spacing w:line="480" w:lineRule="auto"/>
              <w:rPr>
                <w:rFonts w:eastAsia="Times New Roman" w:cs="Times New Roman"/>
                <w:color w:val="000000"/>
              </w:rPr>
              <w:pPrChange w:id="1151" w:author="Alex" w:date="2015-05-13T12:13:00Z">
                <w:pPr/>
              </w:pPrChange>
            </w:pPr>
            <w:r w:rsidRPr="001E61A8">
              <w:rPr>
                <w:rFonts w:eastAsia="Times New Roman" w:cs="Times New Roman"/>
                <w:color w:val="000000"/>
              </w:rPr>
              <w:t>4.18 ± 0.53</w:t>
            </w:r>
          </w:p>
        </w:tc>
        <w:tc>
          <w:tcPr>
            <w:tcW w:w="1350" w:type="dxa"/>
            <w:shd w:val="clear" w:color="auto" w:fill="auto"/>
            <w:noWrap/>
            <w:vAlign w:val="bottom"/>
            <w:hideMark/>
            <w:tcPrChange w:id="1152" w:author="Alex" w:date="2015-05-12T22:08:00Z">
              <w:tcPr>
                <w:tcW w:w="1350" w:type="dxa"/>
                <w:tcBorders>
                  <w:top w:val="nil"/>
                  <w:left w:val="nil"/>
                  <w:bottom w:val="nil"/>
                  <w:right w:val="nil"/>
                </w:tcBorders>
                <w:shd w:val="clear" w:color="auto" w:fill="auto"/>
                <w:noWrap/>
                <w:vAlign w:val="bottom"/>
                <w:hideMark/>
              </w:tcPr>
            </w:tcPrChange>
          </w:tcPr>
          <w:p w14:paraId="044E0E8D" w14:textId="77777777" w:rsidR="001B315C" w:rsidRPr="001E61A8" w:rsidRDefault="001B315C" w:rsidP="00570380">
            <w:pPr>
              <w:spacing w:line="480" w:lineRule="auto"/>
              <w:rPr>
                <w:rFonts w:eastAsia="Times New Roman" w:cs="Times New Roman"/>
                <w:color w:val="000000"/>
              </w:rPr>
              <w:pPrChange w:id="1153" w:author="Alex" w:date="2015-05-13T12:13:00Z">
                <w:pPr/>
              </w:pPrChange>
            </w:pPr>
            <w:r w:rsidRPr="001E61A8">
              <w:rPr>
                <w:rFonts w:eastAsia="Times New Roman" w:cs="Times New Roman"/>
                <w:color w:val="000000"/>
              </w:rPr>
              <w:t>10 ± 0</w:t>
            </w:r>
          </w:p>
        </w:tc>
        <w:tc>
          <w:tcPr>
            <w:tcW w:w="1080" w:type="dxa"/>
            <w:shd w:val="clear" w:color="auto" w:fill="auto"/>
            <w:noWrap/>
            <w:vAlign w:val="bottom"/>
            <w:hideMark/>
            <w:tcPrChange w:id="1154" w:author="Alex" w:date="2015-05-12T22:08:00Z">
              <w:tcPr>
                <w:tcW w:w="1080" w:type="dxa"/>
                <w:tcBorders>
                  <w:top w:val="nil"/>
                  <w:left w:val="nil"/>
                  <w:bottom w:val="nil"/>
                  <w:right w:val="nil"/>
                </w:tcBorders>
                <w:shd w:val="clear" w:color="auto" w:fill="auto"/>
                <w:noWrap/>
                <w:vAlign w:val="bottom"/>
                <w:hideMark/>
              </w:tcPr>
            </w:tcPrChange>
          </w:tcPr>
          <w:p w14:paraId="4190E35B" w14:textId="77777777" w:rsidR="001B315C" w:rsidRPr="001E61A8" w:rsidRDefault="001B315C" w:rsidP="00570380">
            <w:pPr>
              <w:spacing w:line="480" w:lineRule="auto"/>
              <w:rPr>
                <w:rFonts w:eastAsia="Times New Roman" w:cs="Times New Roman"/>
                <w:color w:val="000000"/>
              </w:rPr>
              <w:pPrChange w:id="1155" w:author="Alex" w:date="2015-05-13T12:13:00Z">
                <w:pPr/>
              </w:pPrChange>
            </w:pPr>
            <w:r w:rsidRPr="001E61A8">
              <w:rPr>
                <w:rFonts w:eastAsia="Times New Roman" w:cs="Times New Roman"/>
                <w:color w:val="000000"/>
              </w:rPr>
              <w:t>159.19 ± 34.38</w:t>
            </w:r>
          </w:p>
        </w:tc>
        <w:tc>
          <w:tcPr>
            <w:tcW w:w="2475" w:type="dxa"/>
            <w:shd w:val="clear" w:color="auto" w:fill="auto"/>
            <w:noWrap/>
            <w:vAlign w:val="bottom"/>
            <w:hideMark/>
            <w:tcPrChange w:id="1156" w:author="Alex" w:date="2015-05-12T22:08:00Z">
              <w:tcPr>
                <w:tcW w:w="2475" w:type="dxa"/>
                <w:tcBorders>
                  <w:top w:val="nil"/>
                  <w:left w:val="nil"/>
                  <w:bottom w:val="nil"/>
                  <w:right w:val="nil"/>
                </w:tcBorders>
                <w:shd w:val="clear" w:color="auto" w:fill="auto"/>
                <w:noWrap/>
                <w:vAlign w:val="bottom"/>
                <w:hideMark/>
              </w:tcPr>
            </w:tcPrChange>
          </w:tcPr>
          <w:p w14:paraId="6E6EF35F" w14:textId="77777777" w:rsidR="001B315C" w:rsidRPr="001E61A8" w:rsidRDefault="001B315C" w:rsidP="00570380">
            <w:pPr>
              <w:spacing w:line="480" w:lineRule="auto"/>
              <w:rPr>
                <w:rFonts w:eastAsia="Times New Roman" w:cs="Times New Roman"/>
                <w:color w:val="000000"/>
              </w:rPr>
              <w:pPrChange w:id="1157" w:author="Alex" w:date="2015-05-13T12:13:00Z">
                <w:pPr/>
              </w:pPrChange>
            </w:pPr>
            <w:r w:rsidRPr="001E61A8">
              <w:rPr>
                <w:rFonts w:eastAsia="Times New Roman" w:cs="Times New Roman"/>
                <w:color w:val="000000"/>
              </w:rPr>
              <w:t>2,503 ± 327</w:t>
            </w:r>
          </w:p>
        </w:tc>
      </w:tr>
      <w:tr w:rsidR="00266106" w:rsidRPr="001E61A8" w14:paraId="688B1193" w14:textId="77777777" w:rsidTr="00D400F8">
        <w:trPr>
          <w:trHeight w:val="300"/>
          <w:trPrChange w:id="1158" w:author="Alex" w:date="2015-05-12T22:08:00Z">
            <w:trPr>
              <w:trHeight w:val="300"/>
            </w:trPr>
          </w:trPrChange>
        </w:trPr>
        <w:tc>
          <w:tcPr>
            <w:tcW w:w="1095" w:type="dxa"/>
            <w:shd w:val="clear" w:color="auto" w:fill="auto"/>
            <w:noWrap/>
            <w:vAlign w:val="bottom"/>
            <w:hideMark/>
            <w:tcPrChange w:id="1159" w:author="Alex" w:date="2015-05-12T22:08:00Z">
              <w:tcPr>
                <w:tcW w:w="1095" w:type="dxa"/>
                <w:tcBorders>
                  <w:top w:val="nil"/>
                  <w:left w:val="nil"/>
                  <w:bottom w:val="nil"/>
                  <w:right w:val="nil"/>
                </w:tcBorders>
                <w:shd w:val="clear" w:color="auto" w:fill="auto"/>
                <w:noWrap/>
                <w:vAlign w:val="bottom"/>
                <w:hideMark/>
              </w:tcPr>
            </w:tcPrChange>
          </w:tcPr>
          <w:p w14:paraId="67AFF54C" w14:textId="77777777" w:rsidR="001B315C" w:rsidRPr="001E61A8" w:rsidRDefault="001B315C" w:rsidP="00570380">
            <w:pPr>
              <w:spacing w:line="480" w:lineRule="auto"/>
              <w:rPr>
                <w:rFonts w:eastAsia="Times New Roman" w:cs="Times New Roman"/>
                <w:color w:val="000000"/>
              </w:rPr>
              <w:pPrChange w:id="1160" w:author="Alex" w:date="2015-05-13T12:13:00Z">
                <w:pPr/>
              </w:pPrChange>
            </w:pPr>
            <w:r w:rsidRPr="001E61A8">
              <w:rPr>
                <w:rFonts w:eastAsia="Times New Roman" w:cs="Times New Roman"/>
                <w:color w:val="000000"/>
              </w:rPr>
              <w:t>W325H</w:t>
            </w:r>
          </w:p>
        </w:tc>
        <w:tc>
          <w:tcPr>
            <w:tcW w:w="1080" w:type="dxa"/>
            <w:shd w:val="clear" w:color="auto" w:fill="auto"/>
            <w:noWrap/>
            <w:vAlign w:val="bottom"/>
            <w:hideMark/>
            <w:tcPrChange w:id="1161" w:author="Alex" w:date="2015-05-12T22:08:00Z">
              <w:tcPr>
                <w:tcW w:w="1080" w:type="dxa"/>
                <w:tcBorders>
                  <w:top w:val="nil"/>
                  <w:left w:val="nil"/>
                  <w:bottom w:val="nil"/>
                  <w:right w:val="nil"/>
                </w:tcBorders>
                <w:shd w:val="clear" w:color="auto" w:fill="auto"/>
                <w:noWrap/>
                <w:vAlign w:val="bottom"/>
                <w:hideMark/>
              </w:tcPr>
            </w:tcPrChange>
          </w:tcPr>
          <w:p w14:paraId="64625D8B"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162" w:author="Alex" w:date="2015-05-13T12:13:00Z">
                <w:pPr>
                  <w:jc w:val="right"/>
                </w:pPr>
              </w:pPrChange>
            </w:pPr>
            <w:r w:rsidRPr="001E61A8">
              <w:rPr>
                <w:rFonts w:eastAsia="Times New Roman" w:cs="Times New Roman"/>
                <w:color w:val="000000"/>
              </w:rPr>
              <w:t>1.12</w:t>
            </w:r>
          </w:p>
        </w:tc>
        <w:tc>
          <w:tcPr>
            <w:tcW w:w="900" w:type="dxa"/>
            <w:shd w:val="clear" w:color="auto" w:fill="auto"/>
            <w:noWrap/>
            <w:vAlign w:val="bottom"/>
            <w:hideMark/>
            <w:tcPrChange w:id="1163" w:author="Alex" w:date="2015-05-12T22:08:00Z">
              <w:tcPr>
                <w:tcW w:w="900" w:type="dxa"/>
                <w:tcBorders>
                  <w:top w:val="nil"/>
                  <w:left w:val="nil"/>
                  <w:bottom w:val="nil"/>
                  <w:right w:val="nil"/>
                </w:tcBorders>
                <w:shd w:val="clear" w:color="auto" w:fill="auto"/>
                <w:noWrap/>
                <w:vAlign w:val="bottom"/>
                <w:hideMark/>
              </w:tcPr>
            </w:tcPrChange>
          </w:tcPr>
          <w:p w14:paraId="2CAB7DC8" w14:textId="77777777" w:rsidR="001B315C" w:rsidRPr="001E61A8" w:rsidRDefault="001B315C" w:rsidP="00570380">
            <w:pPr>
              <w:spacing w:line="480" w:lineRule="auto"/>
              <w:rPr>
                <w:rFonts w:eastAsia="Times New Roman" w:cs="Times New Roman"/>
                <w:color w:val="000000"/>
              </w:rPr>
              <w:pPrChange w:id="1164" w:author="Alex" w:date="2015-05-13T12:13:00Z">
                <w:pPr/>
              </w:pPrChange>
            </w:pPr>
          </w:p>
        </w:tc>
        <w:tc>
          <w:tcPr>
            <w:tcW w:w="1710" w:type="dxa"/>
            <w:shd w:val="clear" w:color="auto" w:fill="auto"/>
            <w:noWrap/>
            <w:vAlign w:val="bottom"/>
            <w:hideMark/>
            <w:tcPrChange w:id="1165" w:author="Alex" w:date="2015-05-12T22:08:00Z">
              <w:tcPr>
                <w:tcW w:w="1710" w:type="dxa"/>
                <w:tcBorders>
                  <w:top w:val="nil"/>
                  <w:left w:val="nil"/>
                  <w:bottom w:val="nil"/>
                  <w:right w:val="nil"/>
                </w:tcBorders>
                <w:shd w:val="clear" w:color="auto" w:fill="auto"/>
                <w:noWrap/>
                <w:vAlign w:val="bottom"/>
                <w:hideMark/>
              </w:tcPr>
            </w:tcPrChange>
          </w:tcPr>
          <w:p w14:paraId="4A0524CB" w14:textId="77777777" w:rsidR="001B315C" w:rsidRPr="001E61A8" w:rsidRDefault="001B315C" w:rsidP="00570380">
            <w:pPr>
              <w:spacing w:line="480" w:lineRule="auto"/>
              <w:rPr>
                <w:rFonts w:eastAsia="Times New Roman" w:cs="Times New Roman"/>
                <w:color w:val="000000"/>
              </w:rPr>
              <w:pPrChange w:id="1166" w:author="Alex" w:date="2015-05-13T12:13:00Z">
                <w:pPr/>
              </w:pPrChange>
            </w:pPr>
            <w:r w:rsidRPr="001E61A8">
              <w:rPr>
                <w:rFonts w:eastAsia="Times New Roman" w:cs="Times New Roman"/>
                <w:color w:val="000000"/>
              </w:rPr>
              <w:t>3.08 ± 0.43</w:t>
            </w:r>
          </w:p>
        </w:tc>
        <w:tc>
          <w:tcPr>
            <w:tcW w:w="1350" w:type="dxa"/>
            <w:shd w:val="clear" w:color="auto" w:fill="auto"/>
            <w:noWrap/>
            <w:vAlign w:val="bottom"/>
            <w:hideMark/>
            <w:tcPrChange w:id="1167" w:author="Alex" w:date="2015-05-12T22:08:00Z">
              <w:tcPr>
                <w:tcW w:w="1350" w:type="dxa"/>
                <w:tcBorders>
                  <w:top w:val="nil"/>
                  <w:left w:val="nil"/>
                  <w:bottom w:val="nil"/>
                  <w:right w:val="nil"/>
                </w:tcBorders>
                <w:shd w:val="clear" w:color="auto" w:fill="auto"/>
                <w:noWrap/>
                <w:vAlign w:val="bottom"/>
                <w:hideMark/>
              </w:tcPr>
            </w:tcPrChange>
          </w:tcPr>
          <w:p w14:paraId="42614FFF" w14:textId="77777777" w:rsidR="001B315C" w:rsidRPr="001E61A8" w:rsidRDefault="001B315C" w:rsidP="00570380">
            <w:pPr>
              <w:spacing w:line="480" w:lineRule="auto"/>
              <w:rPr>
                <w:rFonts w:eastAsia="Times New Roman" w:cs="Times New Roman"/>
                <w:color w:val="000000"/>
              </w:rPr>
              <w:pPrChange w:id="1168" w:author="Alex" w:date="2015-05-13T12:13:00Z">
                <w:pPr/>
              </w:pPrChange>
            </w:pPr>
            <w:r w:rsidRPr="001E61A8">
              <w:rPr>
                <w:rFonts w:eastAsia="Times New Roman" w:cs="Times New Roman"/>
                <w:color w:val="000000"/>
              </w:rPr>
              <w:t>35 ± 1</w:t>
            </w:r>
          </w:p>
        </w:tc>
        <w:tc>
          <w:tcPr>
            <w:tcW w:w="1080" w:type="dxa"/>
            <w:shd w:val="clear" w:color="auto" w:fill="auto"/>
            <w:noWrap/>
            <w:vAlign w:val="bottom"/>
            <w:hideMark/>
            <w:tcPrChange w:id="1169" w:author="Alex" w:date="2015-05-12T22:08:00Z">
              <w:tcPr>
                <w:tcW w:w="1080" w:type="dxa"/>
                <w:tcBorders>
                  <w:top w:val="nil"/>
                  <w:left w:val="nil"/>
                  <w:bottom w:val="nil"/>
                  <w:right w:val="nil"/>
                </w:tcBorders>
                <w:shd w:val="clear" w:color="auto" w:fill="auto"/>
                <w:noWrap/>
                <w:vAlign w:val="bottom"/>
                <w:hideMark/>
              </w:tcPr>
            </w:tcPrChange>
          </w:tcPr>
          <w:p w14:paraId="2A46B1B8" w14:textId="77777777" w:rsidR="001B315C" w:rsidRPr="001E61A8" w:rsidRDefault="001B315C" w:rsidP="00570380">
            <w:pPr>
              <w:spacing w:line="480" w:lineRule="auto"/>
              <w:rPr>
                <w:rFonts w:eastAsia="Times New Roman" w:cs="Times New Roman"/>
                <w:color w:val="000000"/>
              </w:rPr>
              <w:pPrChange w:id="1170" w:author="Alex" w:date="2015-05-13T12:13:00Z">
                <w:pPr/>
              </w:pPrChange>
            </w:pPr>
            <w:r w:rsidRPr="001E61A8">
              <w:rPr>
                <w:rFonts w:eastAsia="Times New Roman" w:cs="Times New Roman"/>
                <w:color w:val="000000"/>
              </w:rPr>
              <w:t>143.45 ± 25.04</w:t>
            </w:r>
          </w:p>
        </w:tc>
        <w:tc>
          <w:tcPr>
            <w:tcW w:w="2475" w:type="dxa"/>
            <w:shd w:val="clear" w:color="auto" w:fill="auto"/>
            <w:noWrap/>
            <w:vAlign w:val="bottom"/>
            <w:hideMark/>
            <w:tcPrChange w:id="1171" w:author="Alex" w:date="2015-05-12T22:08:00Z">
              <w:tcPr>
                <w:tcW w:w="2475" w:type="dxa"/>
                <w:tcBorders>
                  <w:top w:val="nil"/>
                  <w:left w:val="nil"/>
                  <w:bottom w:val="nil"/>
                  <w:right w:val="nil"/>
                </w:tcBorders>
                <w:shd w:val="clear" w:color="auto" w:fill="auto"/>
                <w:noWrap/>
                <w:vAlign w:val="bottom"/>
                <w:hideMark/>
              </w:tcPr>
            </w:tcPrChange>
          </w:tcPr>
          <w:p w14:paraId="751CAFA4" w14:textId="77777777" w:rsidR="001B315C" w:rsidRPr="001E61A8" w:rsidRDefault="001B315C" w:rsidP="00570380">
            <w:pPr>
              <w:spacing w:line="480" w:lineRule="auto"/>
              <w:rPr>
                <w:rFonts w:eastAsia="Times New Roman" w:cs="Times New Roman"/>
                <w:color w:val="000000"/>
              </w:rPr>
              <w:pPrChange w:id="1172" w:author="Alex" w:date="2015-05-13T12:13:00Z">
                <w:pPr/>
              </w:pPrChange>
            </w:pPr>
            <w:r w:rsidRPr="001E61A8">
              <w:rPr>
                <w:rFonts w:eastAsia="Times New Roman" w:cs="Times New Roman"/>
                <w:color w:val="000000"/>
              </w:rPr>
              <w:t>11,358 ± 1,645</w:t>
            </w:r>
          </w:p>
        </w:tc>
      </w:tr>
      <w:tr w:rsidR="00266106" w:rsidRPr="001E61A8" w14:paraId="5B229F29" w14:textId="77777777" w:rsidTr="00D400F8">
        <w:trPr>
          <w:trHeight w:val="300"/>
          <w:trPrChange w:id="1173" w:author="Alex" w:date="2015-05-12T22:08:00Z">
            <w:trPr>
              <w:trHeight w:val="300"/>
            </w:trPr>
          </w:trPrChange>
        </w:trPr>
        <w:tc>
          <w:tcPr>
            <w:tcW w:w="1095" w:type="dxa"/>
            <w:shd w:val="clear" w:color="auto" w:fill="auto"/>
            <w:noWrap/>
            <w:vAlign w:val="bottom"/>
            <w:hideMark/>
            <w:tcPrChange w:id="1174" w:author="Alex" w:date="2015-05-12T22:08:00Z">
              <w:tcPr>
                <w:tcW w:w="1095" w:type="dxa"/>
                <w:tcBorders>
                  <w:top w:val="nil"/>
                  <w:left w:val="nil"/>
                  <w:bottom w:val="nil"/>
                  <w:right w:val="nil"/>
                </w:tcBorders>
                <w:shd w:val="clear" w:color="auto" w:fill="auto"/>
                <w:noWrap/>
                <w:vAlign w:val="bottom"/>
                <w:hideMark/>
              </w:tcPr>
            </w:tcPrChange>
          </w:tcPr>
          <w:p w14:paraId="3A2E1CEE" w14:textId="77777777" w:rsidR="001B315C" w:rsidRPr="001E61A8" w:rsidRDefault="001B315C" w:rsidP="00570380">
            <w:pPr>
              <w:spacing w:line="480" w:lineRule="auto"/>
              <w:rPr>
                <w:rFonts w:eastAsia="Times New Roman" w:cs="Times New Roman"/>
                <w:color w:val="000000"/>
              </w:rPr>
              <w:pPrChange w:id="1175" w:author="Alex" w:date="2015-05-13T12:13:00Z">
                <w:pPr/>
              </w:pPrChange>
            </w:pPr>
            <w:r w:rsidRPr="001E61A8">
              <w:rPr>
                <w:rFonts w:eastAsia="Times New Roman" w:cs="Times New Roman"/>
                <w:color w:val="000000"/>
              </w:rPr>
              <w:t>W325L</w:t>
            </w:r>
          </w:p>
        </w:tc>
        <w:tc>
          <w:tcPr>
            <w:tcW w:w="1080" w:type="dxa"/>
            <w:shd w:val="clear" w:color="auto" w:fill="auto"/>
            <w:noWrap/>
            <w:vAlign w:val="bottom"/>
            <w:hideMark/>
            <w:tcPrChange w:id="1176" w:author="Alex" w:date="2015-05-12T22:08:00Z">
              <w:tcPr>
                <w:tcW w:w="1080" w:type="dxa"/>
                <w:tcBorders>
                  <w:top w:val="nil"/>
                  <w:left w:val="nil"/>
                  <w:bottom w:val="nil"/>
                  <w:right w:val="nil"/>
                </w:tcBorders>
                <w:shd w:val="clear" w:color="auto" w:fill="auto"/>
                <w:noWrap/>
                <w:vAlign w:val="bottom"/>
                <w:hideMark/>
              </w:tcPr>
            </w:tcPrChange>
          </w:tcPr>
          <w:p w14:paraId="161898DA"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177" w:author="Alex" w:date="2015-05-13T12:13:00Z">
                <w:pPr>
                  <w:jc w:val="right"/>
                </w:pPr>
              </w:pPrChange>
            </w:pPr>
            <w:r w:rsidRPr="001E61A8">
              <w:rPr>
                <w:rFonts w:eastAsia="Times New Roman" w:cs="Times New Roman"/>
                <w:color w:val="000000"/>
              </w:rPr>
              <w:t>1.08</w:t>
            </w:r>
          </w:p>
        </w:tc>
        <w:tc>
          <w:tcPr>
            <w:tcW w:w="900" w:type="dxa"/>
            <w:shd w:val="clear" w:color="auto" w:fill="auto"/>
            <w:noWrap/>
            <w:vAlign w:val="bottom"/>
            <w:hideMark/>
            <w:tcPrChange w:id="1178" w:author="Alex" w:date="2015-05-12T22:08:00Z">
              <w:tcPr>
                <w:tcW w:w="900" w:type="dxa"/>
                <w:tcBorders>
                  <w:top w:val="nil"/>
                  <w:left w:val="nil"/>
                  <w:bottom w:val="nil"/>
                  <w:right w:val="nil"/>
                </w:tcBorders>
                <w:shd w:val="clear" w:color="auto" w:fill="auto"/>
                <w:noWrap/>
                <w:vAlign w:val="bottom"/>
                <w:hideMark/>
              </w:tcPr>
            </w:tcPrChange>
          </w:tcPr>
          <w:p w14:paraId="48AC9420" w14:textId="77777777" w:rsidR="001B315C" w:rsidRPr="001E61A8" w:rsidRDefault="001B315C" w:rsidP="00570380">
            <w:pPr>
              <w:spacing w:line="480" w:lineRule="auto"/>
              <w:rPr>
                <w:rFonts w:eastAsia="Times New Roman" w:cs="Times New Roman"/>
                <w:color w:val="000000"/>
              </w:rPr>
              <w:pPrChange w:id="1179" w:author="Alex" w:date="2015-05-13T12:13:00Z">
                <w:pPr/>
              </w:pPrChange>
            </w:pPr>
          </w:p>
        </w:tc>
        <w:tc>
          <w:tcPr>
            <w:tcW w:w="1710" w:type="dxa"/>
            <w:shd w:val="clear" w:color="auto" w:fill="auto"/>
            <w:noWrap/>
            <w:vAlign w:val="bottom"/>
            <w:hideMark/>
            <w:tcPrChange w:id="1180" w:author="Alex" w:date="2015-05-12T22:08:00Z">
              <w:tcPr>
                <w:tcW w:w="1710" w:type="dxa"/>
                <w:tcBorders>
                  <w:top w:val="nil"/>
                  <w:left w:val="nil"/>
                  <w:bottom w:val="nil"/>
                  <w:right w:val="nil"/>
                </w:tcBorders>
                <w:shd w:val="clear" w:color="auto" w:fill="auto"/>
                <w:noWrap/>
                <w:vAlign w:val="bottom"/>
                <w:hideMark/>
              </w:tcPr>
            </w:tcPrChange>
          </w:tcPr>
          <w:p w14:paraId="1FBB5A8E" w14:textId="77777777" w:rsidR="001B315C" w:rsidRPr="001E61A8" w:rsidRDefault="001B315C" w:rsidP="00570380">
            <w:pPr>
              <w:spacing w:line="480" w:lineRule="auto"/>
              <w:rPr>
                <w:rFonts w:eastAsia="Times New Roman" w:cs="Times New Roman"/>
                <w:color w:val="000000"/>
              </w:rPr>
              <w:pPrChange w:id="1181" w:author="Alex" w:date="2015-05-13T12:13:00Z">
                <w:pPr/>
              </w:pPrChange>
            </w:pPr>
            <w:r w:rsidRPr="001E61A8">
              <w:rPr>
                <w:rFonts w:eastAsia="Times New Roman" w:cs="Times New Roman"/>
                <w:color w:val="000000"/>
              </w:rPr>
              <w:t>5.74 ± 0.35</w:t>
            </w:r>
          </w:p>
        </w:tc>
        <w:tc>
          <w:tcPr>
            <w:tcW w:w="1350" w:type="dxa"/>
            <w:shd w:val="clear" w:color="auto" w:fill="auto"/>
            <w:noWrap/>
            <w:vAlign w:val="bottom"/>
            <w:hideMark/>
            <w:tcPrChange w:id="1182" w:author="Alex" w:date="2015-05-12T22:08:00Z">
              <w:tcPr>
                <w:tcW w:w="1350" w:type="dxa"/>
                <w:tcBorders>
                  <w:top w:val="nil"/>
                  <w:left w:val="nil"/>
                  <w:bottom w:val="nil"/>
                  <w:right w:val="nil"/>
                </w:tcBorders>
                <w:shd w:val="clear" w:color="auto" w:fill="auto"/>
                <w:noWrap/>
                <w:vAlign w:val="bottom"/>
                <w:hideMark/>
              </w:tcPr>
            </w:tcPrChange>
          </w:tcPr>
          <w:p w14:paraId="718DC5A3" w14:textId="77777777" w:rsidR="001B315C" w:rsidRPr="001E61A8" w:rsidRDefault="001B315C" w:rsidP="00570380">
            <w:pPr>
              <w:spacing w:line="480" w:lineRule="auto"/>
              <w:rPr>
                <w:rFonts w:eastAsia="Times New Roman" w:cs="Times New Roman"/>
                <w:color w:val="000000"/>
              </w:rPr>
              <w:pPrChange w:id="1183" w:author="Alex" w:date="2015-05-13T12:13:00Z">
                <w:pPr/>
              </w:pPrChange>
            </w:pPr>
            <w:r w:rsidRPr="001E61A8">
              <w:rPr>
                <w:rFonts w:eastAsia="Times New Roman" w:cs="Times New Roman"/>
                <w:color w:val="000000"/>
              </w:rPr>
              <w:t>109 ± 2</w:t>
            </w:r>
          </w:p>
        </w:tc>
        <w:tc>
          <w:tcPr>
            <w:tcW w:w="1080" w:type="dxa"/>
            <w:shd w:val="clear" w:color="auto" w:fill="auto"/>
            <w:noWrap/>
            <w:vAlign w:val="bottom"/>
            <w:hideMark/>
            <w:tcPrChange w:id="1184" w:author="Alex" w:date="2015-05-12T22:08:00Z">
              <w:tcPr>
                <w:tcW w:w="1080" w:type="dxa"/>
                <w:tcBorders>
                  <w:top w:val="nil"/>
                  <w:left w:val="nil"/>
                  <w:bottom w:val="nil"/>
                  <w:right w:val="nil"/>
                </w:tcBorders>
                <w:shd w:val="clear" w:color="auto" w:fill="auto"/>
                <w:noWrap/>
                <w:vAlign w:val="bottom"/>
                <w:hideMark/>
              </w:tcPr>
            </w:tcPrChange>
          </w:tcPr>
          <w:p w14:paraId="66E3E610" w14:textId="77777777" w:rsidR="001B315C" w:rsidRPr="001E61A8" w:rsidRDefault="001B315C" w:rsidP="00570380">
            <w:pPr>
              <w:spacing w:line="480" w:lineRule="auto"/>
              <w:rPr>
                <w:rFonts w:eastAsia="Times New Roman" w:cs="Times New Roman"/>
                <w:color w:val="000000"/>
              </w:rPr>
              <w:pPrChange w:id="1185" w:author="Alex" w:date="2015-05-13T12:13:00Z">
                <w:pPr/>
              </w:pPrChange>
            </w:pPr>
          </w:p>
        </w:tc>
        <w:tc>
          <w:tcPr>
            <w:tcW w:w="2475" w:type="dxa"/>
            <w:shd w:val="clear" w:color="auto" w:fill="auto"/>
            <w:noWrap/>
            <w:vAlign w:val="bottom"/>
            <w:hideMark/>
            <w:tcPrChange w:id="1186" w:author="Alex" w:date="2015-05-12T22:08:00Z">
              <w:tcPr>
                <w:tcW w:w="2475" w:type="dxa"/>
                <w:tcBorders>
                  <w:top w:val="nil"/>
                  <w:left w:val="nil"/>
                  <w:bottom w:val="nil"/>
                  <w:right w:val="nil"/>
                </w:tcBorders>
                <w:shd w:val="clear" w:color="auto" w:fill="auto"/>
                <w:noWrap/>
                <w:vAlign w:val="bottom"/>
                <w:hideMark/>
              </w:tcPr>
            </w:tcPrChange>
          </w:tcPr>
          <w:p w14:paraId="4FFDEAB9" w14:textId="77777777" w:rsidR="001B315C" w:rsidRPr="001E61A8" w:rsidRDefault="001B315C" w:rsidP="00570380">
            <w:pPr>
              <w:spacing w:line="480" w:lineRule="auto"/>
              <w:rPr>
                <w:rFonts w:eastAsia="Times New Roman" w:cs="Times New Roman"/>
                <w:color w:val="000000"/>
              </w:rPr>
              <w:pPrChange w:id="1187" w:author="Alex" w:date="2015-05-13T12:13:00Z">
                <w:pPr/>
              </w:pPrChange>
            </w:pPr>
            <w:r w:rsidRPr="001E61A8">
              <w:rPr>
                <w:rFonts w:eastAsia="Times New Roman" w:cs="Times New Roman"/>
                <w:color w:val="000000"/>
              </w:rPr>
              <w:t>18,909 ± 1,198</w:t>
            </w:r>
          </w:p>
        </w:tc>
      </w:tr>
      <w:tr w:rsidR="00266106" w:rsidRPr="001E61A8" w14:paraId="7F39FDEC" w14:textId="77777777" w:rsidTr="00D400F8">
        <w:trPr>
          <w:trHeight w:val="300"/>
          <w:trPrChange w:id="1188" w:author="Alex" w:date="2015-05-12T22:08:00Z">
            <w:trPr>
              <w:trHeight w:val="300"/>
            </w:trPr>
          </w:trPrChange>
        </w:trPr>
        <w:tc>
          <w:tcPr>
            <w:tcW w:w="1095" w:type="dxa"/>
            <w:shd w:val="clear" w:color="auto" w:fill="auto"/>
            <w:noWrap/>
            <w:vAlign w:val="bottom"/>
            <w:hideMark/>
            <w:tcPrChange w:id="1189" w:author="Alex" w:date="2015-05-12T22:08:00Z">
              <w:tcPr>
                <w:tcW w:w="1095" w:type="dxa"/>
                <w:tcBorders>
                  <w:top w:val="nil"/>
                  <w:left w:val="nil"/>
                  <w:bottom w:val="nil"/>
                  <w:right w:val="nil"/>
                </w:tcBorders>
                <w:shd w:val="clear" w:color="auto" w:fill="auto"/>
                <w:noWrap/>
                <w:vAlign w:val="bottom"/>
                <w:hideMark/>
              </w:tcPr>
            </w:tcPrChange>
          </w:tcPr>
          <w:p w14:paraId="5A40CD92" w14:textId="77777777" w:rsidR="001B315C" w:rsidRPr="001E61A8" w:rsidRDefault="001B315C" w:rsidP="00570380">
            <w:pPr>
              <w:spacing w:line="480" w:lineRule="auto"/>
              <w:rPr>
                <w:rFonts w:eastAsia="Times New Roman" w:cs="Times New Roman"/>
                <w:color w:val="000000"/>
              </w:rPr>
              <w:pPrChange w:id="1190" w:author="Alex" w:date="2015-05-13T12:13:00Z">
                <w:pPr/>
              </w:pPrChange>
            </w:pPr>
            <w:r w:rsidRPr="001E61A8">
              <w:rPr>
                <w:rFonts w:eastAsia="Times New Roman" w:cs="Times New Roman"/>
                <w:color w:val="000000"/>
              </w:rPr>
              <w:t>P329W</w:t>
            </w:r>
          </w:p>
        </w:tc>
        <w:tc>
          <w:tcPr>
            <w:tcW w:w="1080" w:type="dxa"/>
            <w:shd w:val="clear" w:color="auto" w:fill="auto"/>
            <w:noWrap/>
            <w:vAlign w:val="bottom"/>
            <w:hideMark/>
            <w:tcPrChange w:id="1191" w:author="Alex" w:date="2015-05-12T22:08:00Z">
              <w:tcPr>
                <w:tcW w:w="1080" w:type="dxa"/>
                <w:tcBorders>
                  <w:top w:val="nil"/>
                  <w:left w:val="nil"/>
                  <w:bottom w:val="nil"/>
                  <w:right w:val="nil"/>
                </w:tcBorders>
                <w:shd w:val="clear" w:color="auto" w:fill="auto"/>
                <w:noWrap/>
                <w:vAlign w:val="bottom"/>
                <w:hideMark/>
              </w:tcPr>
            </w:tcPrChange>
          </w:tcPr>
          <w:p w14:paraId="031B468A"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192" w:author="Alex" w:date="2015-05-13T12:13:00Z">
                <w:pPr>
                  <w:jc w:val="right"/>
                </w:pPr>
              </w:pPrChange>
            </w:pPr>
            <w:r w:rsidRPr="001E61A8">
              <w:rPr>
                <w:rFonts w:eastAsia="Times New Roman" w:cs="Times New Roman"/>
                <w:color w:val="000000"/>
              </w:rPr>
              <w:t>0.47</w:t>
            </w:r>
          </w:p>
        </w:tc>
        <w:tc>
          <w:tcPr>
            <w:tcW w:w="900" w:type="dxa"/>
            <w:shd w:val="clear" w:color="auto" w:fill="auto"/>
            <w:noWrap/>
            <w:vAlign w:val="bottom"/>
            <w:hideMark/>
            <w:tcPrChange w:id="1193" w:author="Alex" w:date="2015-05-12T22:08:00Z">
              <w:tcPr>
                <w:tcW w:w="900" w:type="dxa"/>
                <w:tcBorders>
                  <w:top w:val="nil"/>
                  <w:left w:val="nil"/>
                  <w:bottom w:val="nil"/>
                  <w:right w:val="nil"/>
                </w:tcBorders>
                <w:shd w:val="clear" w:color="auto" w:fill="auto"/>
                <w:noWrap/>
                <w:vAlign w:val="bottom"/>
                <w:hideMark/>
              </w:tcPr>
            </w:tcPrChange>
          </w:tcPr>
          <w:p w14:paraId="486DD035" w14:textId="77777777" w:rsidR="001B315C" w:rsidRPr="001E61A8" w:rsidRDefault="001B315C" w:rsidP="00570380">
            <w:pPr>
              <w:spacing w:line="480" w:lineRule="auto"/>
              <w:rPr>
                <w:rFonts w:eastAsia="Times New Roman" w:cs="Times New Roman"/>
                <w:color w:val="000000"/>
              </w:rPr>
              <w:pPrChange w:id="1194"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1195" w:author="Alex" w:date="2015-05-12T22:08:00Z">
              <w:tcPr>
                <w:tcW w:w="1710" w:type="dxa"/>
                <w:tcBorders>
                  <w:top w:val="nil"/>
                  <w:left w:val="nil"/>
                  <w:bottom w:val="nil"/>
                  <w:right w:val="nil"/>
                </w:tcBorders>
                <w:shd w:val="clear" w:color="auto" w:fill="auto"/>
                <w:noWrap/>
                <w:vAlign w:val="bottom"/>
                <w:hideMark/>
              </w:tcPr>
            </w:tcPrChange>
          </w:tcPr>
          <w:p w14:paraId="37D96450" w14:textId="77777777" w:rsidR="001B315C" w:rsidRPr="001E61A8" w:rsidRDefault="001B315C" w:rsidP="00570380">
            <w:pPr>
              <w:spacing w:line="480" w:lineRule="auto"/>
              <w:rPr>
                <w:rFonts w:eastAsia="Times New Roman" w:cs="Times New Roman"/>
                <w:color w:val="000000"/>
              </w:rPr>
              <w:pPrChange w:id="1196" w:author="Alex" w:date="2015-05-13T12:13:00Z">
                <w:pPr/>
              </w:pPrChange>
            </w:pPr>
          </w:p>
        </w:tc>
        <w:tc>
          <w:tcPr>
            <w:tcW w:w="1350" w:type="dxa"/>
            <w:shd w:val="clear" w:color="auto" w:fill="auto"/>
            <w:noWrap/>
            <w:vAlign w:val="bottom"/>
            <w:hideMark/>
            <w:tcPrChange w:id="1197" w:author="Alex" w:date="2015-05-12T22:08:00Z">
              <w:tcPr>
                <w:tcW w:w="1350" w:type="dxa"/>
                <w:tcBorders>
                  <w:top w:val="nil"/>
                  <w:left w:val="nil"/>
                  <w:bottom w:val="nil"/>
                  <w:right w:val="nil"/>
                </w:tcBorders>
                <w:shd w:val="clear" w:color="auto" w:fill="auto"/>
                <w:noWrap/>
                <w:vAlign w:val="bottom"/>
                <w:hideMark/>
              </w:tcPr>
            </w:tcPrChange>
          </w:tcPr>
          <w:p w14:paraId="29EA207D" w14:textId="77777777" w:rsidR="001B315C" w:rsidRPr="001E61A8" w:rsidRDefault="001B315C" w:rsidP="00570380">
            <w:pPr>
              <w:spacing w:line="480" w:lineRule="auto"/>
              <w:rPr>
                <w:rFonts w:eastAsia="Times New Roman" w:cs="Times New Roman"/>
                <w:color w:val="000000"/>
              </w:rPr>
              <w:pPrChange w:id="1198" w:author="Alex" w:date="2015-05-13T12:13:00Z">
                <w:pPr/>
              </w:pPrChange>
            </w:pPr>
          </w:p>
        </w:tc>
        <w:tc>
          <w:tcPr>
            <w:tcW w:w="1080" w:type="dxa"/>
            <w:shd w:val="clear" w:color="auto" w:fill="auto"/>
            <w:noWrap/>
            <w:vAlign w:val="bottom"/>
            <w:hideMark/>
            <w:tcPrChange w:id="1199" w:author="Alex" w:date="2015-05-12T22:08:00Z">
              <w:tcPr>
                <w:tcW w:w="1080" w:type="dxa"/>
                <w:tcBorders>
                  <w:top w:val="nil"/>
                  <w:left w:val="nil"/>
                  <w:bottom w:val="nil"/>
                  <w:right w:val="nil"/>
                </w:tcBorders>
                <w:shd w:val="clear" w:color="auto" w:fill="auto"/>
                <w:noWrap/>
                <w:vAlign w:val="bottom"/>
                <w:hideMark/>
              </w:tcPr>
            </w:tcPrChange>
          </w:tcPr>
          <w:p w14:paraId="15ED2392" w14:textId="77777777" w:rsidR="001B315C" w:rsidRPr="001E61A8" w:rsidRDefault="001B315C" w:rsidP="00570380">
            <w:pPr>
              <w:spacing w:line="480" w:lineRule="auto"/>
              <w:rPr>
                <w:rFonts w:eastAsia="Times New Roman" w:cs="Times New Roman"/>
                <w:color w:val="000000"/>
              </w:rPr>
              <w:pPrChange w:id="1200" w:author="Alex" w:date="2015-05-13T12:13:00Z">
                <w:pPr/>
              </w:pPrChange>
            </w:pPr>
          </w:p>
        </w:tc>
        <w:tc>
          <w:tcPr>
            <w:tcW w:w="2475" w:type="dxa"/>
            <w:shd w:val="clear" w:color="auto" w:fill="auto"/>
            <w:noWrap/>
            <w:vAlign w:val="bottom"/>
            <w:hideMark/>
            <w:tcPrChange w:id="1201" w:author="Alex" w:date="2015-05-12T22:08:00Z">
              <w:tcPr>
                <w:tcW w:w="2475" w:type="dxa"/>
                <w:tcBorders>
                  <w:top w:val="nil"/>
                  <w:left w:val="nil"/>
                  <w:bottom w:val="nil"/>
                  <w:right w:val="nil"/>
                </w:tcBorders>
                <w:shd w:val="clear" w:color="auto" w:fill="auto"/>
                <w:noWrap/>
                <w:vAlign w:val="bottom"/>
                <w:hideMark/>
              </w:tcPr>
            </w:tcPrChange>
          </w:tcPr>
          <w:p w14:paraId="457A4871" w14:textId="77777777" w:rsidR="001B315C" w:rsidRPr="001E61A8" w:rsidRDefault="001B315C" w:rsidP="00570380">
            <w:pPr>
              <w:spacing w:line="480" w:lineRule="auto"/>
              <w:rPr>
                <w:rFonts w:eastAsia="Times New Roman" w:cs="Times New Roman"/>
                <w:color w:val="000000"/>
              </w:rPr>
              <w:pPrChange w:id="1202" w:author="Alex" w:date="2015-05-13T12:13:00Z">
                <w:pPr/>
              </w:pPrChange>
            </w:pPr>
          </w:p>
        </w:tc>
      </w:tr>
      <w:tr w:rsidR="00266106" w:rsidRPr="001E61A8" w14:paraId="078A178C" w14:textId="77777777" w:rsidTr="00D400F8">
        <w:trPr>
          <w:trHeight w:val="300"/>
          <w:trPrChange w:id="1203" w:author="Alex" w:date="2015-05-12T22:08:00Z">
            <w:trPr>
              <w:trHeight w:val="300"/>
            </w:trPr>
          </w:trPrChange>
        </w:trPr>
        <w:tc>
          <w:tcPr>
            <w:tcW w:w="1095" w:type="dxa"/>
            <w:shd w:val="clear" w:color="auto" w:fill="auto"/>
            <w:noWrap/>
            <w:vAlign w:val="bottom"/>
            <w:hideMark/>
            <w:tcPrChange w:id="1204" w:author="Alex" w:date="2015-05-12T22:08:00Z">
              <w:tcPr>
                <w:tcW w:w="1095" w:type="dxa"/>
                <w:tcBorders>
                  <w:top w:val="nil"/>
                  <w:left w:val="nil"/>
                  <w:bottom w:val="nil"/>
                  <w:right w:val="nil"/>
                </w:tcBorders>
                <w:shd w:val="clear" w:color="auto" w:fill="auto"/>
                <w:noWrap/>
                <w:vAlign w:val="bottom"/>
                <w:hideMark/>
              </w:tcPr>
            </w:tcPrChange>
          </w:tcPr>
          <w:p w14:paraId="6ECF55FF" w14:textId="77777777" w:rsidR="001B315C" w:rsidRPr="001E61A8" w:rsidRDefault="001B315C" w:rsidP="00570380">
            <w:pPr>
              <w:spacing w:line="480" w:lineRule="auto"/>
              <w:rPr>
                <w:rFonts w:eastAsia="Times New Roman" w:cs="Times New Roman"/>
                <w:color w:val="000000"/>
              </w:rPr>
              <w:pPrChange w:id="1205" w:author="Alex" w:date="2015-05-13T12:13:00Z">
                <w:pPr/>
              </w:pPrChange>
            </w:pPr>
            <w:r w:rsidRPr="001E61A8">
              <w:rPr>
                <w:rFonts w:eastAsia="Times New Roman" w:cs="Times New Roman"/>
                <w:color w:val="000000"/>
              </w:rPr>
              <w:lastRenderedPageBreak/>
              <w:t>S331A</w:t>
            </w:r>
          </w:p>
        </w:tc>
        <w:tc>
          <w:tcPr>
            <w:tcW w:w="1080" w:type="dxa"/>
            <w:shd w:val="clear" w:color="auto" w:fill="auto"/>
            <w:noWrap/>
            <w:vAlign w:val="bottom"/>
            <w:hideMark/>
            <w:tcPrChange w:id="1206" w:author="Alex" w:date="2015-05-12T22:08:00Z">
              <w:tcPr>
                <w:tcW w:w="1080" w:type="dxa"/>
                <w:tcBorders>
                  <w:top w:val="nil"/>
                  <w:left w:val="nil"/>
                  <w:bottom w:val="nil"/>
                  <w:right w:val="nil"/>
                </w:tcBorders>
                <w:shd w:val="clear" w:color="auto" w:fill="auto"/>
                <w:noWrap/>
                <w:vAlign w:val="bottom"/>
                <w:hideMark/>
              </w:tcPr>
            </w:tcPrChange>
          </w:tcPr>
          <w:p w14:paraId="2322FCDE"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207" w:author="Alex" w:date="2015-05-13T12:13:00Z">
                <w:pPr>
                  <w:jc w:val="right"/>
                </w:pPr>
              </w:pPrChange>
            </w:pPr>
            <w:r w:rsidRPr="001E61A8">
              <w:rPr>
                <w:rFonts w:eastAsia="Times New Roman" w:cs="Times New Roman"/>
                <w:color w:val="000000"/>
              </w:rPr>
              <w:t>0.89</w:t>
            </w:r>
          </w:p>
        </w:tc>
        <w:tc>
          <w:tcPr>
            <w:tcW w:w="900" w:type="dxa"/>
            <w:shd w:val="clear" w:color="auto" w:fill="auto"/>
            <w:noWrap/>
            <w:vAlign w:val="bottom"/>
            <w:hideMark/>
            <w:tcPrChange w:id="1208" w:author="Alex" w:date="2015-05-12T22:08:00Z">
              <w:tcPr>
                <w:tcW w:w="900" w:type="dxa"/>
                <w:tcBorders>
                  <w:top w:val="nil"/>
                  <w:left w:val="nil"/>
                  <w:bottom w:val="nil"/>
                  <w:right w:val="nil"/>
                </w:tcBorders>
                <w:shd w:val="clear" w:color="auto" w:fill="auto"/>
                <w:noWrap/>
                <w:vAlign w:val="bottom"/>
                <w:hideMark/>
              </w:tcPr>
            </w:tcPrChange>
          </w:tcPr>
          <w:p w14:paraId="104B936A" w14:textId="77777777" w:rsidR="001B315C" w:rsidRPr="001E61A8" w:rsidRDefault="001B315C" w:rsidP="00570380">
            <w:pPr>
              <w:spacing w:line="480" w:lineRule="auto"/>
              <w:rPr>
                <w:rFonts w:eastAsia="Times New Roman" w:cs="Times New Roman"/>
                <w:color w:val="000000"/>
              </w:rPr>
              <w:pPrChange w:id="1209" w:author="Alex" w:date="2015-05-13T12:13:00Z">
                <w:pPr/>
              </w:pPrChange>
            </w:pPr>
          </w:p>
        </w:tc>
        <w:tc>
          <w:tcPr>
            <w:tcW w:w="1710" w:type="dxa"/>
            <w:shd w:val="clear" w:color="auto" w:fill="auto"/>
            <w:noWrap/>
            <w:vAlign w:val="bottom"/>
            <w:hideMark/>
            <w:tcPrChange w:id="1210" w:author="Alex" w:date="2015-05-12T22:08:00Z">
              <w:tcPr>
                <w:tcW w:w="1710" w:type="dxa"/>
                <w:tcBorders>
                  <w:top w:val="nil"/>
                  <w:left w:val="nil"/>
                  <w:bottom w:val="nil"/>
                  <w:right w:val="nil"/>
                </w:tcBorders>
                <w:shd w:val="clear" w:color="auto" w:fill="auto"/>
                <w:noWrap/>
                <w:vAlign w:val="bottom"/>
                <w:hideMark/>
              </w:tcPr>
            </w:tcPrChange>
          </w:tcPr>
          <w:p w14:paraId="3E62F6EA" w14:textId="77777777" w:rsidR="001B315C" w:rsidRPr="001E61A8" w:rsidRDefault="001B315C" w:rsidP="00570380">
            <w:pPr>
              <w:spacing w:line="480" w:lineRule="auto"/>
              <w:rPr>
                <w:rFonts w:eastAsia="Times New Roman" w:cs="Times New Roman"/>
                <w:color w:val="000000"/>
              </w:rPr>
              <w:pPrChange w:id="1211" w:author="Alex" w:date="2015-05-13T12:13:00Z">
                <w:pPr/>
              </w:pPrChange>
            </w:pPr>
            <w:r w:rsidRPr="001E61A8">
              <w:rPr>
                <w:rFonts w:eastAsia="Times New Roman" w:cs="Times New Roman"/>
                <w:color w:val="000000"/>
              </w:rPr>
              <w:t>4.34 ± 0.11</w:t>
            </w:r>
          </w:p>
        </w:tc>
        <w:tc>
          <w:tcPr>
            <w:tcW w:w="1350" w:type="dxa"/>
            <w:shd w:val="clear" w:color="auto" w:fill="auto"/>
            <w:noWrap/>
            <w:vAlign w:val="bottom"/>
            <w:hideMark/>
            <w:tcPrChange w:id="1212" w:author="Alex" w:date="2015-05-12T22:08:00Z">
              <w:tcPr>
                <w:tcW w:w="1350" w:type="dxa"/>
                <w:tcBorders>
                  <w:top w:val="nil"/>
                  <w:left w:val="nil"/>
                  <w:bottom w:val="nil"/>
                  <w:right w:val="nil"/>
                </w:tcBorders>
                <w:shd w:val="clear" w:color="auto" w:fill="auto"/>
                <w:noWrap/>
                <w:vAlign w:val="bottom"/>
                <w:hideMark/>
              </w:tcPr>
            </w:tcPrChange>
          </w:tcPr>
          <w:p w14:paraId="75A74BB1" w14:textId="77777777" w:rsidR="001B315C" w:rsidRPr="001E61A8" w:rsidRDefault="001B315C" w:rsidP="00570380">
            <w:pPr>
              <w:spacing w:line="480" w:lineRule="auto"/>
              <w:rPr>
                <w:rFonts w:eastAsia="Times New Roman" w:cs="Times New Roman"/>
                <w:color w:val="000000"/>
              </w:rPr>
              <w:pPrChange w:id="1213" w:author="Alex" w:date="2015-05-13T12:13:00Z">
                <w:pPr/>
              </w:pPrChange>
            </w:pPr>
            <w:r w:rsidRPr="001E61A8">
              <w:rPr>
                <w:rFonts w:eastAsia="Times New Roman" w:cs="Times New Roman"/>
                <w:color w:val="000000"/>
              </w:rPr>
              <w:t>817 ± 5</w:t>
            </w:r>
          </w:p>
        </w:tc>
        <w:tc>
          <w:tcPr>
            <w:tcW w:w="1080" w:type="dxa"/>
            <w:shd w:val="clear" w:color="auto" w:fill="auto"/>
            <w:noWrap/>
            <w:vAlign w:val="bottom"/>
            <w:hideMark/>
            <w:tcPrChange w:id="1214" w:author="Alex" w:date="2015-05-12T22:08:00Z">
              <w:tcPr>
                <w:tcW w:w="1080" w:type="dxa"/>
                <w:tcBorders>
                  <w:top w:val="nil"/>
                  <w:left w:val="nil"/>
                  <w:bottom w:val="nil"/>
                  <w:right w:val="nil"/>
                </w:tcBorders>
                <w:shd w:val="clear" w:color="auto" w:fill="auto"/>
                <w:noWrap/>
                <w:vAlign w:val="bottom"/>
                <w:hideMark/>
              </w:tcPr>
            </w:tcPrChange>
          </w:tcPr>
          <w:p w14:paraId="2E0FB997" w14:textId="77777777" w:rsidR="001B315C" w:rsidRPr="001E61A8" w:rsidRDefault="001B315C" w:rsidP="00570380">
            <w:pPr>
              <w:spacing w:line="480" w:lineRule="auto"/>
              <w:rPr>
                <w:rFonts w:eastAsia="Times New Roman" w:cs="Times New Roman"/>
                <w:color w:val="000000"/>
              </w:rPr>
              <w:pPrChange w:id="1215" w:author="Alex" w:date="2015-05-13T12:13:00Z">
                <w:pPr/>
              </w:pPrChange>
            </w:pPr>
          </w:p>
        </w:tc>
        <w:tc>
          <w:tcPr>
            <w:tcW w:w="2475" w:type="dxa"/>
            <w:shd w:val="clear" w:color="auto" w:fill="auto"/>
            <w:noWrap/>
            <w:vAlign w:val="bottom"/>
            <w:hideMark/>
            <w:tcPrChange w:id="1216" w:author="Alex" w:date="2015-05-12T22:08:00Z">
              <w:tcPr>
                <w:tcW w:w="2475" w:type="dxa"/>
                <w:tcBorders>
                  <w:top w:val="nil"/>
                  <w:left w:val="nil"/>
                  <w:bottom w:val="nil"/>
                  <w:right w:val="nil"/>
                </w:tcBorders>
                <w:shd w:val="clear" w:color="auto" w:fill="auto"/>
                <w:noWrap/>
                <w:vAlign w:val="bottom"/>
                <w:hideMark/>
              </w:tcPr>
            </w:tcPrChange>
          </w:tcPr>
          <w:p w14:paraId="2C4FAC19" w14:textId="77777777" w:rsidR="001B315C" w:rsidRPr="001E61A8" w:rsidRDefault="001B315C" w:rsidP="00570380">
            <w:pPr>
              <w:spacing w:line="480" w:lineRule="auto"/>
              <w:rPr>
                <w:rFonts w:eastAsia="Times New Roman" w:cs="Times New Roman"/>
                <w:color w:val="000000"/>
              </w:rPr>
              <w:pPrChange w:id="1217" w:author="Alex" w:date="2015-05-13T12:13:00Z">
                <w:pPr/>
              </w:pPrChange>
            </w:pPr>
            <w:r w:rsidRPr="001E61A8">
              <w:rPr>
                <w:rFonts w:eastAsia="Times New Roman" w:cs="Times New Roman"/>
                <w:color w:val="000000"/>
              </w:rPr>
              <w:t>188,306 ± 5,055</w:t>
            </w:r>
          </w:p>
        </w:tc>
      </w:tr>
      <w:tr w:rsidR="00266106" w:rsidRPr="001E61A8" w14:paraId="3F7622EC" w14:textId="77777777" w:rsidTr="00D400F8">
        <w:trPr>
          <w:trHeight w:val="300"/>
          <w:trPrChange w:id="1218" w:author="Alex" w:date="2015-05-12T22:08:00Z">
            <w:trPr>
              <w:trHeight w:val="300"/>
            </w:trPr>
          </w:trPrChange>
        </w:trPr>
        <w:tc>
          <w:tcPr>
            <w:tcW w:w="1095" w:type="dxa"/>
            <w:shd w:val="clear" w:color="auto" w:fill="auto"/>
            <w:noWrap/>
            <w:vAlign w:val="bottom"/>
            <w:hideMark/>
            <w:tcPrChange w:id="1219" w:author="Alex" w:date="2015-05-12T22:08:00Z">
              <w:tcPr>
                <w:tcW w:w="1095" w:type="dxa"/>
                <w:tcBorders>
                  <w:top w:val="nil"/>
                  <w:left w:val="nil"/>
                  <w:bottom w:val="nil"/>
                  <w:right w:val="nil"/>
                </w:tcBorders>
                <w:shd w:val="clear" w:color="auto" w:fill="auto"/>
                <w:noWrap/>
                <w:vAlign w:val="bottom"/>
                <w:hideMark/>
              </w:tcPr>
            </w:tcPrChange>
          </w:tcPr>
          <w:p w14:paraId="57B60EE1" w14:textId="77777777" w:rsidR="001B315C" w:rsidRPr="001E61A8" w:rsidRDefault="001B315C" w:rsidP="00570380">
            <w:pPr>
              <w:spacing w:line="480" w:lineRule="auto"/>
              <w:rPr>
                <w:rFonts w:eastAsia="Times New Roman" w:cs="Times New Roman"/>
                <w:color w:val="000000"/>
              </w:rPr>
              <w:pPrChange w:id="1220" w:author="Alex" w:date="2015-05-13T12:13:00Z">
                <w:pPr/>
              </w:pPrChange>
            </w:pPr>
            <w:r w:rsidRPr="001E61A8">
              <w:rPr>
                <w:rFonts w:eastAsia="Times New Roman" w:cs="Times New Roman"/>
                <w:color w:val="000000"/>
              </w:rPr>
              <w:t>K341A</w:t>
            </w:r>
          </w:p>
        </w:tc>
        <w:tc>
          <w:tcPr>
            <w:tcW w:w="1080" w:type="dxa"/>
            <w:shd w:val="clear" w:color="auto" w:fill="auto"/>
            <w:noWrap/>
            <w:vAlign w:val="bottom"/>
            <w:hideMark/>
            <w:tcPrChange w:id="1221" w:author="Alex" w:date="2015-05-12T22:08:00Z">
              <w:tcPr>
                <w:tcW w:w="1080" w:type="dxa"/>
                <w:tcBorders>
                  <w:top w:val="nil"/>
                  <w:left w:val="nil"/>
                  <w:bottom w:val="nil"/>
                  <w:right w:val="nil"/>
                </w:tcBorders>
                <w:shd w:val="clear" w:color="auto" w:fill="auto"/>
                <w:noWrap/>
                <w:vAlign w:val="bottom"/>
                <w:hideMark/>
              </w:tcPr>
            </w:tcPrChange>
          </w:tcPr>
          <w:p w14:paraId="7E65B057"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222" w:author="Alex" w:date="2015-05-13T12:13:00Z">
                <w:pPr>
                  <w:jc w:val="right"/>
                </w:pPr>
              </w:pPrChange>
            </w:pPr>
            <w:r w:rsidRPr="001E61A8">
              <w:rPr>
                <w:rFonts w:eastAsia="Times New Roman" w:cs="Times New Roman"/>
                <w:color w:val="000000"/>
              </w:rPr>
              <w:t>0.92</w:t>
            </w:r>
          </w:p>
        </w:tc>
        <w:tc>
          <w:tcPr>
            <w:tcW w:w="900" w:type="dxa"/>
            <w:shd w:val="clear" w:color="auto" w:fill="auto"/>
            <w:noWrap/>
            <w:vAlign w:val="bottom"/>
            <w:hideMark/>
            <w:tcPrChange w:id="1223" w:author="Alex" w:date="2015-05-12T22:08:00Z">
              <w:tcPr>
                <w:tcW w:w="900" w:type="dxa"/>
                <w:tcBorders>
                  <w:top w:val="nil"/>
                  <w:left w:val="nil"/>
                  <w:bottom w:val="nil"/>
                  <w:right w:val="nil"/>
                </w:tcBorders>
                <w:shd w:val="clear" w:color="auto" w:fill="auto"/>
                <w:noWrap/>
                <w:vAlign w:val="bottom"/>
                <w:hideMark/>
              </w:tcPr>
            </w:tcPrChange>
          </w:tcPr>
          <w:p w14:paraId="1E2AFB4F" w14:textId="77777777" w:rsidR="001B315C" w:rsidRPr="001E61A8" w:rsidRDefault="001B315C" w:rsidP="00570380">
            <w:pPr>
              <w:spacing w:line="480" w:lineRule="auto"/>
              <w:rPr>
                <w:rFonts w:eastAsia="Times New Roman" w:cs="Times New Roman"/>
                <w:color w:val="000000"/>
              </w:rPr>
              <w:pPrChange w:id="1224" w:author="Alex" w:date="2015-05-13T12:13:00Z">
                <w:pPr/>
              </w:pPrChange>
            </w:pPr>
          </w:p>
        </w:tc>
        <w:tc>
          <w:tcPr>
            <w:tcW w:w="1710" w:type="dxa"/>
            <w:shd w:val="clear" w:color="auto" w:fill="auto"/>
            <w:noWrap/>
            <w:vAlign w:val="bottom"/>
            <w:hideMark/>
            <w:tcPrChange w:id="1225" w:author="Alex" w:date="2015-05-12T22:08:00Z">
              <w:tcPr>
                <w:tcW w:w="1710" w:type="dxa"/>
                <w:tcBorders>
                  <w:top w:val="nil"/>
                  <w:left w:val="nil"/>
                  <w:bottom w:val="nil"/>
                  <w:right w:val="nil"/>
                </w:tcBorders>
                <w:shd w:val="clear" w:color="auto" w:fill="auto"/>
                <w:noWrap/>
                <w:vAlign w:val="bottom"/>
                <w:hideMark/>
              </w:tcPr>
            </w:tcPrChange>
          </w:tcPr>
          <w:p w14:paraId="71F7C95B" w14:textId="77777777" w:rsidR="001B315C" w:rsidRPr="001E61A8" w:rsidRDefault="001B315C" w:rsidP="00570380">
            <w:pPr>
              <w:spacing w:line="480" w:lineRule="auto"/>
              <w:rPr>
                <w:rFonts w:eastAsia="Times New Roman" w:cs="Times New Roman"/>
                <w:color w:val="000000"/>
              </w:rPr>
              <w:pPrChange w:id="1226" w:author="Alex" w:date="2015-05-13T12:13:00Z">
                <w:pPr/>
              </w:pPrChange>
            </w:pPr>
            <w:r w:rsidRPr="001E61A8">
              <w:rPr>
                <w:rFonts w:eastAsia="Times New Roman" w:cs="Times New Roman"/>
                <w:color w:val="000000"/>
              </w:rPr>
              <w:t>5.46 ± 0.33</w:t>
            </w:r>
          </w:p>
        </w:tc>
        <w:tc>
          <w:tcPr>
            <w:tcW w:w="1350" w:type="dxa"/>
            <w:shd w:val="clear" w:color="auto" w:fill="auto"/>
            <w:noWrap/>
            <w:vAlign w:val="bottom"/>
            <w:hideMark/>
            <w:tcPrChange w:id="1227" w:author="Alex" w:date="2015-05-12T22:08:00Z">
              <w:tcPr>
                <w:tcW w:w="1350" w:type="dxa"/>
                <w:tcBorders>
                  <w:top w:val="nil"/>
                  <w:left w:val="nil"/>
                  <w:bottom w:val="nil"/>
                  <w:right w:val="nil"/>
                </w:tcBorders>
                <w:shd w:val="clear" w:color="auto" w:fill="auto"/>
                <w:noWrap/>
                <w:vAlign w:val="bottom"/>
                <w:hideMark/>
              </w:tcPr>
            </w:tcPrChange>
          </w:tcPr>
          <w:p w14:paraId="49F4A916" w14:textId="77777777" w:rsidR="001B315C" w:rsidRPr="001E61A8" w:rsidRDefault="001B315C" w:rsidP="00570380">
            <w:pPr>
              <w:spacing w:line="480" w:lineRule="auto"/>
              <w:rPr>
                <w:rFonts w:eastAsia="Times New Roman" w:cs="Times New Roman"/>
                <w:color w:val="000000"/>
              </w:rPr>
              <w:pPrChange w:id="1228" w:author="Alex" w:date="2015-05-13T12:13:00Z">
                <w:pPr/>
              </w:pPrChange>
            </w:pPr>
            <w:r w:rsidRPr="001E61A8">
              <w:rPr>
                <w:rFonts w:eastAsia="Times New Roman" w:cs="Times New Roman"/>
                <w:color w:val="000000"/>
              </w:rPr>
              <w:t>1046 ± 17</w:t>
            </w:r>
          </w:p>
        </w:tc>
        <w:tc>
          <w:tcPr>
            <w:tcW w:w="1080" w:type="dxa"/>
            <w:shd w:val="clear" w:color="auto" w:fill="auto"/>
            <w:noWrap/>
            <w:vAlign w:val="bottom"/>
            <w:hideMark/>
            <w:tcPrChange w:id="1229" w:author="Alex" w:date="2015-05-12T22:08:00Z">
              <w:tcPr>
                <w:tcW w:w="1080" w:type="dxa"/>
                <w:tcBorders>
                  <w:top w:val="nil"/>
                  <w:left w:val="nil"/>
                  <w:bottom w:val="nil"/>
                  <w:right w:val="nil"/>
                </w:tcBorders>
                <w:shd w:val="clear" w:color="auto" w:fill="auto"/>
                <w:noWrap/>
                <w:vAlign w:val="bottom"/>
                <w:hideMark/>
              </w:tcPr>
            </w:tcPrChange>
          </w:tcPr>
          <w:p w14:paraId="4A0782BD" w14:textId="77777777" w:rsidR="001B315C" w:rsidRPr="001E61A8" w:rsidRDefault="001B315C" w:rsidP="00570380">
            <w:pPr>
              <w:spacing w:line="480" w:lineRule="auto"/>
              <w:rPr>
                <w:rFonts w:eastAsia="Times New Roman" w:cs="Times New Roman"/>
                <w:color w:val="000000"/>
              </w:rPr>
              <w:pPrChange w:id="1230" w:author="Alex" w:date="2015-05-13T12:13:00Z">
                <w:pPr/>
              </w:pPrChange>
            </w:pPr>
          </w:p>
        </w:tc>
        <w:tc>
          <w:tcPr>
            <w:tcW w:w="2475" w:type="dxa"/>
            <w:shd w:val="clear" w:color="auto" w:fill="auto"/>
            <w:noWrap/>
            <w:vAlign w:val="bottom"/>
            <w:hideMark/>
            <w:tcPrChange w:id="1231" w:author="Alex" w:date="2015-05-12T22:08:00Z">
              <w:tcPr>
                <w:tcW w:w="2475" w:type="dxa"/>
                <w:tcBorders>
                  <w:top w:val="nil"/>
                  <w:left w:val="nil"/>
                  <w:bottom w:val="nil"/>
                  <w:right w:val="nil"/>
                </w:tcBorders>
                <w:shd w:val="clear" w:color="auto" w:fill="auto"/>
                <w:noWrap/>
                <w:vAlign w:val="bottom"/>
                <w:hideMark/>
              </w:tcPr>
            </w:tcPrChange>
          </w:tcPr>
          <w:p w14:paraId="1D2F6D05" w14:textId="77777777" w:rsidR="001B315C" w:rsidRPr="001E61A8" w:rsidRDefault="001B315C" w:rsidP="00570380">
            <w:pPr>
              <w:spacing w:line="480" w:lineRule="auto"/>
              <w:rPr>
                <w:rFonts w:eastAsia="Times New Roman" w:cs="Times New Roman"/>
                <w:color w:val="000000"/>
              </w:rPr>
              <w:pPrChange w:id="1232" w:author="Alex" w:date="2015-05-13T12:13:00Z">
                <w:pPr/>
              </w:pPrChange>
            </w:pPr>
            <w:r w:rsidRPr="001E61A8">
              <w:rPr>
                <w:rFonts w:eastAsia="Times New Roman" w:cs="Times New Roman"/>
                <w:color w:val="000000"/>
              </w:rPr>
              <w:t>191,689 ± 12,041</w:t>
            </w:r>
          </w:p>
        </w:tc>
      </w:tr>
      <w:tr w:rsidR="00266106" w:rsidRPr="001E61A8" w14:paraId="0A51DE8A" w14:textId="77777777" w:rsidTr="00D400F8">
        <w:trPr>
          <w:trHeight w:val="300"/>
          <w:trPrChange w:id="1233" w:author="Alex" w:date="2015-05-12T22:08:00Z">
            <w:trPr>
              <w:trHeight w:val="300"/>
            </w:trPr>
          </w:trPrChange>
        </w:trPr>
        <w:tc>
          <w:tcPr>
            <w:tcW w:w="1095" w:type="dxa"/>
            <w:shd w:val="clear" w:color="auto" w:fill="auto"/>
            <w:noWrap/>
            <w:vAlign w:val="bottom"/>
            <w:hideMark/>
            <w:tcPrChange w:id="1234" w:author="Alex" w:date="2015-05-12T22:08:00Z">
              <w:tcPr>
                <w:tcW w:w="1095" w:type="dxa"/>
                <w:tcBorders>
                  <w:top w:val="nil"/>
                  <w:left w:val="nil"/>
                  <w:bottom w:val="nil"/>
                  <w:right w:val="nil"/>
                </w:tcBorders>
                <w:shd w:val="clear" w:color="auto" w:fill="auto"/>
                <w:noWrap/>
                <w:vAlign w:val="bottom"/>
                <w:hideMark/>
              </w:tcPr>
            </w:tcPrChange>
          </w:tcPr>
          <w:p w14:paraId="322683DD" w14:textId="77777777" w:rsidR="001B315C" w:rsidRPr="001E61A8" w:rsidRDefault="001B315C" w:rsidP="00570380">
            <w:pPr>
              <w:spacing w:line="480" w:lineRule="auto"/>
              <w:rPr>
                <w:rFonts w:eastAsia="Times New Roman" w:cs="Times New Roman"/>
                <w:color w:val="000000"/>
              </w:rPr>
              <w:pPrChange w:id="1235" w:author="Alex" w:date="2015-05-13T12:13:00Z">
                <w:pPr/>
              </w:pPrChange>
            </w:pPr>
            <w:r w:rsidRPr="001E61A8">
              <w:rPr>
                <w:rFonts w:eastAsia="Times New Roman" w:cs="Times New Roman"/>
                <w:color w:val="000000"/>
              </w:rPr>
              <w:t>T352A</w:t>
            </w:r>
          </w:p>
        </w:tc>
        <w:tc>
          <w:tcPr>
            <w:tcW w:w="1080" w:type="dxa"/>
            <w:shd w:val="clear" w:color="auto" w:fill="auto"/>
            <w:noWrap/>
            <w:vAlign w:val="bottom"/>
            <w:hideMark/>
            <w:tcPrChange w:id="1236" w:author="Alex" w:date="2015-05-12T22:08:00Z">
              <w:tcPr>
                <w:tcW w:w="1080" w:type="dxa"/>
                <w:tcBorders>
                  <w:top w:val="nil"/>
                  <w:left w:val="nil"/>
                  <w:bottom w:val="nil"/>
                  <w:right w:val="nil"/>
                </w:tcBorders>
                <w:shd w:val="clear" w:color="auto" w:fill="auto"/>
                <w:noWrap/>
                <w:vAlign w:val="bottom"/>
                <w:hideMark/>
              </w:tcPr>
            </w:tcPrChange>
          </w:tcPr>
          <w:p w14:paraId="0A9D7DBF"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237" w:author="Alex" w:date="2015-05-13T12:13:00Z">
                <w:pPr>
                  <w:jc w:val="right"/>
                </w:pPr>
              </w:pPrChange>
            </w:pPr>
            <w:r w:rsidRPr="001E61A8">
              <w:rPr>
                <w:rFonts w:eastAsia="Times New Roman" w:cs="Times New Roman"/>
                <w:color w:val="000000"/>
              </w:rPr>
              <w:t>0.7</w:t>
            </w:r>
          </w:p>
        </w:tc>
        <w:tc>
          <w:tcPr>
            <w:tcW w:w="900" w:type="dxa"/>
            <w:shd w:val="clear" w:color="auto" w:fill="auto"/>
            <w:noWrap/>
            <w:vAlign w:val="bottom"/>
            <w:hideMark/>
            <w:tcPrChange w:id="1238" w:author="Alex" w:date="2015-05-12T22:08:00Z">
              <w:tcPr>
                <w:tcW w:w="900" w:type="dxa"/>
                <w:tcBorders>
                  <w:top w:val="nil"/>
                  <w:left w:val="nil"/>
                  <w:bottom w:val="nil"/>
                  <w:right w:val="nil"/>
                </w:tcBorders>
                <w:shd w:val="clear" w:color="auto" w:fill="auto"/>
                <w:noWrap/>
                <w:vAlign w:val="bottom"/>
                <w:hideMark/>
              </w:tcPr>
            </w:tcPrChange>
          </w:tcPr>
          <w:p w14:paraId="56EDAE4D" w14:textId="77777777" w:rsidR="001B315C" w:rsidRPr="001E61A8" w:rsidRDefault="001B315C" w:rsidP="00570380">
            <w:pPr>
              <w:spacing w:line="480" w:lineRule="auto"/>
              <w:rPr>
                <w:rFonts w:eastAsia="Times New Roman" w:cs="Times New Roman"/>
                <w:color w:val="000000"/>
              </w:rPr>
              <w:pPrChange w:id="1239" w:author="Alex" w:date="2015-05-13T12:13:00Z">
                <w:pPr/>
              </w:pPrChange>
            </w:pPr>
          </w:p>
        </w:tc>
        <w:tc>
          <w:tcPr>
            <w:tcW w:w="1710" w:type="dxa"/>
            <w:shd w:val="clear" w:color="auto" w:fill="auto"/>
            <w:noWrap/>
            <w:vAlign w:val="bottom"/>
            <w:hideMark/>
            <w:tcPrChange w:id="1240" w:author="Alex" w:date="2015-05-12T22:08:00Z">
              <w:tcPr>
                <w:tcW w:w="1710" w:type="dxa"/>
                <w:tcBorders>
                  <w:top w:val="nil"/>
                  <w:left w:val="nil"/>
                  <w:bottom w:val="nil"/>
                  <w:right w:val="nil"/>
                </w:tcBorders>
                <w:shd w:val="clear" w:color="auto" w:fill="auto"/>
                <w:noWrap/>
                <w:vAlign w:val="bottom"/>
                <w:hideMark/>
              </w:tcPr>
            </w:tcPrChange>
          </w:tcPr>
          <w:p w14:paraId="7744965D" w14:textId="77777777" w:rsidR="001B315C" w:rsidRPr="001E61A8" w:rsidRDefault="001B315C" w:rsidP="00570380">
            <w:pPr>
              <w:spacing w:line="480" w:lineRule="auto"/>
              <w:rPr>
                <w:rFonts w:eastAsia="Times New Roman" w:cs="Times New Roman"/>
                <w:color w:val="000000"/>
              </w:rPr>
              <w:pPrChange w:id="1241" w:author="Alex" w:date="2015-05-13T12:13:00Z">
                <w:pPr/>
              </w:pPrChange>
            </w:pPr>
            <w:r w:rsidRPr="001E61A8">
              <w:rPr>
                <w:rFonts w:eastAsia="Times New Roman" w:cs="Times New Roman"/>
                <w:color w:val="000000"/>
              </w:rPr>
              <w:t>14.26 ± 1.76</w:t>
            </w:r>
          </w:p>
        </w:tc>
        <w:tc>
          <w:tcPr>
            <w:tcW w:w="1350" w:type="dxa"/>
            <w:shd w:val="clear" w:color="auto" w:fill="auto"/>
            <w:noWrap/>
            <w:vAlign w:val="bottom"/>
            <w:hideMark/>
            <w:tcPrChange w:id="1242" w:author="Alex" w:date="2015-05-12T22:08:00Z">
              <w:tcPr>
                <w:tcW w:w="1350" w:type="dxa"/>
                <w:tcBorders>
                  <w:top w:val="nil"/>
                  <w:left w:val="nil"/>
                  <w:bottom w:val="nil"/>
                  <w:right w:val="nil"/>
                </w:tcBorders>
                <w:shd w:val="clear" w:color="auto" w:fill="auto"/>
                <w:noWrap/>
                <w:vAlign w:val="bottom"/>
                <w:hideMark/>
              </w:tcPr>
            </w:tcPrChange>
          </w:tcPr>
          <w:p w14:paraId="1D495830" w14:textId="77777777" w:rsidR="001B315C" w:rsidRPr="001E61A8" w:rsidRDefault="001B315C" w:rsidP="00570380">
            <w:pPr>
              <w:spacing w:line="480" w:lineRule="auto"/>
              <w:rPr>
                <w:rFonts w:eastAsia="Times New Roman" w:cs="Times New Roman"/>
                <w:color w:val="000000"/>
              </w:rPr>
              <w:pPrChange w:id="1243" w:author="Alex" w:date="2015-05-13T12:13:00Z">
                <w:pPr/>
              </w:pPrChange>
            </w:pPr>
            <w:r w:rsidRPr="001E61A8">
              <w:rPr>
                <w:rFonts w:eastAsia="Times New Roman" w:cs="Times New Roman"/>
                <w:color w:val="000000"/>
              </w:rPr>
              <w:t>60 ± 2</w:t>
            </w:r>
          </w:p>
        </w:tc>
        <w:tc>
          <w:tcPr>
            <w:tcW w:w="1080" w:type="dxa"/>
            <w:shd w:val="clear" w:color="auto" w:fill="auto"/>
            <w:noWrap/>
            <w:vAlign w:val="bottom"/>
            <w:hideMark/>
            <w:tcPrChange w:id="1244" w:author="Alex" w:date="2015-05-12T22:08:00Z">
              <w:tcPr>
                <w:tcW w:w="1080" w:type="dxa"/>
                <w:tcBorders>
                  <w:top w:val="nil"/>
                  <w:left w:val="nil"/>
                  <w:bottom w:val="nil"/>
                  <w:right w:val="nil"/>
                </w:tcBorders>
                <w:shd w:val="clear" w:color="auto" w:fill="auto"/>
                <w:noWrap/>
                <w:vAlign w:val="bottom"/>
                <w:hideMark/>
              </w:tcPr>
            </w:tcPrChange>
          </w:tcPr>
          <w:p w14:paraId="21C8DA38" w14:textId="77777777" w:rsidR="001B315C" w:rsidRPr="001E61A8" w:rsidRDefault="001B315C" w:rsidP="00570380">
            <w:pPr>
              <w:spacing w:line="480" w:lineRule="auto"/>
              <w:rPr>
                <w:rFonts w:eastAsia="Times New Roman" w:cs="Times New Roman"/>
                <w:color w:val="000000"/>
              </w:rPr>
              <w:pPrChange w:id="1245" w:author="Alex" w:date="2015-05-13T12:13:00Z">
                <w:pPr/>
              </w:pPrChange>
            </w:pPr>
          </w:p>
        </w:tc>
        <w:tc>
          <w:tcPr>
            <w:tcW w:w="2475" w:type="dxa"/>
            <w:shd w:val="clear" w:color="auto" w:fill="auto"/>
            <w:noWrap/>
            <w:vAlign w:val="bottom"/>
            <w:hideMark/>
            <w:tcPrChange w:id="1246" w:author="Alex" w:date="2015-05-12T22:08:00Z">
              <w:tcPr>
                <w:tcW w:w="2475" w:type="dxa"/>
                <w:tcBorders>
                  <w:top w:val="nil"/>
                  <w:left w:val="nil"/>
                  <w:bottom w:val="nil"/>
                  <w:right w:val="nil"/>
                </w:tcBorders>
                <w:shd w:val="clear" w:color="auto" w:fill="auto"/>
                <w:noWrap/>
                <w:vAlign w:val="bottom"/>
                <w:hideMark/>
              </w:tcPr>
            </w:tcPrChange>
          </w:tcPr>
          <w:p w14:paraId="31685356" w14:textId="77777777" w:rsidR="001B315C" w:rsidRPr="001E61A8" w:rsidRDefault="001B315C" w:rsidP="00570380">
            <w:pPr>
              <w:spacing w:line="480" w:lineRule="auto"/>
              <w:rPr>
                <w:rFonts w:eastAsia="Times New Roman" w:cs="Times New Roman"/>
                <w:color w:val="000000"/>
              </w:rPr>
              <w:pPrChange w:id="1247" w:author="Alex" w:date="2015-05-13T12:13:00Z">
                <w:pPr/>
              </w:pPrChange>
            </w:pPr>
            <w:r w:rsidRPr="001E61A8">
              <w:rPr>
                <w:rFonts w:eastAsia="Times New Roman" w:cs="Times New Roman"/>
                <w:color w:val="000000"/>
              </w:rPr>
              <w:t>4,174 ± 541</w:t>
            </w:r>
          </w:p>
        </w:tc>
      </w:tr>
      <w:tr w:rsidR="00266106" w:rsidRPr="001E61A8" w14:paraId="4257869D" w14:textId="77777777" w:rsidTr="00D400F8">
        <w:trPr>
          <w:trHeight w:val="300"/>
          <w:trPrChange w:id="1248" w:author="Alex" w:date="2015-05-12T22:08:00Z">
            <w:trPr>
              <w:trHeight w:val="300"/>
            </w:trPr>
          </w:trPrChange>
        </w:trPr>
        <w:tc>
          <w:tcPr>
            <w:tcW w:w="1095" w:type="dxa"/>
            <w:shd w:val="clear" w:color="auto" w:fill="auto"/>
            <w:noWrap/>
            <w:vAlign w:val="bottom"/>
            <w:hideMark/>
            <w:tcPrChange w:id="1249" w:author="Alex" w:date="2015-05-12T22:08:00Z">
              <w:tcPr>
                <w:tcW w:w="1095" w:type="dxa"/>
                <w:tcBorders>
                  <w:top w:val="nil"/>
                  <w:left w:val="nil"/>
                  <w:bottom w:val="nil"/>
                  <w:right w:val="nil"/>
                </w:tcBorders>
                <w:shd w:val="clear" w:color="auto" w:fill="auto"/>
                <w:noWrap/>
                <w:vAlign w:val="bottom"/>
                <w:hideMark/>
              </w:tcPr>
            </w:tcPrChange>
          </w:tcPr>
          <w:p w14:paraId="01D314E0" w14:textId="77777777" w:rsidR="001B315C" w:rsidRPr="001E61A8" w:rsidRDefault="001B315C" w:rsidP="00570380">
            <w:pPr>
              <w:spacing w:line="480" w:lineRule="auto"/>
              <w:rPr>
                <w:rFonts w:eastAsia="Times New Roman" w:cs="Times New Roman"/>
                <w:color w:val="000000"/>
              </w:rPr>
              <w:pPrChange w:id="1250" w:author="Alex" w:date="2015-05-13T12:13:00Z">
                <w:pPr/>
              </w:pPrChange>
            </w:pPr>
            <w:r w:rsidRPr="001E61A8">
              <w:rPr>
                <w:rFonts w:eastAsia="Times New Roman" w:cs="Times New Roman"/>
                <w:color w:val="000000"/>
              </w:rPr>
              <w:t>E353A</w:t>
            </w:r>
          </w:p>
        </w:tc>
        <w:tc>
          <w:tcPr>
            <w:tcW w:w="1080" w:type="dxa"/>
            <w:shd w:val="clear" w:color="auto" w:fill="auto"/>
            <w:noWrap/>
            <w:vAlign w:val="bottom"/>
            <w:hideMark/>
            <w:tcPrChange w:id="1251" w:author="Alex" w:date="2015-05-12T22:08:00Z">
              <w:tcPr>
                <w:tcW w:w="1080" w:type="dxa"/>
                <w:tcBorders>
                  <w:top w:val="nil"/>
                  <w:left w:val="nil"/>
                  <w:bottom w:val="nil"/>
                  <w:right w:val="nil"/>
                </w:tcBorders>
                <w:shd w:val="clear" w:color="auto" w:fill="auto"/>
                <w:noWrap/>
                <w:vAlign w:val="bottom"/>
                <w:hideMark/>
              </w:tcPr>
            </w:tcPrChange>
          </w:tcPr>
          <w:p w14:paraId="19D48675"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252" w:author="Alex" w:date="2015-05-13T12:13:00Z">
                <w:pPr>
                  <w:jc w:val="right"/>
                </w:pPr>
              </w:pPrChange>
            </w:pPr>
            <w:r w:rsidRPr="001E61A8">
              <w:rPr>
                <w:rFonts w:eastAsia="Times New Roman" w:cs="Times New Roman"/>
                <w:color w:val="000000"/>
              </w:rPr>
              <w:t>0.56</w:t>
            </w:r>
          </w:p>
        </w:tc>
        <w:tc>
          <w:tcPr>
            <w:tcW w:w="900" w:type="dxa"/>
            <w:shd w:val="clear" w:color="auto" w:fill="auto"/>
            <w:noWrap/>
            <w:vAlign w:val="bottom"/>
            <w:hideMark/>
            <w:tcPrChange w:id="1253" w:author="Alex" w:date="2015-05-12T22:08:00Z">
              <w:tcPr>
                <w:tcW w:w="900" w:type="dxa"/>
                <w:tcBorders>
                  <w:top w:val="nil"/>
                  <w:left w:val="nil"/>
                  <w:bottom w:val="nil"/>
                  <w:right w:val="nil"/>
                </w:tcBorders>
                <w:shd w:val="clear" w:color="auto" w:fill="auto"/>
                <w:noWrap/>
                <w:vAlign w:val="bottom"/>
                <w:hideMark/>
              </w:tcPr>
            </w:tcPrChange>
          </w:tcPr>
          <w:p w14:paraId="0936E903" w14:textId="77777777" w:rsidR="001B315C" w:rsidRPr="001E61A8" w:rsidRDefault="001B315C" w:rsidP="00570380">
            <w:pPr>
              <w:spacing w:line="480" w:lineRule="auto"/>
              <w:rPr>
                <w:rFonts w:eastAsia="Times New Roman" w:cs="Times New Roman"/>
                <w:color w:val="000000"/>
              </w:rPr>
              <w:pPrChange w:id="1254" w:author="Alex" w:date="2015-05-13T12:13:00Z">
                <w:pPr/>
              </w:pPrChange>
            </w:pPr>
          </w:p>
        </w:tc>
        <w:tc>
          <w:tcPr>
            <w:tcW w:w="1710" w:type="dxa"/>
            <w:shd w:val="clear" w:color="auto" w:fill="auto"/>
            <w:noWrap/>
            <w:vAlign w:val="bottom"/>
            <w:hideMark/>
            <w:tcPrChange w:id="1255" w:author="Alex" w:date="2015-05-12T22:08:00Z">
              <w:tcPr>
                <w:tcW w:w="1710" w:type="dxa"/>
                <w:tcBorders>
                  <w:top w:val="nil"/>
                  <w:left w:val="nil"/>
                  <w:bottom w:val="nil"/>
                  <w:right w:val="nil"/>
                </w:tcBorders>
                <w:shd w:val="clear" w:color="auto" w:fill="auto"/>
                <w:noWrap/>
                <w:vAlign w:val="bottom"/>
                <w:hideMark/>
              </w:tcPr>
            </w:tcPrChange>
          </w:tcPr>
          <w:p w14:paraId="1A95CC8B" w14:textId="77777777" w:rsidR="001B315C" w:rsidRPr="001E61A8" w:rsidRDefault="001B315C" w:rsidP="00570380">
            <w:pPr>
              <w:spacing w:line="480" w:lineRule="auto"/>
              <w:rPr>
                <w:rFonts w:eastAsia="Times New Roman" w:cs="Times New Roman"/>
                <w:color w:val="000000"/>
              </w:rPr>
              <w:pPrChange w:id="1256" w:author="Alex" w:date="2015-05-13T12:13:00Z">
                <w:pPr/>
              </w:pPrChange>
            </w:pPr>
          </w:p>
        </w:tc>
        <w:tc>
          <w:tcPr>
            <w:tcW w:w="1350" w:type="dxa"/>
            <w:shd w:val="clear" w:color="auto" w:fill="auto"/>
            <w:noWrap/>
            <w:vAlign w:val="bottom"/>
            <w:hideMark/>
            <w:tcPrChange w:id="1257" w:author="Alex" w:date="2015-05-12T22:08:00Z">
              <w:tcPr>
                <w:tcW w:w="1350" w:type="dxa"/>
                <w:tcBorders>
                  <w:top w:val="nil"/>
                  <w:left w:val="nil"/>
                  <w:bottom w:val="nil"/>
                  <w:right w:val="nil"/>
                </w:tcBorders>
                <w:shd w:val="clear" w:color="auto" w:fill="auto"/>
                <w:noWrap/>
                <w:vAlign w:val="bottom"/>
                <w:hideMark/>
              </w:tcPr>
            </w:tcPrChange>
          </w:tcPr>
          <w:p w14:paraId="7FD4A9AA" w14:textId="77777777" w:rsidR="001B315C" w:rsidRPr="001E61A8" w:rsidRDefault="001B315C" w:rsidP="00570380">
            <w:pPr>
              <w:spacing w:line="480" w:lineRule="auto"/>
              <w:rPr>
                <w:rFonts w:eastAsia="Times New Roman" w:cs="Times New Roman"/>
                <w:color w:val="000000"/>
              </w:rPr>
              <w:pPrChange w:id="1258" w:author="Alex" w:date="2015-05-13T12:13:00Z">
                <w:pPr/>
              </w:pPrChange>
            </w:pPr>
          </w:p>
        </w:tc>
        <w:tc>
          <w:tcPr>
            <w:tcW w:w="1080" w:type="dxa"/>
            <w:shd w:val="clear" w:color="auto" w:fill="auto"/>
            <w:noWrap/>
            <w:vAlign w:val="bottom"/>
            <w:hideMark/>
            <w:tcPrChange w:id="1259" w:author="Alex" w:date="2015-05-12T22:08:00Z">
              <w:tcPr>
                <w:tcW w:w="1080" w:type="dxa"/>
                <w:tcBorders>
                  <w:top w:val="nil"/>
                  <w:left w:val="nil"/>
                  <w:bottom w:val="nil"/>
                  <w:right w:val="nil"/>
                </w:tcBorders>
                <w:shd w:val="clear" w:color="auto" w:fill="auto"/>
                <w:noWrap/>
                <w:vAlign w:val="bottom"/>
                <w:hideMark/>
              </w:tcPr>
            </w:tcPrChange>
          </w:tcPr>
          <w:p w14:paraId="1C7DCF4D" w14:textId="77777777" w:rsidR="001B315C" w:rsidRPr="001E61A8" w:rsidRDefault="001B315C" w:rsidP="00570380">
            <w:pPr>
              <w:spacing w:line="480" w:lineRule="auto"/>
              <w:rPr>
                <w:rFonts w:eastAsia="Times New Roman" w:cs="Times New Roman"/>
                <w:color w:val="000000"/>
              </w:rPr>
              <w:pPrChange w:id="1260" w:author="Alex" w:date="2015-05-13T12:13:00Z">
                <w:pPr/>
              </w:pPrChange>
            </w:pPr>
          </w:p>
        </w:tc>
        <w:tc>
          <w:tcPr>
            <w:tcW w:w="2475" w:type="dxa"/>
            <w:shd w:val="clear" w:color="auto" w:fill="auto"/>
            <w:noWrap/>
            <w:vAlign w:val="bottom"/>
            <w:hideMark/>
            <w:tcPrChange w:id="1261" w:author="Alex" w:date="2015-05-12T22:08:00Z">
              <w:tcPr>
                <w:tcW w:w="2475" w:type="dxa"/>
                <w:tcBorders>
                  <w:top w:val="nil"/>
                  <w:left w:val="nil"/>
                  <w:bottom w:val="nil"/>
                  <w:right w:val="nil"/>
                </w:tcBorders>
                <w:shd w:val="clear" w:color="auto" w:fill="auto"/>
                <w:noWrap/>
                <w:vAlign w:val="bottom"/>
                <w:hideMark/>
              </w:tcPr>
            </w:tcPrChange>
          </w:tcPr>
          <w:p w14:paraId="21869038" w14:textId="77777777" w:rsidR="001B315C" w:rsidRPr="001E61A8" w:rsidRDefault="001B315C" w:rsidP="00570380">
            <w:pPr>
              <w:spacing w:line="480" w:lineRule="auto"/>
              <w:rPr>
                <w:rFonts w:eastAsia="Times New Roman" w:cs="Times New Roman"/>
                <w:color w:val="000000"/>
              </w:rPr>
              <w:pPrChange w:id="1262" w:author="Alex" w:date="2015-05-13T12:13:00Z">
                <w:pPr/>
              </w:pPrChange>
            </w:pPr>
            <w:r w:rsidRPr="001E61A8">
              <w:rPr>
                <w:rFonts w:eastAsia="Times New Roman" w:cs="Times New Roman"/>
                <w:color w:val="000000"/>
              </w:rPr>
              <w:t>&lt; 10</w:t>
            </w:r>
          </w:p>
        </w:tc>
      </w:tr>
      <w:tr w:rsidR="00266106" w:rsidRPr="001E61A8" w14:paraId="09C32E68" w14:textId="77777777" w:rsidTr="00D400F8">
        <w:trPr>
          <w:trHeight w:val="300"/>
          <w:trPrChange w:id="1263" w:author="Alex" w:date="2015-05-12T22:08:00Z">
            <w:trPr>
              <w:trHeight w:val="300"/>
            </w:trPr>
          </w:trPrChange>
        </w:trPr>
        <w:tc>
          <w:tcPr>
            <w:tcW w:w="1095" w:type="dxa"/>
            <w:shd w:val="clear" w:color="auto" w:fill="auto"/>
            <w:noWrap/>
            <w:vAlign w:val="bottom"/>
            <w:hideMark/>
            <w:tcPrChange w:id="1264" w:author="Alex" w:date="2015-05-12T22:08:00Z">
              <w:tcPr>
                <w:tcW w:w="1095" w:type="dxa"/>
                <w:tcBorders>
                  <w:top w:val="nil"/>
                  <w:left w:val="nil"/>
                  <w:bottom w:val="nil"/>
                  <w:right w:val="nil"/>
                </w:tcBorders>
                <w:shd w:val="clear" w:color="auto" w:fill="auto"/>
                <w:noWrap/>
                <w:vAlign w:val="bottom"/>
                <w:hideMark/>
              </w:tcPr>
            </w:tcPrChange>
          </w:tcPr>
          <w:p w14:paraId="32D41FCF" w14:textId="77777777" w:rsidR="001B315C" w:rsidRPr="001E61A8" w:rsidRDefault="001B315C" w:rsidP="00570380">
            <w:pPr>
              <w:spacing w:line="480" w:lineRule="auto"/>
              <w:rPr>
                <w:rFonts w:eastAsia="Times New Roman" w:cs="Times New Roman"/>
                <w:color w:val="000000"/>
              </w:rPr>
              <w:pPrChange w:id="1265" w:author="Alex" w:date="2015-05-13T12:13:00Z">
                <w:pPr/>
              </w:pPrChange>
            </w:pPr>
            <w:r w:rsidRPr="001E61A8">
              <w:rPr>
                <w:rFonts w:eastAsia="Times New Roman" w:cs="Times New Roman"/>
                <w:color w:val="000000"/>
              </w:rPr>
              <w:t>N354A</w:t>
            </w:r>
          </w:p>
        </w:tc>
        <w:tc>
          <w:tcPr>
            <w:tcW w:w="1080" w:type="dxa"/>
            <w:shd w:val="clear" w:color="auto" w:fill="auto"/>
            <w:noWrap/>
            <w:vAlign w:val="bottom"/>
            <w:hideMark/>
            <w:tcPrChange w:id="1266" w:author="Alex" w:date="2015-05-12T22:08:00Z">
              <w:tcPr>
                <w:tcW w:w="1080" w:type="dxa"/>
                <w:tcBorders>
                  <w:top w:val="nil"/>
                  <w:left w:val="nil"/>
                  <w:bottom w:val="nil"/>
                  <w:right w:val="nil"/>
                </w:tcBorders>
                <w:shd w:val="clear" w:color="auto" w:fill="auto"/>
                <w:noWrap/>
                <w:vAlign w:val="bottom"/>
                <w:hideMark/>
              </w:tcPr>
            </w:tcPrChange>
          </w:tcPr>
          <w:p w14:paraId="0ED51BD3"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267" w:author="Alex" w:date="2015-05-13T12:13:00Z">
                <w:pPr>
                  <w:jc w:val="right"/>
                </w:pPr>
              </w:pPrChange>
            </w:pPr>
            <w:r w:rsidRPr="001E61A8">
              <w:rPr>
                <w:rFonts w:eastAsia="Times New Roman" w:cs="Times New Roman"/>
                <w:color w:val="000000"/>
              </w:rPr>
              <w:t>0.34</w:t>
            </w:r>
          </w:p>
        </w:tc>
        <w:tc>
          <w:tcPr>
            <w:tcW w:w="900" w:type="dxa"/>
            <w:shd w:val="clear" w:color="auto" w:fill="auto"/>
            <w:noWrap/>
            <w:vAlign w:val="bottom"/>
            <w:hideMark/>
            <w:tcPrChange w:id="1268" w:author="Alex" w:date="2015-05-12T22:08:00Z">
              <w:tcPr>
                <w:tcW w:w="900" w:type="dxa"/>
                <w:tcBorders>
                  <w:top w:val="nil"/>
                  <w:left w:val="nil"/>
                  <w:bottom w:val="nil"/>
                  <w:right w:val="nil"/>
                </w:tcBorders>
                <w:shd w:val="clear" w:color="auto" w:fill="auto"/>
                <w:noWrap/>
                <w:vAlign w:val="bottom"/>
                <w:hideMark/>
              </w:tcPr>
            </w:tcPrChange>
          </w:tcPr>
          <w:p w14:paraId="2099160A" w14:textId="77777777" w:rsidR="001B315C" w:rsidRPr="001E61A8" w:rsidRDefault="001B315C" w:rsidP="00570380">
            <w:pPr>
              <w:spacing w:line="480" w:lineRule="auto"/>
              <w:rPr>
                <w:rFonts w:eastAsia="Times New Roman" w:cs="Times New Roman"/>
                <w:color w:val="000000"/>
              </w:rPr>
              <w:pPrChange w:id="1269" w:author="Alex" w:date="2015-05-13T12:13:00Z">
                <w:pPr/>
              </w:pPrChange>
            </w:pPr>
          </w:p>
        </w:tc>
        <w:tc>
          <w:tcPr>
            <w:tcW w:w="1710" w:type="dxa"/>
            <w:shd w:val="clear" w:color="auto" w:fill="auto"/>
            <w:noWrap/>
            <w:vAlign w:val="bottom"/>
            <w:hideMark/>
            <w:tcPrChange w:id="1270" w:author="Alex" w:date="2015-05-12T22:08:00Z">
              <w:tcPr>
                <w:tcW w:w="1710" w:type="dxa"/>
                <w:tcBorders>
                  <w:top w:val="nil"/>
                  <w:left w:val="nil"/>
                  <w:bottom w:val="nil"/>
                  <w:right w:val="nil"/>
                </w:tcBorders>
                <w:shd w:val="clear" w:color="auto" w:fill="auto"/>
                <w:noWrap/>
                <w:vAlign w:val="bottom"/>
                <w:hideMark/>
              </w:tcPr>
            </w:tcPrChange>
          </w:tcPr>
          <w:p w14:paraId="2BEF53CD" w14:textId="77777777" w:rsidR="001B315C" w:rsidRPr="001E61A8" w:rsidRDefault="001B315C" w:rsidP="00570380">
            <w:pPr>
              <w:spacing w:line="480" w:lineRule="auto"/>
              <w:rPr>
                <w:rFonts w:eastAsia="Times New Roman" w:cs="Times New Roman"/>
                <w:color w:val="000000"/>
              </w:rPr>
              <w:pPrChange w:id="1271" w:author="Alex" w:date="2015-05-13T12:13:00Z">
                <w:pPr/>
              </w:pPrChange>
            </w:pPr>
            <w:r w:rsidRPr="001E61A8">
              <w:rPr>
                <w:rFonts w:eastAsia="Times New Roman" w:cs="Times New Roman"/>
                <w:color w:val="000000"/>
              </w:rPr>
              <w:t>5.38 ± 0.67</w:t>
            </w:r>
          </w:p>
        </w:tc>
        <w:tc>
          <w:tcPr>
            <w:tcW w:w="1350" w:type="dxa"/>
            <w:shd w:val="clear" w:color="auto" w:fill="auto"/>
            <w:noWrap/>
            <w:vAlign w:val="bottom"/>
            <w:hideMark/>
            <w:tcPrChange w:id="1272" w:author="Alex" w:date="2015-05-12T22:08:00Z">
              <w:tcPr>
                <w:tcW w:w="1350" w:type="dxa"/>
                <w:tcBorders>
                  <w:top w:val="nil"/>
                  <w:left w:val="nil"/>
                  <w:bottom w:val="nil"/>
                  <w:right w:val="nil"/>
                </w:tcBorders>
                <w:shd w:val="clear" w:color="auto" w:fill="auto"/>
                <w:noWrap/>
                <w:vAlign w:val="bottom"/>
                <w:hideMark/>
              </w:tcPr>
            </w:tcPrChange>
          </w:tcPr>
          <w:p w14:paraId="176EB4F8" w14:textId="77777777" w:rsidR="001B315C" w:rsidRPr="001E61A8" w:rsidRDefault="001B315C" w:rsidP="00570380">
            <w:pPr>
              <w:spacing w:line="480" w:lineRule="auto"/>
              <w:rPr>
                <w:rFonts w:eastAsia="Times New Roman" w:cs="Times New Roman"/>
                <w:color w:val="000000"/>
              </w:rPr>
              <w:pPrChange w:id="1273" w:author="Alex" w:date="2015-05-13T12:13:00Z">
                <w:pPr/>
              </w:pPrChange>
            </w:pPr>
            <w:r w:rsidRPr="001E61A8">
              <w:rPr>
                <w:rFonts w:eastAsia="Times New Roman" w:cs="Times New Roman"/>
                <w:color w:val="000000"/>
              </w:rPr>
              <w:t>3 ± 0</w:t>
            </w:r>
          </w:p>
        </w:tc>
        <w:tc>
          <w:tcPr>
            <w:tcW w:w="1080" w:type="dxa"/>
            <w:shd w:val="clear" w:color="auto" w:fill="auto"/>
            <w:noWrap/>
            <w:vAlign w:val="bottom"/>
            <w:hideMark/>
            <w:tcPrChange w:id="1274" w:author="Alex" w:date="2015-05-12T22:08:00Z">
              <w:tcPr>
                <w:tcW w:w="1080" w:type="dxa"/>
                <w:tcBorders>
                  <w:top w:val="nil"/>
                  <w:left w:val="nil"/>
                  <w:bottom w:val="nil"/>
                  <w:right w:val="nil"/>
                </w:tcBorders>
                <w:shd w:val="clear" w:color="auto" w:fill="auto"/>
                <w:noWrap/>
                <w:vAlign w:val="bottom"/>
                <w:hideMark/>
              </w:tcPr>
            </w:tcPrChange>
          </w:tcPr>
          <w:p w14:paraId="0D214B3D" w14:textId="77777777" w:rsidR="001B315C" w:rsidRPr="001E61A8" w:rsidRDefault="001B315C" w:rsidP="00570380">
            <w:pPr>
              <w:spacing w:line="480" w:lineRule="auto"/>
              <w:rPr>
                <w:rFonts w:eastAsia="Times New Roman" w:cs="Times New Roman"/>
                <w:color w:val="000000"/>
              </w:rPr>
              <w:pPrChange w:id="1275" w:author="Alex" w:date="2015-05-13T12:13:00Z">
                <w:pPr/>
              </w:pPrChange>
            </w:pPr>
          </w:p>
        </w:tc>
        <w:tc>
          <w:tcPr>
            <w:tcW w:w="2475" w:type="dxa"/>
            <w:shd w:val="clear" w:color="auto" w:fill="auto"/>
            <w:noWrap/>
            <w:vAlign w:val="bottom"/>
            <w:hideMark/>
            <w:tcPrChange w:id="1276" w:author="Alex" w:date="2015-05-12T22:08:00Z">
              <w:tcPr>
                <w:tcW w:w="2475" w:type="dxa"/>
                <w:tcBorders>
                  <w:top w:val="nil"/>
                  <w:left w:val="nil"/>
                  <w:bottom w:val="nil"/>
                  <w:right w:val="nil"/>
                </w:tcBorders>
                <w:shd w:val="clear" w:color="auto" w:fill="auto"/>
                <w:noWrap/>
                <w:vAlign w:val="bottom"/>
                <w:hideMark/>
              </w:tcPr>
            </w:tcPrChange>
          </w:tcPr>
          <w:p w14:paraId="51501F07" w14:textId="77777777" w:rsidR="001B315C" w:rsidRPr="001E61A8" w:rsidRDefault="001B315C" w:rsidP="00570380">
            <w:pPr>
              <w:spacing w:line="480" w:lineRule="auto"/>
              <w:rPr>
                <w:rFonts w:eastAsia="Times New Roman" w:cs="Times New Roman"/>
                <w:color w:val="000000"/>
              </w:rPr>
              <w:pPrChange w:id="1277" w:author="Alex" w:date="2015-05-13T12:13:00Z">
                <w:pPr/>
              </w:pPrChange>
            </w:pPr>
            <w:r w:rsidRPr="001E61A8">
              <w:rPr>
                <w:rFonts w:eastAsia="Times New Roman" w:cs="Times New Roman"/>
                <w:color w:val="000000"/>
              </w:rPr>
              <w:t>547 ± 70</w:t>
            </w:r>
          </w:p>
        </w:tc>
      </w:tr>
      <w:tr w:rsidR="00266106" w:rsidRPr="001E61A8" w14:paraId="5E149F96" w14:textId="77777777" w:rsidTr="00D400F8">
        <w:trPr>
          <w:trHeight w:val="300"/>
          <w:trPrChange w:id="1278" w:author="Alex" w:date="2015-05-12T22:08:00Z">
            <w:trPr>
              <w:trHeight w:val="300"/>
            </w:trPr>
          </w:trPrChange>
        </w:trPr>
        <w:tc>
          <w:tcPr>
            <w:tcW w:w="1095" w:type="dxa"/>
            <w:shd w:val="clear" w:color="auto" w:fill="auto"/>
            <w:noWrap/>
            <w:vAlign w:val="bottom"/>
            <w:hideMark/>
            <w:tcPrChange w:id="1279" w:author="Alex" w:date="2015-05-12T22:08:00Z">
              <w:tcPr>
                <w:tcW w:w="1095" w:type="dxa"/>
                <w:tcBorders>
                  <w:top w:val="nil"/>
                  <w:left w:val="nil"/>
                  <w:bottom w:val="nil"/>
                  <w:right w:val="nil"/>
                </w:tcBorders>
                <w:shd w:val="clear" w:color="auto" w:fill="auto"/>
                <w:noWrap/>
                <w:vAlign w:val="bottom"/>
                <w:hideMark/>
              </w:tcPr>
            </w:tcPrChange>
          </w:tcPr>
          <w:p w14:paraId="1FD7FD9C" w14:textId="77777777" w:rsidR="001B315C" w:rsidRPr="001E61A8" w:rsidRDefault="001B315C" w:rsidP="00570380">
            <w:pPr>
              <w:spacing w:line="480" w:lineRule="auto"/>
              <w:rPr>
                <w:rFonts w:eastAsia="Times New Roman" w:cs="Times New Roman"/>
                <w:color w:val="000000"/>
              </w:rPr>
              <w:pPrChange w:id="1280" w:author="Alex" w:date="2015-05-13T12:13:00Z">
                <w:pPr/>
              </w:pPrChange>
            </w:pPr>
            <w:r w:rsidRPr="001E61A8">
              <w:rPr>
                <w:rFonts w:eastAsia="Times New Roman" w:cs="Times New Roman"/>
                <w:color w:val="000000"/>
              </w:rPr>
              <w:t>G355A</w:t>
            </w:r>
          </w:p>
        </w:tc>
        <w:tc>
          <w:tcPr>
            <w:tcW w:w="1080" w:type="dxa"/>
            <w:shd w:val="clear" w:color="auto" w:fill="auto"/>
            <w:noWrap/>
            <w:vAlign w:val="bottom"/>
            <w:hideMark/>
            <w:tcPrChange w:id="1281" w:author="Alex" w:date="2015-05-12T22:08:00Z">
              <w:tcPr>
                <w:tcW w:w="1080" w:type="dxa"/>
                <w:tcBorders>
                  <w:top w:val="nil"/>
                  <w:left w:val="nil"/>
                  <w:bottom w:val="nil"/>
                  <w:right w:val="nil"/>
                </w:tcBorders>
                <w:shd w:val="clear" w:color="auto" w:fill="auto"/>
                <w:noWrap/>
                <w:vAlign w:val="bottom"/>
                <w:hideMark/>
              </w:tcPr>
            </w:tcPrChange>
          </w:tcPr>
          <w:p w14:paraId="3C291B7E"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282" w:author="Alex" w:date="2015-05-13T12:13:00Z">
                <w:pPr>
                  <w:jc w:val="right"/>
                </w:pPr>
              </w:pPrChange>
            </w:pPr>
            <w:r w:rsidRPr="001E61A8">
              <w:rPr>
                <w:rFonts w:eastAsia="Times New Roman" w:cs="Times New Roman"/>
                <w:color w:val="000000"/>
              </w:rPr>
              <w:t>0.17</w:t>
            </w:r>
          </w:p>
        </w:tc>
        <w:tc>
          <w:tcPr>
            <w:tcW w:w="900" w:type="dxa"/>
            <w:shd w:val="clear" w:color="auto" w:fill="auto"/>
            <w:noWrap/>
            <w:vAlign w:val="bottom"/>
            <w:hideMark/>
            <w:tcPrChange w:id="1283" w:author="Alex" w:date="2015-05-12T22:08:00Z">
              <w:tcPr>
                <w:tcW w:w="900" w:type="dxa"/>
                <w:tcBorders>
                  <w:top w:val="nil"/>
                  <w:left w:val="nil"/>
                  <w:bottom w:val="nil"/>
                  <w:right w:val="nil"/>
                </w:tcBorders>
                <w:shd w:val="clear" w:color="auto" w:fill="auto"/>
                <w:noWrap/>
                <w:vAlign w:val="bottom"/>
                <w:hideMark/>
              </w:tcPr>
            </w:tcPrChange>
          </w:tcPr>
          <w:p w14:paraId="1010981A" w14:textId="77777777" w:rsidR="001B315C" w:rsidRPr="001E61A8" w:rsidRDefault="001B315C" w:rsidP="00570380">
            <w:pPr>
              <w:spacing w:line="480" w:lineRule="auto"/>
              <w:rPr>
                <w:rFonts w:eastAsia="Times New Roman" w:cs="Times New Roman"/>
                <w:color w:val="000000"/>
              </w:rPr>
              <w:pPrChange w:id="1284" w:author="Alex" w:date="2015-05-13T12:13:00Z">
                <w:pPr/>
              </w:pPrChange>
            </w:pPr>
          </w:p>
        </w:tc>
        <w:tc>
          <w:tcPr>
            <w:tcW w:w="1710" w:type="dxa"/>
            <w:shd w:val="clear" w:color="auto" w:fill="auto"/>
            <w:noWrap/>
            <w:vAlign w:val="bottom"/>
            <w:hideMark/>
            <w:tcPrChange w:id="1285" w:author="Alex" w:date="2015-05-12T22:08:00Z">
              <w:tcPr>
                <w:tcW w:w="1710" w:type="dxa"/>
                <w:tcBorders>
                  <w:top w:val="nil"/>
                  <w:left w:val="nil"/>
                  <w:bottom w:val="nil"/>
                  <w:right w:val="nil"/>
                </w:tcBorders>
                <w:shd w:val="clear" w:color="auto" w:fill="auto"/>
                <w:noWrap/>
                <w:vAlign w:val="bottom"/>
                <w:hideMark/>
              </w:tcPr>
            </w:tcPrChange>
          </w:tcPr>
          <w:p w14:paraId="67A7E36D" w14:textId="77777777" w:rsidR="001B315C" w:rsidRPr="001E61A8" w:rsidRDefault="001B315C" w:rsidP="00570380">
            <w:pPr>
              <w:spacing w:line="480" w:lineRule="auto"/>
              <w:rPr>
                <w:rFonts w:eastAsia="Times New Roman" w:cs="Times New Roman"/>
                <w:color w:val="000000"/>
              </w:rPr>
              <w:pPrChange w:id="1286" w:author="Alex" w:date="2015-05-13T12:13:00Z">
                <w:pPr/>
              </w:pPrChange>
            </w:pPr>
          </w:p>
        </w:tc>
        <w:tc>
          <w:tcPr>
            <w:tcW w:w="1350" w:type="dxa"/>
            <w:shd w:val="clear" w:color="auto" w:fill="auto"/>
            <w:noWrap/>
            <w:vAlign w:val="bottom"/>
            <w:hideMark/>
            <w:tcPrChange w:id="1287" w:author="Alex" w:date="2015-05-12T22:08:00Z">
              <w:tcPr>
                <w:tcW w:w="1350" w:type="dxa"/>
                <w:tcBorders>
                  <w:top w:val="nil"/>
                  <w:left w:val="nil"/>
                  <w:bottom w:val="nil"/>
                  <w:right w:val="nil"/>
                </w:tcBorders>
                <w:shd w:val="clear" w:color="auto" w:fill="auto"/>
                <w:noWrap/>
                <w:vAlign w:val="bottom"/>
                <w:hideMark/>
              </w:tcPr>
            </w:tcPrChange>
          </w:tcPr>
          <w:p w14:paraId="2ECCBF77" w14:textId="77777777" w:rsidR="001B315C" w:rsidRPr="001E61A8" w:rsidRDefault="001B315C" w:rsidP="00570380">
            <w:pPr>
              <w:spacing w:line="480" w:lineRule="auto"/>
              <w:rPr>
                <w:rFonts w:eastAsia="Times New Roman" w:cs="Times New Roman"/>
                <w:color w:val="000000"/>
              </w:rPr>
              <w:pPrChange w:id="1288" w:author="Alex" w:date="2015-05-13T12:13:00Z">
                <w:pPr/>
              </w:pPrChange>
            </w:pPr>
          </w:p>
        </w:tc>
        <w:tc>
          <w:tcPr>
            <w:tcW w:w="1080" w:type="dxa"/>
            <w:shd w:val="clear" w:color="auto" w:fill="auto"/>
            <w:noWrap/>
            <w:vAlign w:val="bottom"/>
            <w:hideMark/>
            <w:tcPrChange w:id="1289" w:author="Alex" w:date="2015-05-12T22:08:00Z">
              <w:tcPr>
                <w:tcW w:w="1080" w:type="dxa"/>
                <w:tcBorders>
                  <w:top w:val="nil"/>
                  <w:left w:val="nil"/>
                  <w:bottom w:val="nil"/>
                  <w:right w:val="nil"/>
                </w:tcBorders>
                <w:shd w:val="clear" w:color="auto" w:fill="auto"/>
                <w:noWrap/>
                <w:vAlign w:val="bottom"/>
                <w:hideMark/>
              </w:tcPr>
            </w:tcPrChange>
          </w:tcPr>
          <w:p w14:paraId="7FD9FD29" w14:textId="77777777" w:rsidR="001B315C" w:rsidRPr="001E61A8" w:rsidRDefault="001B315C" w:rsidP="00570380">
            <w:pPr>
              <w:spacing w:line="480" w:lineRule="auto"/>
              <w:rPr>
                <w:rFonts w:eastAsia="Times New Roman" w:cs="Times New Roman"/>
                <w:color w:val="000000"/>
              </w:rPr>
              <w:pPrChange w:id="1290" w:author="Alex" w:date="2015-05-13T12:13:00Z">
                <w:pPr/>
              </w:pPrChange>
            </w:pPr>
          </w:p>
        </w:tc>
        <w:tc>
          <w:tcPr>
            <w:tcW w:w="2475" w:type="dxa"/>
            <w:shd w:val="clear" w:color="auto" w:fill="auto"/>
            <w:noWrap/>
            <w:vAlign w:val="bottom"/>
            <w:hideMark/>
            <w:tcPrChange w:id="1291" w:author="Alex" w:date="2015-05-12T22:08:00Z">
              <w:tcPr>
                <w:tcW w:w="2475" w:type="dxa"/>
                <w:tcBorders>
                  <w:top w:val="nil"/>
                  <w:left w:val="nil"/>
                  <w:bottom w:val="nil"/>
                  <w:right w:val="nil"/>
                </w:tcBorders>
                <w:shd w:val="clear" w:color="auto" w:fill="auto"/>
                <w:noWrap/>
                <w:vAlign w:val="bottom"/>
                <w:hideMark/>
              </w:tcPr>
            </w:tcPrChange>
          </w:tcPr>
          <w:p w14:paraId="68D2124A" w14:textId="77777777" w:rsidR="001B315C" w:rsidRPr="001E61A8" w:rsidRDefault="001B315C" w:rsidP="00570380">
            <w:pPr>
              <w:spacing w:line="480" w:lineRule="auto"/>
              <w:rPr>
                <w:rFonts w:eastAsia="Times New Roman" w:cs="Times New Roman"/>
                <w:color w:val="000000"/>
              </w:rPr>
              <w:pPrChange w:id="1292" w:author="Alex" w:date="2015-05-13T12:13:00Z">
                <w:pPr/>
              </w:pPrChange>
            </w:pPr>
            <w:r w:rsidRPr="001E61A8">
              <w:rPr>
                <w:rFonts w:eastAsia="Times New Roman" w:cs="Times New Roman"/>
                <w:color w:val="000000"/>
              </w:rPr>
              <w:t>13 ± 2</w:t>
            </w:r>
          </w:p>
        </w:tc>
      </w:tr>
      <w:tr w:rsidR="00266106" w:rsidRPr="001E61A8" w14:paraId="20DF8316" w14:textId="77777777" w:rsidTr="00D400F8">
        <w:trPr>
          <w:trHeight w:val="300"/>
          <w:trPrChange w:id="1293" w:author="Alex" w:date="2015-05-12T22:08:00Z">
            <w:trPr>
              <w:trHeight w:val="300"/>
            </w:trPr>
          </w:trPrChange>
        </w:trPr>
        <w:tc>
          <w:tcPr>
            <w:tcW w:w="1095" w:type="dxa"/>
            <w:shd w:val="clear" w:color="auto" w:fill="auto"/>
            <w:noWrap/>
            <w:vAlign w:val="bottom"/>
            <w:hideMark/>
            <w:tcPrChange w:id="1294" w:author="Alex" w:date="2015-05-12T22:08:00Z">
              <w:tcPr>
                <w:tcW w:w="1095" w:type="dxa"/>
                <w:tcBorders>
                  <w:top w:val="nil"/>
                  <w:left w:val="nil"/>
                  <w:bottom w:val="nil"/>
                  <w:right w:val="nil"/>
                </w:tcBorders>
                <w:shd w:val="clear" w:color="auto" w:fill="auto"/>
                <w:noWrap/>
                <w:vAlign w:val="bottom"/>
                <w:hideMark/>
              </w:tcPr>
            </w:tcPrChange>
          </w:tcPr>
          <w:p w14:paraId="583B1D40" w14:textId="77777777" w:rsidR="001B315C" w:rsidRPr="001E61A8" w:rsidRDefault="001B315C" w:rsidP="00570380">
            <w:pPr>
              <w:spacing w:line="480" w:lineRule="auto"/>
              <w:rPr>
                <w:rFonts w:eastAsia="Times New Roman" w:cs="Times New Roman"/>
                <w:color w:val="000000"/>
              </w:rPr>
              <w:pPrChange w:id="1295" w:author="Alex" w:date="2015-05-13T12:13:00Z">
                <w:pPr/>
              </w:pPrChange>
            </w:pPr>
            <w:r w:rsidRPr="001E61A8">
              <w:rPr>
                <w:rFonts w:eastAsia="Times New Roman" w:cs="Times New Roman"/>
                <w:color w:val="000000"/>
              </w:rPr>
              <w:t>M358T</w:t>
            </w:r>
          </w:p>
        </w:tc>
        <w:tc>
          <w:tcPr>
            <w:tcW w:w="1080" w:type="dxa"/>
            <w:shd w:val="clear" w:color="auto" w:fill="auto"/>
            <w:noWrap/>
            <w:vAlign w:val="bottom"/>
            <w:hideMark/>
            <w:tcPrChange w:id="1296" w:author="Alex" w:date="2015-05-12T22:08:00Z">
              <w:tcPr>
                <w:tcW w:w="1080" w:type="dxa"/>
                <w:tcBorders>
                  <w:top w:val="nil"/>
                  <w:left w:val="nil"/>
                  <w:bottom w:val="nil"/>
                  <w:right w:val="nil"/>
                </w:tcBorders>
                <w:shd w:val="clear" w:color="auto" w:fill="auto"/>
                <w:noWrap/>
                <w:vAlign w:val="bottom"/>
                <w:hideMark/>
              </w:tcPr>
            </w:tcPrChange>
          </w:tcPr>
          <w:p w14:paraId="6EDDFF55"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297" w:author="Alex" w:date="2015-05-13T12:13:00Z">
                <w:pPr>
                  <w:jc w:val="right"/>
                </w:pPr>
              </w:pPrChange>
            </w:pPr>
            <w:r w:rsidRPr="001E61A8">
              <w:rPr>
                <w:rFonts w:eastAsia="Times New Roman" w:cs="Times New Roman"/>
                <w:color w:val="000000"/>
              </w:rPr>
              <w:t>0.62</w:t>
            </w:r>
          </w:p>
        </w:tc>
        <w:tc>
          <w:tcPr>
            <w:tcW w:w="900" w:type="dxa"/>
            <w:shd w:val="clear" w:color="auto" w:fill="auto"/>
            <w:noWrap/>
            <w:vAlign w:val="bottom"/>
            <w:hideMark/>
            <w:tcPrChange w:id="1298" w:author="Alex" w:date="2015-05-12T22:08:00Z">
              <w:tcPr>
                <w:tcW w:w="900" w:type="dxa"/>
                <w:tcBorders>
                  <w:top w:val="nil"/>
                  <w:left w:val="nil"/>
                  <w:bottom w:val="nil"/>
                  <w:right w:val="nil"/>
                </w:tcBorders>
                <w:shd w:val="clear" w:color="auto" w:fill="auto"/>
                <w:noWrap/>
                <w:vAlign w:val="bottom"/>
                <w:hideMark/>
              </w:tcPr>
            </w:tcPrChange>
          </w:tcPr>
          <w:p w14:paraId="55994CF9" w14:textId="77777777" w:rsidR="001B315C" w:rsidRPr="001E61A8" w:rsidRDefault="001B315C" w:rsidP="00570380">
            <w:pPr>
              <w:spacing w:line="480" w:lineRule="auto"/>
              <w:rPr>
                <w:rFonts w:eastAsia="Times New Roman" w:cs="Times New Roman"/>
                <w:color w:val="000000"/>
              </w:rPr>
              <w:pPrChange w:id="1299" w:author="Alex" w:date="2015-05-13T12:13:00Z">
                <w:pPr/>
              </w:pPrChange>
            </w:pPr>
          </w:p>
        </w:tc>
        <w:tc>
          <w:tcPr>
            <w:tcW w:w="1710" w:type="dxa"/>
            <w:shd w:val="clear" w:color="auto" w:fill="auto"/>
            <w:noWrap/>
            <w:vAlign w:val="bottom"/>
            <w:hideMark/>
            <w:tcPrChange w:id="1300" w:author="Alex" w:date="2015-05-12T22:08:00Z">
              <w:tcPr>
                <w:tcW w:w="1710" w:type="dxa"/>
                <w:tcBorders>
                  <w:top w:val="nil"/>
                  <w:left w:val="nil"/>
                  <w:bottom w:val="nil"/>
                  <w:right w:val="nil"/>
                </w:tcBorders>
                <w:shd w:val="clear" w:color="auto" w:fill="auto"/>
                <w:noWrap/>
                <w:vAlign w:val="bottom"/>
                <w:hideMark/>
              </w:tcPr>
            </w:tcPrChange>
          </w:tcPr>
          <w:p w14:paraId="752AD847" w14:textId="77777777" w:rsidR="001B315C" w:rsidRPr="001E61A8" w:rsidRDefault="001B315C" w:rsidP="00570380">
            <w:pPr>
              <w:spacing w:line="480" w:lineRule="auto"/>
              <w:rPr>
                <w:rFonts w:eastAsia="Times New Roman" w:cs="Times New Roman"/>
                <w:color w:val="000000"/>
              </w:rPr>
              <w:pPrChange w:id="1301" w:author="Alex" w:date="2015-05-13T12:13:00Z">
                <w:pPr/>
              </w:pPrChange>
            </w:pPr>
            <w:r w:rsidRPr="001E61A8">
              <w:rPr>
                <w:rFonts w:eastAsia="Times New Roman" w:cs="Times New Roman"/>
                <w:color w:val="000000"/>
              </w:rPr>
              <w:t>4.83 ± 0.48</w:t>
            </w:r>
          </w:p>
        </w:tc>
        <w:tc>
          <w:tcPr>
            <w:tcW w:w="1350" w:type="dxa"/>
            <w:shd w:val="clear" w:color="auto" w:fill="auto"/>
            <w:noWrap/>
            <w:vAlign w:val="bottom"/>
            <w:hideMark/>
            <w:tcPrChange w:id="1302" w:author="Alex" w:date="2015-05-12T22:08:00Z">
              <w:tcPr>
                <w:tcW w:w="1350" w:type="dxa"/>
                <w:tcBorders>
                  <w:top w:val="nil"/>
                  <w:left w:val="nil"/>
                  <w:bottom w:val="nil"/>
                  <w:right w:val="nil"/>
                </w:tcBorders>
                <w:shd w:val="clear" w:color="auto" w:fill="auto"/>
                <w:noWrap/>
                <w:vAlign w:val="bottom"/>
                <w:hideMark/>
              </w:tcPr>
            </w:tcPrChange>
          </w:tcPr>
          <w:p w14:paraId="07B8043F" w14:textId="77777777" w:rsidR="001B315C" w:rsidRPr="001E61A8" w:rsidRDefault="001B315C" w:rsidP="00570380">
            <w:pPr>
              <w:spacing w:line="480" w:lineRule="auto"/>
              <w:rPr>
                <w:rFonts w:eastAsia="Times New Roman" w:cs="Times New Roman"/>
                <w:color w:val="000000"/>
              </w:rPr>
              <w:pPrChange w:id="1303" w:author="Alex" w:date="2015-05-13T12:13:00Z">
                <w:pPr/>
              </w:pPrChange>
            </w:pPr>
            <w:r w:rsidRPr="001E61A8">
              <w:rPr>
                <w:rFonts w:eastAsia="Times New Roman" w:cs="Times New Roman"/>
                <w:color w:val="000000"/>
              </w:rPr>
              <w:t>436 ± 11</w:t>
            </w:r>
          </w:p>
        </w:tc>
        <w:tc>
          <w:tcPr>
            <w:tcW w:w="1080" w:type="dxa"/>
            <w:shd w:val="clear" w:color="auto" w:fill="auto"/>
            <w:noWrap/>
            <w:vAlign w:val="bottom"/>
            <w:hideMark/>
            <w:tcPrChange w:id="1304" w:author="Alex" w:date="2015-05-12T22:08:00Z">
              <w:tcPr>
                <w:tcW w:w="1080" w:type="dxa"/>
                <w:tcBorders>
                  <w:top w:val="nil"/>
                  <w:left w:val="nil"/>
                  <w:bottom w:val="nil"/>
                  <w:right w:val="nil"/>
                </w:tcBorders>
                <w:shd w:val="clear" w:color="auto" w:fill="auto"/>
                <w:noWrap/>
                <w:vAlign w:val="bottom"/>
                <w:hideMark/>
              </w:tcPr>
            </w:tcPrChange>
          </w:tcPr>
          <w:p w14:paraId="3987A075" w14:textId="77777777" w:rsidR="001B315C" w:rsidRPr="001E61A8" w:rsidRDefault="001B315C" w:rsidP="00570380">
            <w:pPr>
              <w:spacing w:line="480" w:lineRule="auto"/>
              <w:rPr>
                <w:rFonts w:eastAsia="Times New Roman" w:cs="Times New Roman"/>
                <w:color w:val="000000"/>
              </w:rPr>
              <w:pPrChange w:id="1305" w:author="Alex" w:date="2015-05-13T12:13:00Z">
                <w:pPr/>
              </w:pPrChange>
            </w:pPr>
          </w:p>
        </w:tc>
        <w:tc>
          <w:tcPr>
            <w:tcW w:w="2475" w:type="dxa"/>
            <w:shd w:val="clear" w:color="auto" w:fill="auto"/>
            <w:noWrap/>
            <w:vAlign w:val="bottom"/>
            <w:hideMark/>
            <w:tcPrChange w:id="1306" w:author="Alex" w:date="2015-05-12T22:08:00Z">
              <w:tcPr>
                <w:tcW w:w="2475" w:type="dxa"/>
                <w:tcBorders>
                  <w:top w:val="nil"/>
                  <w:left w:val="nil"/>
                  <w:bottom w:val="nil"/>
                  <w:right w:val="nil"/>
                </w:tcBorders>
                <w:shd w:val="clear" w:color="auto" w:fill="auto"/>
                <w:noWrap/>
                <w:vAlign w:val="bottom"/>
                <w:hideMark/>
              </w:tcPr>
            </w:tcPrChange>
          </w:tcPr>
          <w:p w14:paraId="23236B7E" w14:textId="77777777" w:rsidR="001B315C" w:rsidRPr="001E61A8" w:rsidRDefault="001B315C" w:rsidP="00570380">
            <w:pPr>
              <w:spacing w:line="480" w:lineRule="auto"/>
              <w:rPr>
                <w:rFonts w:eastAsia="Times New Roman" w:cs="Times New Roman"/>
                <w:color w:val="000000"/>
              </w:rPr>
              <w:pPrChange w:id="1307" w:author="Alex" w:date="2015-05-13T12:13:00Z">
                <w:pPr/>
              </w:pPrChange>
            </w:pPr>
            <w:r w:rsidRPr="001E61A8">
              <w:rPr>
                <w:rFonts w:eastAsia="Times New Roman" w:cs="Times New Roman"/>
                <w:color w:val="000000"/>
              </w:rPr>
              <w:t>90,241 ± 9,225</w:t>
            </w:r>
          </w:p>
        </w:tc>
      </w:tr>
      <w:tr w:rsidR="00266106" w:rsidRPr="001E61A8" w14:paraId="2A0EECD9" w14:textId="77777777" w:rsidTr="00D400F8">
        <w:trPr>
          <w:trHeight w:val="300"/>
          <w:trPrChange w:id="1308" w:author="Alex" w:date="2015-05-12T22:08:00Z">
            <w:trPr>
              <w:trHeight w:val="300"/>
            </w:trPr>
          </w:trPrChange>
        </w:trPr>
        <w:tc>
          <w:tcPr>
            <w:tcW w:w="1095" w:type="dxa"/>
            <w:shd w:val="clear" w:color="auto" w:fill="auto"/>
            <w:noWrap/>
            <w:vAlign w:val="bottom"/>
            <w:hideMark/>
            <w:tcPrChange w:id="1309" w:author="Alex" w:date="2015-05-12T22:08:00Z">
              <w:tcPr>
                <w:tcW w:w="1095" w:type="dxa"/>
                <w:tcBorders>
                  <w:top w:val="nil"/>
                  <w:left w:val="nil"/>
                  <w:bottom w:val="nil"/>
                  <w:right w:val="nil"/>
                </w:tcBorders>
                <w:shd w:val="clear" w:color="auto" w:fill="auto"/>
                <w:noWrap/>
                <w:vAlign w:val="bottom"/>
                <w:hideMark/>
              </w:tcPr>
            </w:tcPrChange>
          </w:tcPr>
          <w:p w14:paraId="39B4B351" w14:textId="77777777" w:rsidR="001B315C" w:rsidRPr="001E61A8" w:rsidRDefault="001B315C" w:rsidP="00570380">
            <w:pPr>
              <w:spacing w:line="480" w:lineRule="auto"/>
              <w:rPr>
                <w:rFonts w:eastAsia="Times New Roman" w:cs="Times New Roman"/>
                <w:color w:val="000000"/>
              </w:rPr>
              <w:pPrChange w:id="1310" w:author="Alex" w:date="2015-05-13T12:13:00Z">
                <w:pPr/>
              </w:pPrChange>
            </w:pPr>
            <w:r w:rsidRPr="001E61A8">
              <w:rPr>
                <w:rFonts w:eastAsia="Times New Roman" w:cs="Times New Roman"/>
                <w:color w:val="000000"/>
              </w:rPr>
              <w:t>H373R</w:t>
            </w:r>
          </w:p>
        </w:tc>
        <w:tc>
          <w:tcPr>
            <w:tcW w:w="1080" w:type="dxa"/>
            <w:shd w:val="clear" w:color="auto" w:fill="auto"/>
            <w:noWrap/>
            <w:vAlign w:val="bottom"/>
            <w:hideMark/>
            <w:tcPrChange w:id="1311" w:author="Alex" w:date="2015-05-12T22:08:00Z">
              <w:tcPr>
                <w:tcW w:w="1080" w:type="dxa"/>
                <w:tcBorders>
                  <w:top w:val="nil"/>
                  <w:left w:val="nil"/>
                  <w:bottom w:val="nil"/>
                  <w:right w:val="nil"/>
                </w:tcBorders>
                <w:shd w:val="clear" w:color="auto" w:fill="auto"/>
                <w:noWrap/>
                <w:vAlign w:val="bottom"/>
                <w:hideMark/>
              </w:tcPr>
            </w:tcPrChange>
          </w:tcPr>
          <w:p w14:paraId="644FF979"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312" w:author="Alex" w:date="2015-05-13T12:13:00Z">
                <w:pPr>
                  <w:jc w:val="right"/>
                </w:pPr>
              </w:pPrChange>
            </w:pPr>
            <w:r w:rsidRPr="001E61A8">
              <w:rPr>
                <w:rFonts w:eastAsia="Times New Roman" w:cs="Times New Roman"/>
                <w:color w:val="000000"/>
              </w:rPr>
              <w:t>1.19</w:t>
            </w:r>
          </w:p>
        </w:tc>
        <w:tc>
          <w:tcPr>
            <w:tcW w:w="900" w:type="dxa"/>
            <w:shd w:val="clear" w:color="auto" w:fill="auto"/>
            <w:noWrap/>
            <w:vAlign w:val="bottom"/>
            <w:hideMark/>
            <w:tcPrChange w:id="1313" w:author="Alex" w:date="2015-05-12T22:08:00Z">
              <w:tcPr>
                <w:tcW w:w="900" w:type="dxa"/>
                <w:tcBorders>
                  <w:top w:val="nil"/>
                  <w:left w:val="nil"/>
                  <w:bottom w:val="nil"/>
                  <w:right w:val="nil"/>
                </w:tcBorders>
                <w:shd w:val="clear" w:color="auto" w:fill="auto"/>
                <w:noWrap/>
                <w:vAlign w:val="bottom"/>
                <w:hideMark/>
              </w:tcPr>
            </w:tcPrChange>
          </w:tcPr>
          <w:p w14:paraId="6B2288FF" w14:textId="77777777" w:rsidR="001B315C" w:rsidRPr="001E61A8" w:rsidRDefault="001B315C" w:rsidP="00570380">
            <w:pPr>
              <w:spacing w:line="480" w:lineRule="auto"/>
              <w:rPr>
                <w:rFonts w:eastAsia="Times New Roman" w:cs="Times New Roman"/>
                <w:color w:val="000000"/>
              </w:rPr>
              <w:pPrChange w:id="1314" w:author="Alex" w:date="2015-05-13T12:13:00Z">
                <w:pPr/>
              </w:pPrChange>
            </w:pPr>
          </w:p>
        </w:tc>
        <w:tc>
          <w:tcPr>
            <w:tcW w:w="1710" w:type="dxa"/>
            <w:shd w:val="clear" w:color="auto" w:fill="auto"/>
            <w:noWrap/>
            <w:vAlign w:val="bottom"/>
            <w:hideMark/>
            <w:tcPrChange w:id="1315" w:author="Alex" w:date="2015-05-12T22:08:00Z">
              <w:tcPr>
                <w:tcW w:w="1710" w:type="dxa"/>
                <w:tcBorders>
                  <w:top w:val="nil"/>
                  <w:left w:val="nil"/>
                  <w:bottom w:val="nil"/>
                  <w:right w:val="nil"/>
                </w:tcBorders>
                <w:shd w:val="clear" w:color="auto" w:fill="auto"/>
                <w:noWrap/>
                <w:vAlign w:val="bottom"/>
                <w:hideMark/>
              </w:tcPr>
            </w:tcPrChange>
          </w:tcPr>
          <w:p w14:paraId="26EE8A03" w14:textId="77777777" w:rsidR="001B315C" w:rsidRPr="001E61A8" w:rsidRDefault="001B315C" w:rsidP="00570380">
            <w:pPr>
              <w:spacing w:line="480" w:lineRule="auto"/>
              <w:rPr>
                <w:rFonts w:eastAsia="Times New Roman" w:cs="Times New Roman"/>
                <w:color w:val="000000"/>
              </w:rPr>
              <w:pPrChange w:id="1316" w:author="Alex" w:date="2015-05-13T12:13:00Z">
                <w:pPr/>
              </w:pPrChange>
            </w:pPr>
            <w:r w:rsidRPr="001E61A8">
              <w:rPr>
                <w:rFonts w:eastAsia="Times New Roman" w:cs="Times New Roman"/>
                <w:color w:val="000000"/>
              </w:rPr>
              <w:t>6.31 ± 0.30</w:t>
            </w:r>
          </w:p>
        </w:tc>
        <w:tc>
          <w:tcPr>
            <w:tcW w:w="1350" w:type="dxa"/>
            <w:shd w:val="clear" w:color="auto" w:fill="auto"/>
            <w:noWrap/>
            <w:vAlign w:val="bottom"/>
            <w:hideMark/>
            <w:tcPrChange w:id="1317" w:author="Alex" w:date="2015-05-12T22:08:00Z">
              <w:tcPr>
                <w:tcW w:w="1350" w:type="dxa"/>
                <w:tcBorders>
                  <w:top w:val="nil"/>
                  <w:left w:val="nil"/>
                  <w:bottom w:val="nil"/>
                  <w:right w:val="nil"/>
                </w:tcBorders>
                <w:shd w:val="clear" w:color="auto" w:fill="auto"/>
                <w:noWrap/>
                <w:vAlign w:val="bottom"/>
                <w:hideMark/>
              </w:tcPr>
            </w:tcPrChange>
          </w:tcPr>
          <w:p w14:paraId="283153CE" w14:textId="77777777" w:rsidR="001B315C" w:rsidRPr="001E61A8" w:rsidRDefault="001B315C" w:rsidP="00570380">
            <w:pPr>
              <w:spacing w:line="480" w:lineRule="auto"/>
              <w:rPr>
                <w:rFonts w:eastAsia="Times New Roman" w:cs="Times New Roman"/>
                <w:color w:val="000000"/>
              </w:rPr>
              <w:pPrChange w:id="1318" w:author="Alex" w:date="2015-05-13T12:13:00Z">
                <w:pPr/>
              </w:pPrChange>
            </w:pPr>
            <w:r w:rsidRPr="001E61A8">
              <w:rPr>
                <w:rFonts w:eastAsia="Times New Roman" w:cs="Times New Roman"/>
                <w:color w:val="000000"/>
              </w:rPr>
              <w:t>707 ± 9</w:t>
            </w:r>
          </w:p>
        </w:tc>
        <w:tc>
          <w:tcPr>
            <w:tcW w:w="1080" w:type="dxa"/>
            <w:shd w:val="clear" w:color="auto" w:fill="auto"/>
            <w:noWrap/>
            <w:vAlign w:val="bottom"/>
            <w:hideMark/>
            <w:tcPrChange w:id="1319" w:author="Alex" w:date="2015-05-12T22:08:00Z">
              <w:tcPr>
                <w:tcW w:w="1080" w:type="dxa"/>
                <w:tcBorders>
                  <w:top w:val="nil"/>
                  <w:left w:val="nil"/>
                  <w:bottom w:val="nil"/>
                  <w:right w:val="nil"/>
                </w:tcBorders>
                <w:shd w:val="clear" w:color="auto" w:fill="auto"/>
                <w:noWrap/>
                <w:vAlign w:val="bottom"/>
                <w:hideMark/>
              </w:tcPr>
            </w:tcPrChange>
          </w:tcPr>
          <w:p w14:paraId="0768E0F4" w14:textId="77777777" w:rsidR="001B315C" w:rsidRPr="001E61A8" w:rsidRDefault="001B315C" w:rsidP="00570380">
            <w:pPr>
              <w:spacing w:line="480" w:lineRule="auto"/>
              <w:rPr>
                <w:rFonts w:eastAsia="Times New Roman" w:cs="Times New Roman"/>
                <w:color w:val="000000"/>
              </w:rPr>
              <w:pPrChange w:id="1320" w:author="Alex" w:date="2015-05-13T12:13:00Z">
                <w:pPr/>
              </w:pPrChange>
            </w:pPr>
          </w:p>
        </w:tc>
        <w:tc>
          <w:tcPr>
            <w:tcW w:w="2475" w:type="dxa"/>
            <w:shd w:val="clear" w:color="auto" w:fill="auto"/>
            <w:noWrap/>
            <w:vAlign w:val="bottom"/>
            <w:hideMark/>
            <w:tcPrChange w:id="1321" w:author="Alex" w:date="2015-05-12T22:08:00Z">
              <w:tcPr>
                <w:tcW w:w="2475" w:type="dxa"/>
                <w:tcBorders>
                  <w:top w:val="nil"/>
                  <w:left w:val="nil"/>
                  <w:bottom w:val="nil"/>
                  <w:right w:val="nil"/>
                </w:tcBorders>
                <w:shd w:val="clear" w:color="auto" w:fill="auto"/>
                <w:noWrap/>
                <w:vAlign w:val="bottom"/>
                <w:hideMark/>
              </w:tcPr>
            </w:tcPrChange>
          </w:tcPr>
          <w:p w14:paraId="5D8A9F52" w14:textId="77777777" w:rsidR="001B315C" w:rsidRPr="001E61A8" w:rsidRDefault="001B315C" w:rsidP="00570380">
            <w:pPr>
              <w:spacing w:line="480" w:lineRule="auto"/>
              <w:rPr>
                <w:rFonts w:eastAsia="Times New Roman" w:cs="Times New Roman"/>
                <w:color w:val="000000"/>
              </w:rPr>
              <w:pPrChange w:id="1322" w:author="Alex" w:date="2015-05-13T12:13:00Z">
                <w:pPr/>
              </w:pPrChange>
            </w:pPr>
            <w:r w:rsidRPr="001E61A8">
              <w:rPr>
                <w:rFonts w:eastAsia="Times New Roman" w:cs="Times New Roman"/>
                <w:color w:val="000000"/>
              </w:rPr>
              <w:t>112,169 ± 5,512</w:t>
            </w:r>
          </w:p>
        </w:tc>
      </w:tr>
      <w:tr w:rsidR="00266106" w:rsidRPr="001E61A8" w14:paraId="6F2E722B" w14:textId="77777777" w:rsidTr="00D400F8">
        <w:trPr>
          <w:trHeight w:val="300"/>
          <w:trPrChange w:id="1323" w:author="Alex" w:date="2015-05-12T22:08:00Z">
            <w:trPr>
              <w:trHeight w:val="300"/>
            </w:trPr>
          </w:trPrChange>
        </w:trPr>
        <w:tc>
          <w:tcPr>
            <w:tcW w:w="1095" w:type="dxa"/>
            <w:shd w:val="clear" w:color="auto" w:fill="auto"/>
            <w:noWrap/>
            <w:vAlign w:val="bottom"/>
            <w:hideMark/>
            <w:tcPrChange w:id="1324" w:author="Alex" w:date="2015-05-12T22:08:00Z">
              <w:tcPr>
                <w:tcW w:w="1095" w:type="dxa"/>
                <w:tcBorders>
                  <w:top w:val="nil"/>
                  <w:left w:val="nil"/>
                  <w:bottom w:val="nil"/>
                  <w:right w:val="nil"/>
                </w:tcBorders>
                <w:shd w:val="clear" w:color="auto" w:fill="auto"/>
                <w:noWrap/>
                <w:vAlign w:val="bottom"/>
                <w:hideMark/>
              </w:tcPr>
            </w:tcPrChange>
          </w:tcPr>
          <w:p w14:paraId="19A1156E" w14:textId="77777777" w:rsidR="001B315C" w:rsidRPr="001E61A8" w:rsidRDefault="001B315C" w:rsidP="00570380">
            <w:pPr>
              <w:spacing w:line="480" w:lineRule="auto"/>
              <w:rPr>
                <w:rFonts w:eastAsia="Times New Roman" w:cs="Times New Roman"/>
                <w:color w:val="000000"/>
              </w:rPr>
              <w:pPrChange w:id="1325" w:author="Alex" w:date="2015-05-13T12:13:00Z">
                <w:pPr/>
              </w:pPrChange>
            </w:pPr>
            <w:r w:rsidRPr="001E61A8">
              <w:rPr>
                <w:rFonts w:eastAsia="Times New Roman" w:cs="Times New Roman"/>
                <w:color w:val="000000"/>
              </w:rPr>
              <w:t>H379R</w:t>
            </w:r>
          </w:p>
        </w:tc>
        <w:tc>
          <w:tcPr>
            <w:tcW w:w="1080" w:type="dxa"/>
            <w:shd w:val="clear" w:color="auto" w:fill="auto"/>
            <w:noWrap/>
            <w:vAlign w:val="bottom"/>
            <w:hideMark/>
            <w:tcPrChange w:id="1326" w:author="Alex" w:date="2015-05-12T22:08:00Z">
              <w:tcPr>
                <w:tcW w:w="1080" w:type="dxa"/>
                <w:tcBorders>
                  <w:top w:val="nil"/>
                  <w:left w:val="nil"/>
                  <w:bottom w:val="nil"/>
                  <w:right w:val="nil"/>
                </w:tcBorders>
                <w:shd w:val="clear" w:color="auto" w:fill="auto"/>
                <w:noWrap/>
                <w:vAlign w:val="bottom"/>
                <w:hideMark/>
              </w:tcPr>
            </w:tcPrChange>
          </w:tcPr>
          <w:p w14:paraId="53BFD335"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327" w:author="Alex" w:date="2015-05-13T12:13:00Z">
                <w:pPr>
                  <w:jc w:val="right"/>
                </w:pPr>
              </w:pPrChange>
            </w:pPr>
            <w:r w:rsidRPr="001E61A8">
              <w:rPr>
                <w:rFonts w:eastAsia="Times New Roman" w:cs="Times New Roman"/>
                <w:color w:val="000000"/>
              </w:rPr>
              <w:t>0.14</w:t>
            </w:r>
          </w:p>
        </w:tc>
        <w:tc>
          <w:tcPr>
            <w:tcW w:w="900" w:type="dxa"/>
            <w:shd w:val="clear" w:color="auto" w:fill="auto"/>
            <w:noWrap/>
            <w:vAlign w:val="bottom"/>
            <w:hideMark/>
            <w:tcPrChange w:id="1328" w:author="Alex" w:date="2015-05-12T22:08:00Z">
              <w:tcPr>
                <w:tcW w:w="900" w:type="dxa"/>
                <w:tcBorders>
                  <w:top w:val="nil"/>
                  <w:left w:val="nil"/>
                  <w:bottom w:val="nil"/>
                  <w:right w:val="nil"/>
                </w:tcBorders>
                <w:shd w:val="clear" w:color="auto" w:fill="auto"/>
                <w:noWrap/>
                <w:vAlign w:val="bottom"/>
                <w:hideMark/>
              </w:tcPr>
            </w:tcPrChange>
          </w:tcPr>
          <w:p w14:paraId="01168594" w14:textId="77777777" w:rsidR="001B315C" w:rsidRPr="001E61A8" w:rsidRDefault="001B315C" w:rsidP="00570380">
            <w:pPr>
              <w:spacing w:line="480" w:lineRule="auto"/>
              <w:rPr>
                <w:rFonts w:eastAsia="Times New Roman" w:cs="Times New Roman"/>
                <w:color w:val="000000"/>
              </w:rPr>
              <w:pPrChange w:id="1329" w:author="Alex" w:date="2015-05-13T12:13:00Z">
                <w:pPr/>
              </w:pPrChange>
            </w:pPr>
          </w:p>
        </w:tc>
        <w:tc>
          <w:tcPr>
            <w:tcW w:w="1710" w:type="dxa"/>
            <w:shd w:val="clear" w:color="auto" w:fill="auto"/>
            <w:noWrap/>
            <w:vAlign w:val="bottom"/>
            <w:hideMark/>
            <w:tcPrChange w:id="1330" w:author="Alex" w:date="2015-05-12T22:08:00Z">
              <w:tcPr>
                <w:tcW w:w="1710" w:type="dxa"/>
                <w:tcBorders>
                  <w:top w:val="nil"/>
                  <w:left w:val="nil"/>
                  <w:bottom w:val="nil"/>
                  <w:right w:val="nil"/>
                </w:tcBorders>
                <w:shd w:val="clear" w:color="auto" w:fill="auto"/>
                <w:noWrap/>
                <w:vAlign w:val="bottom"/>
                <w:hideMark/>
              </w:tcPr>
            </w:tcPrChange>
          </w:tcPr>
          <w:p w14:paraId="580F32C4" w14:textId="77777777" w:rsidR="001B315C" w:rsidRPr="001E61A8" w:rsidRDefault="001B315C" w:rsidP="00570380">
            <w:pPr>
              <w:spacing w:line="480" w:lineRule="auto"/>
              <w:rPr>
                <w:rFonts w:eastAsia="Times New Roman" w:cs="Times New Roman"/>
                <w:color w:val="000000"/>
              </w:rPr>
              <w:pPrChange w:id="1331" w:author="Alex" w:date="2015-05-13T12:13:00Z">
                <w:pPr/>
              </w:pPrChange>
            </w:pPr>
            <w:r w:rsidRPr="001E61A8">
              <w:rPr>
                <w:rFonts w:eastAsia="Times New Roman" w:cs="Times New Roman"/>
                <w:color w:val="000000"/>
              </w:rPr>
              <w:t>6.24 ± 0.84</w:t>
            </w:r>
          </w:p>
        </w:tc>
        <w:tc>
          <w:tcPr>
            <w:tcW w:w="1350" w:type="dxa"/>
            <w:shd w:val="clear" w:color="auto" w:fill="auto"/>
            <w:noWrap/>
            <w:vAlign w:val="bottom"/>
            <w:hideMark/>
            <w:tcPrChange w:id="1332" w:author="Alex" w:date="2015-05-12T22:08:00Z">
              <w:tcPr>
                <w:tcW w:w="1350" w:type="dxa"/>
                <w:tcBorders>
                  <w:top w:val="nil"/>
                  <w:left w:val="nil"/>
                  <w:bottom w:val="nil"/>
                  <w:right w:val="nil"/>
                </w:tcBorders>
                <w:shd w:val="clear" w:color="auto" w:fill="auto"/>
                <w:noWrap/>
                <w:vAlign w:val="bottom"/>
                <w:hideMark/>
              </w:tcPr>
            </w:tcPrChange>
          </w:tcPr>
          <w:p w14:paraId="5A1B654A" w14:textId="77777777" w:rsidR="001B315C" w:rsidRPr="001E61A8" w:rsidRDefault="001B315C" w:rsidP="00570380">
            <w:pPr>
              <w:spacing w:line="480" w:lineRule="auto"/>
              <w:rPr>
                <w:rFonts w:eastAsia="Times New Roman" w:cs="Times New Roman"/>
                <w:color w:val="000000"/>
              </w:rPr>
              <w:pPrChange w:id="1333" w:author="Alex" w:date="2015-05-13T12:13:00Z">
                <w:pPr/>
              </w:pPrChange>
            </w:pPr>
            <w:r w:rsidRPr="001E61A8">
              <w:rPr>
                <w:rFonts w:eastAsia="Times New Roman" w:cs="Times New Roman"/>
                <w:color w:val="000000"/>
              </w:rPr>
              <w:t>2 ± 0</w:t>
            </w:r>
          </w:p>
        </w:tc>
        <w:tc>
          <w:tcPr>
            <w:tcW w:w="1080" w:type="dxa"/>
            <w:shd w:val="clear" w:color="auto" w:fill="auto"/>
            <w:noWrap/>
            <w:vAlign w:val="bottom"/>
            <w:hideMark/>
            <w:tcPrChange w:id="1334" w:author="Alex" w:date="2015-05-12T22:08:00Z">
              <w:tcPr>
                <w:tcW w:w="1080" w:type="dxa"/>
                <w:tcBorders>
                  <w:top w:val="nil"/>
                  <w:left w:val="nil"/>
                  <w:bottom w:val="nil"/>
                  <w:right w:val="nil"/>
                </w:tcBorders>
                <w:shd w:val="clear" w:color="auto" w:fill="auto"/>
                <w:noWrap/>
                <w:vAlign w:val="bottom"/>
                <w:hideMark/>
              </w:tcPr>
            </w:tcPrChange>
          </w:tcPr>
          <w:p w14:paraId="6809B640" w14:textId="77777777" w:rsidR="001B315C" w:rsidRPr="001E61A8" w:rsidRDefault="001B315C" w:rsidP="00570380">
            <w:pPr>
              <w:spacing w:line="480" w:lineRule="auto"/>
              <w:rPr>
                <w:rFonts w:eastAsia="Times New Roman" w:cs="Times New Roman"/>
                <w:color w:val="000000"/>
              </w:rPr>
              <w:pPrChange w:id="1335" w:author="Alex" w:date="2015-05-13T12:13:00Z">
                <w:pPr/>
              </w:pPrChange>
            </w:pPr>
          </w:p>
        </w:tc>
        <w:tc>
          <w:tcPr>
            <w:tcW w:w="2475" w:type="dxa"/>
            <w:shd w:val="clear" w:color="auto" w:fill="auto"/>
            <w:noWrap/>
            <w:vAlign w:val="bottom"/>
            <w:hideMark/>
            <w:tcPrChange w:id="1336" w:author="Alex" w:date="2015-05-12T22:08:00Z">
              <w:tcPr>
                <w:tcW w:w="2475" w:type="dxa"/>
                <w:tcBorders>
                  <w:top w:val="nil"/>
                  <w:left w:val="nil"/>
                  <w:bottom w:val="nil"/>
                  <w:right w:val="nil"/>
                </w:tcBorders>
                <w:shd w:val="clear" w:color="auto" w:fill="auto"/>
                <w:noWrap/>
                <w:vAlign w:val="bottom"/>
                <w:hideMark/>
              </w:tcPr>
            </w:tcPrChange>
          </w:tcPr>
          <w:p w14:paraId="57A1A471" w14:textId="77777777" w:rsidR="001B315C" w:rsidRPr="001E61A8" w:rsidRDefault="001B315C" w:rsidP="00570380">
            <w:pPr>
              <w:spacing w:line="480" w:lineRule="auto"/>
              <w:rPr>
                <w:rFonts w:eastAsia="Times New Roman" w:cs="Times New Roman"/>
                <w:color w:val="000000"/>
              </w:rPr>
              <w:pPrChange w:id="1337" w:author="Alex" w:date="2015-05-13T12:13:00Z">
                <w:pPr/>
              </w:pPrChange>
            </w:pPr>
            <w:r w:rsidRPr="001E61A8">
              <w:rPr>
                <w:rFonts w:eastAsia="Times New Roman" w:cs="Times New Roman"/>
                <w:color w:val="000000"/>
              </w:rPr>
              <w:t>380 ± 53</w:t>
            </w:r>
          </w:p>
        </w:tc>
      </w:tr>
      <w:tr w:rsidR="00266106" w:rsidRPr="001E61A8" w14:paraId="6A51AD71" w14:textId="77777777" w:rsidTr="00D400F8">
        <w:trPr>
          <w:trHeight w:val="300"/>
          <w:trPrChange w:id="1338" w:author="Alex" w:date="2015-05-12T22:08:00Z">
            <w:trPr>
              <w:trHeight w:val="300"/>
            </w:trPr>
          </w:trPrChange>
        </w:trPr>
        <w:tc>
          <w:tcPr>
            <w:tcW w:w="1095" w:type="dxa"/>
            <w:shd w:val="clear" w:color="auto" w:fill="auto"/>
            <w:noWrap/>
            <w:vAlign w:val="bottom"/>
            <w:hideMark/>
            <w:tcPrChange w:id="1339" w:author="Alex" w:date="2015-05-12T22:08:00Z">
              <w:tcPr>
                <w:tcW w:w="1095" w:type="dxa"/>
                <w:tcBorders>
                  <w:top w:val="nil"/>
                  <w:left w:val="nil"/>
                  <w:bottom w:val="nil"/>
                  <w:right w:val="nil"/>
                </w:tcBorders>
                <w:shd w:val="clear" w:color="auto" w:fill="auto"/>
                <w:noWrap/>
                <w:vAlign w:val="bottom"/>
                <w:hideMark/>
              </w:tcPr>
            </w:tcPrChange>
          </w:tcPr>
          <w:p w14:paraId="63DEC3C5" w14:textId="77777777" w:rsidR="001B315C" w:rsidRPr="001E61A8" w:rsidRDefault="001B315C" w:rsidP="00570380">
            <w:pPr>
              <w:spacing w:line="480" w:lineRule="auto"/>
              <w:rPr>
                <w:rFonts w:eastAsia="Times New Roman" w:cs="Times New Roman"/>
                <w:color w:val="000000"/>
              </w:rPr>
              <w:pPrChange w:id="1340" w:author="Alex" w:date="2015-05-13T12:13:00Z">
                <w:pPr/>
              </w:pPrChange>
            </w:pPr>
            <w:r w:rsidRPr="001E61A8">
              <w:rPr>
                <w:rFonts w:eastAsia="Times New Roman" w:cs="Times New Roman"/>
                <w:color w:val="000000"/>
              </w:rPr>
              <w:t>W399A</w:t>
            </w:r>
          </w:p>
        </w:tc>
        <w:tc>
          <w:tcPr>
            <w:tcW w:w="1080" w:type="dxa"/>
            <w:shd w:val="clear" w:color="auto" w:fill="auto"/>
            <w:noWrap/>
            <w:vAlign w:val="bottom"/>
            <w:hideMark/>
            <w:tcPrChange w:id="1341" w:author="Alex" w:date="2015-05-12T22:08:00Z">
              <w:tcPr>
                <w:tcW w:w="1080" w:type="dxa"/>
                <w:tcBorders>
                  <w:top w:val="nil"/>
                  <w:left w:val="nil"/>
                  <w:bottom w:val="nil"/>
                  <w:right w:val="nil"/>
                </w:tcBorders>
                <w:shd w:val="clear" w:color="auto" w:fill="auto"/>
                <w:noWrap/>
                <w:vAlign w:val="bottom"/>
                <w:hideMark/>
              </w:tcPr>
            </w:tcPrChange>
          </w:tcPr>
          <w:p w14:paraId="740948FC"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342" w:author="Alex" w:date="2015-05-13T12:13:00Z">
                <w:pPr>
                  <w:jc w:val="right"/>
                </w:pPr>
              </w:pPrChange>
            </w:pPr>
            <w:r w:rsidRPr="001E61A8">
              <w:rPr>
                <w:rFonts w:eastAsia="Times New Roman" w:cs="Times New Roman"/>
                <w:color w:val="000000"/>
              </w:rPr>
              <w:t>0.96</w:t>
            </w:r>
          </w:p>
        </w:tc>
        <w:tc>
          <w:tcPr>
            <w:tcW w:w="900" w:type="dxa"/>
            <w:shd w:val="clear" w:color="auto" w:fill="auto"/>
            <w:noWrap/>
            <w:vAlign w:val="bottom"/>
            <w:hideMark/>
            <w:tcPrChange w:id="1343" w:author="Alex" w:date="2015-05-12T22:08:00Z">
              <w:tcPr>
                <w:tcW w:w="900" w:type="dxa"/>
                <w:tcBorders>
                  <w:top w:val="nil"/>
                  <w:left w:val="nil"/>
                  <w:bottom w:val="nil"/>
                  <w:right w:val="nil"/>
                </w:tcBorders>
                <w:shd w:val="clear" w:color="auto" w:fill="auto"/>
                <w:noWrap/>
                <w:vAlign w:val="bottom"/>
                <w:hideMark/>
              </w:tcPr>
            </w:tcPrChange>
          </w:tcPr>
          <w:p w14:paraId="2341E562" w14:textId="77777777" w:rsidR="001B315C" w:rsidRPr="001E61A8" w:rsidRDefault="001B315C" w:rsidP="00570380">
            <w:pPr>
              <w:spacing w:line="480" w:lineRule="auto"/>
              <w:rPr>
                <w:rFonts w:eastAsia="Times New Roman" w:cs="Times New Roman"/>
                <w:color w:val="000000"/>
              </w:rPr>
              <w:pPrChange w:id="1344" w:author="Alex" w:date="2015-05-13T12:13:00Z">
                <w:pPr/>
              </w:pPrChange>
            </w:pPr>
          </w:p>
        </w:tc>
        <w:tc>
          <w:tcPr>
            <w:tcW w:w="1710" w:type="dxa"/>
            <w:shd w:val="clear" w:color="auto" w:fill="auto"/>
            <w:noWrap/>
            <w:vAlign w:val="bottom"/>
            <w:hideMark/>
            <w:tcPrChange w:id="1345" w:author="Alex" w:date="2015-05-12T22:08:00Z">
              <w:tcPr>
                <w:tcW w:w="1710" w:type="dxa"/>
                <w:tcBorders>
                  <w:top w:val="nil"/>
                  <w:left w:val="nil"/>
                  <w:bottom w:val="nil"/>
                  <w:right w:val="nil"/>
                </w:tcBorders>
                <w:shd w:val="clear" w:color="auto" w:fill="auto"/>
                <w:noWrap/>
                <w:vAlign w:val="bottom"/>
                <w:hideMark/>
              </w:tcPr>
            </w:tcPrChange>
          </w:tcPr>
          <w:p w14:paraId="3209A191" w14:textId="77777777" w:rsidR="001B315C" w:rsidRPr="001E61A8" w:rsidRDefault="001B315C" w:rsidP="00570380">
            <w:pPr>
              <w:spacing w:line="480" w:lineRule="auto"/>
              <w:rPr>
                <w:rFonts w:eastAsia="Times New Roman" w:cs="Times New Roman"/>
                <w:color w:val="000000"/>
              </w:rPr>
              <w:pPrChange w:id="1346" w:author="Alex" w:date="2015-05-13T12:13:00Z">
                <w:pPr/>
              </w:pPrChange>
            </w:pPr>
            <w:r w:rsidRPr="001E61A8">
              <w:rPr>
                <w:rFonts w:eastAsia="Times New Roman" w:cs="Times New Roman"/>
                <w:color w:val="000000"/>
              </w:rPr>
              <w:t>16.65 ± 2.52</w:t>
            </w:r>
          </w:p>
        </w:tc>
        <w:tc>
          <w:tcPr>
            <w:tcW w:w="1350" w:type="dxa"/>
            <w:shd w:val="clear" w:color="auto" w:fill="auto"/>
            <w:noWrap/>
            <w:vAlign w:val="bottom"/>
            <w:hideMark/>
            <w:tcPrChange w:id="1347" w:author="Alex" w:date="2015-05-12T22:08:00Z">
              <w:tcPr>
                <w:tcW w:w="1350" w:type="dxa"/>
                <w:tcBorders>
                  <w:top w:val="nil"/>
                  <w:left w:val="nil"/>
                  <w:bottom w:val="nil"/>
                  <w:right w:val="nil"/>
                </w:tcBorders>
                <w:shd w:val="clear" w:color="auto" w:fill="auto"/>
                <w:noWrap/>
                <w:vAlign w:val="bottom"/>
                <w:hideMark/>
              </w:tcPr>
            </w:tcPrChange>
          </w:tcPr>
          <w:p w14:paraId="3687FDA9" w14:textId="77777777" w:rsidR="001B315C" w:rsidRPr="001E61A8" w:rsidRDefault="001B315C" w:rsidP="00570380">
            <w:pPr>
              <w:spacing w:line="480" w:lineRule="auto"/>
              <w:rPr>
                <w:rFonts w:eastAsia="Times New Roman" w:cs="Times New Roman"/>
                <w:color w:val="000000"/>
              </w:rPr>
              <w:pPrChange w:id="1348" w:author="Alex" w:date="2015-05-13T12:13:00Z">
                <w:pPr/>
              </w:pPrChange>
            </w:pPr>
            <w:r w:rsidRPr="001E61A8">
              <w:rPr>
                <w:rFonts w:eastAsia="Times New Roman" w:cs="Times New Roman"/>
                <w:color w:val="000000"/>
              </w:rPr>
              <w:t>0 ± 0</w:t>
            </w:r>
          </w:p>
        </w:tc>
        <w:tc>
          <w:tcPr>
            <w:tcW w:w="1080" w:type="dxa"/>
            <w:shd w:val="clear" w:color="auto" w:fill="auto"/>
            <w:noWrap/>
            <w:vAlign w:val="bottom"/>
            <w:hideMark/>
            <w:tcPrChange w:id="1349" w:author="Alex" w:date="2015-05-12T22:08:00Z">
              <w:tcPr>
                <w:tcW w:w="1080" w:type="dxa"/>
                <w:tcBorders>
                  <w:top w:val="nil"/>
                  <w:left w:val="nil"/>
                  <w:bottom w:val="nil"/>
                  <w:right w:val="nil"/>
                </w:tcBorders>
                <w:shd w:val="clear" w:color="auto" w:fill="auto"/>
                <w:noWrap/>
                <w:vAlign w:val="bottom"/>
                <w:hideMark/>
              </w:tcPr>
            </w:tcPrChange>
          </w:tcPr>
          <w:p w14:paraId="1A1B08E6" w14:textId="77777777" w:rsidR="001B315C" w:rsidRPr="001E61A8" w:rsidRDefault="001B315C" w:rsidP="00570380">
            <w:pPr>
              <w:spacing w:line="480" w:lineRule="auto"/>
              <w:rPr>
                <w:rFonts w:eastAsia="Times New Roman" w:cs="Times New Roman"/>
                <w:color w:val="000000"/>
              </w:rPr>
              <w:pPrChange w:id="1350" w:author="Alex" w:date="2015-05-13T12:13:00Z">
                <w:pPr/>
              </w:pPrChange>
            </w:pPr>
          </w:p>
        </w:tc>
        <w:tc>
          <w:tcPr>
            <w:tcW w:w="2475" w:type="dxa"/>
            <w:shd w:val="clear" w:color="auto" w:fill="auto"/>
            <w:noWrap/>
            <w:vAlign w:val="bottom"/>
            <w:hideMark/>
            <w:tcPrChange w:id="1351" w:author="Alex" w:date="2015-05-12T22:08:00Z">
              <w:tcPr>
                <w:tcW w:w="2475" w:type="dxa"/>
                <w:tcBorders>
                  <w:top w:val="nil"/>
                  <w:left w:val="nil"/>
                  <w:bottom w:val="nil"/>
                  <w:right w:val="nil"/>
                </w:tcBorders>
                <w:shd w:val="clear" w:color="auto" w:fill="auto"/>
                <w:noWrap/>
                <w:vAlign w:val="bottom"/>
                <w:hideMark/>
              </w:tcPr>
            </w:tcPrChange>
          </w:tcPr>
          <w:p w14:paraId="1A31247E" w14:textId="77777777" w:rsidR="001B315C" w:rsidRPr="001E61A8" w:rsidRDefault="001B315C" w:rsidP="00570380">
            <w:pPr>
              <w:spacing w:line="480" w:lineRule="auto"/>
              <w:rPr>
                <w:rFonts w:eastAsia="Times New Roman" w:cs="Times New Roman"/>
                <w:color w:val="000000"/>
              </w:rPr>
              <w:pPrChange w:id="1352" w:author="Alex" w:date="2015-05-13T12:13:00Z">
                <w:pPr/>
              </w:pPrChange>
            </w:pPr>
            <w:r w:rsidRPr="001E61A8">
              <w:rPr>
                <w:rFonts w:eastAsia="Times New Roman" w:cs="Times New Roman"/>
                <w:color w:val="000000"/>
              </w:rPr>
              <w:t>14 ± 2</w:t>
            </w:r>
          </w:p>
        </w:tc>
      </w:tr>
      <w:tr w:rsidR="00266106" w:rsidRPr="001E61A8" w14:paraId="248542DB" w14:textId="77777777" w:rsidTr="00D400F8">
        <w:trPr>
          <w:trHeight w:val="300"/>
          <w:trPrChange w:id="1353" w:author="Alex" w:date="2015-05-12T22:08:00Z">
            <w:trPr>
              <w:trHeight w:val="300"/>
            </w:trPr>
          </w:trPrChange>
        </w:trPr>
        <w:tc>
          <w:tcPr>
            <w:tcW w:w="1095" w:type="dxa"/>
            <w:shd w:val="clear" w:color="auto" w:fill="auto"/>
            <w:noWrap/>
            <w:vAlign w:val="bottom"/>
            <w:hideMark/>
            <w:tcPrChange w:id="1354" w:author="Alex" w:date="2015-05-12T22:08:00Z">
              <w:tcPr>
                <w:tcW w:w="1095" w:type="dxa"/>
                <w:tcBorders>
                  <w:top w:val="nil"/>
                  <w:left w:val="nil"/>
                  <w:bottom w:val="nil"/>
                  <w:right w:val="nil"/>
                </w:tcBorders>
                <w:shd w:val="clear" w:color="auto" w:fill="auto"/>
                <w:noWrap/>
                <w:vAlign w:val="bottom"/>
                <w:hideMark/>
              </w:tcPr>
            </w:tcPrChange>
          </w:tcPr>
          <w:p w14:paraId="5A77C6AE" w14:textId="77777777" w:rsidR="001B315C" w:rsidRPr="001E61A8" w:rsidRDefault="001B315C" w:rsidP="00570380">
            <w:pPr>
              <w:spacing w:line="480" w:lineRule="auto"/>
              <w:rPr>
                <w:rFonts w:eastAsia="Times New Roman" w:cs="Times New Roman"/>
                <w:color w:val="000000"/>
              </w:rPr>
              <w:pPrChange w:id="1355" w:author="Alex" w:date="2015-05-13T12:13:00Z">
                <w:pPr/>
              </w:pPrChange>
            </w:pPr>
            <w:r w:rsidRPr="001E61A8">
              <w:rPr>
                <w:rFonts w:eastAsia="Times New Roman" w:cs="Times New Roman"/>
                <w:color w:val="000000"/>
              </w:rPr>
              <w:t>W399C</w:t>
            </w:r>
          </w:p>
        </w:tc>
        <w:tc>
          <w:tcPr>
            <w:tcW w:w="1080" w:type="dxa"/>
            <w:shd w:val="clear" w:color="auto" w:fill="auto"/>
            <w:noWrap/>
            <w:vAlign w:val="bottom"/>
            <w:hideMark/>
            <w:tcPrChange w:id="1356" w:author="Alex" w:date="2015-05-12T22:08:00Z">
              <w:tcPr>
                <w:tcW w:w="1080" w:type="dxa"/>
                <w:tcBorders>
                  <w:top w:val="nil"/>
                  <w:left w:val="nil"/>
                  <w:bottom w:val="nil"/>
                  <w:right w:val="nil"/>
                </w:tcBorders>
                <w:shd w:val="clear" w:color="auto" w:fill="auto"/>
                <w:noWrap/>
                <w:vAlign w:val="bottom"/>
                <w:hideMark/>
              </w:tcPr>
            </w:tcPrChange>
          </w:tcPr>
          <w:p w14:paraId="400DDA00"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357" w:author="Alex" w:date="2015-05-13T12:13:00Z">
                <w:pPr>
                  <w:jc w:val="right"/>
                </w:pPr>
              </w:pPrChange>
            </w:pPr>
            <w:r w:rsidRPr="001E61A8">
              <w:rPr>
                <w:rFonts w:eastAsia="Times New Roman" w:cs="Times New Roman"/>
                <w:color w:val="000000"/>
              </w:rPr>
              <w:t>0.93</w:t>
            </w:r>
          </w:p>
        </w:tc>
        <w:tc>
          <w:tcPr>
            <w:tcW w:w="900" w:type="dxa"/>
            <w:shd w:val="clear" w:color="auto" w:fill="auto"/>
            <w:noWrap/>
            <w:vAlign w:val="bottom"/>
            <w:hideMark/>
            <w:tcPrChange w:id="1358" w:author="Alex" w:date="2015-05-12T22:08:00Z">
              <w:tcPr>
                <w:tcW w:w="900" w:type="dxa"/>
                <w:tcBorders>
                  <w:top w:val="nil"/>
                  <w:left w:val="nil"/>
                  <w:bottom w:val="nil"/>
                  <w:right w:val="nil"/>
                </w:tcBorders>
                <w:shd w:val="clear" w:color="auto" w:fill="auto"/>
                <w:noWrap/>
                <w:vAlign w:val="bottom"/>
                <w:hideMark/>
              </w:tcPr>
            </w:tcPrChange>
          </w:tcPr>
          <w:p w14:paraId="6E711534" w14:textId="77777777" w:rsidR="001B315C" w:rsidRPr="001E61A8" w:rsidRDefault="001B315C" w:rsidP="00570380">
            <w:pPr>
              <w:spacing w:line="480" w:lineRule="auto"/>
              <w:rPr>
                <w:rFonts w:eastAsia="Times New Roman" w:cs="Times New Roman"/>
                <w:color w:val="000000"/>
              </w:rPr>
              <w:pPrChange w:id="1359" w:author="Alex" w:date="2015-05-13T12:13:00Z">
                <w:pPr/>
              </w:pPrChange>
            </w:pPr>
          </w:p>
        </w:tc>
        <w:tc>
          <w:tcPr>
            <w:tcW w:w="1710" w:type="dxa"/>
            <w:shd w:val="clear" w:color="auto" w:fill="auto"/>
            <w:noWrap/>
            <w:vAlign w:val="bottom"/>
            <w:hideMark/>
            <w:tcPrChange w:id="1360" w:author="Alex" w:date="2015-05-12T22:08:00Z">
              <w:tcPr>
                <w:tcW w:w="1710" w:type="dxa"/>
                <w:tcBorders>
                  <w:top w:val="nil"/>
                  <w:left w:val="nil"/>
                  <w:bottom w:val="nil"/>
                  <w:right w:val="nil"/>
                </w:tcBorders>
                <w:shd w:val="clear" w:color="auto" w:fill="auto"/>
                <w:noWrap/>
                <w:vAlign w:val="bottom"/>
                <w:hideMark/>
              </w:tcPr>
            </w:tcPrChange>
          </w:tcPr>
          <w:p w14:paraId="0347589E" w14:textId="77777777" w:rsidR="001B315C" w:rsidRPr="001E61A8" w:rsidRDefault="001B315C" w:rsidP="00570380">
            <w:pPr>
              <w:spacing w:line="480" w:lineRule="auto"/>
              <w:rPr>
                <w:rFonts w:eastAsia="Times New Roman" w:cs="Times New Roman"/>
                <w:color w:val="000000"/>
              </w:rPr>
              <w:pPrChange w:id="1361" w:author="Alex" w:date="2015-05-13T12:13:00Z">
                <w:pPr/>
              </w:pPrChange>
            </w:pPr>
            <w:r w:rsidRPr="001E61A8">
              <w:rPr>
                <w:rFonts w:eastAsia="Times New Roman" w:cs="Times New Roman"/>
                <w:color w:val="000000"/>
              </w:rPr>
              <w:t>70.33 ± 5.89</w:t>
            </w:r>
          </w:p>
        </w:tc>
        <w:tc>
          <w:tcPr>
            <w:tcW w:w="1350" w:type="dxa"/>
            <w:shd w:val="clear" w:color="auto" w:fill="auto"/>
            <w:noWrap/>
            <w:vAlign w:val="bottom"/>
            <w:hideMark/>
            <w:tcPrChange w:id="1362" w:author="Alex" w:date="2015-05-12T22:08:00Z">
              <w:tcPr>
                <w:tcW w:w="1350" w:type="dxa"/>
                <w:tcBorders>
                  <w:top w:val="nil"/>
                  <w:left w:val="nil"/>
                  <w:bottom w:val="nil"/>
                  <w:right w:val="nil"/>
                </w:tcBorders>
                <w:shd w:val="clear" w:color="auto" w:fill="auto"/>
                <w:noWrap/>
                <w:vAlign w:val="bottom"/>
                <w:hideMark/>
              </w:tcPr>
            </w:tcPrChange>
          </w:tcPr>
          <w:p w14:paraId="631F4817" w14:textId="77777777" w:rsidR="001B315C" w:rsidRPr="001E61A8" w:rsidRDefault="001B315C" w:rsidP="00570380">
            <w:pPr>
              <w:spacing w:line="480" w:lineRule="auto"/>
              <w:rPr>
                <w:rFonts w:eastAsia="Times New Roman" w:cs="Times New Roman"/>
                <w:color w:val="000000"/>
              </w:rPr>
              <w:pPrChange w:id="1363" w:author="Alex" w:date="2015-05-13T12:13:00Z">
                <w:pPr/>
              </w:pPrChange>
            </w:pPr>
            <w:r w:rsidRPr="001E61A8">
              <w:rPr>
                <w:rFonts w:eastAsia="Times New Roman" w:cs="Times New Roman"/>
                <w:color w:val="000000"/>
              </w:rPr>
              <w:t>3 ± 0</w:t>
            </w:r>
          </w:p>
        </w:tc>
        <w:tc>
          <w:tcPr>
            <w:tcW w:w="1080" w:type="dxa"/>
            <w:shd w:val="clear" w:color="auto" w:fill="auto"/>
            <w:noWrap/>
            <w:vAlign w:val="bottom"/>
            <w:hideMark/>
            <w:tcPrChange w:id="1364" w:author="Alex" w:date="2015-05-12T22:08:00Z">
              <w:tcPr>
                <w:tcW w:w="1080" w:type="dxa"/>
                <w:tcBorders>
                  <w:top w:val="nil"/>
                  <w:left w:val="nil"/>
                  <w:bottom w:val="nil"/>
                  <w:right w:val="nil"/>
                </w:tcBorders>
                <w:shd w:val="clear" w:color="auto" w:fill="auto"/>
                <w:noWrap/>
                <w:vAlign w:val="bottom"/>
                <w:hideMark/>
              </w:tcPr>
            </w:tcPrChange>
          </w:tcPr>
          <w:p w14:paraId="421D7805" w14:textId="77777777" w:rsidR="001B315C" w:rsidRPr="001E61A8" w:rsidRDefault="001B315C" w:rsidP="00570380">
            <w:pPr>
              <w:spacing w:line="480" w:lineRule="auto"/>
              <w:rPr>
                <w:rFonts w:eastAsia="Times New Roman" w:cs="Times New Roman"/>
                <w:color w:val="000000"/>
              </w:rPr>
              <w:pPrChange w:id="1365" w:author="Alex" w:date="2015-05-13T12:13:00Z">
                <w:pPr/>
              </w:pPrChange>
            </w:pPr>
          </w:p>
        </w:tc>
        <w:tc>
          <w:tcPr>
            <w:tcW w:w="2475" w:type="dxa"/>
            <w:shd w:val="clear" w:color="auto" w:fill="auto"/>
            <w:noWrap/>
            <w:vAlign w:val="bottom"/>
            <w:hideMark/>
            <w:tcPrChange w:id="1366" w:author="Alex" w:date="2015-05-12T22:08:00Z">
              <w:tcPr>
                <w:tcW w:w="2475" w:type="dxa"/>
                <w:tcBorders>
                  <w:top w:val="nil"/>
                  <w:left w:val="nil"/>
                  <w:bottom w:val="nil"/>
                  <w:right w:val="nil"/>
                </w:tcBorders>
                <w:shd w:val="clear" w:color="auto" w:fill="auto"/>
                <w:noWrap/>
                <w:vAlign w:val="bottom"/>
                <w:hideMark/>
              </w:tcPr>
            </w:tcPrChange>
          </w:tcPr>
          <w:p w14:paraId="7F92243D" w14:textId="77777777" w:rsidR="001B315C" w:rsidRPr="001E61A8" w:rsidRDefault="001B315C" w:rsidP="00570380">
            <w:pPr>
              <w:spacing w:line="480" w:lineRule="auto"/>
              <w:rPr>
                <w:rFonts w:eastAsia="Times New Roman" w:cs="Times New Roman"/>
                <w:color w:val="000000"/>
              </w:rPr>
              <w:pPrChange w:id="1367" w:author="Alex" w:date="2015-05-13T12:13:00Z">
                <w:pPr/>
              </w:pPrChange>
            </w:pPr>
            <w:r w:rsidRPr="001E61A8">
              <w:rPr>
                <w:rFonts w:eastAsia="Times New Roman" w:cs="Times New Roman"/>
                <w:color w:val="000000"/>
              </w:rPr>
              <w:t>39 ± 4</w:t>
            </w:r>
          </w:p>
        </w:tc>
      </w:tr>
      <w:tr w:rsidR="00266106" w:rsidRPr="001E61A8" w14:paraId="4694079B" w14:textId="77777777" w:rsidTr="00D400F8">
        <w:trPr>
          <w:trHeight w:val="300"/>
          <w:trPrChange w:id="1368" w:author="Alex" w:date="2015-05-12T22:08:00Z">
            <w:trPr>
              <w:trHeight w:val="300"/>
            </w:trPr>
          </w:trPrChange>
        </w:trPr>
        <w:tc>
          <w:tcPr>
            <w:tcW w:w="1095" w:type="dxa"/>
            <w:shd w:val="clear" w:color="auto" w:fill="auto"/>
            <w:noWrap/>
            <w:vAlign w:val="bottom"/>
            <w:hideMark/>
            <w:tcPrChange w:id="1369" w:author="Alex" w:date="2015-05-12T22:08:00Z">
              <w:tcPr>
                <w:tcW w:w="1095" w:type="dxa"/>
                <w:tcBorders>
                  <w:top w:val="nil"/>
                  <w:left w:val="nil"/>
                  <w:bottom w:val="nil"/>
                  <w:right w:val="nil"/>
                </w:tcBorders>
                <w:shd w:val="clear" w:color="auto" w:fill="auto"/>
                <w:noWrap/>
                <w:vAlign w:val="bottom"/>
                <w:hideMark/>
              </w:tcPr>
            </w:tcPrChange>
          </w:tcPr>
          <w:p w14:paraId="2762876E" w14:textId="77777777" w:rsidR="001B315C" w:rsidRPr="001E61A8" w:rsidRDefault="001B315C" w:rsidP="00570380">
            <w:pPr>
              <w:spacing w:line="480" w:lineRule="auto"/>
              <w:rPr>
                <w:rFonts w:eastAsia="Times New Roman" w:cs="Times New Roman"/>
                <w:color w:val="000000"/>
              </w:rPr>
              <w:pPrChange w:id="1370" w:author="Alex" w:date="2015-05-13T12:13:00Z">
                <w:pPr/>
              </w:pPrChange>
            </w:pPr>
            <w:r w:rsidRPr="001E61A8">
              <w:rPr>
                <w:rFonts w:eastAsia="Times New Roman" w:cs="Times New Roman"/>
                <w:color w:val="000000"/>
              </w:rPr>
              <w:t>W399G</w:t>
            </w:r>
          </w:p>
        </w:tc>
        <w:tc>
          <w:tcPr>
            <w:tcW w:w="1080" w:type="dxa"/>
            <w:shd w:val="clear" w:color="auto" w:fill="auto"/>
            <w:noWrap/>
            <w:vAlign w:val="bottom"/>
            <w:hideMark/>
            <w:tcPrChange w:id="1371" w:author="Alex" w:date="2015-05-12T22:08:00Z">
              <w:tcPr>
                <w:tcW w:w="1080" w:type="dxa"/>
                <w:tcBorders>
                  <w:top w:val="nil"/>
                  <w:left w:val="nil"/>
                  <w:bottom w:val="nil"/>
                  <w:right w:val="nil"/>
                </w:tcBorders>
                <w:shd w:val="clear" w:color="auto" w:fill="auto"/>
                <w:noWrap/>
                <w:vAlign w:val="bottom"/>
                <w:hideMark/>
              </w:tcPr>
            </w:tcPrChange>
          </w:tcPr>
          <w:p w14:paraId="09F23F76"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372" w:author="Alex" w:date="2015-05-13T12:13:00Z">
                <w:pPr>
                  <w:jc w:val="right"/>
                </w:pPr>
              </w:pPrChange>
            </w:pPr>
            <w:r w:rsidRPr="001E61A8">
              <w:rPr>
                <w:rFonts w:eastAsia="Times New Roman" w:cs="Times New Roman"/>
                <w:color w:val="000000"/>
              </w:rPr>
              <w:t>1.27</w:t>
            </w:r>
          </w:p>
        </w:tc>
        <w:tc>
          <w:tcPr>
            <w:tcW w:w="900" w:type="dxa"/>
            <w:shd w:val="clear" w:color="auto" w:fill="auto"/>
            <w:noWrap/>
            <w:vAlign w:val="bottom"/>
            <w:hideMark/>
            <w:tcPrChange w:id="1373" w:author="Alex" w:date="2015-05-12T22:08:00Z">
              <w:tcPr>
                <w:tcW w:w="900" w:type="dxa"/>
                <w:tcBorders>
                  <w:top w:val="nil"/>
                  <w:left w:val="nil"/>
                  <w:bottom w:val="nil"/>
                  <w:right w:val="nil"/>
                </w:tcBorders>
                <w:shd w:val="clear" w:color="auto" w:fill="auto"/>
                <w:noWrap/>
                <w:vAlign w:val="bottom"/>
                <w:hideMark/>
              </w:tcPr>
            </w:tcPrChange>
          </w:tcPr>
          <w:p w14:paraId="2D7943B2" w14:textId="77777777" w:rsidR="001B315C" w:rsidRPr="001E61A8" w:rsidRDefault="001B315C" w:rsidP="00570380">
            <w:pPr>
              <w:spacing w:line="480" w:lineRule="auto"/>
              <w:rPr>
                <w:rFonts w:eastAsia="Times New Roman" w:cs="Times New Roman"/>
                <w:color w:val="000000"/>
              </w:rPr>
              <w:pPrChange w:id="1374" w:author="Alex" w:date="2015-05-13T12:13:00Z">
                <w:pPr/>
              </w:pPrChange>
            </w:pPr>
          </w:p>
        </w:tc>
        <w:tc>
          <w:tcPr>
            <w:tcW w:w="1710" w:type="dxa"/>
            <w:shd w:val="clear" w:color="auto" w:fill="auto"/>
            <w:noWrap/>
            <w:vAlign w:val="bottom"/>
            <w:hideMark/>
            <w:tcPrChange w:id="1375" w:author="Alex" w:date="2015-05-12T22:08:00Z">
              <w:tcPr>
                <w:tcW w:w="1710" w:type="dxa"/>
                <w:tcBorders>
                  <w:top w:val="nil"/>
                  <w:left w:val="nil"/>
                  <w:bottom w:val="nil"/>
                  <w:right w:val="nil"/>
                </w:tcBorders>
                <w:shd w:val="clear" w:color="auto" w:fill="auto"/>
                <w:noWrap/>
                <w:vAlign w:val="bottom"/>
                <w:hideMark/>
              </w:tcPr>
            </w:tcPrChange>
          </w:tcPr>
          <w:p w14:paraId="2026D57D" w14:textId="77777777" w:rsidR="001B315C" w:rsidRPr="001E61A8" w:rsidRDefault="001B315C" w:rsidP="00570380">
            <w:pPr>
              <w:spacing w:line="480" w:lineRule="auto"/>
              <w:rPr>
                <w:rFonts w:eastAsia="Times New Roman" w:cs="Times New Roman"/>
                <w:color w:val="000000"/>
              </w:rPr>
              <w:pPrChange w:id="1376" w:author="Alex" w:date="2015-05-13T12:13:00Z">
                <w:pPr/>
              </w:pPrChange>
            </w:pPr>
          </w:p>
        </w:tc>
        <w:tc>
          <w:tcPr>
            <w:tcW w:w="1350" w:type="dxa"/>
            <w:shd w:val="clear" w:color="auto" w:fill="auto"/>
            <w:noWrap/>
            <w:vAlign w:val="bottom"/>
            <w:hideMark/>
            <w:tcPrChange w:id="1377" w:author="Alex" w:date="2015-05-12T22:08:00Z">
              <w:tcPr>
                <w:tcW w:w="1350" w:type="dxa"/>
                <w:tcBorders>
                  <w:top w:val="nil"/>
                  <w:left w:val="nil"/>
                  <w:bottom w:val="nil"/>
                  <w:right w:val="nil"/>
                </w:tcBorders>
                <w:shd w:val="clear" w:color="auto" w:fill="auto"/>
                <w:noWrap/>
                <w:vAlign w:val="bottom"/>
                <w:hideMark/>
              </w:tcPr>
            </w:tcPrChange>
          </w:tcPr>
          <w:p w14:paraId="0CD8DD60" w14:textId="77777777" w:rsidR="001B315C" w:rsidRPr="001E61A8" w:rsidRDefault="001B315C" w:rsidP="00570380">
            <w:pPr>
              <w:spacing w:line="480" w:lineRule="auto"/>
              <w:rPr>
                <w:rFonts w:eastAsia="Times New Roman" w:cs="Times New Roman"/>
                <w:color w:val="000000"/>
              </w:rPr>
              <w:pPrChange w:id="1378" w:author="Alex" w:date="2015-05-13T12:13:00Z">
                <w:pPr/>
              </w:pPrChange>
            </w:pPr>
          </w:p>
        </w:tc>
        <w:tc>
          <w:tcPr>
            <w:tcW w:w="1080" w:type="dxa"/>
            <w:shd w:val="clear" w:color="auto" w:fill="auto"/>
            <w:noWrap/>
            <w:vAlign w:val="bottom"/>
            <w:hideMark/>
            <w:tcPrChange w:id="1379" w:author="Alex" w:date="2015-05-12T22:08:00Z">
              <w:tcPr>
                <w:tcW w:w="1080" w:type="dxa"/>
                <w:tcBorders>
                  <w:top w:val="nil"/>
                  <w:left w:val="nil"/>
                  <w:bottom w:val="nil"/>
                  <w:right w:val="nil"/>
                </w:tcBorders>
                <w:shd w:val="clear" w:color="auto" w:fill="auto"/>
                <w:noWrap/>
                <w:vAlign w:val="bottom"/>
                <w:hideMark/>
              </w:tcPr>
            </w:tcPrChange>
          </w:tcPr>
          <w:p w14:paraId="76B171DB" w14:textId="77777777" w:rsidR="001B315C" w:rsidRPr="001E61A8" w:rsidRDefault="001B315C" w:rsidP="00570380">
            <w:pPr>
              <w:spacing w:line="480" w:lineRule="auto"/>
              <w:rPr>
                <w:rFonts w:eastAsia="Times New Roman" w:cs="Times New Roman"/>
                <w:color w:val="000000"/>
              </w:rPr>
              <w:pPrChange w:id="1380" w:author="Alex" w:date="2015-05-13T12:13:00Z">
                <w:pPr/>
              </w:pPrChange>
            </w:pPr>
          </w:p>
        </w:tc>
        <w:tc>
          <w:tcPr>
            <w:tcW w:w="2475" w:type="dxa"/>
            <w:shd w:val="clear" w:color="auto" w:fill="auto"/>
            <w:noWrap/>
            <w:vAlign w:val="bottom"/>
            <w:hideMark/>
            <w:tcPrChange w:id="1381" w:author="Alex" w:date="2015-05-12T22:08:00Z">
              <w:tcPr>
                <w:tcW w:w="2475" w:type="dxa"/>
                <w:tcBorders>
                  <w:top w:val="nil"/>
                  <w:left w:val="nil"/>
                  <w:bottom w:val="nil"/>
                  <w:right w:val="nil"/>
                </w:tcBorders>
                <w:shd w:val="clear" w:color="auto" w:fill="auto"/>
                <w:noWrap/>
                <w:vAlign w:val="bottom"/>
                <w:hideMark/>
              </w:tcPr>
            </w:tcPrChange>
          </w:tcPr>
          <w:p w14:paraId="1069D16D" w14:textId="77777777" w:rsidR="001B315C" w:rsidRPr="001E61A8" w:rsidRDefault="001B315C" w:rsidP="00570380">
            <w:pPr>
              <w:spacing w:line="480" w:lineRule="auto"/>
              <w:rPr>
                <w:rFonts w:eastAsia="Times New Roman" w:cs="Times New Roman"/>
                <w:color w:val="000000"/>
              </w:rPr>
              <w:pPrChange w:id="1382" w:author="Alex" w:date="2015-05-13T12:13:00Z">
                <w:pPr/>
              </w:pPrChange>
            </w:pPr>
            <w:r w:rsidRPr="001E61A8">
              <w:rPr>
                <w:rFonts w:eastAsia="Times New Roman" w:cs="Times New Roman"/>
                <w:color w:val="000000"/>
              </w:rPr>
              <w:t>&lt; 10</w:t>
            </w:r>
          </w:p>
        </w:tc>
      </w:tr>
      <w:tr w:rsidR="00266106" w:rsidRPr="001E61A8" w14:paraId="473D9B11" w14:textId="77777777" w:rsidTr="00D400F8">
        <w:trPr>
          <w:trHeight w:val="300"/>
          <w:trPrChange w:id="1383" w:author="Alex" w:date="2015-05-12T22:08:00Z">
            <w:trPr>
              <w:trHeight w:val="300"/>
            </w:trPr>
          </w:trPrChange>
        </w:trPr>
        <w:tc>
          <w:tcPr>
            <w:tcW w:w="1095" w:type="dxa"/>
            <w:shd w:val="clear" w:color="auto" w:fill="auto"/>
            <w:noWrap/>
            <w:vAlign w:val="bottom"/>
            <w:hideMark/>
            <w:tcPrChange w:id="1384" w:author="Alex" w:date="2015-05-12T22:08:00Z">
              <w:tcPr>
                <w:tcW w:w="1095" w:type="dxa"/>
                <w:tcBorders>
                  <w:top w:val="nil"/>
                  <w:left w:val="nil"/>
                  <w:bottom w:val="nil"/>
                  <w:right w:val="nil"/>
                </w:tcBorders>
                <w:shd w:val="clear" w:color="auto" w:fill="auto"/>
                <w:noWrap/>
                <w:vAlign w:val="bottom"/>
                <w:hideMark/>
              </w:tcPr>
            </w:tcPrChange>
          </w:tcPr>
          <w:p w14:paraId="37F4AA50" w14:textId="77777777" w:rsidR="001B315C" w:rsidRPr="001E61A8" w:rsidRDefault="001B315C" w:rsidP="00570380">
            <w:pPr>
              <w:spacing w:line="480" w:lineRule="auto"/>
              <w:rPr>
                <w:rFonts w:eastAsia="Times New Roman" w:cs="Times New Roman"/>
                <w:color w:val="000000"/>
              </w:rPr>
              <w:pPrChange w:id="1385" w:author="Alex" w:date="2015-05-13T12:13:00Z">
                <w:pPr/>
              </w:pPrChange>
            </w:pPr>
            <w:r w:rsidRPr="001E61A8">
              <w:rPr>
                <w:rFonts w:eastAsia="Times New Roman" w:cs="Times New Roman"/>
                <w:color w:val="000000"/>
              </w:rPr>
              <w:t>W399S</w:t>
            </w:r>
          </w:p>
        </w:tc>
        <w:tc>
          <w:tcPr>
            <w:tcW w:w="1080" w:type="dxa"/>
            <w:shd w:val="clear" w:color="auto" w:fill="auto"/>
            <w:noWrap/>
            <w:vAlign w:val="bottom"/>
            <w:hideMark/>
            <w:tcPrChange w:id="1386" w:author="Alex" w:date="2015-05-12T22:08:00Z">
              <w:tcPr>
                <w:tcW w:w="1080" w:type="dxa"/>
                <w:tcBorders>
                  <w:top w:val="nil"/>
                  <w:left w:val="nil"/>
                  <w:bottom w:val="nil"/>
                  <w:right w:val="nil"/>
                </w:tcBorders>
                <w:shd w:val="clear" w:color="auto" w:fill="auto"/>
                <w:noWrap/>
                <w:vAlign w:val="bottom"/>
                <w:hideMark/>
              </w:tcPr>
            </w:tcPrChange>
          </w:tcPr>
          <w:p w14:paraId="40369335"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387" w:author="Alex" w:date="2015-05-13T12:13:00Z">
                <w:pPr>
                  <w:jc w:val="right"/>
                </w:pPr>
              </w:pPrChange>
            </w:pPr>
            <w:r w:rsidRPr="001E61A8">
              <w:rPr>
                <w:rFonts w:eastAsia="Times New Roman" w:cs="Times New Roman"/>
                <w:color w:val="000000"/>
              </w:rPr>
              <w:t>1.5</w:t>
            </w:r>
          </w:p>
        </w:tc>
        <w:tc>
          <w:tcPr>
            <w:tcW w:w="900" w:type="dxa"/>
            <w:shd w:val="clear" w:color="auto" w:fill="auto"/>
            <w:noWrap/>
            <w:vAlign w:val="bottom"/>
            <w:hideMark/>
            <w:tcPrChange w:id="1388" w:author="Alex" w:date="2015-05-12T22:08:00Z">
              <w:tcPr>
                <w:tcW w:w="900" w:type="dxa"/>
                <w:tcBorders>
                  <w:top w:val="nil"/>
                  <w:left w:val="nil"/>
                  <w:bottom w:val="nil"/>
                  <w:right w:val="nil"/>
                </w:tcBorders>
                <w:shd w:val="clear" w:color="auto" w:fill="auto"/>
                <w:noWrap/>
                <w:vAlign w:val="bottom"/>
                <w:hideMark/>
              </w:tcPr>
            </w:tcPrChange>
          </w:tcPr>
          <w:p w14:paraId="08BA316C" w14:textId="77777777" w:rsidR="001B315C" w:rsidRPr="001E61A8" w:rsidRDefault="001B315C" w:rsidP="00570380">
            <w:pPr>
              <w:spacing w:line="480" w:lineRule="auto"/>
              <w:rPr>
                <w:rFonts w:eastAsia="Times New Roman" w:cs="Times New Roman"/>
                <w:color w:val="000000"/>
              </w:rPr>
              <w:pPrChange w:id="1389" w:author="Alex" w:date="2015-05-13T12:13:00Z">
                <w:pPr/>
              </w:pPrChange>
            </w:pPr>
          </w:p>
        </w:tc>
        <w:tc>
          <w:tcPr>
            <w:tcW w:w="1710" w:type="dxa"/>
            <w:shd w:val="clear" w:color="auto" w:fill="auto"/>
            <w:noWrap/>
            <w:vAlign w:val="bottom"/>
            <w:hideMark/>
            <w:tcPrChange w:id="1390" w:author="Alex" w:date="2015-05-12T22:08:00Z">
              <w:tcPr>
                <w:tcW w:w="1710" w:type="dxa"/>
                <w:tcBorders>
                  <w:top w:val="nil"/>
                  <w:left w:val="nil"/>
                  <w:bottom w:val="nil"/>
                  <w:right w:val="nil"/>
                </w:tcBorders>
                <w:shd w:val="clear" w:color="auto" w:fill="auto"/>
                <w:noWrap/>
                <w:vAlign w:val="bottom"/>
                <w:hideMark/>
              </w:tcPr>
            </w:tcPrChange>
          </w:tcPr>
          <w:p w14:paraId="6A06B58D" w14:textId="77777777" w:rsidR="001B315C" w:rsidRPr="001E61A8" w:rsidRDefault="001B315C" w:rsidP="00570380">
            <w:pPr>
              <w:spacing w:line="480" w:lineRule="auto"/>
              <w:rPr>
                <w:rFonts w:eastAsia="Times New Roman" w:cs="Times New Roman"/>
                <w:color w:val="000000"/>
              </w:rPr>
              <w:pPrChange w:id="1391" w:author="Alex" w:date="2015-05-13T12:13:00Z">
                <w:pPr/>
              </w:pPrChange>
            </w:pPr>
          </w:p>
        </w:tc>
        <w:tc>
          <w:tcPr>
            <w:tcW w:w="1350" w:type="dxa"/>
            <w:shd w:val="clear" w:color="auto" w:fill="auto"/>
            <w:noWrap/>
            <w:vAlign w:val="bottom"/>
            <w:hideMark/>
            <w:tcPrChange w:id="1392" w:author="Alex" w:date="2015-05-12T22:08:00Z">
              <w:tcPr>
                <w:tcW w:w="1350" w:type="dxa"/>
                <w:tcBorders>
                  <w:top w:val="nil"/>
                  <w:left w:val="nil"/>
                  <w:bottom w:val="nil"/>
                  <w:right w:val="nil"/>
                </w:tcBorders>
                <w:shd w:val="clear" w:color="auto" w:fill="auto"/>
                <w:noWrap/>
                <w:vAlign w:val="bottom"/>
                <w:hideMark/>
              </w:tcPr>
            </w:tcPrChange>
          </w:tcPr>
          <w:p w14:paraId="1E6FE0B4" w14:textId="77777777" w:rsidR="001B315C" w:rsidRPr="001E61A8" w:rsidRDefault="001B315C" w:rsidP="00570380">
            <w:pPr>
              <w:spacing w:line="480" w:lineRule="auto"/>
              <w:rPr>
                <w:rFonts w:eastAsia="Times New Roman" w:cs="Times New Roman"/>
                <w:color w:val="000000"/>
              </w:rPr>
              <w:pPrChange w:id="1393" w:author="Alex" w:date="2015-05-13T12:13:00Z">
                <w:pPr/>
              </w:pPrChange>
            </w:pPr>
          </w:p>
        </w:tc>
        <w:tc>
          <w:tcPr>
            <w:tcW w:w="1080" w:type="dxa"/>
            <w:shd w:val="clear" w:color="auto" w:fill="auto"/>
            <w:noWrap/>
            <w:vAlign w:val="bottom"/>
            <w:hideMark/>
            <w:tcPrChange w:id="1394" w:author="Alex" w:date="2015-05-12T22:08:00Z">
              <w:tcPr>
                <w:tcW w:w="1080" w:type="dxa"/>
                <w:tcBorders>
                  <w:top w:val="nil"/>
                  <w:left w:val="nil"/>
                  <w:bottom w:val="nil"/>
                  <w:right w:val="nil"/>
                </w:tcBorders>
                <w:shd w:val="clear" w:color="auto" w:fill="auto"/>
                <w:noWrap/>
                <w:vAlign w:val="bottom"/>
                <w:hideMark/>
              </w:tcPr>
            </w:tcPrChange>
          </w:tcPr>
          <w:p w14:paraId="450C243E" w14:textId="77777777" w:rsidR="001B315C" w:rsidRPr="001E61A8" w:rsidRDefault="001B315C" w:rsidP="00570380">
            <w:pPr>
              <w:spacing w:line="480" w:lineRule="auto"/>
              <w:rPr>
                <w:rFonts w:eastAsia="Times New Roman" w:cs="Times New Roman"/>
                <w:color w:val="000000"/>
              </w:rPr>
              <w:pPrChange w:id="1395" w:author="Alex" w:date="2015-05-13T12:13:00Z">
                <w:pPr/>
              </w:pPrChange>
            </w:pPr>
          </w:p>
        </w:tc>
        <w:tc>
          <w:tcPr>
            <w:tcW w:w="2475" w:type="dxa"/>
            <w:shd w:val="clear" w:color="auto" w:fill="auto"/>
            <w:noWrap/>
            <w:vAlign w:val="bottom"/>
            <w:hideMark/>
            <w:tcPrChange w:id="1396" w:author="Alex" w:date="2015-05-12T22:08:00Z">
              <w:tcPr>
                <w:tcW w:w="2475" w:type="dxa"/>
                <w:tcBorders>
                  <w:top w:val="nil"/>
                  <w:left w:val="nil"/>
                  <w:bottom w:val="nil"/>
                  <w:right w:val="nil"/>
                </w:tcBorders>
                <w:shd w:val="clear" w:color="auto" w:fill="auto"/>
                <w:noWrap/>
                <w:vAlign w:val="bottom"/>
                <w:hideMark/>
              </w:tcPr>
            </w:tcPrChange>
          </w:tcPr>
          <w:p w14:paraId="7DD749F8" w14:textId="77777777" w:rsidR="001B315C" w:rsidRPr="001E61A8" w:rsidRDefault="001B315C" w:rsidP="00570380">
            <w:pPr>
              <w:spacing w:line="480" w:lineRule="auto"/>
              <w:rPr>
                <w:rFonts w:eastAsia="Times New Roman" w:cs="Times New Roman"/>
                <w:color w:val="000000"/>
              </w:rPr>
              <w:pPrChange w:id="1397" w:author="Alex" w:date="2015-05-13T12:13:00Z">
                <w:pPr/>
              </w:pPrChange>
            </w:pPr>
            <w:r w:rsidRPr="001E61A8">
              <w:rPr>
                <w:rFonts w:eastAsia="Times New Roman" w:cs="Times New Roman"/>
                <w:color w:val="000000"/>
              </w:rPr>
              <w:t>&lt; 10</w:t>
            </w:r>
          </w:p>
        </w:tc>
      </w:tr>
      <w:tr w:rsidR="00266106" w:rsidRPr="001E61A8" w14:paraId="063F72BC" w14:textId="77777777" w:rsidTr="00D400F8">
        <w:trPr>
          <w:trHeight w:val="300"/>
          <w:trPrChange w:id="1398" w:author="Alex" w:date="2015-05-12T22:08:00Z">
            <w:trPr>
              <w:trHeight w:val="300"/>
            </w:trPr>
          </w:trPrChange>
        </w:trPr>
        <w:tc>
          <w:tcPr>
            <w:tcW w:w="1095" w:type="dxa"/>
            <w:shd w:val="clear" w:color="auto" w:fill="auto"/>
            <w:noWrap/>
            <w:vAlign w:val="bottom"/>
            <w:hideMark/>
            <w:tcPrChange w:id="1399" w:author="Alex" w:date="2015-05-12T22:08:00Z">
              <w:tcPr>
                <w:tcW w:w="1095" w:type="dxa"/>
                <w:tcBorders>
                  <w:top w:val="nil"/>
                  <w:left w:val="nil"/>
                  <w:bottom w:val="nil"/>
                  <w:right w:val="nil"/>
                </w:tcBorders>
                <w:shd w:val="clear" w:color="auto" w:fill="auto"/>
                <w:noWrap/>
                <w:vAlign w:val="bottom"/>
                <w:hideMark/>
              </w:tcPr>
            </w:tcPrChange>
          </w:tcPr>
          <w:p w14:paraId="2172AB47" w14:textId="77777777" w:rsidR="001B315C" w:rsidRPr="001E61A8" w:rsidRDefault="001B315C" w:rsidP="00570380">
            <w:pPr>
              <w:spacing w:line="480" w:lineRule="auto"/>
              <w:rPr>
                <w:rFonts w:eastAsia="Times New Roman" w:cs="Times New Roman"/>
                <w:color w:val="000000"/>
              </w:rPr>
              <w:pPrChange w:id="1400" w:author="Alex" w:date="2015-05-13T12:13:00Z">
                <w:pPr/>
              </w:pPrChange>
            </w:pPr>
            <w:r w:rsidRPr="001E61A8">
              <w:rPr>
                <w:rFonts w:eastAsia="Times New Roman" w:cs="Times New Roman"/>
                <w:color w:val="000000"/>
              </w:rPr>
              <w:t>S400A</w:t>
            </w:r>
          </w:p>
        </w:tc>
        <w:tc>
          <w:tcPr>
            <w:tcW w:w="1080" w:type="dxa"/>
            <w:shd w:val="clear" w:color="auto" w:fill="auto"/>
            <w:noWrap/>
            <w:vAlign w:val="bottom"/>
            <w:hideMark/>
            <w:tcPrChange w:id="1401" w:author="Alex" w:date="2015-05-12T22:08:00Z">
              <w:tcPr>
                <w:tcW w:w="1080" w:type="dxa"/>
                <w:tcBorders>
                  <w:top w:val="nil"/>
                  <w:left w:val="nil"/>
                  <w:bottom w:val="nil"/>
                  <w:right w:val="nil"/>
                </w:tcBorders>
                <w:shd w:val="clear" w:color="auto" w:fill="auto"/>
                <w:noWrap/>
                <w:vAlign w:val="bottom"/>
                <w:hideMark/>
              </w:tcPr>
            </w:tcPrChange>
          </w:tcPr>
          <w:p w14:paraId="47217CF0"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402" w:author="Alex" w:date="2015-05-13T12:13:00Z">
                <w:pPr>
                  <w:jc w:val="right"/>
                </w:pPr>
              </w:pPrChange>
            </w:pPr>
            <w:r w:rsidRPr="001E61A8">
              <w:rPr>
                <w:rFonts w:eastAsia="Times New Roman" w:cs="Times New Roman"/>
                <w:color w:val="000000"/>
              </w:rPr>
              <w:t>0.41</w:t>
            </w:r>
          </w:p>
        </w:tc>
        <w:tc>
          <w:tcPr>
            <w:tcW w:w="900" w:type="dxa"/>
            <w:shd w:val="clear" w:color="auto" w:fill="auto"/>
            <w:noWrap/>
            <w:vAlign w:val="bottom"/>
            <w:hideMark/>
            <w:tcPrChange w:id="1403" w:author="Alex" w:date="2015-05-12T22:08:00Z">
              <w:tcPr>
                <w:tcW w:w="900" w:type="dxa"/>
                <w:tcBorders>
                  <w:top w:val="nil"/>
                  <w:left w:val="nil"/>
                  <w:bottom w:val="nil"/>
                  <w:right w:val="nil"/>
                </w:tcBorders>
                <w:shd w:val="clear" w:color="auto" w:fill="auto"/>
                <w:noWrap/>
                <w:vAlign w:val="bottom"/>
                <w:hideMark/>
              </w:tcPr>
            </w:tcPrChange>
          </w:tcPr>
          <w:p w14:paraId="6AC2DB3A" w14:textId="77777777" w:rsidR="001B315C" w:rsidRPr="001E61A8" w:rsidRDefault="001B315C" w:rsidP="00570380">
            <w:pPr>
              <w:spacing w:line="480" w:lineRule="auto"/>
              <w:rPr>
                <w:rFonts w:eastAsia="Times New Roman" w:cs="Times New Roman"/>
                <w:color w:val="000000"/>
              </w:rPr>
              <w:pPrChange w:id="1404" w:author="Alex" w:date="2015-05-13T12:13:00Z">
                <w:pPr/>
              </w:pPrChange>
            </w:pPr>
          </w:p>
        </w:tc>
        <w:tc>
          <w:tcPr>
            <w:tcW w:w="1710" w:type="dxa"/>
            <w:shd w:val="clear" w:color="auto" w:fill="auto"/>
            <w:noWrap/>
            <w:vAlign w:val="bottom"/>
            <w:hideMark/>
            <w:tcPrChange w:id="1405" w:author="Alex" w:date="2015-05-12T22:08:00Z">
              <w:tcPr>
                <w:tcW w:w="1710" w:type="dxa"/>
                <w:tcBorders>
                  <w:top w:val="nil"/>
                  <w:left w:val="nil"/>
                  <w:bottom w:val="nil"/>
                  <w:right w:val="nil"/>
                </w:tcBorders>
                <w:shd w:val="clear" w:color="auto" w:fill="auto"/>
                <w:noWrap/>
                <w:vAlign w:val="bottom"/>
                <w:hideMark/>
              </w:tcPr>
            </w:tcPrChange>
          </w:tcPr>
          <w:p w14:paraId="50612A51" w14:textId="77777777" w:rsidR="001B315C" w:rsidRPr="001E61A8" w:rsidRDefault="001B315C" w:rsidP="00570380">
            <w:pPr>
              <w:spacing w:line="480" w:lineRule="auto"/>
              <w:rPr>
                <w:rFonts w:eastAsia="Times New Roman" w:cs="Times New Roman"/>
                <w:color w:val="000000"/>
              </w:rPr>
              <w:pPrChange w:id="1406" w:author="Alex" w:date="2015-05-13T12:13:00Z">
                <w:pPr/>
              </w:pPrChange>
            </w:pPr>
            <w:r w:rsidRPr="001E61A8">
              <w:rPr>
                <w:rFonts w:eastAsia="Times New Roman" w:cs="Times New Roman"/>
                <w:color w:val="000000"/>
              </w:rPr>
              <w:t>3.22 ± 0.22</w:t>
            </w:r>
          </w:p>
        </w:tc>
        <w:tc>
          <w:tcPr>
            <w:tcW w:w="1350" w:type="dxa"/>
            <w:shd w:val="clear" w:color="auto" w:fill="auto"/>
            <w:noWrap/>
            <w:vAlign w:val="bottom"/>
            <w:hideMark/>
            <w:tcPrChange w:id="1407" w:author="Alex" w:date="2015-05-12T22:08:00Z">
              <w:tcPr>
                <w:tcW w:w="1350" w:type="dxa"/>
                <w:tcBorders>
                  <w:top w:val="nil"/>
                  <w:left w:val="nil"/>
                  <w:bottom w:val="nil"/>
                  <w:right w:val="nil"/>
                </w:tcBorders>
                <w:shd w:val="clear" w:color="auto" w:fill="auto"/>
                <w:noWrap/>
                <w:vAlign w:val="bottom"/>
                <w:hideMark/>
              </w:tcPr>
            </w:tcPrChange>
          </w:tcPr>
          <w:p w14:paraId="3AA154FF" w14:textId="77777777" w:rsidR="001B315C" w:rsidRPr="001E61A8" w:rsidRDefault="001B315C" w:rsidP="00570380">
            <w:pPr>
              <w:spacing w:line="480" w:lineRule="auto"/>
              <w:rPr>
                <w:rFonts w:eastAsia="Times New Roman" w:cs="Times New Roman"/>
                <w:color w:val="000000"/>
              </w:rPr>
              <w:pPrChange w:id="1408" w:author="Alex" w:date="2015-05-13T12:13:00Z">
                <w:pPr/>
              </w:pPrChange>
            </w:pPr>
            <w:r w:rsidRPr="001E61A8">
              <w:rPr>
                <w:rFonts w:eastAsia="Times New Roman" w:cs="Times New Roman"/>
                <w:color w:val="000000"/>
              </w:rPr>
              <w:t>531 ± 9</w:t>
            </w:r>
          </w:p>
        </w:tc>
        <w:tc>
          <w:tcPr>
            <w:tcW w:w="1080" w:type="dxa"/>
            <w:shd w:val="clear" w:color="auto" w:fill="auto"/>
            <w:noWrap/>
            <w:vAlign w:val="bottom"/>
            <w:hideMark/>
            <w:tcPrChange w:id="1409" w:author="Alex" w:date="2015-05-12T22:08:00Z">
              <w:tcPr>
                <w:tcW w:w="1080" w:type="dxa"/>
                <w:tcBorders>
                  <w:top w:val="nil"/>
                  <w:left w:val="nil"/>
                  <w:bottom w:val="nil"/>
                  <w:right w:val="nil"/>
                </w:tcBorders>
                <w:shd w:val="clear" w:color="auto" w:fill="auto"/>
                <w:noWrap/>
                <w:vAlign w:val="bottom"/>
                <w:hideMark/>
              </w:tcPr>
            </w:tcPrChange>
          </w:tcPr>
          <w:p w14:paraId="5A467FDF" w14:textId="77777777" w:rsidR="001B315C" w:rsidRPr="001E61A8" w:rsidRDefault="001B315C" w:rsidP="00570380">
            <w:pPr>
              <w:spacing w:line="480" w:lineRule="auto"/>
              <w:rPr>
                <w:rFonts w:eastAsia="Times New Roman" w:cs="Times New Roman"/>
                <w:color w:val="000000"/>
              </w:rPr>
              <w:pPrChange w:id="1410" w:author="Alex" w:date="2015-05-13T12:13:00Z">
                <w:pPr/>
              </w:pPrChange>
            </w:pPr>
          </w:p>
        </w:tc>
        <w:tc>
          <w:tcPr>
            <w:tcW w:w="2475" w:type="dxa"/>
            <w:shd w:val="clear" w:color="auto" w:fill="auto"/>
            <w:noWrap/>
            <w:vAlign w:val="bottom"/>
            <w:hideMark/>
            <w:tcPrChange w:id="1411" w:author="Alex" w:date="2015-05-12T22:08:00Z">
              <w:tcPr>
                <w:tcW w:w="2475" w:type="dxa"/>
                <w:tcBorders>
                  <w:top w:val="nil"/>
                  <w:left w:val="nil"/>
                  <w:bottom w:val="nil"/>
                  <w:right w:val="nil"/>
                </w:tcBorders>
                <w:shd w:val="clear" w:color="auto" w:fill="auto"/>
                <w:noWrap/>
                <w:vAlign w:val="bottom"/>
                <w:hideMark/>
              </w:tcPr>
            </w:tcPrChange>
          </w:tcPr>
          <w:p w14:paraId="5DA4618E" w14:textId="77777777" w:rsidR="001B315C" w:rsidRPr="001E61A8" w:rsidRDefault="001B315C" w:rsidP="00570380">
            <w:pPr>
              <w:spacing w:line="480" w:lineRule="auto"/>
              <w:rPr>
                <w:rFonts w:eastAsia="Times New Roman" w:cs="Times New Roman"/>
                <w:color w:val="000000"/>
              </w:rPr>
              <w:pPrChange w:id="1412" w:author="Alex" w:date="2015-05-13T12:13:00Z">
                <w:pPr/>
              </w:pPrChange>
            </w:pPr>
            <w:r w:rsidRPr="001E61A8">
              <w:rPr>
                <w:rFonts w:eastAsia="Times New Roman" w:cs="Times New Roman"/>
                <w:color w:val="000000"/>
              </w:rPr>
              <w:t>164,795 ± 11,833</w:t>
            </w:r>
          </w:p>
        </w:tc>
      </w:tr>
      <w:tr w:rsidR="00266106" w:rsidRPr="001E61A8" w14:paraId="1313CC15" w14:textId="77777777" w:rsidTr="00D400F8">
        <w:trPr>
          <w:trHeight w:val="300"/>
          <w:trPrChange w:id="1413" w:author="Alex" w:date="2015-05-12T22:08:00Z">
            <w:trPr>
              <w:trHeight w:val="300"/>
            </w:trPr>
          </w:trPrChange>
        </w:trPr>
        <w:tc>
          <w:tcPr>
            <w:tcW w:w="1095" w:type="dxa"/>
            <w:shd w:val="clear" w:color="auto" w:fill="auto"/>
            <w:noWrap/>
            <w:vAlign w:val="bottom"/>
            <w:hideMark/>
            <w:tcPrChange w:id="1414" w:author="Alex" w:date="2015-05-12T22:08:00Z">
              <w:tcPr>
                <w:tcW w:w="1095" w:type="dxa"/>
                <w:tcBorders>
                  <w:top w:val="nil"/>
                  <w:left w:val="nil"/>
                  <w:bottom w:val="nil"/>
                  <w:right w:val="nil"/>
                </w:tcBorders>
                <w:shd w:val="clear" w:color="auto" w:fill="auto"/>
                <w:noWrap/>
                <w:vAlign w:val="bottom"/>
                <w:hideMark/>
              </w:tcPr>
            </w:tcPrChange>
          </w:tcPr>
          <w:p w14:paraId="4B214A39" w14:textId="77777777" w:rsidR="001B315C" w:rsidRPr="001E61A8" w:rsidRDefault="001B315C" w:rsidP="00570380">
            <w:pPr>
              <w:spacing w:line="480" w:lineRule="auto"/>
              <w:rPr>
                <w:rFonts w:eastAsia="Times New Roman" w:cs="Times New Roman"/>
                <w:color w:val="000000"/>
              </w:rPr>
              <w:pPrChange w:id="1415" w:author="Alex" w:date="2015-05-13T12:13:00Z">
                <w:pPr/>
              </w:pPrChange>
            </w:pPr>
            <w:r w:rsidRPr="001E61A8">
              <w:rPr>
                <w:rFonts w:eastAsia="Times New Roman" w:cs="Times New Roman"/>
                <w:color w:val="000000"/>
              </w:rPr>
              <w:t>D403A</w:t>
            </w:r>
          </w:p>
        </w:tc>
        <w:tc>
          <w:tcPr>
            <w:tcW w:w="1080" w:type="dxa"/>
            <w:shd w:val="clear" w:color="auto" w:fill="auto"/>
            <w:noWrap/>
            <w:vAlign w:val="bottom"/>
            <w:hideMark/>
            <w:tcPrChange w:id="1416" w:author="Alex" w:date="2015-05-12T22:08:00Z">
              <w:tcPr>
                <w:tcW w:w="1080" w:type="dxa"/>
                <w:tcBorders>
                  <w:top w:val="nil"/>
                  <w:left w:val="nil"/>
                  <w:bottom w:val="nil"/>
                  <w:right w:val="nil"/>
                </w:tcBorders>
                <w:shd w:val="clear" w:color="auto" w:fill="auto"/>
                <w:noWrap/>
                <w:vAlign w:val="bottom"/>
                <w:hideMark/>
              </w:tcPr>
            </w:tcPrChange>
          </w:tcPr>
          <w:p w14:paraId="572941D3"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417" w:author="Alex" w:date="2015-05-13T12:13:00Z">
                <w:pPr>
                  <w:jc w:val="right"/>
                </w:pPr>
              </w:pPrChange>
            </w:pPr>
            <w:r w:rsidRPr="001E61A8">
              <w:rPr>
                <w:rFonts w:eastAsia="Times New Roman" w:cs="Times New Roman"/>
                <w:color w:val="000000"/>
              </w:rPr>
              <w:t>0.12</w:t>
            </w:r>
          </w:p>
        </w:tc>
        <w:tc>
          <w:tcPr>
            <w:tcW w:w="900" w:type="dxa"/>
            <w:shd w:val="clear" w:color="auto" w:fill="auto"/>
            <w:noWrap/>
            <w:vAlign w:val="bottom"/>
            <w:hideMark/>
            <w:tcPrChange w:id="1418" w:author="Alex" w:date="2015-05-12T22:08:00Z">
              <w:tcPr>
                <w:tcW w:w="900" w:type="dxa"/>
                <w:tcBorders>
                  <w:top w:val="nil"/>
                  <w:left w:val="nil"/>
                  <w:bottom w:val="nil"/>
                  <w:right w:val="nil"/>
                </w:tcBorders>
                <w:shd w:val="clear" w:color="auto" w:fill="auto"/>
                <w:noWrap/>
                <w:vAlign w:val="bottom"/>
                <w:hideMark/>
              </w:tcPr>
            </w:tcPrChange>
          </w:tcPr>
          <w:p w14:paraId="64CF22AD" w14:textId="77777777" w:rsidR="001B315C" w:rsidRPr="001E61A8" w:rsidRDefault="001B315C" w:rsidP="00570380">
            <w:pPr>
              <w:spacing w:line="480" w:lineRule="auto"/>
              <w:rPr>
                <w:rFonts w:eastAsia="Times New Roman" w:cs="Times New Roman"/>
                <w:color w:val="000000"/>
              </w:rPr>
              <w:pPrChange w:id="1419"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1420" w:author="Alex" w:date="2015-05-12T22:08:00Z">
              <w:tcPr>
                <w:tcW w:w="1710" w:type="dxa"/>
                <w:tcBorders>
                  <w:top w:val="nil"/>
                  <w:left w:val="nil"/>
                  <w:bottom w:val="nil"/>
                  <w:right w:val="nil"/>
                </w:tcBorders>
                <w:shd w:val="clear" w:color="auto" w:fill="auto"/>
                <w:noWrap/>
                <w:vAlign w:val="bottom"/>
                <w:hideMark/>
              </w:tcPr>
            </w:tcPrChange>
          </w:tcPr>
          <w:p w14:paraId="79723DAE" w14:textId="77777777" w:rsidR="001B315C" w:rsidRPr="001E61A8" w:rsidRDefault="001B315C" w:rsidP="00570380">
            <w:pPr>
              <w:spacing w:line="480" w:lineRule="auto"/>
              <w:rPr>
                <w:rFonts w:eastAsia="Times New Roman" w:cs="Times New Roman"/>
                <w:color w:val="000000"/>
              </w:rPr>
              <w:pPrChange w:id="1421" w:author="Alex" w:date="2015-05-13T12:13:00Z">
                <w:pPr/>
              </w:pPrChange>
            </w:pPr>
          </w:p>
        </w:tc>
        <w:tc>
          <w:tcPr>
            <w:tcW w:w="1350" w:type="dxa"/>
            <w:shd w:val="clear" w:color="auto" w:fill="auto"/>
            <w:noWrap/>
            <w:vAlign w:val="bottom"/>
            <w:hideMark/>
            <w:tcPrChange w:id="1422" w:author="Alex" w:date="2015-05-12T22:08:00Z">
              <w:tcPr>
                <w:tcW w:w="1350" w:type="dxa"/>
                <w:tcBorders>
                  <w:top w:val="nil"/>
                  <w:left w:val="nil"/>
                  <w:bottom w:val="nil"/>
                  <w:right w:val="nil"/>
                </w:tcBorders>
                <w:shd w:val="clear" w:color="auto" w:fill="auto"/>
                <w:noWrap/>
                <w:vAlign w:val="bottom"/>
                <w:hideMark/>
              </w:tcPr>
            </w:tcPrChange>
          </w:tcPr>
          <w:p w14:paraId="2EB53F90" w14:textId="77777777" w:rsidR="001B315C" w:rsidRPr="001E61A8" w:rsidRDefault="001B315C" w:rsidP="00570380">
            <w:pPr>
              <w:spacing w:line="480" w:lineRule="auto"/>
              <w:rPr>
                <w:rFonts w:eastAsia="Times New Roman" w:cs="Times New Roman"/>
                <w:color w:val="000000"/>
              </w:rPr>
              <w:pPrChange w:id="1423" w:author="Alex" w:date="2015-05-13T12:13:00Z">
                <w:pPr/>
              </w:pPrChange>
            </w:pPr>
          </w:p>
        </w:tc>
        <w:tc>
          <w:tcPr>
            <w:tcW w:w="1080" w:type="dxa"/>
            <w:shd w:val="clear" w:color="auto" w:fill="auto"/>
            <w:noWrap/>
            <w:vAlign w:val="bottom"/>
            <w:hideMark/>
            <w:tcPrChange w:id="1424" w:author="Alex" w:date="2015-05-12T22:08:00Z">
              <w:tcPr>
                <w:tcW w:w="1080" w:type="dxa"/>
                <w:tcBorders>
                  <w:top w:val="nil"/>
                  <w:left w:val="nil"/>
                  <w:bottom w:val="nil"/>
                  <w:right w:val="nil"/>
                </w:tcBorders>
                <w:shd w:val="clear" w:color="auto" w:fill="auto"/>
                <w:noWrap/>
                <w:vAlign w:val="bottom"/>
                <w:hideMark/>
              </w:tcPr>
            </w:tcPrChange>
          </w:tcPr>
          <w:p w14:paraId="7A543AD2" w14:textId="77777777" w:rsidR="001B315C" w:rsidRPr="001E61A8" w:rsidRDefault="001B315C" w:rsidP="00570380">
            <w:pPr>
              <w:spacing w:line="480" w:lineRule="auto"/>
              <w:rPr>
                <w:rFonts w:eastAsia="Times New Roman" w:cs="Times New Roman"/>
                <w:color w:val="000000"/>
              </w:rPr>
              <w:pPrChange w:id="1425" w:author="Alex" w:date="2015-05-13T12:13:00Z">
                <w:pPr/>
              </w:pPrChange>
            </w:pPr>
          </w:p>
        </w:tc>
        <w:tc>
          <w:tcPr>
            <w:tcW w:w="2475" w:type="dxa"/>
            <w:shd w:val="clear" w:color="auto" w:fill="auto"/>
            <w:noWrap/>
            <w:vAlign w:val="bottom"/>
            <w:hideMark/>
            <w:tcPrChange w:id="1426" w:author="Alex" w:date="2015-05-12T22:08:00Z">
              <w:tcPr>
                <w:tcW w:w="2475" w:type="dxa"/>
                <w:tcBorders>
                  <w:top w:val="nil"/>
                  <w:left w:val="nil"/>
                  <w:bottom w:val="nil"/>
                  <w:right w:val="nil"/>
                </w:tcBorders>
                <w:shd w:val="clear" w:color="auto" w:fill="auto"/>
                <w:noWrap/>
                <w:vAlign w:val="bottom"/>
                <w:hideMark/>
              </w:tcPr>
            </w:tcPrChange>
          </w:tcPr>
          <w:p w14:paraId="0C617D62" w14:textId="77777777" w:rsidR="001B315C" w:rsidRPr="001E61A8" w:rsidRDefault="001B315C" w:rsidP="00570380">
            <w:pPr>
              <w:spacing w:line="480" w:lineRule="auto"/>
              <w:rPr>
                <w:rFonts w:eastAsia="Times New Roman" w:cs="Times New Roman"/>
                <w:color w:val="000000"/>
              </w:rPr>
              <w:pPrChange w:id="1427" w:author="Alex" w:date="2015-05-13T12:13:00Z">
                <w:pPr/>
              </w:pPrChange>
            </w:pPr>
          </w:p>
        </w:tc>
      </w:tr>
      <w:tr w:rsidR="00266106" w:rsidRPr="001E61A8" w14:paraId="49093FE9" w14:textId="77777777" w:rsidTr="00D400F8">
        <w:trPr>
          <w:trHeight w:val="300"/>
          <w:trPrChange w:id="1428" w:author="Alex" w:date="2015-05-12T22:08:00Z">
            <w:trPr>
              <w:trHeight w:val="300"/>
            </w:trPr>
          </w:trPrChange>
        </w:trPr>
        <w:tc>
          <w:tcPr>
            <w:tcW w:w="1095" w:type="dxa"/>
            <w:shd w:val="clear" w:color="auto" w:fill="auto"/>
            <w:noWrap/>
            <w:vAlign w:val="bottom"/>
            <w:hideMark/>
            <w:tcPrChange w:id="1429" w:author="Alex" w:date="2015-05-12T22:08:00Z">
              <w:tcPr>
                <w:tcW w:w="1095" w:type="dxa"/>
                <w:tcBorders>
                  <w:top w:val="nil"/>
                  <w:left w:val="nil"/>
                  <w:bottom w:val="nil"/>
                  <w:right w:val="nil"/>
                </w:tcBorders>
                <w:shd w:val="clear" w:color="auto" w:fill="auto"/>
                <w:noWrap/>
                <w:vAlign w:val="bottom"/>
                <w:hideMark/>
              </w:tcPr>
            </w:tcPrChange>
          </w:tcPr>
          <w:p w14:paraId="7988ECEF" w14:textId="77777777" w:rsidR="001B315C" w:rsidRPr="001E61A8" w:rsidRDefault="001B315C" w:rsidP="00570380">
            <w:pPr>
              <w:spacing w:line="480" w:lineRule="auto"/>
              <w:rPr>
                <w:rFonts w:eastAsia="Times New Roman" w:cs="Times New Roman"/>
                <w:color w:val="000000"/>
              </w:rPr>
              <w:pPrChange w:id="1430" w:author="Alex" w:date="2015-05-13T12:13:00Z">
                <w:pPr/>
              </w:pPrChange>
            </w:pPr>
            <w:r w:rsidRPr="001E61A8">
              <w:rPr>
                <w:rFonts w:eastAsia="Times New Roman" w:cs="Times New Roman"/>
                <w:color w:val="000000"/>
              </w:rPr>
              <w:t>N404A</w:t>
            </w:r>
          </w:p>
        </w:tc>
        <w:tc>
          <w:tcPr>
            <w:tcW w:w="1080" w:type="dxa"/>
            <w:shd w:val="clear" w:color="auto" w:fill="auto"/>
            <w:noWrap/>
            <w:vAlign w:val="bottom"/>
            <w:hideMark/>
            <w:tcPrChange w:id="1431" w:author="Alex" w:date="2015-05-12T22:08:00Z">
              <w:tcPr>
                <w:tcW w:w="1080" w:type="dxa"/>
                <w:tcBorders>
                  <w:top w:val="nil"/>
                  <w:left w:val="nil"/>
                  <w:bottom w:val="nil"/>
                  <w:right w:val="nil"/>
                </w:tcBorders>
                <w:shd w:val="clear" w:color="auto" w:fill="auto"/>
                <w:noWrap/>
                <w:vAlign w:val="bottom"/>
                <w:hideMark/>
              </w:tcPr>
            </w:tcPrChange>
          </w:tcPr>
          <w:p w14:paraId="14F68C94"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432" w:author="Alex" w:date="2015-05-13T12:13:00Z">
                <w:pPr>
                  <w:jc w:val="right"/>
                </w:pPr>
              </w:pPrChange>
            </w:pPr>
            <w:r w:rsidRPr="001E61A8">
              <w:rPr>
                <w:rFonts w:eastAsia="Times New Roman" w:cs="Times New Roman"/>
                <w:color w:val="000000"/>
              </w:rPr>
              <w:t>1.41</w:t>
            </w:r>
          </w:p>
        </w:tc>
        <w:tc>
          <w:tcPr>
            <w:tcW w:w="900" w:type="dxa"/>
            <w:shd w:val="clear" w:color="auto" w:fill="auto"/>
            <w:noWrap/>
            <w:vAlign w:val="bottom"/>
            <w:hideMark/>
            <w:tcPrChange w:id="1433" w:author="Alex" w:date="2015-05-12T22:08:00Z">
              <w:tcPr>
                <w:tcW w:w="900" w:type="dxa"/>
                <w:tcBorders>
                  <w:top w:val="nil"/>
                  <w:left w:val="nil"/>
                  <w:bottom w:val="nil"/>
                  <w:right w:val="nil"/>
                </w:tcBorders>
                <w:shd w:val="clear" w:color="auto" w:fill="auto"/>
                <w:noWrap/>
                <w:vAlign w:val="bottom"/>
                <w:hideMark/>
              </w:tcPr>
            </w:tcPrChange>
          </w:tcPr>
          <w:p w14:paraId="517BD811" w14:textId="77777777" w:rsidR="001B315C" w:rsidRPr="001E61A8" w:rsidRDefault="001B315C" w:rsidP="00570380">
            <w:pPr>
              <w:spacing w:line="480" w:lineRule="auto"/>
              <w:rPr>
                <w:rFonts w:eastAsia="Times New Roman" w:cs="Times New Roman"/>
                <w:color w:val="000000"/>
              </w:rPr>
              <w:pPrChange w:id="1434" w:author="Alex" w:date="2015-05-13T12:13:00Z">
                <w:pPr/>
              </w:pPrChange>
            </w:pPr>
          </w:p>
        </w:tc>
        <w:tc>
          <w:tcPr>
            <w:tcW w:w="1710" w:type="dxa"/>
            <w:shd w:val="clear" w:color="auto" w:fill="auto"/>
            <w:noWrap/>
            <w:vAlign w:val="bottom"/>
            <w:hideMark/>
            <w:tcPrChange w:id="1435" w:author="Alex" w:date="2015-05-12T22:08:00Z">
              <w:tcPr>
                <w:tcW w:w="1710" w:type="dxa"/>
                <w:tcBorders>
                  <w:top w:val="nil"/>
                  <w:left w:val="nil"/>
                  <w:bottom w:val="nil"/>
                  <w:right w:val="nil"/>
                </w:tcBorders>
                <w:shd w:val="clear" w:color="auto" w:fill="auto"/>
                <w:noWrap/>
                <w:vAlign w:val="bottom"/>
                <w:hideMark/>
              </w:tcPr>
            </w:tcPrChange>
          </w:tcPr>
          <w:p w14:paraId="171CD6E6" w14:textId="77777777" w:rsidR="001B315C" w:rsidRPr="001E61A8" w:rsidRDefault="001B315C" w:rsidP="00570380">
            <w:pPr>
              <w:spacing w:line="480" w:lineRule="auto"/>
              <w:rPr>
                <w:rFonts w:eastAsia="Times New Roman" w:cs="Times New Roman"/>
                <w:color w:val="000000"/>
              </w:rPr>
              <w:pPrChange w:id="1436" w:author="Alex" w:date="2015-05-13T12:13:00Z">
                <w:pPr/>
              </w:pPrChange>
            </w:pPr>
            <w:r w:rsidRPr="001E61A8">
              <w:rPr>
                <w:rFonts w:eastAsia="Times New Roman" w:cs="Times New Roman"/>
                <w:color w:val="000000"/>
              </w:rPr>
              <w:t>9.42 ± 0.42</w:t>
            </w:r>
          </w:p>
        </w:tc>
        <w:tc>
          <w:tcPr>
            <w:tcW w:w="1350" w:type="dxa"/>
            <w:shd w:val="clear" w:color="auto" w:fill="auto"/>
            <w:noWrap/>
            <w:vAlign w:val="bottom"/>
            <w:hideMark/>
            <w:tcPrChange w:id="1437" w:author="Alex" w:date="2015-05-12T22:08:00Z">
              <w:tcPr>
                <w:tcW w:w="1350" w:type="dxa"/>
                <w:tcBorders>
                  <w:top w:val="nil"/>
                  <w:left w:val="nil"/>
                  <w:bottom w:val="nil"/>
                  <w:right w:val="nil"/>
                </w:tcBorders>
                <w:shd w:val="clear" w:color="auto" w:fill="auto"/>
                <w:noWrap/>
                <w:vAlign w:val="bottom"/>
                <w:hideMark/>
              </w:tcPr>
            </w:tcPrChange>
          </w:tcPr>
          <w:p w14:paraId="486CFD69" w14:textId="77777777" w:rsidR="001B315C" w:rsidRPr="001E61A8" w:rsidRDefault="001B315C" w:rsidP="00570380">
            <w:pPr>
              <w:spacing w:line="480" w:lineRule="auto"/>
              <w:rPr>
                <w:rFonts w:eastAsia="Times New Roman" w:cs="Times New Roman"/>
                <w:color w:val="000000"/>
              </w:rPr>
              <w:pPrChange w:id="1438" w:author="Alex" w:date="2015-05-13T12:13:00Z">
                <w:pPr/>
              </w:pPrChange>
            </w:pPr>
            <w:r w:rsidRPr="001E61A8">
              <w:rPr>
                <w:rFonts w:eastAsia="Times New Roman" w:cs="Times New Roman"/>
                <w:color w:val="000000"/>
              </w:rPr>
              <w:t>4 ± 0</w:t>
            </w:r>
          </w:p>
        </w:tc>
        <w:tc>
          <w:tcPr>
            <w:tcW w:w="1080" w:type="dxa"/>
            <w:shd w:val="clear" w:color="auto" w:fill="auto"/>
            <w:noWrap/>
            <w:vAlign w:val="bottom"/>
            <w:hideMark/>
            <w:tcPrChange w:id="1439" w:author="Alex" w:date="2015-05-12T22:08:00Z">
              <w:tcPr>
                <w:tcW w:w="1080" w:type="dxa"/>
                <w:tcBorders>
                  <w:top w:val="nil"/>
                  <w:left w:val="nil"/>
                  <w:bottom w:val="nil"/>
                  <w:right w:val="nil"/>
                </w:tcBorders>
                <w:shd w:val="clear" w:color="auto" w:fill="auto"/>
                <w:noWrap/>
                <w:vAlign w:val="bottom"/>
                <w:hideMark/>
              </w:tcPr>
            </w:tcPrChange>
          </w:tcPr>
          <w:p w14:paraId="18428667" w14:textId="77777777" w:rsidR="001B315C" w:rsidRPr="001E61A8" w:rsidRDefault="001B315C" w:rsidP="00570380">
            <w:pPr>
              <w:spacing w:line="480" w:lineRule="auto"/>
              <w:rPr>
                <w:rFonts w:eastAsia="Times New Roman" w:cs="Times New Roman"/>
                <w:color w:val="000000"/>
              </w:rPr>
              <w:pPrChange w:id="1440" w:author="Alex" w:date="2015-05-13T12:13:00Z">
                <w:pPr/>
              </w:pPrChange>
            </w:pPr>
          </w:p>
        </w:tc>
        <w:tc>
          <w:tcPr>
            <w:tcW w:w="2475" w:type="dxa"/>
            <w:shd w:val="clear" w:color="auto" w:fill="auto"/>
            <w:noWrap/>
            <w:vAlign w:val="bottom"/>
            <w:hideMark/>
            <w:tcPrChange w:id="1441" w:author="Alex" w:date="2015-05-12T22:08:00Z">
              <w:tcPr>
                <w:tcW w:w="2475" w:type="dxa"/>
                <w:tcBorders>
                  <w:top w:val="nil"/>
                  <w:left w:val="nil"/>
                  <w:bottom w:val="nil"/>
                  <w:right w:val="nil"/>
                </w:tcBorders>
                <w:shd w:val="clear" w:color="auto" w:fill="auto"/>
                <w:noWrap/>
                <w:vAlign w:val="bottom"/>
                <w:hideMark/>
              </w:tcPr>
            </w:tcPrChange>
          </w:tcPr>
          <w:p w14:paraId="4B2AEE6A" w14:textId="77777777" w:rsidR="001B315C" w:rsidRPr="001E61A8" w:rsidRDefault="001B315C" w:rsidP="00570380">
            <w:pPr>
              <w:spacing w:line="480" w:lineRule="auto"/>
              <w:rPr>
                <w:rFonts w:eastAsia="Times New Roman" w:cs="Times New Roman"/>
                <w:color w:val="000000"/>
              </w:rPr>
              <w:pPrChange w:id="1442" w:author="Alex" w:date="2015-05-13T12:13:00Z">
                <w:pPr/>
              </w:pPrChange>
            </w:pPr>
            <w:r w:rsidRPr="001E61A8">
              <w:rPr>
                <w:rFonts w:eastAsia="Times New Roman" w:cs="Times New Roman"/>
                <w:color w:val="000000"/>
              </w:rPr>
              <w:t>393 ± 18</w:t>
            </w:r>
          </w:p>
        </w:tc>
      </w:tr>
      <w:tr w:rsidR="00266106" w:rsidRPr="001E61A8" w14:paraId="0563002F" w14:textId="77777777" w:rsidTr="00D400F8">
        <w:trPr>
          <w:trHeight w:val="300"/>
          <w:trPrChange w:id="1443" w:author="Alex" w:date="2015-05-12T22:08:00Z">
            <w:trPr>
              <w:trHeight w:val="300"/>
            </w:trPr>
          </w:trPrChange>
        </w:trPr>
        <w:tc>
          <w:tcPr>
            <w:tcW w:w="1095" w:type="dxa"/>
            <w:shd w:val="clear" w:color="auto" w:fill="auto"/>
            <w:noWrap/>
            <w:vAlign w:val="bottom"/>
            <w:hideMark/>
            <w:tcPrChange w:id="1444" w:author="Alex" w:date="2015-05-12T22:08:00Z">
              <w:tcPr>
                <w:tcW w:w="1095" w:type="dxa"/>
                <w:tcBorders>
                  <w:top w:val="nil"/>
                  <w:left w:val="nil"/>
                  <w:bottom w:val="nil"/>
                  <w:right w:val="nil"/>
                </w:tcBorders>
                <w:shd w:val="clear" w:color="auto" w:fill="auto"/>
                <w:noWrap/>
                <w:vAlign w:val="bottom"/>
                <w:hideMark/>
              </w:tcPr>
            </w:tcPrChange>
          </w:tcPr>
          <w:p w14:paraId="02E59A9A" w14:textId="77777777" w:rsidR="001B315C" w:rsidRPr="001E61A8" w:rsidRDefault="001B315C" w:rsidP="00570380">
            <w:pPr>
              <w:spacing w:line="480" w:lineRule="auto"/>
              <w:rPr>
                <w:rFonts w:eastAsia="Times New Roman" w:cs="Times New Roman"/>
                <w:color w:val="000000"/>
              </w:rPr>
              <w:pPrChange w:id="1445" w:author="Alex" w:date="2015-05-13T12:13:00Z">
                <w:pPr/>
              </w:pPrChange>
            </w:pPr>
            <w:r w:rsidRPr="001E61A8">
              <w:rPr>
                <w:rFonts w:eastAsia="Times New Roman" w:cs="Times New Roman"/>
                <w:color w:val="000000"/>
              </w:rPr>
              <w:t>F405A</w:t>
            </w:r>
          </w:p>
        </w:tc>
        <w:tc>
          <w:tcPr>
            <w:tcW w:w="1080" w:type="dxa"/>
            <w:shd w:val="clear" w:color="auto" w:fill="auto"/>
            <w:noWrap/>
            <w:vAlign w:val="bottom"/>
            <w:hideMark/>
            <w:tcPrChange w:id="1446" w:author="Alex" w:date="2015-05-12T22:08:00Z">
              <w:tcPr>
                <w:tcW w:w="1080" w:type="dxa"/>
                <w:tcBorders>
                  <w:top w:val="nil"/>
                  <w:left w:val="nil"/>
                  <w:bottom w:val="nil"/>
                  <w:right w:val="nil"/>
                </w:tcBorders>
                <w:shd w:val="clear" w:color="auto" w:fill="auto"/>
                <w:noWrap/>
                <w:vAlign w:val="bottom"/>
                <w:hideMark/>
              </w:tcPr>
            </w:tcPrChange>
          </w:tcPr>
          <w:p w14:paraId="3D68A7F7"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447" w:author="Alex" w:date="2015-05-13T12:13:00Z">
                <w:pPr>
                  <w:jc w:val="right"/>
                </w:pPr>
              </w:pPrChange>
            </w:pPr>
            <w:r w:rsidRPr="001E61A8">
              <w:rPr>
                <w:rFonts w:eastAsia="Times New Roman" w:cs="Times New Roman"/>
                <w:color w:val="000000"/>
              </w:rPr>
              <w:t>0.11</w:t>
            </w:r>
          </w:p>
        </w:tc>
        <w:tc>
          <w:tcPr>
            <w:tcW w:w="900" w:type="dxa"/>
            <w:shd w:val="clear" w:color="auto" w:fill="auto"/>
            <w:noWrap/>
            <w:vAlign w:val="bottom"/>
            <w:hideMark/>
            <w:tcPrChange w:id="1448" w:author="Alex" w:date="2015-05-12T22:08:00Z">
              <w:tcPr>
                <w:tcW w:w="900" w:type="dxa"/>
                <w:tcBorders>
                  <w:top w:val="nil"/>
                  <w:left w:val="nil"/>
                  <w:bottom w:val="nil"/>
                  <w:right w:val="nil"/>
                </w:tcBorders>
                <w:shd w:val="clear" w:color="auto" w:fill="auto"/>
                <w:noWrap/>
                <w:vAlign w:val="bottom"/>
                <w:hideMark/>
              </w:tcPr>
            </w:tcPrChange>
          </w:tcPr>
          <w:p w14:paraId="7300740A" w14:textId="77777777" w:rsidR="001B315C" w:rsidRPr="001E61A8" w:rsidRDefault="001B315C" w:rsidP="00570380">
            <w:pPr>
              <w:spacing w:line="480" w:lineRule="auto"/>
              <w:rPr>
                <w:rFonts w:eastAsia="Times New Roman" w:cs="Times New Roman"/>
                <w:color w:val="000000"/>
              </w:rPr>
              <w:pPrChange w:id="1449"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1450" w:author="Alex" w:date="2015-05-12T22:08:00Z">
              <w:tcPr>
                <w:tcW w:w="1710" w:type="dxa"/>
                <w:tcBorders>
                  <w:top w:val="nil"/>
                  <w:left w:val="nil"/>
                  <w:bottom w:val="nil"/>
                  <w:right w:val="nil"/>
                </w:tcBorders>
                <w:shd w:val="clear" w:color="auto" w:fill="auto"/>
                <w:noWrap/>
                <w:vAlign w:val="bottom"/>
                <w:hideMark/>
              </w:tcPr>
            </w:tcPrChange>
          </w:tcPr>
          <w:p w14:paraId="73709525" w14:textId="77777777" w:rsidR="001B315C" w:rsidRPr="001E61A8" w:rsidRDefault="001B315C" w:rsidP="00570380">
            <w:pPr>
              <w:spacing w:line="480" w:lineRule="auto"/>
              <w:rPr>
                <w:rFonts w:eastAsia="Times New Roman" w:cs="Times New Roman"/>
                <w:color w:val="000000"/>
              </w:rPr>
              <w:pPrChange w:id="1451" w:author="Alex" w:date="2015-05-13T12:13:00Z">
                <w:pPr/>
              </w:pPrChange>
            </w:pPr>
          </w:p>
        </w:tc>
        <w:tc>
          <w:tcPr>
            <w:tcW w:w="1350" w:type="dxa"/>
            <w:shd w:val="clear" w:color="auto" w:fill="auto"/>
            <w:noWrap/>
            <w:vAlign w:val="bottom"/>
            <w:hideMark/>
            <w:tcPrChange w:id="1452" w:author="Alex" w:date="2015-05-12T22:08:00Z">
              <w:tcPr>
                <w:tcW w:w="1350" w:type="dxa"/>
                <w:tcBorders>
                  <w:top w:val="nil"/>
                  <w:left w:val="nil"/>
                  <w:bottom w:val="nil"/>
                  <w:right w:val="nil"/>
                </w:tcBorders>
                <w:shd w:val="clear" w:color="auto" w:fill="auto"/>
                <w:noWrap/>
                <w:vAlign w:val="bottom"/>
                <w:hideMark/>
              </w:tcPr>
            </w:tcPrChange>
          </w:tcPr>
          <w:p w14:paraId="4116B3D6" w14:textId="77777777" w:rsidR="001B315C" w:rsidRPr="001E61A8" w:rsidRDefault="001B315C" w:rsidP="00570380">
            <w:pPr>
              <w:spacing w:line="480" w:lineRule="auto"/>
              <w:rPr>
                <w:rFonts w:eastAsia="Times New Roman" w:cs="Times New Roman"/>
                <w:color w:val="000000"/>
              </w:rPr>
              <w:pPrChange w:id="1453" w:author="Alex" w:date="2015-05-13T12:13:00Z">
                <w:pPr/>
              </w:pPrChange>
            </w:pPr>
          </w:p>
        </w:tc>
        <w:tc>
          <w:tcPr>
            <w:tcW w:w="1080" w:type="dxa"/>
            <w:shd w:val="clear" w:color="auto" w:fill="auto"/>
            <w:noWrap/>
            <w:vAlign w:val="bottom"/>
            <w:hideMark/>
            <w:tcPrChange w:id="1454" w:author="Alex" w:date="2015-05-12T22:08:00Z">
              <w:tcPr>
                <w:tcW w:w="1080" w:type="dxa"/>
                <w:tcBorders>
                  <w:top w:val="nil"/>
                  <w:left w:val="nil"/>
                  <w:bottom w:val="nil"/>
                  <w:right w:val="nil"/>
                </w:tcBorders>
                <w:shd w:val="clear" w:color="auto" w:fill="auto"/>
                <w:noWrap/>
                <w:vAlign w:val="bottom"/>
                <w:hideMark/>
              </w:tcPr>
            </w:tcPrChange>
          </w:tcPr>
          <w:p w14:paraId="1EFDFB46" w14:textId="77777777" w:rsidR="001B315C" w:rsidRPr="001E61A8" w:rsidRDefault="001B315C" w:rsidP="00570380">
            <w:pPr>
              <w:spacing w:line="480" w:lineRule="auto"/>
              <w:rPr>
                <w:rFonts w:eastAsia="Times New Roman" w:cs="Times New Roman"/>
                <w:color w:val="000000"/>
              </w:rPr>
              <w:pPrChange w:id="1455" w:author="Alex" w:date="2015-05-13T12:13:00Z">
                <w:pPr/>
              </w:pPrChange>
            </w:pPr>
          </w:p>
        </w:tc>
        <w:tc>
          <w:tcPr>
            <w:tcW w:w="2475" w:type="dxa"/>
            <w:shd w:val="clear" w:color="auto" w:fill="auto"/>
            <w:noWrap/>
            <w:vAlign w:val="bottom"/>
            <w:hideMark/>
            <w:tcPrChange w:id="1456" w:author="Alex" w:date="2015-05-12T22:08:00Z">
              <w:tcPr>
                <w:tcW w:w="2475" w:type="dxa"/>
                <w:tcBorders>
                  <w:top w:val="nil"/>
                  <w:left w:val="nil"/>
                  <w:bottom w:val="nil"/>
                  <w:right w:val="nil"/>
                </w:tcBorders>
                <w:shd w:val="clear" w:color="auto" w:fill="auto"/>
                <w:noWrap/>
                <w:vAlign w:val="bottom"/>
                <w:hideMark/>
              </w:tcPr>
            </w:tcPrChange>
          </w:tcPr>
          <w:p w14:paraId="109D80CD" w14:textId="77777777" w:rsidR="001B315C" w:rsidRPr="001E61A8" w:rsidRDefault="001B315C" w:rsidP="00570380">
            <w:pPr>
              <w:spacing w:line="480" w:lineRule="auto"/>
              <w:rPr>
                <w:rFonts w:eastAsia="Times New Roman" w:cs="Times New Roman"/>
                <w:color w:val="000000"/>
              </w:rPr>
              <w:pPrChange w:id="1457" w:author="Alex" w:date="2015-05-13T12:13:00Z">
                <w:pPr/>
              </w:pPrChange>
            </w:pPr>
          </w:p>
        </w:tc>
      </w:tr>
      <w:tr w:rsidR="00266106" w:rsidRPr="001E61A8" w14:paraId="6ECE6D88" w14:textId="77777777" w:rsidTr="00D400F8">
        <w:trPr>
          <w:trHeight w:val="300"/>
          <w:trPrChange w:id="1458" w:author="Alex" w:date="2015-05-12T22:08:00Z">
            <w:trPr>
              <w:trHeight w:val="300"/>
            </w:trPr>
          </w:trPrChange>
        </w:trPr>
        <w:tc>
          <w:tcPr>
            <w:tcW w:w="1095" w:type="dxa"/>
            <w:shd w:val="clear" w:color="auto" w:fill="auto"/>
            <w:noWrap/>
            <w:vAlign w:val="bottom"/>
            <w:hideMark/>
            <w:tcPrChange w:id="1459" w:author="Alex" w:date="2015-05-12T22:08:00Z">
              <w:tcPr>
                <w:tcW w:w="1095" w:type="dxa"/>
                <w:tcBorders>
                  <w:top w:val="nil"/>
                  <w:left w:val="nil"/>
                  <w:bottom w:val="nil"/>
                  <w:right w:val="nil"/>
                </w:tcBorders>
                <w:shd w:val="clear" w:color="auto" w:fill="auto"/>
                <w:noWrap/>
                <w:vAlign w:val="bottom"/>
                <w:hideMark/>
              </w:tcPr>
            </w:tcPrChange>
          </w:tcPr>
          <w:p w14:paraId="420AB808" w14:textId="77777777" w:rsidR="001B315C" w:rsidRPr="001E61A8" w:rsidRDefault="001B315C" w:rsidP="00570380">
            <w:pPr>
              <w:spacing w:line="480" w:lineRule="auto"/>
              <w:rPr>
                <w:rFonts w:eastAsia="Times New Roman" w:cs="Times New Roman"/>
                <w:color w:val="000000"/>
              </w:rPr>
              <w:pPrChange w:id="1460" w:author="Alex" w:date="2015-05-13T12:13:00Z">
                <w:pPr/>
              </w:pPrChange>
            </w:pPr>
            <w:r w:rsidRPr="001E61A8">
              <w:rPr>
                <w:rFonts w:eastAsia="Times New Roman" w:cs="Times New Roman"/>
                <w:color w:val="000000"/>
              </w:rPr>
              <w:t>E406A</w:t>
            </w:r>
          </w:p>
        </w:tc>
        <w:tc>
          <w:tcPr>
            <w:tcW w:w="1080" w:type="dxa"/>
            <w:shd w:val="clear" w:color="auto" w:fill="auto"/>
            <w:noWrap/>
            <w:vAlign w:val="bottom"/>
            <w:hideMark/>
            <w:tcPrChange w:id="1461" w:author="Alex" w:date="2015-05-12T22:08:00Z">
              <w:tcPr>
                <w:tcW w:w="1080" w:type="dxa"/>
                <w:tcBorders>
                  <w:top w:val="nil"/>
                  <w:left w:val="nil"/>
                  <w:bottom w:val="nil"/>
                  <w:right w:val="nil"/>
                </w:tcBorders>
                <w:shd w:val="clear" w:color="auto" w:fill="auto"/>
                <w:noWrap/>
                <w:vAlign w:val="bottom"/>
                <w:hideMark/>
              </w:tcPr>
            </w:tcPrChange>
          </w:tcPr>
          <w:p w14:paraId="3042E426"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462" w:author="Alex" w:date="2015-05-13T12:13:00Z">
                <w:pPr>
                  <w:jc w:val="right"/>
                </w:pPr>
              </w:pPrChange>
            </w:pPr>
            <w:r w:rsidRPr="001E61A8">
              <w:rPr>
                <w:rFonts w:eastAsia="Times New Roman" w:cs="Times New Roman"/>
                <w:color w:val="000000"/>
              </w:rPr>
              <w:t>0.57</w:t>
            </w:r>
          </w:p>
        </w:tc>
        <w:tc>
          <w:tcPr>
            <w:tcW w:w="900" w:type="dxa"/>
            <w:shd w:val="clear" w:color="auto" w:fill="auto"/>
            <w:noWrap/>
            <w:vAlign w:val="bottom"/>
            <w:hideMark/>
            <w:tcPrChange w:id="1463" w:author="Alex" w:date="2015-05-12T22:08:00Z">
              <w:tcPr>
                <w:tcW w:w="900" w:type="dxa"/>
                <w:tcBorders>
                  <w:top w:val="nil"/>
                  <w:left w:val="nil"/>
                  <w:bottom w:val="nil"/>
                  <w:right w:val="nil"/>
                </w:tcBorders>
                <w:shd w:val="clear" w:color="auto" w:fill="auto"/>
                <w:noWrap/>
                <w:vAlign w:val="bottom"/>
                <w:hideMark/>
              </w:tcPr>
            </w:tcPrChange>
          </w:tcPr>
          <w:p w14:paraId="11374619" w14:textId="77777777" w:rsidR="001B315C" w:rsidRPr="001E61A8" w:rsidRDefault="001B315C" w:rsidP="00570380">
            <w:pPr>
              <w:spacing w:line="480" w:lineRule="auto"/>
              <w:rPr>
                <w:rFonts w:eastAsia="Times New Roman" w:cs="Times New Roman"/>
                <w:color w:val="000000"/>
              </w:rPr>
              <w:pPrChange w:id="1464" w:author="Alex" w:date="2015-05-13T12:13:00Z">
                <w:pPr/>
              </w:pPrChange>
            </w:pPr>
          </w:p>
        </w:tc>
        <w:tc>
          <w:tcPr>
            <w:tcW w:w="1710" w:type="dxa"/>
            <w:shd w:val="clear" w:color="auto" w:fill="auto"/>
            <w:noWrap/>
            <w:vAlign w:val="bottom"/>
            <w:hideMark/>
            <w:tcPrChange w:id="1465" w:author="Alex" w:date="2015-05-12T22:08:00Z">
              <w:tcPr>
                <w:tcW w:w="1710" w:type="dxa"/>
                <w:tcBorders>
                  <w:top w:val="nil"/>
                  <w:left w:val="nil"/>
                  <w:bottom w:val="nil"/>
                  <w:right w:val="nil"/>
                </w:tcBorders>
                <w:shd w:val="clear" w:color="auto" w:fill="auto"/>
                <w:noWrap/>
                <w:vAlign w:val="bottom"/>
                <w:hideMark/>
              </w:tcPr>
            </w:tcPrChange>
          </w:tcPr>
          <w:p w14:paraId="1088DAB7" w14:textId="77777777" w:rsidR="001B315C" w:rsidRPr="001E61A8" w:rsidRDefault="001B315C" w:rsidP="00570380">
            <w:pPr>
              <w:spacing w:line="480" w:lineRule="auto"/>
              <w:rPr>
                <w:rFonts w:eastAsia="Times New Roman" w:cs="Times New Roman"/>
                <w:color w:val="000000"/>
              </w:rPr>
              <w:pPrChange w:id="1466" w:author="Alex" w:date="2015-05-13T12:13:00Z">
                <w:pPr/>
              </w:pPrChange>
            </w:pPr>
          </w:p>
        </w:tc>
        <w:tc>
          <w:tcPr>
            <w:tcW w:w="1350" w:type="dxa"/>
            <w:shd w:val="clear" w:color="auto" w:fill="auto"/>
            <w:noWrap/>
            <w:vAlign w:val="bottom"/>
            <w:hideMark/>
            <w:tcPrChange w:id="1467" w:author="Alex" w:date="2015-05-12T22:08:00Z">
              <w:tcPr>
                <w:tcW w:w="1350" w:type="dxa"/>
                <w:tcBorders>
                  <w:top w:val="nil"/>
                  <w:left w:val="nil"/>
                  <w:bottom w:val="nil"/>
                  <w:right w:val="nil"/>
                </w:tcBorders>
                <w:shd w:val="clear" w:color="auto" w:fill="auto"/>
                <w:noWrap/>
                <w:vAlign w:val="bottom"/>
                <w:hideMark/>
              </w:tcPr>
            </w:tcPrChange>
          </w:tcPr>
          <w:p w14:paraId="6D3B69B5" w14:textId="77777777" w:rsidR="001B315C" w:rsidRPr="001E61A8" w:rsidRDefault="001B315C" w:rsidP="00570380">
            <w:pPr>
              <w:spacing w:line="480" w:lineRule="auto"/>
              <w:rPr>
                <w:rFonts w:eastAsia="Times New Roman" w:cs="Times New Roman"/>
                <w:color w:val="000000"/>
              </w:rPr>
              <w:pPrChange w:id="1468" w:author="Alex" w:date="2015-05-13T12:13:00Z">
                <w:pPr/>
              </w:pPrChange>
            </w:pPr>
          </w:p>
        </w:tc>
        <w:tc>
          <w:tcPr>
            <w:tcW w:w="1080" w:type="dxa"/>
            <w:shd w:val="clear" w:color="auto" w:fill="auto"/>
            <w:noWrap/>
            <w:vAlign w:val="bottom"/>
            <w:hideMark/>
            <w:tcPrChange w:id="1469" w:author="Alex" w:date="2015-05-12T22:08:00Z">
              <w:tcPr>
                <w:tcW w:w="1080" w:type="dxa"/>
                <w:tcBorders>
                  <w:top w:val="nil"/>
                  <w:left w:val="nil"/>
                  <w:bottom w:val="nil"/>
                  <w:right w:val="nil"/>
                </w:tcBorders>
                <w:shd w:val="clear" w:color="auto" w:fill="auto"/>
                <w:noWrap/>
                <w:vAlign w:val="bottom"/>
                <w:hideMark/>
              </w:tcPr>
            </w:tcPrChange>
          </w:tcPr>
          <w:p w14:paraId="1B532CAF" w14:textId="77777777" w:rsidR="001B315C" w:rsidRPr="001E61A8" w:rsidRDefault="001B315C" w:rsidP="00570380">
            <w:pPr>
              <w:spacing w:line="480" w:lineRule="auto"/>
              <w:rPr>
                <w:rFonts w:eastAsia="Times New Roman" w:cs="Times New Roman"/>
                <w:color w:val="000000"/>
              </w:rPr>
              <w:pPrChange w:id="1470" w:author="Alex" w:date="2015-05-13T12:13:00Z">
                <w:pPr/>
              </w:pPrChange>
            </w:pPr>
          </w:p>
        </w:tc>
        <w:tc>
          <w:tcPr>
            <w:tcW w:w="2475" w:type="dxa"/>
            <w:shd w:val="clear" w:color="auto" w:fill="auto"/>
            <w:noWrap/>
            <w:vAlign w:val="bottom"/>
            <w:hideMark/>
            <w:tcPrChange w:id="1471" w:author="Alex" w:date="2015-05-12T22:08:00Z">
              <w:tcPr>
                <w:tcW w:w="2475" w:type="dxa"/>
                <w:tcBorders>
                  <w:top w:val="nil"/>
                  <w:left w:val="nil"/>
                  <w:bottom w:val="nil"/>
                  <w:right w:val="nil"/>
                </w:tcBorders>
                <w:shd w:val="clear" w:color="auto" w:fill="auto"/>
                <w:noWrap/>
                <w:vAlign w:val="bottom"/>
                <w:hideMark/>
              </w:tcPr>
            </w:tcPrChange>
          </w:tcPr>
          <w:p w14:paraId="60E5E6A7" w14:textId="77777777" w:rsidR="001B315C" w:rsidRPr="001E61A8" w:rsidRDefault="001B315C" w:rsidP="00570380">
            <w:pPr>
              <w:spacing w:line="480" w:lineRule="auto"/>
              <w:rPr>
                <w:rFonts w:eastAsia="Times New Roman" w:cs="Times New Roman"/>
                <w:color w:val="000000"/>
              </w:rPr>
              <w:pPrChange w:id="1472" w:author="Alex" w:date="2015-05-13T12:13:00Z">
                <w:pPr/>
              </w:pPrChange>
            </w:pPr>
            <w:r w:rsidRPr="001E61A8">
              <w:rPr>
                <w:rFonts w:eastAsia="Times New Roman" w:cs="Times New Roman"/>
                <w:color w:val="000000"/>
              </w:rPr>
              <w:t>&lt; 10</w:t>
            </w:r>
          </w:p>
        </w:tc>
      </w:tr>
      <w:tr w:rsidR="00266106" w:rsidRPr="001E61A8" w14:paraId="07D97A9A" w14:textId="77777777" w:rsidTr="00D400F8">
        <w:trPr>
          <w:trHeight w:val="300"/>
          <w:trPrChange w:id="1473" w:author="Alex" w:date="2015-05-12T22:08:00Z">
            <w:trPr>
              <w:trHeight w:val="300"/>
            </w:trPr>
          </w:trPrChange>
        </w:trPr>
        <w:tc>
          <w:tcPr>
            <w:tcW w:w="1095" w:type="dxa"/>
            <w:shd w:val="clear" w:color="auto" w:fill="auto"/>
            <w:noWrap/>
            <w:vAlign w:val="bottom"/>
            <w:hideMark/>
            <w:tcPrChange w:id="1474" w:author="Alex" w:date="2015-05-12T22:08:00Z">
              <w:tcPr>
                <w:tcW w:w="1095" w:type="dxa"/>
                <w:tcBorders>
                  <w:top w:val="nil"/>
                  <w:left w:val="nil"/>
                  <w:bottom w:val="nil"/>
                  <w:right w:val="nil"/>
                </w:tcBorders>
                <w:shd w:val="clear" w:color="auto" w:fill="auto"/>
                <w:noWrap/>
                <w:vAlign w:val="bottom"/>
                <w:hideMark/>
              </w:tcPr>
            </w:tcPrChange>
          </w:tcPr>
          <w:p w14:paraId="004CE495" w14:textId="77777777" w:rsidR="001B315C" w:rsidRPr="001E61A8" w:rsidRDefault="001B315C" w:rsidP="00570380">
            <w:pPr>
              <w:spacing w:line="480" w:lineRule="auto"/>
              <w:rPr>
                <w:rFonts w:eastAsia="Times New Roman" w:cs="Times New Roman"/>
                <w:color w:val="000000"/>
              </w:rPr>
              <w:pPrChange w:id="1475" w:author="Alex" w:date="2015-05-13T12:13:00Z">
                <w:pPr/>
              </w:pPrChange>
            </w:pPr>
            <w:r w:rsidRPr="001E61A8">
              <w:rPr>
                <w:rFonts w:eastAsia="Times New Roman" w:cs="Times New Roman"/>
                <w:color w:val="000000"/>
              </w:rPr>
              <w:t>E406D</w:t>
            </w:r>
          </w:p>
        </w:tc>
        <w:tc>
          <w:tcPr>
            <w:tcW w:w="1080" w:type="dxa"/>
            <w:shd w:val="clear" w:color="auto" w:fill="auto"/>
            <w:noWrap/>
            <w:vAlign w:val="bottom"/>
            <w:hideMark/>
            <w:tcPrChange w:id="1476" w:author="Alex" w:date="2015-05-12T22:08:00Z">
              <w:tcPr>
                <w:tcW w:w="1080" w:type="dxa"/>
                <w:tcBorders>
                  <w:top w:val="nil"/>
                  <w:left w:val="nil"/>
                  <w:bottom w:val="nil"/>
                  <w:right w:val="nil"/>
                </w:tcBorders>
                <w:shd w:val="clear" w:color="auto" w:fill="auto"/>
                <w:noWrap/>
                <w:vAlign w:val="bottom"/>
                <w:hideMark/>
              </w:tcPr>
            </w:tcPrChange>
          </w:tcPr>
          <w:p w14:paraId="20E9EA7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477" w:author="Alex" w:date="2015-05-13T12:13:00Z">
                <w:pPr>
                  <w:jc w:val="right"/>
                </w:pPr>
              </w:pPrChange>
            </w:pPr>
            <w:r w:rsidRPr="001E61A8">
              <w:rPr>
                <w:rFonts w:eastAsia="Times New Roman" w:cs="Times New Roman"/>
                <w:color w:val="000000"/>
              </w:rPr>
              <w:t>0.27</w:t>
            </w:r>
          </w:p>
        </w:tc>
        <w:tc>
          <w:tcPr>
            <w:tcW w:w="900" w:type="dxa"/>
            <w:shd w:val="clear" w:color="auto" w:fill="auto"/>
            <w:noWrap/>
            <w:vAlign w:val="bottom"/>
            <w:hideMark/>
            <w:tcPrChange w:id="1478" w:author="Alex" w:date="2015-05-12T22:08:00Z">
              <w:tcPr>
                <w:tcW w:w="900" w:type="dxa"/>
                <w:tcBorders>
                  <w:top w:val="nil"/>
                  <w:left w:val="nil"/>
                  <w:bottom w:val="nil"/>
                  <w:right w:val="nil"/>
                </w:tcBorders>
                <w:shd w:val="clear" w:color="auto" w:fill="auto"/>
                <w:noWrap/>
                <w:vAlign w:val="bottom"/>
                <w:hideMark/>
              </w:tcPr>
            </w:tcPrChange>
          </w:tcPr>
          <w:p w14:paraId="48D3C160" w14:textId="77777777" w:rsidR="001B315C" w:rsidRPr="001E61A8" w:rsidRDefault="001B315C" w:rsidP="00570380">
            <w:pPr>
              <w:spacing w:line="480" w:lineRule="auto"/>
              <w:rPr>
                <w:rFonts w:eastAsia="Times New Roman" w:cs="Times New Roman"/>
                <w:color w:val="000000"/>
              </w:rPr>
              <w:pPrChange w:id="1479" w:author="Alex" w:date="2015-05-13T12:13:00Z">
                <w:pPr/>
              </w:pPrChange>
            </w:pPr>
          </w:p>
        </w:tc>
        <w:tc>
          <w:tcPr>
            <w:tcW w:w="1710" w:type="dxa"/>
            <w:shd w:val="clear" w:color="auto" w:fill="auto"/>
            <w:noWrap/>
            <w:vAlign w:val="bottom"/>
            <w:hideMark/>
            <w:tcPrChange w:id="1480" w:author="Alex" w:date="2015-05-12T22:08:00Z">
              <w:tcPr>
                <w:tcW w:w="1710" w:type="dxa"/>
                <w:tcBorders>
                  <w:top w:val="nil"/>
                  <w:left w:val="nil"/>
                  <w:bottom w:val="nil"/>
                  <w:right w:val="nil"/>
                </w:tcBorders>
                <w:shd w:val="clear" w:color="auto" w:fill="auto"/>
                <w:noWrap/>
                <w:vAlign w:val="bottom"/>
                <w:hideMark/>
              </w:tcPr>
            </w:tcPrChange>
          </w:tcPr>
          <w:p w14:paraId="7EAE5D4F" w14:textId="77777777" w:rsidR="001B315C" w:rsidRPr="001E61A8" w:rsidRDefault="001B315C" w:rsidP="00570380">
            <w:pPr>
              <w:spacing w:line="480" w:lineRule="auto"/>
              <w:rPr>
                <w:rFonts w:eastAsia="Times New Roman" w:cs="Times New Roman"/>
                <w:color w:val="000000"/>
              </w:rPr>
              <w:pPrChange w:id="1481" w:author="Alex" w:date="2015-05-13T12:13:00Z">
                <w:pPr/>
              </w:pPrChange>
            </w:pPr>
            <w:r w:rsidRPr="001E61A8">
              <w:rPr>
                <w:rFonts w:eastAsia="Times New Roman" w:cs="Times New Roman"/>
                <w:color w:val="000000"/>
              </w:rPr>
              <w:t>34.13 ± 2.57</w:t>
            </w:r>
          </w:p>
        </w:tc>
        <w:tc>
          <w:tcPr>
            <w:tcW w:w="1350" w:type="dxa"/>
            <w:shd w:val="clear" w:color="auto" w:fill="auto"/>
            <w:noWrap/>
            <w:vAlign w:val="bottom"/>
            <w:hideMark/>
            <w:tcPrChange w:id="1482" w:author="Alex" w:date="2015-05-12T22:08:00Z">
              <w:tcPr>
                <w:tcW w:w="1350" w:type="dxa"/>
                <w:tcBorders>
                  <w:top w:val="nil"/>
                  <w:left w:val="nil"/>
                  <w:bottom w:val="nil"/>
                  <w:right w:val="nil"/>
                </w:tcBorders>
                <w:shd w:val="clear" w:color="auto" w:fill="auto"/>
                <w:noWrap/>
                <w:vAlign w:val="bottom"/>
                <w:hideMark/>
              </w:tcPr>
            </w:tcPrChange>
          </w:tcPr>
          <w:p w14:paraId="023E8CF3" w14:textId="77777777" w:rsidR="001B315C" w:rsidRPr="001E61A8" w:rsidRDefault="001B315C" w:rsidP="00570380">
            <w:pPr>
              <w:spacing w:line="480" w:lineRule="auto"/>
              <w:rPr>
                <w:rFonts w:eastAsia="Times New Roman" w:cs="Times New Roman"/>
                <w:color w:val="000000"/>
              </w:rPr>
              <w:pPrChange w:id="1483" w:author="Alex" w:date="2015-05-13T12:13:00Z">
                <w:pPr/>
              </w:pPrChange>
            </w:pPr>
            <w:r w:rsidRPr="001E61A8">
              <w:rPr>
                <w:rFonts w:eastAsia="Times New Roman" w:cs="Times New Roman"/>
                <w:color w:val="000000"/>
              </w:rPr>
              <w:t>39 ± 1</w:t>
            </w:r>
          </w:p>
        </w:tc>
        <w:tc>
          <w:tcPr>
            <w:tcW w:w="1080" w:type="dxa"/>
            <w:shd w:val="clear" w:color="auto" w:fill="auto"/>
            <w:noWrap/>
            <w:vAlign w:val="bottom"/>
            <w:hideMark/>
            <w:tcPrChange w:id="1484" w:author="Alex" w:date="2015-05-12T22:08:00Z">
              <w:tcPr>
                <w:tcW w:w="1080" w:type="dxa"/>
                <w:tcBorders>
                  <w:top w:val="nil"/>
                  <w:left w:val="nil"/>
                  <w:bottom w:val="nil"/>
                  <w:right w:val="nil"/>
                </w:tcBorders>
                <w:shd w:val="clear" w:color="auto" w:fill="auto"/>
                <w:noWrap/>
                <w:vAlign w:val="bottom"/>
                <w:hideMark/>
              </w:tcPr>
            </w:tcPrChange>
          </w:tcPr>
          <w:p w14:paraId="34B1F376" w14:textId="77777777" w:rsidR="001B315C" w:rsidRPr="001E61A8" w:rsidRDefault="001B315C" w:rsidP="00570380">
            <w:pPr>
              <w:spacing w:line="480" w:lineRule="auto"/>
              <w:rPr>
                <w:rFonts w:eastAsia="Times New Roman" w:cs="Times New Roman"/>
                <w:color w:val="000000"/>
              </w:rPr>
              <w:pPrChange w:id="1485" w:author="Alex" w:date="2015-05-13T12:13:00Z">
                <w:pPr/>
              </w:pPrChange>
            </w:pPr>
          </w:p>
        </w:tc>
        <w:tc>
          <w:tcPr>
            <w:tcW w:w="2475" w:type="dxa"/>
            <w:shd w:val="clear" w:color="auto" w:fill="auto"/>
            <w:noWrap/>
            <w:vAlign w:val="bottom"/>
            <w:hideMark/>
            <w:tcPrChange w:id="1486" w:author="Alex" w:date="2015-05-12T22:08:00Z">
              <w:tcPr>
                <w:tcW w:w="2475" w:type="dxa"/>
                <w:tcBorders>
                  <w:top w:val="nil"/>
                  <w:left w:val="nil"/>
                  <w:bottom w:val="nil"/>
                  <w:right w:val="nil"/>
                </w:tcBorders>
                <w:shd w:val="clear" w:color="auto" w:fill="auto"/>
                <w:noWrap/>
                <w:vAlign w:val="bottom"/>
                <w:hideMark/>
              </w:tcPr>
            </w:tcPrChange>
          </w:tcPr>
          <w:p w14:paraId="29D5BDA7" w14:textId="77777777" w:rsidR="001B315C" w:rsidRPr="001E61A8" w:rsidRDefault="001B315C" w:rsidP="00570380">
            <w:pPr>
              <w:spacing w:line="480" w:lineRule="auto"/>
              <w:rPr>
                <w:rFonts w:eastAsia="Times New Roman" w:cs="Times New Roman"/>
                <w:color w:val="000000"/>
              </w:rPr>
              <w:pPrChange w:id="1487" w:author="Alex" w:date="2015-05-13T12:13:00Z">
                <w:pPr/>
              </w:pPrChange>
            </w:pPr>
            <w:r w:rsidRPr="001E61A8">
              <w:rPr>
                <w:rFonts w:eastAsia="Times New Roman" w:cs="Times New Roman"/>
                <w:color w:val="000000"/>
              </w:rPr>
              <w:t>1,146 ± 94</w:t>
            </w:r>
          </w:p>
        </w:tc>
      </w:tr>
      <w:tr w:rsidR="00266106" w:rsidRPr="001E61A8" w14:paraId="05DB4D6B" w14:textId="77777777" w:rsidTr="00D400F8">
        <w:trPr>
          <w:trHeight w:val="300"/>
          <w:trPrChange w:id="1488" w:author="Alex" w:date="2015-05-12T22:08:00Z">
            <w:trPr>
              <w:trHeight w:val="300"/>
            </w:trPr>
          </w:trPrChange>
        </w:trPr>
        <w:tc>
          <w:tcPr>
            <w:tcW w:w="1095" w:type="dxa"/>
            <w:shd w:val="clear" w:color="auto" w:fill="auto"/>
            <w:noWrap/>
            <w:vAlign w:val="bottom"/>
            <w:hideMark/>
            <w:tcPrChange w:id="1489" w:author="Alex" w:date="2015-05-12T22:08:00Z">
              <w:tcPr>
                <w:tcW w:w="1095" w:type="dxa"/>
                <w:tcBorders>
                  <w:top w:val="nil"/>
                  <w:left w:val="nil"/>
                  <w:bottom w:val="nil"/>
                  <w:right w:val="nil"/>
                </w:tcBorders>
                <w:shd w:val="clear" w:color="auto" w:fill="auto"/>
                <w:noWrap/>
                <w:vAlign w:val="bottom"/>
                <w:hideMark/>
              </w:tcPr>
            </w:tcPrChange>
          </w:tcPr>
          <w:p w14:paraId="3D410BA2" w14:textId="77777777" w:rsidR="001B315C" w:rsidRPr="001E61A8" w:rsidRDefault="001B315C" w:rsidP="00570380">
            <w:pPr>
              <w:spacing w:line="480" w:lineRule="auto"/>
              <w:rPr>
                <w:rFonts w:eastAsia="Times New Roman" w:cs="Times New Roman"/>
                <w:color w:val="000000"/>
              </w:rPr>
              <w:pPrChange w:id="1490" w:author="Alex" w:date="2015-05-13T12:13:00Z">
                <w:pPr/>
              </w:pPrChange>
            </w:pPr>
            <w:r w:rsidRPr="001E61A8">
              <w:rPr>
                <w:rFonts w:eastAsia="Times New Roman" w:cs="Times New Roman"/>
                <w:color w:val="000000"/>
              </w:rPr>
              <w:t>N407A</w:t>
            </w:r>
          </w:p>
        </w:tc>
        <w:tc>
          <w:tcPr>
            <w:tcW w:w="1080" w:type="dxa"/>
            <w:shd w:val="clear" w:color="auto" w:fill="auto"/>
            <w:noWrap/>
            <w:vAlign w:val="bottom"/>
            <w:hideMark/>
            <w:tcPrChange w:id="1491" w:author="Alex" w:date="2015-05-12T22:08:00Z">
              <w:tcPr>
                <w:tcW w:w="1080" w:type="dxa"/>
                <w:tcBorders>
                  <w:top w:val="nil"/>
                  <w:left w:val="nil"/>
                  <w:bottom w:val="nil"/>
                  <w:right w:val="nil"/>
                </w:tcBorders>
                <w:shd w:val="clear" w:color="auto" w:fill="auto"/>
                <w:noWrap/>
                <w:vAlign w:val="bottom"/>
                <w:hideMark/>
              </w:tcPr>
            </w:tcPrChange>
          </w:tcPr>
          <w:p w14:paraId="03682DB5"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492" w:author="Alex" w:date="2015-05-13T12:13:00Z">
                <w:pPr>
                  <w:jc w:val="right"/>
                </w:pPr>
              </w:pPrChange>
            </w:pPr>
            <w:r w:rsidRPr="001E61A8">
              <w:rPr>
                <w:rFonts w:eastAsia="Times New Roman" w:cs="Times New Roman"/>
                <w:color w:val="000000"/>
              </w:rPr>
              <w:t>1.12</w:t>
            </w:r>
          </w:p>
        </w:tc>
        <w:tc>
          <w:tcPr>
            <w:tcW w:w="900" w:type="dxa"/>
            <w:shd w:val="clear" w:color="auto" w:fill="auto"/>
            <w:noWrap/>
            <w:vAlign w:val="bottom"/>
            <w:hideMark/>
            <w:tcPrChange w:id="1493" w:author="Alex" w:date="2015-05-12T22:08:00Z">
              <w:tcPr>
                <w:tcW w:w="900" w:type="dxa"/>
                <w:tcBorders>
                  <w:top w:val="nil"/>
                  <w:left w:val="nil"/>
                  <w:bottom w:val="nil"/>
                  <w:right w:val="nil"/>
                </w:tcBorders>
                <w:shd w:val="clear" w:color="auto" w:fill="auto"/>
                <w:noWrap/>
                <w:vAlign w:val="bottom"/>
                <w:hideMark/>
              </w:tcPr>
            </w:tcPrChange>
          </w:tcPr>
          <w:p w14:paraId="4EAE22CA" w14:textId="77777777" w:rsidR="001B315C" w:rsidRPr="001E61A8" w:rsidRDefault="001B315C" w:rsidP="00570380">
            <w:pPr>
              <w:spacing w:line="480" w:lineRule="auto"/>
              <w:rPr>
                <w:rFonts w:eastAsia="Times New Roman" w:cs="Times New Roman"/>
                <w:color w:val="000000"/>
              </w:rPr>
              <w:pPrChange w:id="1494" w:author="Alex" w:date="2015-05-13T12:13:00Z">
                <w:pPr/>
              </w:pPrChange>
            </w:pPr>
          </w:p>
        </w:tc>
        <w:tc>
          <w:tcPr>
            <w:tcW w:w="1710" w:type="dxa"/>
            <w:shd w:val="clear" w:color="auto" w:fill="auto"/>
            <w:noWrap/>
            <w:vAlign w:val="bottom"/>
            <w:hideMark/>
            <w:tcPrChange w:id="1495" w:author="Alex" w:date="2015-05-12T22:08:00Z">
              <w:tcPr>
                <w:tcW w:w="1710" w:type="dxa"/>
                <w:tcBorders>
                  <w:top w:val="nil"/>
                  <w:left w:val="nil"/>
                  <w:bottom w:val="nil"/>
                  <w:right w:val="nil"/>
                </w:tcBorders>
                <w:shd w:val="clear" w:color="auto" w:fill="auto"/>
                <w:noWrap/>
                <w:vAlign w:val="bottom"/>
                <w:hideMark/>
              </w:tcPr>
            </w:tcPrChange>
          </w:tcPr>
          <w:p w14:paraId="09797567" w14:textId="77777777" w:rsidR="001B315C" w:rsidRPr="001E61A8" w:rsidRDefault="001B315C" w:rsidP="00570380">
            <w:pPr>
              <w:spacing w:line="480" w:lineRule="auto"/>
              <w:rPr>
                <w:rFonts w:eastAsia="Times New Roman" w:cs="Times New Roman"/>
                <w:color w:val="000000"/>
              </w:rPr>
              <w:pPrChange w:id="1496" w:author="Alex" w:date="2015-05-13T12:13:00Z">
                <w:pPr/>
              </w:pPrChange>
            </w:pPr>
            <w:r w:rsidRPr="001E61A8">
              <w:rPr>
                <w:rFonts w:eastAsia="Times New Roman" w:cs="Times New Roman"/>
                <w:color w:val="000000"/>
              </w:rPr>
              <w:t>11.09 ± 0.64</w:t>
            </w:r>
          </w:p>
        </w:tc>
        <w:tc>
          <w:tcPr>
            <w:tcW w:w="1350" w:type="dxa"/>
            <w:shd w:val="clear" w:color="auto" w:fill="auto"/>
            <w:noWrap/>
            <w:vAlign w:val="bottom"/>
            <w:hideMark/>
            <w:tcPrChange w:id="1497" w:author="Alex" w:date="2015-05-12T22:08:00Z">
              <w:tcPr>
                <w:tcW w:w="1350" w:type="dxa"/>
                <w:tcBorders>
                  <w:top w:val="nil"/>
                  <w:left w:val="nil"/>
                  <w:bottom w:val="nil"/>
                  <w:right w:val="nil"/>
                </w:tcBorders>
                <w:shd w:val="clear" w:color="auto" w:fill="auto"/>
                <w:noWrap/>
                <w:vAlign w:val="bottom"/>
                <w:hideMark/>
              </w:tcPr>
            </w:tcPrChange>
          </w:tcPr>
          <w:p w14:paraId="1399B7FA" w14:textId="77777777" w:rsidR="001B315C" w:rsidRPr="001E61A8" w:rsidRDefault="001B315C" w:rsidP="00570380">
            <w:pPr>
              <w:spacing w:line="480" w:lineRule="auto"/>
              <w:rPr>
                <w:rFonts w:eastAsia="Times New Roman" w:cs="Times New Roman"/>
                <w:color w:val="000000"/>
              </w:rPr>
              <w:pPrChange w:id="1498" w:author="Alex" w:date="2015-05-13T12:13:00Z">
                <w:pPr/>
              </w:pPrChange>
            </w:pPr>
            <w:r w:rsidRPr="001E61A8">
              <w:rPr>
                <w:rFonts w:eastAsia="Times New Roman" w:cs="Times New Roman"/>
                <w:color w:val="000000"/>
              </w:rPr>
              <w:t>50 ± 1</w:t>
            </w:r>
          </w:p>
        </w:tc>
        <w:tc>
          <w:tcPr>
            <w:tcW w:w="1080" w:type="dxa"/>
            <w:shd w:val="clear" w:color="auto" w:fill="auto"/>
            <w:noWrap/>
            <w:vAlign w:val="bottom"/>
            <w:hideMark/>
            <w:tcPrChange w:id="1499" w:author="Alex" w:date="2015-05-12T22:08:00Z">
              <w:tcPr>
                <w:tcW w:w="1080" w:type="dxa"/>
                <w:tcBorders>
                  <w:top w:val="nil"/>
                  <w:left w:val="nil"/>
                  <w:bottom w:val="nil"/>
                  <w:right w:val="nil"/>
                </w:tcBorders>
                <w:shd w:val="clear" w:color="auto" w:fill="auto"/>
                <w:noWrap/>
                <w:vAlign w:val="bottom"/>
                <w:hideMark/>
              </w:tcPr>
            </w:tcPrChange>
          </w:tcPr>
          <w:p w14:paraId="0B33B735" w14:textId="77777777" w:rsidR="001B315C" w:rsidRPr="001E61A8" w:rsidRDefault="001B315C" w:rsidP="00570380">
            <w:pPr>
              <w:spacing w:line="480" w:lineRule="auto"/>
              <w:rPr>
                <w:rFonts w:eastAsia="Times New Roman" w:cs="Times New Roman"/>
                <w:color w:val="000000"/>
              </w:rPr>
              <w:pPrChange w:id="1500" w:author="Alex" w:date="2015-05-13T12:13:00Z">
                <w:pPr/>
              </w:pPrChange>
            </w:pPr>
          </w:p>
        </w:tc>
        <w:tc>
          <w:tcPr>
            <w:tcW w:w="2475" w:type="dxa"/>
            <w:shd w:val="clear" w:color="auto" w:fill="auto"/>
            <w:noWrap/>
            <w:vAlign w:val="bottom"/>
            <w:hideMark/>
            <w:tcPrChange w:id="1501" w:author="Alex" w:date="2015-05-12T22:08:00Z">
              <w:tcPr>
                <w:tcW w:w="2475" w:type="dxa"/>
                <w:tcBorders>
                  <w:top w:val="nil"/>
                  <w:left w:val="nil"/>
                  <w:bottom w:val="nil"/>
                  <w:right w:val="nil"/>
                </w:tcBorders>
                <w:shd w:val="clear" w:color="auto" w:fill="auto"/>
                <w:noWrap/>
                <w:vAlign w:val="bottom"/>
                <w:hideMark/>
              </w:tcPr>
            </w:tcPrChange>
          </w:tcPr>
          <w:p w14:paraId="5A08275F" w14:textId="77777777" w:rsidR="001B315C" w:rsidRPr="001E61A8" w:rsidRDefault="001B315C" w:rsidP="00570380">
            <w:pPr>
              <w:spacing w:line="480" w:lineRule="auto"/>
              <w:rPr>
                <w:rFonts w:eastAsia="Times New Roman" w:cs="Times New Roman"/>
                <w:color w:val="000000"/>
              </w:rPr>
              <w:pPrChange w:id="1502" w:author="Alex" w:date="2015-05-13T12:13:00Z">
                <w:pPr/>
              </w:pPrChange>
            </w:pPr>
            <w:r w:rsidRPr="001E61A8">
              <w:rPr>
                <w:rFonts w:eastAsia="Times New Roman" w:cs="Times New Roman"/>
                <w:color w:val="000000"/>
              </w:rPr>
              <w:t>4,464 ± 273</w:t>
            </w:r>
          </w:p>
        </w:tc>
      </w:tr>
      <w:tr w:rsidR="00266106" w:rsidRPr="001E61A8" w14:paraId="0CC9538E" w14:textId="77777777" w:rsidTr="00D400F8">
        <w:trPr>
          <w:trHeight w:val="300"/>
          <w:trPrChange w:id="1503" w:author="Alex" w:date="2015-05-12T22:08:00Z">
            <w:trPr>
              <w:trHeight w:val="300"/>
            </w:trPr>
          </w:trPrChange>
        </w:trPr>
        <w:tc>
          <w:tcPr>
            <w:tcW w:w="1095" w:type="dxa"/>
            <w:shd w:val="clear" w:color="auto" w:fill="auto"/>
            <w:noWrap/>
            <w:vAlign w:val="bottom"/>
            <w:hideMark/>
            <w:tcPrChange w:id="1504" w:author="Alex" w:date="2015-05-12T22:08:00Z">
              <w:tcPr>
                <w:tcW w:w="1095" w:type="dxa"/>
                <w:tcBorders>
                  <w:top w:val="nil"/>
                  <w:left w:val="nil"/>
                  <w:bottom w:val="nil"/>
                  <w:right w:val="nil"/>
                </w:tcBorders>
                <w:shd w:val="clear" w:color="auto" w:fill="auto"/>
                <w:noWrap/>
                <w:vAlign w:val="bottom"/>
                <w:hideMark/>
              </w:tcPr>
            </w:tcPrChange>
          </w:tcPr>
          <w:p w14:paraId="4935B68C" w14:textId="77777777" w:rsidR="001B315C" w:rsidRPr="001E61A8" w:rsidRDefault="001B315C" w:rsidP="00570380">
            <w:pPr>
              <w:spacing w:line="480" w:lineRule="auto"/>
              <w:rPr>
                <w:rFonts w:eastAsia="Times New Roman" w:cs="Times New Roman"/>
                <w:color w:val="000000"/>
              </w:rPr>
              <w:pPrChange w:id="1505" w:author="Alex" w:date="2015-05-13T12:13:00Z">
                <w:pPr/>
              </w:pPrChange>
            </w:pPr>
            <w:r w:rsidRPr="001E61A8">
              <w:rPr>
                <w:rFonts w:eastAsia="Times New Roman" w:cs="Times New Roman"/>
                <w:color w:val="000000"/>
              </w:rPr>
              <w:t>W407A</w:t>
            </w:r>
          </w:p>
        </w:tc>
        <w:tc>
          <w:tcPr>
            <w:tcW w:w="1080" w:type="dxa"/>
            <w:shd w:val="clear" w:color="auto" w:fill="auto"/>
            <w:noWrap/>
            <w:vAlign w:val="bottom"/>
            <w:hideMark/>
            <w:tcPrChange w:id="1506" w:author="Alex" w:date="2015-05-12T22:08:00Z">
              <w:tcPr>
                <w:tcW w:w="1080" w:type="dxa"/>
                <w:tcBorders>
                  <w:top w:val="nil"/>
                  <w:left w:val="nil"/>
                  <w:bottom w:val="nil"/>
                  <w:right w:val="nil"/>
                </w:tcBorders>
                <w:shd w:val="clear" w:color="auto" w:fill="auto"/>
                <w:noWrap/>
                <w:vAlign w:val="bottom"/>
                <w:hideMark/>
              </w:tcPr>
            </w:tcPrChange>
          </w:tcPr>
          <w:p w14:paraId="2CA8E6F0"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507" w:author="Alex" w:date="2015-05-13T12:13:00Z">
                <w:pPr>
                  <w:jc w:val="right"/>
                </w:pPr>
              </w:pPrChange>
            </w:pPr>
            <w:r w:rsidRPr="001E61A8">
              <w:rPr>
                <w:rFonts w:eastAsia="Times New Roman" w:cs="Times New Roman"/>
                <w:color w:val="000000"/>
              </w:rPr>
              <w:t>0.12</w:t>
            </w:r>
          </w:p>
        </w:tc>
        <w:tc>
          <w:tcPr>
            <w:tcW w:w="900" w:type="dxa"/>
            <w:shd w:val="clear" w:color="auto" w:fill="auto"/>
            <w:noWrap/>
            <w:vAlign w:val="bottom"/>
            <w:hideMark/>
            <w:tcPrChange w:id="1508" w:author="Alex" w:date="2015-05-12T22:08:00Z">
              <w:tcPr>
                <w:tcW w:w="900" w:type="dxa"/>
                <w:tcBorders>
                  <w:top w:val="nil"/>
                  <w:left w:val="nil"/>
                  <w:bottom w:val="nil"/>
                  <w:right w:val="nil"/>
                </w:tcBorders>
                <w:shd w:val="clear" w:color="auto" w:fill="auto"/>
                <w:noWrap/>
                <w:vAlign w:val="bottom"/>
                <w:hideMark/>
              </w:tcPr>
            </w:tcPrChange>
          </w:tcPr>
          <w:p w14:paraId="66B04300" w14:textId="77777777" w:rsidR="001B315C" w:rsidRPr="001E61A8" w:rsidRDefault="001B315C" w:rsidP="00570380">
            <w:pPr>
              <w:spacing w:line="480" w:lineRule="auto"/>
              <w:rPr>
                <w:rFonts w:eastAsia="Times New Roman" w:cs="Times New Roman"/>
                <w:color w:val="000000"/>
              </w:rPr>
              <w:pPrChange w:id="1509"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1510" w:author="Alex" w:date="2015-05-12T22:08:00Z">
              <w:tcPr>
                <w:tcW w:w="1710" w:type="dxa"/>
                <w:tcBorders>
                  <w:top w:val="nil"/>
                  <w:left w:val="nil"/>
                  <w:bottom w:val="nil"/>
                  <w:right w:val="nil"/>
                </w:tcBorders>
                <w:shd w:val="clear" w:color="auto" w:fill="auto"/>
                <w:noWrap/>
                <w:vAlign w:val="bottom"/>
                <w:hideMark/>
              </w:tcPr>
            </w:tcPrChange>
          </w:tcPr>
          <w:p w14:paraId="13075196" w14:textId="77777777" w:rsidR="001B315C" w:rsidRPr="001E61A8" w:rsidRDefault="001B315C" w:rsidP="00570380">
            <w:pPr>
              <w:spacing w:line="480" w:lineRule="auto"/>
              <w:rPr>
                <w:rFonts w:eastAsia="Times New Roman" w:cs="Times New Roman"/>
                <w:color w:val="000000"/>
              </w:rPr>
              <w:pPrChange w:id="1511" w:author="Alex" w:date="2015-05-13T12:13:00Z">
                <w:pPr/>
              </w:pPrChange>
            </w:pPr>
          </w:p>
        </w:tc>
        <w:tc>
          <w:tcPr>
            <w:tcW w:w="1350" w:type="dxa"/>
            <w:shd w:val="clear" w:color="auto" w:fill="auto"/>
            <w:noWrap/>
            <w:vAlign w:val="bottom"/>
            <w:hideMark/>
            <w:tcPrChange w:id="1512" w:author="Alex" w:date="2015-05-12T22:08:00Z">
              <w:tcPr>
                <w:tcW w:w="1350" w:type="dxa"/>
                <w:tcBorders>
                  <w:top w:val="nil"/>
                  <w:left w:val="nil"/>
                  <w:bottom w:val="nil"/>
                  <w:right w:val="nil"/>
                </w:tcBorders>
                <w:shd w:val="clear" w:color="auto" w:fill="auto"/>
                <w:noWrap/>
                <w:vAlign w:val="bottom"/>
                <w:hideMark/>
              </w:tcPr>
            </w:tcPrChange>
          </w:tcPr>
          <w:p w14:paraId="1AD1A144" w14:textId="77777777" w:rsidR="001B315C" w:rsidRPr="001E61A8" w:rsidRDefault="001B315C" w:rsidP="00570380">
            <w:pPr>
              <w:spacing w:line="480" w:lineRule="auto"/>
              <w:rPr>
                <w:rFonts w:eastAsia="Times New Roman" w:cs="Times New Roman"/>
                <w:color w:val="000000"/>
              </w:rPr>
              <w:pPrChange w:id="1513" w:author="Alex" w:date="2015-05-13T12:13:00Z">
                <w:pPr/>
              </w:pPrChange>
            </w:pPr>
          </w:p>
        </w:tc>
        <w:tc>
          <w:tcPr>
            <w:tcW w:w="1080" w:type="dxa"/>
            <w:shd w:val="clear" w:color="auto" w:fill="auto"/>
            <w:noWrap/>
            <w:vAlign w:val="bottom"/>
            <w:hideMark/>
            <w:tcPrChange w:id="1514" w:author="Alex" w:date="2015-05-12T22:08:00Z">
              <w:tcPr>
                <w:tcW w:w="1080" w:type="dxa"/>
                <w:tcBorders>
                  <w:top w:val="nil"/>
                  <w:left w:val="nil"/>
                  <w:bottom w:val="nil"/>
                  <w:right w:val="nil"/>
                </w:tcBorders>
                <w:shd w:val="clear" w:color="auto" w:fill="auto"/>
                <w:noWrap/>
                <w:vAlign w:val="bottom"/>
                <w:hideMark/>
              </w:tcPr>
            </w:tcPrChange>
          </w:tcPr>
          <w:p w14:paraId="772462E6" w14:textId="77777777" w:rsidR="001B315C" w:rsidRPr="001E61A8" w:rsidRDefault="001B315C" w:rsidP="00570380">
            <w:pPr>
              <w:spacing w:line="480" w:lineRule="auto"/>
              <w:rPr>
                <w:rFonts w:eastAsia="Times New Roman" w:cs="Times New Roman"/>
                <w:color w:val="000000"/>
              </w:rPr>
              <w:pPrChange w:id="1515" w:author="Alex" w:date="2015-05-13T12:13:00Z">
                <w:pPr/>
              </w:pPrChange>
            </w:pPr>
          </w:p>
        </w:tc>
        <w:tc>
          <w:tcPr>
            <w:tcW w:w="2475" w:type="dxa"/>
            <w:shd w:val="clear" w:color="auto" w:fill="auto"/>
            <w:noWrap/>
            <w:vAlign w:val="bottom"/>
            <w:hideMark/>
            <w:tcPrChange w:id="1516" w:author="Alex" w:date="2015-05-12T22:08:00Z">
              <w:tcPr>
                <w:tcW w:w="2475" w:type="dxa"/>
                <w:tcBorders>
                  <w:top w:val="nil"/>
                  <w:left w:val="nil"/>
                  <w:bottom w:val="nil"/>
                  <w:right w:val="nil"/>
                </w:tcBorders>
                <w:shd w:val="clear" w:color="auto" w:fill="auto"/>
                <w:noWrap/>
                <w:vAlign w:val="bottom"/>
                <w:hideMark/>
              </w:tcPr>
            </w:tcPrChange>
          </w:tcPr>
          <w:p w14:paraId="49F31068" w14:textId="77777777" w:rsidR="001B315C" w:rsidRPr="001E61A8" w:rsidRDefault="001B315C" w:rsidP="00570380">
            <w:pPr>
              <w:spacing w:line="480" w:lineRule="auto"/>
              <w:rPr>
                <w:rFonts w:eastAsia="Times New Roman" w:cs="Times New Roman"/>
                <w:color w:val="000000"/>
              </w:rPr>
              <w:pPrChange w:id="1517" w:author="Alex" w:date="2015-05-13T12:13:00Z">
                <w:pPr/>
              </w:pPrChange>
            </w:pPr>
          </w:p>
        </w:tc>
      </w:tr>
      <w:tr w:rsidR="00266106" w:rsidRPr="001E61A8" w14:paraId="7617B5A4" w14:textId="77777777" w:rsidTr="00D400F8">
        <w:trPr>
          <w:trHeight w:val="300"/>
          <w:trPrChange w:id="1518" w:author="Alex" w:date="2015-05-12T22:08:00Z">
            <w:trPr>
              <w:trHeight w:val="300"/>
            </w:trPr>
          </w:trPrChange>
        </w:trPr>
        <w:tc>
          <w:tcPr>
            <w:tcW w:w="1095" w:type="dxa"/>
            <w:shd w:val="clear" w:color="auto" w:fill="auto"/>
            <w:noWrap/>
            <w:vAlign w:val="bottom"/>
            <w:hideMark/>
            <w:tcPrChange w:id="1519" w:author="Alex" w:date="2015-05-12T22:08:00Z">
              <w:tcPr>
                <w:tcW w:w="1095" w:type="dxa"/>
                <w:tcBorders>
                  <w:top w:val="nil"/>
                  <w:left w:val="nil"/>
                  <w:bottom w:val="nil"/>
                  <w:right w:val="nil"/>
                </w:tcBorders>
                <w:shd w:val="clear" w:color="auto" w:fill="auto"/>
                <w:noWrap/>
                <w:vAlign w:val="bottom"/>
                <w:hideMark/>
              </w:tcPr>
            </w:tcPrChange>
          </w:tcPr>
          <w:p w14:paraId="22972609" w14:textId="77777777" w:rsidR="001B315C" w:rsidRPr="001E61A8" w:rsidRDefault="001B315C" w:rsidP="00570380">
            <w:pPr>
              <w:spacing w:line="480" w:lineRule="auto"/>
              <w:rPr>
                <w:rFonts w:eastAsia="Times New Roman" w:cs="Times New Roman"/>
                <w:color w:val="000000"/>
              </w:rPr>
              <w:pPrChange w:id="1520" w:author="Alex" w:date="2015-05-13T12:13:00Z">
                <w:pPr/>
              </w:pPrChange>
            </w:pPr>
            <w:r w:rsidRPr="001E61A8">
              <w:rPr>
                <w:rFonts w:eastAsia="Times New Roman" w:cs="Times New Roman"/>
                <w:color w:val="000000"/>
              </w:rPr>
              <w:t>W407G</w:t>
            </w:r>
          </w:p>
        </w:tc>
        <w:tc>
          <w:tcPr>
            <w:tcW w:w="1080" w:type="dxa"/>
            <w:shd w:val="clear" w:color="auto" w:fill="auto"/>
            <w:noWrap/>
            <w:vAlign w:val="bottom"/>
            <w:hideMark/>
            <w:tcPrChange w:id="1521" w:author="Alex" w:date="2015-05-12T22:08:00Z">
              <w:tcPr>
                <w:tcW w:w="1080" w:type="dxa"/>
                <w:tcBorders>
                  <w:top w:val="nil"/>
                  <w:left w:val="nil"/>
                  <w:bottom w:val="nil"/>
                  <w:right w:val="nil"/>
                </w:tcBorders>
                <w:shd w:val="clear" w:color="auto" w:fill="auto"/>
                <w:noWrap/>
                <w:vAlign w:val="bottom"/>
                <w:hideMark/>
              </w:tcPr>
            </w:tcPrChange>
          </w:tcPr>
          <w:p w14:paraId="1B9AEAA2"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522" w:author="Alex" w:date="2015-05-13T12:13:00Z">
                <w:pPr>
                  <w:jc w:val="right"/>
                </w:pPr>
              </w:pPrChange>
            </w:pPr>
            <w:r w:rsidRPr="001E61A8">
              <w:rPr>
                <w:rFonts w:eastAsia="Times New Roman" w:cs="Times New Roman"/>
                <w:color w:val="000000"/>
              </w:rPr>
              <w:t>0.05</w:t>
            </w:r>
          </w:p>
        </w:tc>
        <w:tc>
          <w:tcPr>
            <w:tcW w:w="900" w:type="dxa"/>
            <w:shd w:val="clear" w:color="auto" w:fill="auto"/>
            <w:noWrap/>
            <w:vAlign w:val="bottom"/>
            <w:hideMark/>
            <w:tcPrChange w:id="1523" w:author="Alex" w:date="2015-05-12T22:08:00Z">
              <w:tcPr>
                <w:tcW w:w="900" w:type="dxa"/>
                <w:tcBorders>
                  <w:top w:val="nil"/>
                  <w:left w:val="nil"/>
                  <w:bottom w:val="nil"/>
                  <w:right w:val="nil"/>
                </w:tcBorders>
                <w:shd w:val="clear" w:color="auto" w:fill="auto"/>
                <w:noWrap/>
                <w:vAlign w:val="bottom"/>
                <w:hideMark/>
              </w:tcPr>
            </w:tcPrChange>
          </w:tcPr>
          <w:p w14:paraId="212807A5" w14:textId="77777777" w:rsidR="001B315C" w:rsidRPr="001E61A8" w:rsidRDefault="001B315C" w:rsidP="00570380">
            <w:pPr>
              <w:spacing w:line="480" w:lineRule="auto"/>
              <w:rPr>
                <w:rFonts w:eastAsia="Times New Roman" w:cs="Times New Roman"/>
                <w:color w:val="000000"/>
              </w:rPr>
              <w:pPrChange w:id="1524"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1525" w:author="Alex" w:date="2015-05-12T22:08:00Z">
              <w:tcPr>
                <w:tcW w:w="1710" w:type="dxa"/>
                <w:tcBorders>
                  <w:top w:val="nil"/>
                  <w:left w:val="nil"/>
                  <w:bottom w:val="nil"/>
                  <w:right w:val="nil"/>
                </w:tcBorders>
                <w:shd w:val="clear" w:color="auto" w:fill="auto"/>
                <w:noWrap/>
                <w:vAlign w:val="bottom"/>
                <w:hideMark/>
              </w:tcPr>
            </w:tcPrChange>
          </w:tcPr>
          <w:p w14:paraId="17BA00A9" w14:textId="77777777" w:rsidR="001B315C" w:rsidRPr="001E61A8" w:rsidRDefault="001B315C" w:rsidP="00570380">
            <w:pPr>
              <w:spacing w:line="480" w:lineRule="auto"/>
              <w:rPr>
                <w:rFonts w:eastAsia="Times New Roman" w:cs="Times New Roman"/>
                <w:color w:val="000000"/>
              </w:rPr>
              <w:pPrChange w:id="1526" w:author="Alex" w:date="2015-05-13T12:13:00Z">
                <w:pPr/>
              </w:pPrChange>
            </w:pPr>
          </w:p>
        </w:tc>
        <w:tc>
          <w:tcPr>
            <w:tcW w:w="1350" w:type="dxa"/>
            <w:shd w:val="clear" w:color="auto" w:fill="auto"/>
            <w:noWrap/>
            <w:vAlign w:val="bottom"/>
            <w:hideMark/>
            <w:tcPrChange w:id="1527" w:author="Alex" w:date="2015-05-12T22:08:00Z">
              <w:tcPr>
                <w:tcW w:w="1350" w:type="dxa"/>
                <w:tcBorders>
                  <w:top w:val="nil"/>
                  <w:left w:val="nil"/>
                  <w:bottom w:val="nil"/>
                  <w:right w:val="nil"/>
                </w:tcBorders>
                <w:shd w:val="clear" w:color="auto" w:fill="auto"/>
                <w:noWrap/>
                <w:vAlign w:val="bottom"/>
                <w:hideMark/>
              </w:tcPr>
            </w:tcPrChange>
          </w:tcPr>
          <w:p w14:paraId="55B82451" w14:textId="77777777" w:rsidR="001B315C" w:rsidRPr="001E61A8" w:rsidRDefault="001B315C" w:rsidP="00570380">
            <w:pPr>
              <w:spacing w:line="480" w:lineRule="auto"/>
              <w:rPr>
                <w:rFonts w:eastAsia="Times New Roman" w:cs="Times New Roman"/>
                <w:color w:val="000000"/>
              </w:rPr>
              <w:pPrChange w:id="1528" w:author="Alex" w:date="2015-05-13T12:13:00Z">
                <w:pPr/>
              </w:pPrChange>
            </w:pPr>
          </w:p>
        </w:tc>
        <w:tc>
          <w:tcPr>
            <w:tcW w:w="1080" w:type="dxa"/>
            <w:shd w:val="clear" w:color="auto" w:fill="auto"/>
            <w:noWrap/>
            <w:vAlign w:val="bottom"/>
            <w:hideMark/>
            <w:tcPrChange w:id="1529" w:author="Alex" w:date="2015-05-12T22:08:00Z">
              <w:tcPr>
                <w:tcW w:w="1080" w:type="dxa"/>
                <w:tcBorders>
                  <w:top w:val="nil"/>
                  <w:left w:val="nil"/>
                  <w:bottom w:val="nil"/>
                  <w:right w:val="nil"/>
                </w:tcBorders>
                <w:shd w:val="clear" w:color="auto" w:fill="auto"/>
                <w:noWrap/>
                <w:vAlign w:val="bottom"/>
                <w:hideMark/>
              </w:tcPr>
            </w:tcPrChange>
          </w:tcPr>
          <w:p w14:paraId="145617DD" w14:textId="77777777" w:rsidR="001B315C" w:rsidRPr="001E61A8" w:rsidRDefault="001B315C" w:rsidP="00570380">
            <w:pPr>
              <w:spacing w:line="480" w:lineRule="auto"/>
              <w:rPr>
                <w:rFonts w:eastAsia="Times New Roman" w:cs="Times New Roman"/>
                <w:color w:val="000000"/>
              </w:rPr>
              <w:pPrChange w:id="1530" w:author="Alex" w:date="2015-05-13T12:13:00Z">
                <w:pPr/>
              </w:pPrChange>
            </w:pPr>
          </w:p>
        </w:tc>
        <w:tc>
          <w:tcPr>
            <w:tcW w:w="2475" w:type="dxa"/>
            <w:shd w:val="clear" w:color="auto" w:fill="auto"/>
            <w:noWrap/>
            <w:vAlign w:val="bottom"/>
            <w:hideMark/>
            <w:tcPrChange w:id="1531" w:author="Alex" w:date="2015-05-12T22:08:00Z">
              <w:tcPr>
                <w:tcW w:w="2475" w:type="dxa"/>
                <w:tcBorders>
                  <w:top w:val="nil"/>
                  <w:left w:val="nil"/>
                  <w:bottom w:val="nil"/>
                  <w:right w:val="nil"/>
                </w:tcBorders>
                <w:shd w:val="clear" w:color="auto" w:fill="auto"/>
                <w:noWrap/>
                <w:vAlign w:val="bottom"/>
                <w:hideMark/>
              </w:tcPr>
            </w:tcPrChange>
          </w:tcPr>
          <w:p w14:paraId="45DE23FF" w14:textId="77777777" w:rsidR="001B315C" w:rsidRPr="001E61A8" w:rsidRDefault="001B315C" w:rsidP="00570380">
            <w:pPr>
              <w:spacing w:line="480" w:lineRule="auto"/>
              <w:rPr>
                <w:rFonts w:eastAsia="Times New Roman" w:cs="Times New Roman"/>
                <w:color w:val="000000"/>
              </w:rPr>
              <w:pPrChange w:id="1532" w:author="Alex" w:date="2015-05-13T12:13:00Z">
                <w:pPr/>
              </w:pPrChange>
            </w:pPr>
          </w:p>
        </w:tc>
      </w:tr>
      <w:tr w:rsidR="00266106" w:rsidRPr="001E61A8" w14:paraId="3C5A846B" w14:textId="77777777" w:rsidTr="00D400F8">
        <w:trPr>
          <w:trHeight w:val="300"/>
          <w:trPrChange w:id="1533" w:author="Alex" w:date="2015-05-12T22:08:00Z">
            <w:trPr>
              <w:trHeight w:val="300"/>
            </w:trPr>
          </w:trPrChange>
        </w:trPr>
        <w:tc>
          <w:tcPr>
            <w:tcW w:w="1095" w:type="dxa"/>
            <w:shd w:val="clear" w:color="auto" w:fill="auto"/>
            <w:noWrap/>
            <w:vAlign w:val="bottom"/>
            <w:hideMark/>
            <w:tcPrChange w:id="1534" w:author="Alex" w:date="2015-05-12T22:08:00Z">
              <w:tcPr>
                <w:tcW w:w="1095" w:type="dxa"/>
                <w:tcBorders>
                  <w:top w:val="nil"/>
                  <w:left w:val="nil"/>
                  <w:bottom w:val="nil"/>
                  <w:right w:val="nil"/>
                </w:tcBorders>
                <w:shd w:val="clear" w:color="auto" w:fill="auto"/>
                <w:noWrap/>
                <w:vAlign w:val="bottom"/>
                <w:hideMark/>
              </w:tcPr>
            </w:tcPrChange>
          </w:tcPr>
          <w:p w14:paraId="06A043C7" w14:textId="77777777" w:rsidR="001B315C" w:rsidRPr="001E61A8" w:rsidRDefault="001B315C" w:rsidP="00570380">
            <w:pPr>
              <w:spacing w:line="480" w:lineRule="auto"/>
              <w:rPr>
                <w:rFonts w:eastAsia="Times New Roman" w:cs="Times New Roman"/>
                <w:color w:val="000000"/>
              </w:rPr>
              <w:pPrChange w:id="1535" w:author="Alex" w:date="2015-05-13T12:13:00Z">
                <w:pPr/>
              </w:pPrChange>
            </w:pPr>
            <w:r w:rsidRPr="001E61A8">
              <w:rPr>
                <w:rFonts w:eastAsia="Times New Roman" w:cs="Times New Roman"/>
                <w:color w:val="000000"/>
              </w:rPr>
              <w:lastRenderedPageBreak/>
              <w:t>W407Q</w:t>
            </w:r>
          </w:p>
        </w:tc>
        <w:tc>
          <w:tcPr>
            <w:tcW w:w="1080" w:type="dxa"/>
            <w:shd w:val="clear" w:color="auto" w:fill="auto"/>
            <w:noWrap/>
            <w:vAlign w:val="bottom"/>
            <w:hideMark/>
            <w:tcPrChange w:id="1536" w:author="Alex" w:date="2015-05-12T22:08:00Z">
              <w:tcPr>
                <w:tcW w:w="1080" w:type="dxa"/>
                <w:tcBorders>
                  <w:top w:val="nil"/>
                  <w:left w:val="nil"/>
                  <w:bottom w:val="nil"/>
                  <w:right w:val="nil"/>
                </w:tcBorders>
                <w:shd w:val="clear" w:color="auto" w:fill="auto"/>
                <w:noWrap/>
                <w:vAlign w:val="bottom"/>
                <w:hideMark/>
              </w:tcPr>
            </w:tcPrChange>
          </w:tcPr>
          <w:p w14:paraId="4D54CBAF"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537" w:author="Alex" w:date="2015-05-13T12:13:00Z">
                <w:pPr>
                  <w:jc w:val="right"/>
                </w:pPr>
              </w:pPrChange>
            </w:pPr>
            <w:r w:rsidRPr="001E61A8">
              <w:rPr>
                <w:rFonts w:eastAsia="Times New Roman" w:cs="Times New Roman"/>
                <w:color w:val="000000"/>
              </w:rPr>
              <w:t>0.1</w:t>
            </w:r>
          </w:p>
        </w:tc>
        <w:tc>
          <w:tcPr>
            <w:tcW w:w="900" w:type="dxa"/>
            <w:shd w:val="clear" w:color="auto" w:fill="auto"/>
            <w:noWrap/>
            <w:vAlign w:val="bottom"/>
            <w:hideMark/>
            <w:tcPrChange w:id="1538" w:author="Alex" w:date="2015-05-12T22:08:00Z">
              <w:tcPr>
                <w:tcW w:w="900" w:type="dxa"/>
                <w:tcBorders>
                  <w:top w:val="nil"/>
                  <w:left w:val="nil"/>
                  <w:bottom w:val="nil"/>
                  <w:right w:val="nil"/>
                </w:tcBorders>
                <w:shd w:val="clear" w:color="auto" w:fill="auto"/>
                <w:noWrap/>
                <w:vAlign w:val="bottom"/>
                <w:hideMark/>
              </w:tcPr>
            </w:tcPrChange>
          </w:tcPr>
          <w:p w14:paraId="4916E0B9" w14:textId="77777777" w:rsidR="001B315C" w:rsidRPr="001E61A8" w:rsidRDefault="001B315C" w:rsidP="00570380">
            <w:pPr>
              <w:spacing w:line="480" w:lineRule="auto"/>
              <w:rPr>
                <w:rFonts w:eastAsia="Times New Roman" w:cs="Times New Roman"/>
                <w:color w:val="000000"/>
              </w:rPr>
              <w:pPrChange w:id="1539"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1540" w:author="Alex" w:date="2015-05-12T22:08:00Z">
              <w:tcPr>
                <w:tcW w:w="1710" w:type="dxa"/>
                <w:tcBorders>
                  <w:top w:val="nil"/>
                  <w:left w:val="nil"/>
                  <w:bottom w:val="nil"/>
                  <w:right w:val="nil"/>
                </w:tcBorders>
                <w:shd w:val="clear" w:color="auto" w:fill="auto"/>
                <w:noWrap/>
                <w:vAlign w:val="bottom"/>
                <w:hideMark/>
              </w:tcPr>
            </w:tcPrChange>
          </w:tcPr>
          <w:p w14:paraId="0DB8057B" w14:textId="77777777" w:rsidR="001B315C" w:rsidRPr="001E61A8" w:rsidRDefault="001B315C" w:rsidP="00570380">
            <w:pPr>
              <w:spacing w:line="480" w:lineRule="auto"/>
              <w:rPr>
                <w:rFonts w:eastAsia="Times New Roman" w:cs="Times New Roman"/>
                <w:color w:val="000000"/>
              </w:rPr>
              <w:pPrChange w:id="1541" w:author="Alex" w:date="2015-05-13T12:13:00Z">
                <w:pPr/>
              </w:pPrChange>
            </w:pPr>
          </w:p>
        </w:tc>
        <w:tc>
          <w:tcPr>
            <w:tcW w:w="1350" w:type="dxa"/>
            <w:shd w:val="clear" w:color="auto" w:fill="auto"/>
            <w:noWrap/>
            <w:vAlign w:val="bottom"/>
            <w:hideMark/>
            <w:tcPrChange w:id="1542" w:author="Alex" w:date="2015-05-12T22:08:00Z">
              <w:tcPr>
                <w:tcW w:w="1350" w:type="dxa"/>
                <w:tcBorders>
                  <w:top w:val="nil"/>
                  <w:left w:val="nil"/>
                  <w:bottom w:val="nil"/>
                  <w:right w:val="nil"/>
                </w:tcBorders>
                <w:shd w:val="clear" w:color="auto" w:fill="auto"/>
                <w:noWrap/>
                <w:vAlign w:val="bottom"/>
                <w:hideMark/>
              </w:tcPr>
            </w:tcPrChange>
          </w:tcPr>
          <w:p w14:paraId="67B70537" w14:textId="77777777" w:rsidR="001B315C" w:rsidRPr="001E61A8" w:rsidRDefault="001B315C" w:rsidP="00570380">
            <w:pPr>
              <w:spacing w:line="480" w:lineRule="auto"/>
              <w:rPr>
                <w:rFonts w:eastAsia="Times New Roman" w:cs="Times New Roman"/>
                <w:color w:val="000000"/>
              </w:rPr>
              <w:pPrChange w:id="1543" w:author="Alex" w:date="2015-05-13T12:13:00Z">
                <w:pPr/>
              </w:pPrChange>
            </w:pPr>
          </w:p>
        </w:tc>
        <w:tc>
          <w:tcPr>
            <w:tcW w:w="1080" w:type="dxa"/>
            <w:shd w:val="clear" w:color="auto" w:fill="auto"/>
            <w:noWrap/>
            <w:vAlign w:val="bottom"/>
            <w:hideMark/>
            <w:tcPrChange w:id="1544" w:author="Alex" w:date="2015-05-12T22:08:00Z">
              <w:tcPr>
                <w:tcW w:w="1080" w:type="dxa"/>
                <w:tcBorders>
                  <w:top w:val="nil"/>
                  <w:left w:val="nil"/>
                  <w:bottom w:val="nil"/>
                  <w:right w:val="nil"/>
                </w:tcBorders>
                <w:shd w:val="clear" w:color="auto" w:fill="auto"/>
                <w:noWrap/>
                <w:vAlign w:val="bottom"/>
                <w:hideMark/>
              </w:tcPr>
            </w:tcPrChange>
          </w:tcPr>
          <w:p w14:paraId="734FFE65" w14:textId="77777777" w:rsidR="001B315C" w:rsidRPr="001E61A8" w:rsidRDefault="001B315C" w:rsidP="00570380">
            <w:pPr>
              <w:spacing w:line="480" w:lineRule="auto"/>
              <w:rPr>
                <w:rFonts w:eastAsia="Times New Roman" w:cs="Times New Roman"/>
                <w:color w:val="000000"/>
              </w:rPr>
              <w:pPrChange w:id="1545" w:author="Alex" w:date="2015-05-13T12:13:00Z">
                <w:pPr/>
              </w:pPrChange>
            </w:pPr>
          </w:p>
        </w:tc>
        <w:tc>
          <w:tcPr>
            <w:tcW w:w="2475" w:type="dxa"/>
            <w:shd w:val="clear" w:color="auto" w:fill="auto"/>
            <w:noWrap/>
            <w:vAlign w:val="bottom"/>
            <w:hideMark/>
            <w:tcPrChange w:id="1546" w:author="Alex" w:date="2015-05-12T22:08:00Z">
              <w:tcPr>
                <w:tcW w:w="2475" w:type="dxa"/>
                <w:tcBorders>
                  <w:top w:val="nil"/>
                  <w:left w:val="nil"/>
                  <w:bottom w:val="nil"/>
                  <w:right w:val="nil"/>
                </w:tcBorders>
                <w:shd w:val="clear" w:color="auto" w:fill="auto"/>
                <w:noWrap/>
                <w:vAlign w:val="bottom"/>
                <w:hideMark/>
              </w:tcPr>
            </w:tcPrChange>
          </w:tcPr>
          <w:p w14:paraId="5EDF6CB7" w14:textId="77777777" w:rsidR="001B315C" w:rsidRPr="001E61A8" w:rsidRDefault="001B315C" w:rsidP="00570380">
            <w:pPr>
              <w:spacing w:line="480" w:lineRule="auto"/>
              <w:rPr>
                <w:rFonts w:eastAsia="Times New Roman" w:cs="Times New Roman"/>
                <w:color w:val="000000"/>
              </w:rPr>
              <w:pPrChange w:id="1547" w:author="Alex" w:date="2015-05-13T12:13:00Z">
                <w:pPr/>
              </w:pPrChange>
            </w:pPr>
          </w:p>
        </w:tc>
      </w:tr>
      <w:tr w:rsidR="00266106" w:rsidRPr="001E61A8" w14:paraId="76A1067A" w14:textId="77777777" w:rsidTr="00D400F8">
        <w:trPr>
          <w:trHeight w:val="300"/>
          <w:trPrChange w:id="1548" w:author="Alex" w:date="2015-05-12T22:08:00Z">
            <w:trPr>
              <w:trHeight w:val="300"/>
            </w:trPr>
          </w:trPrChange>
        </w:trPr>
        <w:tc>
          <w:tcPr>
            <w:tcW w:w="1095" w:type="dxa"/>
            <w:shd w:val="clear" w:color="auto" w:fill="auto"/>
            <w:noWrap/>
            <w:vAlign w:val="bottom"/>
            <w:hideMark/>
            <w:tcPrChange w:id="1549" w:author="Alex" w:date="2015-05-12T22:08:00Z">
              <w:tcPr>
                <w:tcW w:w="1095" w:type="dxa"/>
                <w:tcBorders>
                  <w:top w:val="nil"/>
                  <w:left w:val="nil"/>
                  <w:bottom w:val="nil"/>
                  <w:right w:val="nil"/>
                </w:tcBorders>
                <w:shd w:val="clear" w:color="auto" w:fill="auto"/>
                <w:noWrap/>
                <w:vAlign w:val="bottom"/>
                <w:hideMark/>
              </w:tcPr>
            </w:tcPrChange>
          </w:tcPr>
          <w:p w14:paraId="7796D1D6" w14:textId="77777777" w:rsidR="001B315C" w:rsidRPr="001E61A8" w:rsidRDefault="001B315C" w:rsidP="00570380">
            <w:pPr>
              <w:spacing w:line="480" w:lineRule="auto"/>
              <w:rPr>
                <w:rFonts w:eastAsia="Times New Roman" w:cs="Times New Roman"/>
                <w:color w:val="000000"/>
              </w:rPr>
              <w:pPrChange w:id="1550" w:author="Alex" w:date="2015-05-13T12:13:00Z">
                <w:pPr/>
              </w:pPrChange>
            </w:pPr>
            <w:r w:rsidRPr="001E61A8">
              <w:rPr>
                <w:rFonts w:eastAsia="Times New Roman" w:cs="Times New Roman"/>
                <w:color w:val="000000"/>
              </w:rPr>
              <w:t>W407R</w:t>
            </w:r>
          </w:p>
        </w:tc>
        <w:tc>
          <w:tcPr>
            <w:tcW w:w="1080" w:type="dxa"/>
            <w:shd w:val="clear" w:color="auto" w:fill="auto"/>
            <w:noWrap/>
            <w:vAlign w:val="bottom"/>
            <w:hideMark/>
            <w:tcPrChange w:id="1551" w:author="Alex" w:date="2015-05-12T22:08:00Z">
              <w:tcPr>
                <w:tcW w:w="1080" w:type="dxa"/>
                <w:tcBorders>
                  <w:top w:val="nil"/>
                  <w:left w:val="nil"/>
                  <w:bottom w:val="nil"/>
                  <w:right w:val="nil"/>
                </w:tcBorders>
                <w:shd w:val="clear" w:color="auto" w:fill="auto"/>
                <w:noWrap/>
                <w:vAlign w:val="bottom"/>
                <w:hideMark/>
              </w:tcPr>
            </w:tcPrChange>
          </w:tcPr>
          <w:p w14:paraId="6FFCFE31"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552" w:author="Alex" w:date="2015-05-13T12:13:00Z">
                <w:pPr>
                  <w:jc w:val="right"/>
                </w:pPr>
              </w:pPrChange>
            </w:pPr>
            <w:r w:rsidRPr="001E61A8">
              <w:rPr>
                <w:rFonts w:eastAsia="Times New Roman" w:cs="Times New Roman"/>
                <w:color w:val="000000"/>
              </w:rPr>
              <w:t>0.15</w:t>
            </w:r>
          </w:p>
        </w:tc>
        <w:tc>
          <w:tcPr>
            <w:tcW w:w="900" w:type="dxa"/>
            <w:shd w:val="clear" w:color="auto" w:fill="auto"/>
            <w:noWrap/>
            <w:vAlign w:val="bottom"/>
            <w:hideMark/>
            <w:tcPrChange w:id="1553" w:author="Alex" w:date="2015-05-12T22:08:00Z">
              <w:tcPr>
                <w:tcW w:w="900" w:type="dxa"/>
                <w:tcBorders>
                  <w:top w:val="nil"/>
                  <w:left w:val="nil"/>
                  <w:bottom w:val="nil"/>
                  <w:right w:val="nil"/>
                </w:tcBorders>
                <w:shd w:val="clear" w:color="auto" w:fill="auto"/>
                <w:noWrap/>
                <w:vAlign w:val="bottom"/>
                <w:hideMark/>
              </w:tcPr>
            </w:tcPrChange>
          </w:tcPr>
          <w:p w14:paraId="57B09CF4" w14:textId="77777777" w:rsidR="001B315C" w:rsidRPr="001E61A8" w:rsidRDefault="001B315C" w:rsidP="00570380">
            <w:pPr>
              <w:spacing w:line="480" w:lineRule="auto"/>
              <w:rPr>
                <w:rFonts w:eastAsia="Times New Roman" w:cs="Times New Roman"/>
                <w:color w:val="000000"/>
              </w:rPr>
              <w:pPrChange w:id="1554"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1555" w:author="Alex" w:date="2015-05-12T22:08:00Z">
              <w:tcPr>
                <w:tcW w:w="1710" w:type="dxa"/>
                <w:tcBorders>
                  <w:top w:val="nil"/>
                  <w:left w:val="nil"/>
                  <w:bottom w:val="nil"/>
                  <w:right w:val="nil"/>
                </w:tcBorders>
                <w:shd w:val="clear" w:color="auto" w:fill="auto"/>
                <w:noWrap/>
                <w:vAlign w:val="bottom"/>
                <w:hideMark/>
              </w:tcPr>
            </w:tcPrChange>
          </w:tcPr>
          <w:p w14:paraId="2D821FEC" w14:textId="77777777" w:rsidR="001B315C" w:rsidRPr="001E61A8" w:rsidRDefault="001B315C" w:rsidP="00570380">
            <w:pPr>
              <w:spacing w:line="480" w:lineRule="auto"/>
              <w:rPr>
                <w:rFonts w:eastAsia="Times New Roman" w:cs="Times New Roman"/>
                <w:color w:val="000000"/>
              </w:rPr>
              <w:pPrChange w:id="1556" w:author="Alex" w:date="2015-05-13T12:13:00Z">
                <w:pPr/>
              </w:pPrChange>
            </w:pPr>
          </w:p>
        </w:tc>
        <w:tc>
          <w:tcPr>
            <w:tcW w:w="1350" w:type="dxa"/>
            <w:shd w:val="clear" w:color="auto" w:fill="auto"/>
            <w:noWrap/>
            <w:vAlign w:val="bottom"/>
            <w:hideMark/>
            <w:tcPrChange w:id="1557" w:author="Alex" w:date="2015-05-12T22:08:00Z">
              <w:tcPr>
                <w:tcW w:w="1350" w:type="dxa"/>
                <w:tcBorders>
                  <w:top w:val="nil"/>
                  <w:left w:val="nil"/>
                  <w:bottom w:val="nil"/>
                  <w:right w:val="nil"/>
                </w:tcBorders>
                <w:shd w:val="clear" w:color="auto" w:fill="auto"/>
                <w:noWrap/>
                <w:vAlign w:val="bottom"/>
                <w:hideMark/>
              </w:tcPr>
            </w:tcPrChange>
          </w:tcPr>
          <w:p w14:paraId="740F6E0F" w14:textId="77777777" w:rsidR="001B315C" w:rsidRPr="001E61A8" w:rsidRDefault="001B315C" w:rsidP="00570380">
            <w:pPr>
              <w:spacing w:line="480" w:lineRule="auto"/>
              <w:rPr>
                <w:rFonts w:eastAsia="Times New Roman" w:cs="Times New Roman"/>
                <w:color w:val="000000"/>
              </w:rPr>
              <w:pPrChange w:id="1558" w:author="Alex" w:date="2015-05-13T12:13:00Z">
                <w:pPr/>
              </w:pPrChange>
            </w:pPr>
          </w:p>
        </w:tc>
        <w:tc>
          <w:tcPr>
            <w:tcW w:w="1080" w:type="dxa"/>
            <w:shd w:val="clear" w:color="auto" w:fill="auto"/>
            <w:noWrap/>
            <w:vAlign w:val="bottom"/>
            <w:hideMark/>
            <w:tcPrChange w:id="1559" w:author="Alex" w:date="2015-05-12T22:08:00Z">
              <w:tcPr>
                <w:tcW w:w="1080" w:type="dxa"/>
                <w:tcBorders>
                  <w:top w:val="nil"/>
                  <w:left w:val="nil"/>
                  <w:bottom w:val="nil"/>
                  <w:right w:val="nil"/>
                </w:tcBorders>
                <w:shd w:val="clear" w:color="auto" w:fill="auto"/>
                <w:noWrap/>
                <w:vAlign w:val="bottom"/>
                <w:hideMark/>
              </w:tcPr>
            </w:tcPrChange>
          </w:tcPr>
          <w:p w14:paraId="0EFE20AD" w14:textId="77777777" w:rsidR="001B315C" w:rsidRPr="001E61A8" w:rsidRDefault="001B315C" w:rsidP="00570380">
            <w:pPr>
              <w:spacing w:line="480" w:lineRule="auto"/>
              <w:rPr>
                <w:rFonts w:eastAsia="Times New Roman" w:cs="Times New Roman"/>
                <w:color w:val="000000"/>
              </w:rPr>
              <w:pPrChange w:id="1560" w:author="Alex" w:date="2015-05-13T12:13:00Z">
                <w:pPr/>
              </w:pPrChange>
            </w:pPr>
          </w:p>
        </w:tc>
        <w:tc>
          <w:tcPr>
            <w:tcW w:w="2475" w:type="dxa"/>
            <w:shd w:val="clear" w:color="auto" w:fill="auto"/>
            <w:noWrap/>
            <w:vAlign w:val="bottom"/>
            <w:hideMark/>
            <w:tcPrChange w:id="1561" w:author="Alex" w:date="2015-05-12T22:08:00Z">
              <w:tcPr>
                <w:tcW w:w="2475" w:type="dxa"/>
                <w:tcBorders>
                  <w:top w:val="nil"/>
                  <w:left w:val="nil"/>
                  <w:bottom w:val="nil"/>
                  <w:right w:val="nil"/>
                </w:tcBorders>
                <w:shd w:val="clear" w:color="auto" w:fill="auto"/>
                <w:noWrap/>
                <w:vAlign w:val="bottom"/>
                <w:hideMark/>
              </w:tcPr>
            </w:tcPrChange>
          </w:tcPr>
          <w:p w14:paraId="46383DA0" w14:textId="77777777" w:rsidR="001B315C" w:rsidRPr="001E61A8" w:rsidRDefault="001B315C" w:rsidP="00570380">
            <w:pPr>
              <w:spacing w:line="480" w:lineRule="auto"/>
              <w:rPr>
                <w:rFonts w:eastAsia="Times New Roman" w:cs="Times New Roman"/>
                <w:color w:val="000000"/>
              </w:rPr>
              <w:pPrChange w:id="1562" w:author="Alex" w:date="2015-05-13T12:13:00Z">
                <w:pPr/>
              </w:pPrChange>
            </w:pPr>
          </w:p>
        </w:tc>
      </w:tr>
      <w:tr w:rsidR="00266106" w:rsidRPr="001E61A8" w14:paraId="4AC6E41D" w14:textId="77777777" w:rsidTr="00D400F8">
        <w:trPr>
          <w:trHeight w:val="300"/>
          <w:trPrChange w:id="1563" w:author="Alex" w:date="2015-05-12T22:08:00Z">
            <w:trPr>
              <w:trHeight w:val="300"/>
            </w:trPr>
          </w:trPrChange>
        </w:trPr>
        <w:tc>
          <w:tcPr>
            <w:tcW w:w="1095" w:type="dxa"/>
            <w:shd w:val="clear" w:color="auto" w:fill="auto"/>
            <w:noWrap/>
            <w:vAlign w:val="bottom"/>
            <w:hideMark/>
            <w:tcPrChange w:id="1564" w:author="Alex" w:date="2015-05-12T22:08:00Z">
              <w:tcPr>
                <w:tcW w:w="1095" w:type="dxa"/>
                <w:tcBorders>
                  <w:top w:val="nil"/>
                  <w:left w:val="nil"/>
                  <w:bottom w:val="nil"/>
                  <w:right w:val="nil"/>
                </w:tcBorders>
                <w:shd w:val="clear" w:color="auto" w:fill="auto"/>
                <w:noWrap/>
                <w:vAlign w:val="bottom"/>
                <w:hideMark/>
              </w:tcPr>
            </w:tcPrChange>
          </w:tcPr>
          <w:p w14:paraId="1A8270FB" w14:textId="77777777" w:rsidR="001B315C" w:rsidRPr="001E61A8" w:rsidRDefault="001B315C" w:rsidP="00570380">
            <w:pPr>
              <w:spacing w:line="480" w:lineRule="auto"/>
              <w:rPr>
                <w:rFonts w:eastAsia="Times New Roman" w:cs="Times New Roman"/>
                <w:color w:val="000000"/>
              </w:rPr>
              <w:pPrChange w:id="1565" w:author="Alex" w:date="2015-05-13T12:13:00Z">
                <w:pPr/>
              </w:pPrChange>
            </w:pPr>
            <w:r w:rsidRPr="001E61A8">
              <w:rPr>
                <w:rFonts w:eastAsia="Times New Roman" w:cs="Times New Roman"/>
                <w:color w:val="000000"/>
              </w:rPr>
              <w:t>W409A</w:t>
            </w:r>
          </w:p>
        </w:tc>
        <w:tc>
          <w:tcPr>
            <w:tcW w:w="1080" w:type="dxa"/>
            <w:shd w:val="clear" w:color="auto" w:fill="auto"/>
            <w:noWrap/>
            <w:vAlign w:val="bottom"/>
            <w:hideMark/>
            <w:tcPrChange w:id="1566" w:author="Alex" w:date="2015-05-12T22:08:00Z">
              <w:tcPr>
                <w:tcW w:w="1080" w:type="dxa"/>
                <w:tcBorders>
                  <w:top w:val="nil"/>
                  <w:left w:val="nil"/>
                  <w:bottom w:val="nil"/>
                  <w:right w:val="nil"/>
                </w:tcBorders>
                <w:shd w:val="clear" w:color="auto" w:fill="auto"/>
                <w:noWrap/>
                <w:vAlign w:val="bottom"/>
                <w:hideMark/>
              </w:tcPr>
            </w:tcPrChange>
          </w:tcPr>
          <w:p w14:paraId="19350E00"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567" w:author="Alex" w:date="2015-05-13T12:13:00Z">
                <w:pPr>
                  <w:jc w:val="right"/>
                </w:pPr>
              </w:pPrChange>
            </w:pPr>
            <w:r w:rsidRPr="001E61A8">
              <w:rPr>
                <w:rFonts w:eastAsia="Times New Roman" w:cs="Times New Roman"/>
                <w:color w:val="000000"/>
              </w:rPr>
              <w:t>0.1</w:t>
            </w:r>
          </w:p>
        </w:tc>
        <w:tc>
          <w:tcPr>
            <w:tcW w:w="900" w:type="dxa"/>
            <w:shd w:val="clear" w:color="auto" w:fill="auto"/>
            <w:noWrap/>
            <w:vAlign w:val="bottom"/>
            <w:hideMark/>
            <w:tcPrChange w:id="1568" w:author="Alex" w:date="2015-05-12T22:08:00Z">
              <w:tcPr>
                <w:tcW w:w="900" w:type="dxa"/>
                <w:tcBorders>
                  <w:top w:val="nil"/>
                  <w:left w:val="nil"/>
                  <w:bottom w:val="nil"/>
                  <w:right w:val="nil"/>
                </w:tcBorders>
                <w:shd w:val="clear" w:color="auto" w:fill="auto"/>
                <w:noWrap/>
                <w:vAlign w:val="bottom"/>
                <w:hideMark/>
              </w:tcPr>
            </w:tcPrChange>
          </w:tcPr>
          <w:p w14:paraId="2366CE0C" w14:textId="77777777" w:rsidR="001B315C" w:rsidRPr="001E61A8" w:rsidRDefault="001B315C" w:rsidP="00570380">
            <w:pPr>
              <w:spacing w:line="480" w:lineRule="auto"/>
              <w:rPr>
                <w:rFonts w:eastAsia="Times New Roman" w:cs="Times New Roman"/>
                <w:color w:val="000000"/>
              </w:rPr>
              <w:pPrChange w:id="1569" w:author="Alex" w:date="2015-05-13T12:13:00Z">
                <w:pPr/>
              </w:pPrChange>
            </w:pPr>
            <w:r w:rsidRPr="001E61A8">
              <w:rPr>
                <w:rFonts w:eastAsia="Times New Roman" w:cs="Times New Roman"/>
                <w:color w:val="000000"/>
              </w:rPr>
              <w:t>NDE</w:t>
            </w:r>
          </w:p>
        </w:tc>
        <w:tc>
          <w:tcPr>
            <w:tcW w:w="1710" w:type="dxa"/>
            <w:shd w:val="clear" w:color="auto" w:fill="auto"/>
            <w:noWrap/>
            <w:vAlign w:val="bottom"/>
            <w:hideMark/>
            <w:tcPrChange w:id="1570" w:author="Alex" w:date="2015-05-12T22:08:00Z">
              <w:tcPr>
                <w:tcW w:w="1710" w:type="dxa"/>
                <w:tcBorders>
                  <w:top w:val="nil"/>
                  <w:left w:val="nil"/>
                  <w:bottom w:val="nil"/>
                  <w:right w:val="nil"/>
                </w:tcBorders>
                <w:shd w:val="clear" w:color="auto" w:fill="auto"/>
                <w:noWrap/>
                <w:vAlign w:val="bottom"/>
                <w:hideMark/>
              </w:tcPr>
            </w:tcPrChange>
          </w:tcPr>
          <w:p w14:paraId="39FB771B" w14:textId="77777777" w:rsidR="001B315C" w:rsidRPr="001E61A8" w:rsidRDefault="001B315C" w:rsidP="00570380">
            <w:pPr>
              <w:spacing w:line="480" w:lineRule="auto"/>
              <w:rPr>
                <w:rFonts w:eastAsia="Times New Roman" w:cs="Times New Roman"/>
                <w:color w:val="000000"/>
              </w:rPr>
              <w:pPrChange w:id="1571" w:author="Alex" w:date="2015-05-13T12:13:00Z">
                <w:pPr/>
              </w:pPrChange>
            </w:pPr>
          </w:p>
        </w:tc>
        <w:tc>
          <w:tcPr>
            <w:tcW w:w="1350" w:type="dxa"/>
            <w:shd w:val="clear" w:color="auto" w:fill="auto"/>
            <w:noWrap/>
            <w:vAlign w:val="bottom"/>
            <w:hideMark/>
            <w:tcPrChange w:id="1572" w:author="Alex" w:date="2015-05-12T22:08:00Z">
              <w:tcPr>
                <w:tcW w:w="1350" w:type="dxa"/>
                <w:tcBorders>
                  <w:top w:val="nil"/>
                  <w:left w:val="nil"/>
                  <w:bottom w:val="nil"/>
                  <w:right w:val="nil"/>
                </w:tcBorders>
                <w:shd w:val="clear" w:color="auto" w:fill="auto"/>
                <w:noWrap/>
                <w:vAlign w:val="bottom"/>
                <w:hideMark/>
              </w:tcPr>
            </w:tcPrChange>
          </w:tcPr>
          <w:p w14:paraId="7F150AFD" w14:textId="77777777" w:rsidR="001B315C" w:rsidRPr="001E61A8" w:rsidRDefault="001B315C" w:rsidP="00570380">
            <w:pPr>
              <w:spacing w:line="480" w:lineRule="auto"/>
              <w:rPr>
                <w:rFonts w:eastAsia="Times New Roman" w:cs="Times New Roman"/>
                <w:color w:val="000000"/>
              </w:rPr>
              <w:pPrChange w:id="1573" w:author="Alex" w:date="2015-05-13T12:13:00Z">
                <w:pPr/>
              </w:pPrChange>
            </w:pPr>
          </w:p>
        </w:tc>
        <w:tc>
          <w:tcPr>
            <w:tcW w:w="1080" w:type="dxa"/>
            <w:shd w:val="clear" w:color="auto" w:fill="auto"/>
            <w:noWrap/>
            <w:vAlign w:val="bottom"/>
            <w:hideMark/>
            <w:tcPrChange w:id="1574" w:author="Alex" w:date="2015-05-12T22:08:00Z">
              <w:tcPr>
                <w:tcW w:w="1080" w:type="dxa"/>
                <w:tcBorders>
                  <w:top w:val="nil"/>
                  <w:left w:val="nil"/>
                  <w:bottom w:val="nil"/>
                  <w:right w:val="nil"/>
                </w:tcBorders>
                <w:shd w:val="clear" w:color="auto" w:fill="auto"/>
                <w:noWrap/>
                <w:vAlign w:val="bottom"/>
                <w:hideMark/>
              </w:tcPr>
            </w:tcPrChange>
          </w:tcPr>
          <w:p w14:paraId="6553975A" w14:textId="77777777" w:rsidR="001B315C" w:rsidRPr="001E61A8" w:rsidRDefault="001B315C" w:rsidP="00570380">
            <w:pPr>
              <w:spacing w:line="480" w:lineRule="auto"/>
              <w:rPr>
                <w:rFonts w:eastAsia="Times New Roman" w:cs="Times New Roman"/>
                <w:color w:val="000000"/>
              </w:rPr>
              <w:pPrChange w:id="1575" w:author="Alex" w:date="2015-05-13T12:13:00Z">
                <w:pPr/>
              </w:pPrChange>
            </w:pPr>
          </w:p>
        </w:tc>
        <w:tc>
          <w:tcPr>
            <w:tcW w:w="2475" w:type="dxa"/>
            <w:shd w:val="clear" w:color="auto" w:fill="auto"/>
            <w:noWrap/>
            <w:vAlign w:val="bottom"/>
            <w:hideMark/>
            <w:tcPrChange w:id="1576" w:author="Alex" w:date="2015-05-12T22:08:00Z">
              <w:tcPr>
                <w:tcW w:w="2475" w:type="dxa"/>
                <w:tcBorders>
                  <w:top w:val="nil"/>
                  <w:left w:val="nil"/>
                  <w:bottom w:val="nil"/>
                  <w:right w:val="nil"/>
                </w:tcBorders>
                <w:shd w:val="clear" w:color="auto" w:fill="auto"/>
                <w:noWrap/>
                <w:vAlign w:val="bottom"/>
                <w:hideMark/>
              </w:tcPr>
            </w:tcPrChange>
          </w:tcPr>
          <w:p w14:paraId="52E232E2" w14:textId="77777777" w:rsidR="001B315C" w:rsidRPr="001E61A8" w:rsidRDefault="001B315C" w:rsidP="00570380">
            <w:pPr>
              <w:spacing w:line="480" w:lineRule="auto"/>
              <w:rPr>
                <w:rFonts w:eastAsia="Times New Roman" w:cs="Times New Roman"/>
                <w:color w:val="000000"/>
              </w:rPr>
              <w:pPrChange w:id="1577" w:author="Alex" w:date="2015-05-13T12:13:00Z">
                <w:pPr/>
              </w:pPrChange>
            </w:pPr>
          </w:p>
        </w:tc>
      </w:tr>
      <w:tr w:rsidR="00266106" w:rsidRPr="001E61A8" w14:paraId="42113D34" w14:textId="77777777" w:rsidTr="00D400F8">
        <w:trPr>
          <w:trHeight w:val="300"/>
          <w:trPrChange w:id="1578" w:author="Alex" w:date="2015-05-12T22:08:00Z">
            <w:trPr>
              <w:trHeight w:val="300"/>
            </w:trPr>
          </w:trPrChange>
        </w:trPr>
        <w:tc>
          <w:tcPr>
            <w:tcW w:w="1095" w:type="dxa"/>
            <w:shd w:val="clear" w:color="auto" w:fill="auto"/>
            <w:noWrap/>
            <w:vAlign w:val="bottom"/>
            <w:hideMark/>
            <w:tcPrChange w:id="1579" w:author="Alex" w:date="2015-05-12T22:08:00Z">
              <w:tcPr>
                <w:tcW w:w="1095" w:type="dxa"/>
                <w:tcBorders>
                  <w:top w:val="nil"/>
                  <w:left w:val="nil"/>
                  <w:bottom w:val="nil"/>
                  <w:right w:val="nil"/>
                </w:tcBorders>
                <w:shd w:val="clear" w:color="auto" w:fill="auto"/>
                <w:noWrap/>
                <w:vAlign w:val="bottom"/>
                <w:hideMark/>
              </w:tcPr>
            </w:tcPrChange>
          </w:tcPr>
          <w:p w14:paraId="4B2A0879" w14:textId="77777777" w:rsidR="001B315C" w:rsidRPr="001E61A8" w:rsidRDefault="001B315C" w:rsidP="00570380">
            <w:pPr>
              <w:spacing w:line="480" w:lineRule="auto"/>
              <w:rPr>
                <w:rFonts w:eastAsia="Times New Roman" w:cs="Times New Roman"/>
                <w:color w:val="000000"/>
              </w:rPr>
              <w:pPrChange w:id="1580" w:author="Alex" w:date="2015-05-13T12:13:00Z">
                <w:pPr/>
              </w:pPrChange>
            </w:pPr>
            <w:r w:rsidRPr="001E61A8">
              <w:rPr>
                <w:rFonts w:eastAsia="Times New Roman" w:cs="Times New Roman"/>
                <w:color w:val="000000"/>
              </w:rPr>
              <w:t>K413A</w:t>
            </w:r>
          </w:p>
        </w:tc>
        <w:tc>
          <w:tcPr>
            <w:tcW w:w="1080" w:type="dxa"/>
            <w:shd w:val="clear" w:color="auto" w:fill="auto"/>
            <w:noWrap/>
            <w:vAlign w:val="bottom"/>
            <w:hideMark/>
            <w:tcPrChange w:id="1581" w:author="Alex" w:date="2015-05-12T22:08:00Z">
              <w:tcPr>
                <w:tcW w:w="1080" w:type="dxa"/>
                <w:tcBorders>
                  <w:top w:val="nil"/>
                  <w:left w:val="nil"/>
                  <w:bottom w:val="nil"/>
                  <w:right w:val="nil"/>
                </w:tcBorders>
                <w:shd w:val="clear" w:color="auto" w:fill="auto"/>
                <w:noWrap/>
                <w:vAlign w:val="bottom"/>
                <w:hideMark/>
              </w:tcPr>
            </w:tcPrChange>
          </w:tcPr>
          <w:p w14:paraId="2693DEED"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582" w:author="Alex" w:date="2015-05-13T12:13:00Z">
                <w:pPr>
                  <w:jc w:val="right"/>
                </w:pPr>
              </w:pPrChange>
            </w:pPr>
            <w:r w:rsidRPr="001E61A8">
              <w:rPr>
                <w:rFonts w:eastAsia="Times New Roman" w:cs="Times New Roman"/>
                <w:color w:val="000000"/>
              </w:rPr>
              <w:t>1.11</w:t>
            </w:r>
          </w:p>
        </w:tc>
        <w:tc>
          <w:tcPr>
            <w:tcW w:w="900" w:type="dxa"/>
            <w:shd w:val="clear" w:color="auto" w:fill="auto"/>
            <w:noWrap/>
            <w:vAlign w:val="bottom"/>
            <w:hideMark/>
            <w:tcPrChange w:id="1583" w:author="Alex" w:date="2015-05-12T22:08:00Z">
              <w:tcPr>
                <w:tcW w:w="900" w:type="dxa"/>
                <w:tcBorders>
                  <w:top w:val="nil"/>
                  <w:left w:val="nil"/>
                  <w:bottom w:val="nil"/>
                  <w:right w:val="nil"/>
                </w:tcBorders>
                <w:shd w:val="clear" w:color="auto" w:fill="auto"/>
                <w:noWrap/>
                <w:vAlign w:val="bottom"/>
                <w:hideMark/>
              </w:tcPr>
            </w:tcPrChange>
          </w:tcPr>
          <w:p w14:paraId="11DC0331" w14:textId="77777777" w:rsidR="001B315C" w:rsidRPr="001E61A8" w:rsidRDefault="001B315C" w:rsidP="00570380">
            <w:pPr>
              <w:spacing w:line="480" w:lineRule="auto"/>
              <w:rPr>
                <w:rFonts w:eastAsia="Times New Roman" w:cs="Times New Roman"/>
                <w:color w:val="000000"/>
              </w:rPr>
              <w:pPrChange w:id="1584" w:author="Alex" w:date="2015-05-13T12:13:00Z">
                <w:pPr/>
              </w:pPrChange>
            </w:pPr>
          </w:p>
        </w:tc>
        <w:tc>
          <w:tcPr>
            <w:tcW w:w="1710" w:type="dxa"/>
            <w:shd w:val="clear" w:color="auto" w:fill="auto"/>
            <w:noWrap/>
            <w:vAlign w:val="bottom"/>
            <w:hideMark/>
            <w:tcPrChange w:id="1585" w:author="Alex" w:date="2015-05-12T22:08:00Z">
              <w:tcPr>
                <w:tcW w:w="1710" w:type="dxa"/>
                <w:tcBorders>
                  <w:top w:val="nil"/>
                  <w:left w:val="nil"/>
                  <w:bottom w:val="nil"/>
                  <w:right w:val="nil"/>
                </w:tcBorders>
                <w:shd w:val="clear" w:color="auto" w:fill="auto"/>
                <w:noWrap/>
                <w:vAlign w:val="bottom"/>
                <w:hideMark/>
              </w:tcPr>
            </w:tcPrChange>
          </w:tcPr>
          <w:p w14:paraId="40732127" w14:textId="77777777" w:rsidR="001B315C" w:rsidRPr="001E61A8" w:rsidRDefault="001B315C" w:rsidP="00570380">
            <w:pPr>
              <w:spacing w:line="480" w:lineRule="auto"/>
              <w:rPr>
                <w:rFonts w:eastAsia="Times New Roman" w:cs="Times New Roman"/>
                <w:color w:val="000000"/>
              </w:rPr>
              <w:pPrChange w:id="1586" w:author="Alex" w:date="2015-05-13T12:13:00Z">
                <w:pPr/>
              </w:pPrChange>
            </w:pPr>
            <w:r w:rsidRPr="001E61A8">
              <w:rPr>
                <w:rFonts w:eastAsia="Times New Roman" w:cs="Times New Roman"/>
                <w:color w:val="000000"/>
              </w:rPr>
              <w:t>2.92 ± 0.48</w:t>
            </w:r>
          </w:p>
        </w:tc>
        <w:tc>
          <w:tcPr>
            <w:tcW w:w="1350" w:type="dxa"/>
            <w:shd w:val="clear" w:color="auto" w:fill="auto"/>
            <w:noWrap/>
            <w:vAlign w:val="bottom"/>
            <w:hideMark/>
            <w:tcPrChange w:id="1587" w:author="Alex" w:date="2015-05-12T22:08:00Z">
              <w:tcPr>
                <w:tcW w:w="1350" w:type="dxa"/>
                <w:tcBorders>
                  <w:top w:val="nil"/>
                  <w:left w:val="nil"/>
                  <w:bottom w:val="nil"/>
                  <w:right w:val="nil"/>
                </w:tcBorders>
                <w:shd w:val="clear" w:color="auto" w:fill="auto"/>
                <w:noWrap/>
                <w:vAlign w:val="bottom"/>
                <w:hideMark/>
              </w:tcPr>
            </w:tcPrChange>
          </w:tcPr>
          <w:p w14:paraId="1BCBB168" w14:textId="77777777" w:rsidR="001B315C" w:rsidRPr="001E61A8" w:rsidRDefault="001B315C" w:rsidP="00570380">
            <w:pPr>
              <w:spacing w:line="480" w:lineRule="auto"/>
              <w:rPr>
                <w:rFonts w:eastAsia="Times New Roman" w:cs="Times New Roman"/>
                <w:color w:val="000000"/>
              </w:rPr>
              <w:pPrChange w:id="1588" w:author="Alex" w:date="2015-05-13T12:13:00Z">
                <w:pPr/>
              </w:pPrChange>
            </w:pPr>
            <w:r w:rsidRPr="001E61A8">
              <w:rPr>
                <w:rFonts w:eastAsia="Times New Roman" w:cs="Times New Roman"/>
                <w:color w:val="000000"/>
              </w:rPr>
              <w:t>835 ± 33</w:t>
            </w:r>
          </w:p>
        </w:tc>
        <w:tc>
          <w:tcPr>
            <w:tcW w:w="1080" w:type="dxa"/>
            <w:shd w:val="clear" w:color="auto" w:fill="auto"/>
            <w:noWrap/>
            <w:vAlign w:val="bottom"/>
            <w:hideMark/>
            <w:tcPrChange w:id="1589" w:author="Alex" w:date="2015-05-12T22:08:00Z">
              <w:tcPr>
                <w:tcW w:w="1080" w:type="dxa"/>
                <w:tcBorders>
                  <w:top w:val="nil"/>
                  <w:left w:val="nil"/>
                  <w:bottom w:val="nil"/>
                  <w:right w:val="nil"/>
                </w:tcBorders>
                <w:shd w:val="clear" w:color="auto" w:fill="auto"/>
                <w:noWrap/>
                <w:vAlign w:val="bottom"/>
                <w:hideMark/>
              </w:tcPr>
            </w:tcPrChange>
          </w:tcPr>
          <w:p w14:paraId="7061AD42" w14:textId="77777777" w:rsidR="001B315C" w:rsidRPr="001E61A8" w:rsidRDefault="001B315C" w:rsidP="00570380">
            <w:pPr>
              <w:spacing w:line="480" w:lineRule="auto"/>
              <w:rPr>
                <w:rFonts w:eastAsia="Times New Roman" w:cs="Times New Roman"/>
                <w:color w:val="000000"/>
              </w:rPr>
              <w:pPrChange w:id="1590" w:author="Alex" w:date="2015-05-13T12:13:00Z">
                <w:pPr/>
              </w:pPrChange>
            </w:pPr>
          </w:p>
        </w:tc>
        <w:tc>
          <w:tcPr>
            <w:tcW w:w="2475" w:type="dxa"/>
            <w:shd w:val="clear" w:color="auto" w:fill="auto"/>
            <w:noWrap/>
            <w:vAlign w:val="bottom"/>
            <w:hideMark/>
            <w:tcPrChange w:id="1591" w:author="Alex" w:date="2015-05-12T22:08:00Z">
              <w:tcPr>
                <w:tcW w:w="2475" w:type="dxa"/>
                <w:tcBorders>
                  <w:top w:val="nil"/>
                  <w:left w:val="nil"/>
                  <w:bottom w:val="nil"/>
                  <w:right w:val="nil"/>
                </w:tcBorders>
                <w:shd w:val="clear" w:color="auto" w:fill="auto"/>
                <w:noWrap/>
                <w:vAlign w:val="bottom"/>
                <w:hideMark/>
              </w:tcPr>
            </w:tcPrChange>
          </w:tcPr>
          <w:p w14:paraId="6E40ABF1" w14:textId="77777777" w:rsidR="001B315C" w:rsidRPr="001E61A8" w:rsidRDefault="001B315C" w:rsidP="00570380">
            <w:pPr>
              <w:spacing w:line="480" w:lineRule="auto"/>
              <w:rPr>
                <w:rFonts w:eastAsia="Times New Roman" w:cs="Times New Roman"/>
                <w:color w:val="000000"/>
              </w:rPr>
              <w:pPrChange w:id="1592" w:author="Alex" w:date="2015-05-13T12:13:00Z">
                <w:pPr/>
              </w:pPrChange>
            </w:pPr>
            <w:r w:rsidRPr="001E61A8">
              <w:rPr>
                <w:rFonts w:eastAsia="Times New Roman" w:cs="Times New Roman"/>
                <w:color w:val="000000"/>
              </w:rPr>
              <w:t>285,858 ± 48,589</w:t>
            </w:r>
          </w:p>
        </w:tc>
      </w:tr>
      <w:tr w:rsidR="00266106" w:rsidRPr="001E61A8" w14:paraId="617AE183" w14:textId="77777777" w:rsidTr="00D400F8">
        <w:trPr>
          <w:trHeight w:val="300"/>
          <w:trPrChange w:id="1593" w:author="Alex" w:date="2015-05-12T22:08:00Z">
            <w:trPr>
              <w:trHeight w:val="300"/>
            </w:trPr>
          </w:trPrChange>
        </w:trPr>
        <w:tc>
          <w:tcPr>
            <w:tcW w:w="1095" w:type="dxa"/>
            <w:shd w:val="clear" w:color="auto" w:fill="auto"/>
            <w:noWrap/>
            <w:vAlign w:val="bottom"/>
            <w:hideMark/>
            <w:tcPrChange w:id="1594" w:author="Alex" w:date="2015-05-12T22:08:00Z">
              <w:tcPr>
                <w:tcW w:w="1095" w:type="dxa"/>
                <w:tcBorders>
                  <w:top w:val="nil"/>
                  <w:left w:val="nil"/>
                  <w:bottom w:val="nil"/>
                  <w:right w:val="nil"/>
                </w:tcBorders>
                <w:shd w:val="clear" w:color="auto" w:fill="auto"/>
                <w:noWrap/>
                <w:vAlign w:val="bottom"/>
                <w:hideMark/>
              </w:tcPr>
            </w:tcPrChange>
          </w:tcPr>
          <w:p w14:paraId="2A65C916" w14:textId="77777777" w:rsidR="001B315C" w:rsidRPr="001E61A8" w:rsidRDefault="001B315C" w:rsidP="00570380">
            <w:pPr>
              <w:spacing w:line="480" w:lineRule="auto"/>
              <w:rPr>
                <w:rFonts w:eastAsia="Times New Roman" w:cs="Times New Roman"/>
                <w:color w:val="000000"/>
              </w:rPr>
              <w:pPrChange w:id="1595" w:author="Alex" w:date="2015-05-13T12:13:00Z">
                <w:pPr/>
              </w:pPrChange>
            </w:pPr>
            <w:r w:rsidRPr="001E61A8">
              <w:rPr>
                <w:rFonts w:eastAsia="Times New Roman" w:cs="Times New Roman"/>
                <w:color w:val="000000"/>
              </w:rPr>
              <w:t>F415A</w:t>
            </w:r>
          </w:p>
        </w:tc>
        <w:tc>
          <w:tcPr>
            <w:tcW w:w="1080" w:type="dxa"/>
            <w:shd w:val="clear" w:color="auto" w:fill="auto"/>
            <w:noWrap/>
            <w:vAlign w:val="bottom"/>
            <w:hideMark/>
            <w:tcPrChange w:id="1596" w:author="Alex" w:date="2015-05-12T22:08:00Z">
              <w:tcPr>
                <w:tcW w:w="1080" w:type="dxa"/>
                <w:tcBorders>
                  <w:top w:val="nil"/>
                  <w:left w:val="nil"/>
                  <w:bottom w:val="nil"/>
                  <w:right w:val="nil"/>
                </w:tcBorders>
                <w:shd w:val="clear" w:color="auto" w:fill="auto"/>
                <w:noWrap/>
                <w:vAlign w:val="bottom"/>
                <w:hideMark/>
              </w:tcPr>
            </w:tcPrChange>
          </w:tcPr>
          <w:p w14:paraId="1DE018A0"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597" w:author="Alex" w:date="2015-05-13T12:13:00Z">
                <w:pPr>
                  <w:jc w:val="right"/>
                </w:pPr>
              </w:pPrChange>
            </w:pPr>
            <w:r w:rsidRPr="001E61A8">
              <w:rPr>
                <w:rFonts w:eastAsia="Times New Roman" w:cs="Times New Roman"/>
                <w:color w:val="000000"/>
              </w:rPr>
              <w:t>0.53</w:t>
            </w:r>
          </w:p>
        </w:tc>
        <w:tc>
          <w:tcPr>
            <w:tcW w:w="900" w:type="dxa"/>
            <w:shd w:val="clear" w:color="auto" w:fill="auto"/>
            <w:noWrap/>
            <w:vAlign w:val="bottom"/>
            <w:hideMark/>
            <w:tcPrChange w:id="1598" w:author="Alex" w:date="2015-05-12T22:08:00Z">
              <w:tcPr>
                <w:tcW w:w="900" w:type="dxa"/>
                <w:tcBorders>
                  <w:top w:val="nil"/>
                  <w:left w:val="nil"/>
                  <w:bottom w:val="nil"/>
                  <w:right w:val="nil"/>
                </w:tcBorders>
                <w:shd w:val="clear" w:color="auto" w:fill="auto"/>
                <w:noWrap/>
                <w:vAlign w:val="bottom"/>
                <w:hideMark/>
              </w:tcPr>
            </w:tcPrChange>
          </w:tcPr>
          <w:p w14:paraId="391D7E7A" w14:textId="77777777" w:rsidR="001B315C" w:rsidRPr="001E61A8" w:rsidRDefault="001B315C" w:rsidP="00570380">
            <w:pPr>
              <w:spacing w:line="480" w:lineRule="auto"/>
              <w:rPr>
                <w:rFonts w:eastAsia="Times New Roman" w:cs="Times New Roman"/>
                <w:color w:val="000000"/>
              </w:rPr>
              <w:pPrChange w:id="1599" w:author="Alex" w:date="2015-05-13T12:13:00Z">
                <w:pPr/>
              </w:pPrChange>
            </w:pPr>
          </w:p>
        </w:tc>
        <w:tc>
          <w:tcPr>
            <w:tcW w:w="1710" w:type="dxa"/>
            <w:shd w:val="clear" w:color="auto" w:fill="auto"/>
            <w:noWrap/>
            <w:vAlign w:val="bottom"/>
            <w:hideMark/>
            <w:tcPrChange w:id="1600" w:author="Alex" w:date="2015-05-12T22:08:00Z">
              <w:tcPr>
                <w:tcW w:w="1710" w:type="dxa"/>
                <w:tcBorders>
                  <w:top w:val="nil"/>
                  <w:left w:val="nil"/>
                  <w:bottom w:val="nil"/>
                  <w:right w:val="nil"/>
                </w:tcBorders>
                <w:shd w:val="clear" w:color="auto" w:fill="auto"/>
                <w:noWrap/>
                <w:vAlign w:val="bottom"/>
                <w:hideMark/>
              </w:tcPr>
            </w:tcPrChange>
          </w:tcPr>
          <w:p w14:paraId="3B89EBAE" w14:textId="77777777" w:rsidR="001B315C" w:rsidRPr="001E61A8" w:rsidRDefault="001B315C" w:rsidP="00570380">
            <w:pPr>
              <w:spacing w:line="480" w:lineRule="auto"/>
              <w:rPr>
                <w:rFonts w:eastAsia="Times New Roman" w:cs="Times New Roman"/>
                <w:color w:val="000000"/>
              </w:rPr>
              <w:pPrChange w:id="1601" w:author="Alex" w:date="2015-05-13T12:13:00Z">
                <w:pPr/>
              </w:pPrChange>
            </w:pPr>
            <w:r w:rsidRPr="001E61A8">
              <w:rPr>
                <w:rFonts w:eastAsia="Times New Roman" w:cs="Times New Roman"/>
                <w:color w:val="000000"/>
              </w:rPr>
              <w:t>16.63 ± 4.00</w:t>
            </w:r>
          </w:p>
        </w:tc>
        <w:tc>
          <w:tcPr>
            <w:tcW w:w="1350" w:type="dxa"/>
            <w:shd w:val="clear" w:color="auto" w:fill="auto"/>
            <w:noWrap/>
            <w:vAlign w:val="bottom"/>
            <w:hideMark/>
            <w:tcPrChange w:id="1602" w:author="Alex" w:date="2015-05-12T22:08:00Z">
              <w:tcPr>
                <w:tcW w:w="1350" w:type="dxa"/>
                <w:tcBorders>
                  <w:top w:val="nil"/>
                  <w:left w:val="nil"/>
                  <w:bottom w:val="nil"/>
                  <w:right w:val="nil"/>
                </w:tcBorders>
                <w:shd w:val="clear" w:color="auto" w:fill="auto"/>
                <w:noWrap/>
                <w:vAlign w:val="bottom"/>
                <w:hideMark/>
              </w:tcPr>
            </w:tcPrChange>
          </w:tcPr>
          <w:p w14:paraId="3523587D" w14:textId="77777777" w:rsidR="001B315C" w:rsidRPr="001E61A8" w:rsidRDefault="001B315C" w:rsidP="00570380">
            <w:pPr>
              <w:spacing w:line="480" w:lineRule="auto"/>
              <w:rPr>
                <w:rFonts w:eastAsia="Times New Roman" w:cs="Times New Roman"/>
                <w:color w:val="000000"/>
              </w:rPr>
              <w:pPrChange w:id="1603" w:author="Alex" w:date="2015-05-13T12:13:00Z">
                <w:pPr/>
              </w:pPrChange>
            </w:pPr>
            <w:r w:rsidRPr="001E61A8">
              <w:rPr>
                <w:rFonts w:eastAsia="Times New Roman" w:cs="Times New Roman"/>
                <w:color w:val="000000"/>
              </w:rPr>
              <w:t>1 ± 0</w:t>
            </w:r>
          </w:p>
        </w:tc>
        <w:tc>
          <w:tcPr>
            <w:tcW w:w="1080" w:type="dxa"/>
            <w:shd w:val="clear" w:color="auto" w:fill="auto"/>
            <w:noWrap/>
            <w:vAlign w:val="bottom"/>
            <w:hideMark/>
            <w:tcPrChange w:id="1604" w:author="Alex" w:date="2015-05-12T22:08:00Z">
              <w:tcPr>
                <w:tcW w:w="1080" w:type="dxa"/>
                <w:tcBorders>
                  <w:top w:val="nil"/>
                  <w:left w:val="nil"/>
                  <w:bottom w:val="nil"/>
                  <w:right w:val="nil"/>
                </w:tcBorders>
                <w:shd w:val="clear" w:color="auto" w:fill="auto"/>
                <w:noWrap/>
                <w:vAlign w:val="bottom"/>
                <w:hideMark/>
              </w:tcPr>
            </w:tcPrChange>
          </w:tcPr>
          <w:p w14:paraId="28068AEE" w14:textId="77777777" w:rsidR="001B315C" w:rsidRPr="001E61A8" w:rsidRDefault="001B315C" w:rsidP="00570380">
            <w:pPr>
              <w:spacing w:line="480" w:lineRule="auto"/>
              <w:rPr>
                <w:rFonts w:eastAsia="Times New Roman" w:cs="Times New Roman"/>
                <w:color w:val="000000"/>
              </w:rPr>
              <w:pPrChange w:id="1605" w:author="Alex" w:date="2015-05-13T12:13:00Z">
                <w:pPr/>
              </w:pPrChange>
            </w:pPr>
          </w:p>
        </w:tc>
        <w:tc>
          <w:tcPr>
            <w:tcW w:w="2475" w:type="dxa"/>
            <w:shd w:val="clear" w:color="auto" w:fill="auto"/>
            <w:noWrap/>
            <w:vAlign w:val="bottom"/>
            <w:hideMark/>
            <w:tcPrChange w:id="1606" w:author="Alex" w:date="2015-05-12T22:08:00Z">
              <w:tcPr>
                <w:tcW w:w="2475" w:type="dxa"/>
                <w:tcBorders>
                  <w:top w:val="nil"/>
                  <w:left w:val="nil"/>
                  <w:bottom w:val="nil"/>
                  <w:right w:val="nil"/>
                </w:tcBorders>
                <w:shd w:val="clear" w:color="auto" w:fill="auto"/>
                <w:noWrap/>
                <w:vAlign w:val="bottom"/>
                <w:hideMark/>
              </w:tcPr>
            </w:tcPrChange>
          </w:tcPr>
          <w:p w14:paraId="1E0C85EF" w14:textId="77777777" w:rsidR="001B315C" w:rsidRPr="001E61A8" w:rsidRDefault="001B315C" w:rsidP="00570380">
            <w:pPr>
              <w:spacing w:line="480" w:lineRule="auto"/>
              <w:rPr>
                <w:rFonts w:eastAsia="Times New Roman" w:cs="Times New Roman"/>
                <w:color w:val="000000"/>
              </w:rPr>
              <w:pPrChange w:id="1607" w:author="Alex" w:date="2015-05-13T12:13:00Z">
                <w:pPr/>
              </w:pPrChange>
            </w:pPr>
            <w:r w:rsidRPr="001E61A8">
              <w:rPr>
                <w:rFonts w:eastAsia="Times New Roman" w:cs="Times New Roman"/>
                <w:color w:val="000000"/>
              </w:rPr>
              <w:t>80 ± 20</w:t>
            </w:r>
          </w:p>
        </w:tc>
      </w:tr>
      <w:tr w:rsidR="00266106" w:rsidRPr="001E61A8" w14:paraId="64D2EA35" w14:textId="77777777" w:rsidTr="00D400F8">
        <w:trPr>
          <w:trHeight w:val="300"/>
          <w:trPrChange w:id="1608" w:author="Alex" w:date="2015-05-12T22:08:00Z">
            <w:trPr>
              <w:trHeight w:val="300"/>
            </w:trPr>
          </w:trPrChange>
        </w:trPr>
        <w:tc>
          <w:tcPr>
            <w:tcW w:w="1095" w:type="dxa"/>
            <w:shd w:val="clear" w:color="auto" w:fill="auto"/>
            <w:noWrap/>
            <w:vAlign w:val="bottom"/>
            <w:hideMark/>
            <w:tcPrChange w:id="1609" w:author="Alex" w:date="2015-05-12T22:08:00Z">
              <w:tcPr>
                <w:tcW w:w="1095" w:type="dxa"/>
                <w:tcBorders>
                  <w:top w:val="nil"/>
                  <w:left w:val="nil"/>
                  <w:bottom w:val="nil"/>
                  <w:right w:val="nil"/>
                </w:tcBorders>
                <w:shd w:val="clear" w:color="auto" w:fill="auto"/>
                <w:noWrap/>
                <w:vAlign w:val="bottom"/>
                <w:hideMark/>
              </w:tcPr>
            </w:tcPrChange>
          </w:tcPr>
          <w:p w14:paraId="422A4791" w14:textId="77777777" w:rsidR="001B315C" w:rsidRPr="001E61A8" w:rsidRDefault="001B315C" w:rsidP="00570380">
            <w:pPr>
              <w:spacing w:line="480" w:lineRule="auto"/>
              <w:rPr>
                <w:rFonts w:eastAsia="Times New Roman" w:cs="Times New Roman"/>
                <w:color w:val="000000"/>
              </w:rPr>
              <w:pPrChange w:id="1610" w:author="Alex" w:date="2015-05-13T12:13:00Z">
                <w:pPr/>
              </w:pPrChange>
            </w:pPr>
            <w:r w:rsidRPr="001E61A8">
              <w:rPr>
                <w:rFonts w:eastAsia="Times New Roman" w:cs="Times New Roman"/>
                <w:color w:val="000000"/>
              </w:rPr>
              <w:t>E423S</w:t>
            </w:r>
          </w:p>
        </w:tc>
        <w:tc>
          <w:tcPr>
            <w:tcW w:w="1080" w:type="dxa"/>
            <w:shd w:val="clear" w:color="auto" w:fill="auto"/>
            <w:noWrap/>
            <w:vAlign w:val="bottom"/>
            <w:hideMark/>
            <w:tcPrChange w:id="1611" w:author="Alex" w:date="2015-05-12T22:08:00Z">
              <w:tcPr>
                <w:tcW w:w="1080" w:type="dxa"/>
                <w:tcBorders>
                  <w:top w:val="nil"/>
                  <w:left w:val="nil"/>
                  <w:bottom w:val="nil"/>
                  <w:right w:val="nil"/>
                </w:tcBorders>
                <w:shd w:val="clear" w:color="auto" w:fill="auto"/>
                <w:noWrap/>
                <w:vAlign w:val="bottom"/>
                <w:hideMark/>
              </w:tcPr>
            </w:tcPrChange>
          </w:tcPr>
          <w:p w14:paraId="6B084B82" w14:textId="77777777" w:rsidR="001B315C" w:rsidRPr="001E61A8" w:rsidRDefault="001B315C" w:rsidP="00570380">
            <w:pPr>
              <w:spacing w:line="480" w:lineRule="auto"/>
              <w:jc w:val="right"/>
              <w:rPr>
                <w:rFonts w:ascii="Lucida Grande" w:eastAsia="Times New Roman" w:hAnsi="Lucida Grande" w:cs="Times New Roman"/>
                <w:color w:val="000000"/>
                <w:sz w:val="18"/>
                <w:szCs w:val="18"/>
              </w:rPr>
              <w:pPrChange w:id="1612" w:author="Alex" w:date="2015-05-13T12:13:00Z">
                <w:pPr>
                  <w:jc w:val="right"/>
                </w:pPr>
              </w:pPrChange>
            </w:pPr>
            <w:r w:rsidRPr="001E61A8">
              <w:rPr>
                <w:rFonts w:eastAsia="Times New Roman" w:cs="Times New Roman"/>
                <w:color w:val="000000"/>
              </w:rPr>
              <w:t>1.08</w:t>
            </w:r>
          </w:p>
        </w:tc>
        <w:tc>
          <w:tcPr>
            <w:tcW w:w="900" w:type="dxa"/>
            <w:shd w:val="clear" w:color="auto" w:fill="auto"/>
            <w:noWrap/>
            <w:vAlign w:val="bottom"/>
            <w:hideMark/>
            <w:tcPrChange w:id="1613" w:author="Alex" w:date="2015-05-12T22:08:00Z">
              <w:tcPr>
                <w:tcW w:w="900" w:type="dxa"/>
                <w:tcBorders>
                  <w:top w:val="nil"/>
                  <w:left w:val="nil"/>
                  <w:bottom w:val="nil"/>
                  <w:right w:val="nil"/>
                </w:tcBorders>
                <w:shd w:val="clear" w:color="auto" w:fill="auto"/>
                <w:noWrap/>
                <w:vAlign w:val="bottom"/>
                <w:hideMark/>
              </w:tcPr>
            </w:tcPrChange>
          </w:tcPr>
          <w:p w14:paraId="38459F28" w14:textId="77777777" w:rsidR="001B315C" w:rsidRPr="001E61A8" w:rsidRDefault="001B315C" w:rsidP="00570380">
            <w:pPr>
              <w:spacing w:line="480" w:lineRule="auto"/>
              <w:rPr>
                <w:rFonts w:eastAsia="Times New Roman" w:cs="Times New Roman"/>
                <w:color w:val="000000"/>
              </w:rPr>
              <w:pPrChange w:id="1614" w:author="Alex" w:date="2015-05-13T12:13:00Z">
                <w:pPr/>
              </w:pPrChange>
            </w:pPr>
          </w:p>
        </w:tc>
        <w:tc>
          <w:tcPr>
            <w:tcW w:w="1710" w:type="dxa"/>
            <w:shd w:val="clear" w:color="auto" w:fill="auto"/>
            <w:noWrap/>
            <w:vAlign w:val="bottom"/>
            <w:hideMark/>
            <w:tcPrChange w:id="1615" w:author="Alex" w:date="2015-05-12T22:08:00Z">
              <w:tcPr>
                <w:tcW w:w="1710" w:type="dxa"/>
                <w:tcBorders>
                  <w:top w:val="nil"/>
                  <w:left w:val="nil"/>
                  <w:bottom w:val="nil"/>
                  <w:right w:val="nil"/>
                </w:tcBorders>
                <w:shd w:val="clear" w:color="auto" w:fill="auto"/>
                <w:noWrap/>
                <w:vAlign w:val="bottom"/>
                <w:hideMark/>
              </w:tcPr>
            </w:tcPrChange>
          </w:tcPr>
          <w:p w14:paraId="61F78EC8" w14:textId="77777777" w:rsidR="001B315C" w:rsidRPr="001E61A8" w:rsidRDefault="001B315C" w:rsidP="00570380">
            <w:pPr>
              <w:spacing w:line="480" w:lineRule="auto"/>
              <w:rPr>
                <w:rFonts w:eastAsia="Times New Roman" w:cs="Times New Roman"/>
                <w:color w:val="000000"/>
              </w:rPr>
              <w:pPrChange w:id="1616" w:author="Alex" w:date="2015-05-13T12:13:00Z">
                <w:pPr/>
              </w:pPrChange>
            </w:pPr>
            <w:r w:rsidRPr="001E61A8">
              <w:rPr>
                <w:rFonts w:eastAsia="Times New Roman" w:cs="Times New Roman"/>
                <w:color w:val="000000"/>
              </w:rPr>
              <w:t>6.60 ± 0.42</w:t>
            </w:r>
          </w:p>
        </w:tc>
        <w:tc>
          <w:tcPr>
            <w:tcW w:w="1350" w:type="dxa"/>
            <w:shd w:val="clear" w:color="auto" w:fill="auto"/>
            <w:noWrap/>
            <w:vAlign w:val="bottom"/>
            <w:hideMark/>
            <w:tcPrChange w:id="1617" w:author="Alex" w:date="2015-05-12T22:08:00Z">
              <w:tcPr>
                <w:tcW w:w="1350" w:type="dxa"/>
                <w:tcBorders>
                  <w:top w:val="nil"/>
                  <w:left w:val="nil"/>
                  <w:bottom w:val="nil"/>
                  <w:right w:val="nil"/>
                </w:tcBorders>
                <w:shd w:val="clear" w:color="auto" w:fill="auto"/>
                <w:noWrap/>
                <w:vAlign w:val="bottom"/>
                <w:hideMark/>
              </w:tcPr>
            </w:tcPrChange>
          </w:tcPr>
          <w:p w14:paraId="712D72E8" w14:textId="77777777" w:rsidR="001B315C" w:rsidRPr="001E61A8" w:rsidRDefault="001B315C" w:rsidP="00570380">
            <w:pPr>
              <w:spacing w:line="480" w:lineRule="auto"/>
              <w:rPr>
                <w:rFonts w:eastAsia="Times New Roman" w:cs="Times New Roman"/>
                <w:color w:val="000000"/>
              </w:rPr>
              <w:pPrChange w:id="1618" w:author="Alex" w:date="2015-05-13T12:13:00Z">
                <w:pPr/>
              </w:pPrChange>
            </w:pPr>
            <w:r w:rsidRPr="001E61A8">
              <w:rPr>
                <w:rFonts w:eastAsia="Times New Roman" w:cs="Times New Roman"/>
                <w:color w:val="000000"/>
              </w:rPr>
              <w:t>646 ± 12</w:t>
            </w:r>
          </w:p>
        </w:tc>
        <w:tc>
          <w:tcPr>
            <w:tcW w:w="1080" w:type="dxa"/>
            <w:shd w:val="clear" w:color="auto" w:fill="auto"/>
            <w:noWrap/>
            <w:vAlign w:val="bottom"/>
            <w:hideMark/>
            <w:tcPrChange w:id="1619" w:author="Alex" w:date="2015-05-12T22:08:00Z">
              <w:tcPr>
                <w:tcW w:w="1080" w:type="dxa"/>
                <w:tcBorders>
                  <w:top w:val="nil"/>
                  <w:left w:val="nil"/>
                  <w:bottom w:val="nil"/>
                  <w:right w:val="nil"/>
                </w:tcBorders>
                <w:shd w:val="clear" w:color="auto" w:fill="auto"/>
                <w:noWrap/>
                <w:vAlign w:val="bottom"/>
                <w:hideMark/>
              </w:tcPr>
            </w:tcPrChange>
          </w:tcPr>
          <w:p w14:paraId="779E2FD4" w14:textId="77777777" w:rsidR="001B315C" w:rsidRPr="001E61A8" w:rsidRDefault="001B315C" w:rsidP="00570380">
            <w:pPr>
              <w:spacing w:line="480" w:lineRule="auto"/>
              <w:rPr>
                <w:rFonts w:eastAsia="Times New Roman" w:cs="Times New Roman"/>
                <w:color w:val="000000"/>
              </w:rPr>
              <w:pPrChange w:id="1620" w:author="Alex" w:date="2015-05-13T12:13:00Z">
                <w:pPr/>
              </w:pPrChange>
            </w:pPr>
            <w:r w:rsidRPr="001E61A8">
              <w:rPr>
                <w:rFonts w:eastAsia="Times New Roman" w:cs="Times New Roman"/>
                <w:color w:val="000000"/>
              </w:rPr>
              <w:t>317.35 ± 65.22</w:t>
            </w:r>
          </w:p>
        </w:tc>
        <w:tc>
          <w:tcPr>
            <w:tcW w:w="2475" w:type="dxa"/>
            <w:shd w:val="clear" w:color="auto" w:fill="auto"/>
            <w:noWrap/>
            <w:vAlign w:val="bottom"/>
            <w:hideMark/>
            <w:tcPrChange w:id="1621" w:author="Alex" w:date="2015-05-12T22:08:00Z">
              <w:tcPr>
                <w:tcW w:w="2475" w:type="dxa"/>
                <w:tcBorders>
                  <w:top w:val="nil"/>
                  <w:left w:val="nil"/>
                  <w:bottom w:val="nil"/>
                  <w:right w:val="nil"/>
                </w:tcBorders>
                <w:shd w:val="clear" w:color="auto" w:fill="auto"/>
                <w:noWrap/>
                <w:vAlign w:val="bottom"/>
                <w:hideMark/>
              </w:tcPr>
            </w:tcPrChange>
          </w:tcPr>
          <w:p w14:paraId="0A9DDA78" w14:textId="77777777" w:rsidR="001B315C" w:rsidRPr="001E61A8" w:rsidRDefault="001B315C" w:rsidP="00570380">
            <w:pPr>
              <w:spacing w:line="480" w:lineRule="auto"/>
              <w:rPr>
                <w:rFonts w:eastAsia="Times New Roman" w:cs="Times New Roman"/>
                <w:color w:val="000000"/>
              </w:rPr>
              <w:pPrChange w:id="1622" w:author="Alex" w:date="2015-05-13T12:13:00Z">
                <w:pPr/>
              </w:pPrChange>
            </w:pPr>
            <w:r w:rsidRPr="001E61A8">
              <w:rPr>
                <w:rFonts w:eastAsia="Times New Roman" w:cs="Times New Roman"/>
                <w:color w:val="000000"/>
              </w:rPr>
              <w:t>97,777 ± 6,431</w:t>
            </w:r>
          </w:p>
        </w:tc>
      </w:tr>
    </w:tbl>
    <w:p w14:paraId="79362997" w14:textId="77777777" w:rsidR="003B02C4" w:rsidRPr="001E61A8" w:rsidRDefault="003B02C4" w:rsidP="00570380">
      <w:pPr>
        <w:spacing w:line="480" w:lineRule="auto"/>
        <w:rPr>
          <w:b/>
        </w:rPr>
        <w:pPrChange w:id="1623" w:author="Alex" w:date="2015-05-13T12:13:00Z">
          <w:pPr>
            <w:spacing w:line="480" w:lineRule="auto"/>
          </w:pPr>
        </w:pPrChange>
      </w:pPr>
    </w:p>
    <w:p w14:paraId="1507BC31" w14:textId="52843CB5" w:rsidR="00F731F6" w:rsidRDefault="00B54DDD" w:rsidP="00570380">
      <w:pPr>
        <w:spacing w:line="480" w:lineRule="auto"/>
        <w:rPr>
          <w:ins w:id="1624" w:author="Alex" w:date="2015-05-12T22:42:00Z"/>
        </w:rPr>
        <w:pPrChange w:id="1625" w:author="Alex" w:date="2015-05-13T12:13:00Z">
          <w:pPr>
            <w:spacing w:line="480" w:lineRule="auto"/>
          </w:pPr>
        </w:pPrChange>
      </w:pPr>
      <w:r w:rsidRPr="001E61A8">
        <w:rPr>
          <w:b/>
        </w:rPr>
        <w:t>Supplement</w:t>
      </w:r>
      <w:ins w:id="1626" w:author="Alex" w:date="2015-05-13T11:53:00Z">
        <w:r w:rsidR="002B029C">
          <w:rPr>
            <w:b/>
          </w:rPr>
          <w:t>al</w:t>
        </w:r>
      </w:ins>
      <w:del w:id="1627" w:author="Alex" w:date="2015-05-13T11:53:00Z">
        <w:r w:rsidRPr="001E61A8" w:rsidDel="002B029C">
          <w:rPr>
            <w:b/>
          </w:rPr>
          <w:delText>ary</w:delText>
        </w:r>
      </w:del>
      <w:r w:rsidRPr="001E61A8">
        <w:rPr>
          <w:b/>
        </w:rPr>
        <w:t xml:space="preserve"> Table 1: </w:t>
      </w:r>
      <w:del w:id="1628" w:author="Alex" w:date="2015-05-13T11:53:00Z">
        <w:r w:rsidRPr="001E61A8" w:rsidDel="00710231">
          <w:rPr>
            <w:b/>
          </w:rPr>
          <w:delText>List of</w:delText>
        </w:r>
      </w:del>
      <w:ins w:id="1629" w:author="Alex" w:date="2015-05-13T11:53:00Z">
        <w:r w:rsidR="00710231">
          <w:rPr>
            <w:b/>
          </w:rPr>
          <w:t>Kinetic constants for</w:t>
        </w:r>
      </w:ins>
      <w:r w:rsidRPr="001E61A8">
        <w:rPr>
          <w:b/>
        </w:rPr>
        <w:t xml:space="preserve"> 104 computationally</w:t>
      </w:r>
      <w:ins w:id="1630" w:author="Alex" w:date="2015-05-13T11:53:00Z">
        <w:r w:rsidR="00710231">
          <w:rPr>
            <w:b/>
          </w:rPr>
          <w:t>-</w:t>
        </w:r>
      </w:ins>
      <w:del w:id="1631" w:author="Alex" w:date="2015-05-13T11:53:00Z">
        <w:r w:rsidRPr="001E61A8" w:rsidDel="00710231">
          <w:rPr>
            <w:b/>
          </w:rPr>
          <w:delText xml:space="preserve"> </w:delText>
        </w:r>
      </w:del>
      <w:r w:rsidRPr="001E61A8">
        <w:rPr>
          <w:b/>
        </w:rPr>
        <w:t xml:space="preserve">designed </w:t>
      </w:r>
      <w:ins w:id="1632" w:author="Alex" w:date="2015-05-13T11:53:00Z">
        <w:r w:rsidR="00710231">
          <w:rPr>
            <w:b/>
          </w:rPr>
          <w:t xml:space="preserve">BglB </w:t>
        </w:r>
      </w:ins>
      <w:r w:rsidRPr="001E61A8">
        <w:rPr>
          <w:b/>
        </w:rPr>
        <w:t>mutants</w:t>
      </w:r>
      <w:ins w:id="1633" w:author="Alex" w:date="2015-05-12T22:09:00Z">
        <w:r w:rsidR="00D400F8">
          <w:rPr>
            <w:b/>
          </w:rPr>
          <w:t xml:space="preserve">. </w:t>
        </w:r>
        <w:r w:rsidR="00D400F8">
          <w:t xml:space="preserve">Included are </w:t>
        </w:r>
      </w:ins>
      <w:ins w:id="1634" w:author="Alex" w:date="2015-05-12T22:11:00Z">
        <w:r w:rsidR="00D400F8">
          <w:t xml:space="preserve">columns (1) </w:t>
        </w:r>
      </w:ins>
      <w:ins w:id="1635" w:author="Alex" w:date="2015-05-12T22:09:00Z">
        <w:r w:rsidR="00D400F8">
          <w:t xml:space="preserve">the mutation (2) protein yield as assessed by </w:t>
        </w:r>
      </w:ins>
      <w:ins w:id="1636" w:author="Alex" w:date="2015-05-12T22:10:00Z">
        <w:r w:rsidR="00D400F8">
          <w:t xml:space="preserve">ratio of </w:t>
        </w:r>
      </w:ins>
      <w:ins w:id="1637" w:author="Alex" w:date="2015-05-12T22:09:00Z">
        <w:r w:rsidR="00D400F8">
          <w:t xml:space="preserve">aborbance </w:t>
        </w:r>
      </w:ins>
      <w:ins w:id="1638" w:author="Alex" w:date="2015-05-12T22:10:00Z">
        <w:r w:rsidR="00D400F8">
          <w:t xml:space="preserve">at 260 and 280 nm (3) </w:t>
        </w:r>
      </w:ins>
      <w:ins w:id="1639" w:author="Alex" w:date="2015-05-13T11:53:00Z">
        <w:r w:rsidR="00E27AD8">
          <w:t>protein yield as</w:t>
        </w:r>
      </w:ins>
      <w:ins w:id="1640" w:author="Alex" w:date="2015-05-12T22:10:00Z">
        <w:r w:rsidR="00D400F8">
          <w:t xml:space="preserve"> assessed by SDS-PAGE (4</w:t>
        </w:r>
      </w:ins>
      <w:ins w:id="1641" w:author="Alex" w:date="2015-05-12T22:11:00Z">
        <w:r w:rsidR="00D400F8">
          <w:t>, 5, 6, 7</w:t>
        </w:r>
      </w:ins>
      <w:ins w:id="1642" w:author="Alex" w:date="2015-05-12T22:10:00Z">
        <w:r w:rsidR="00D400F8">
          <w:t>)</w:t>
        </w:r>
      </w:ins>
      <w:ins w:id="1643" w:author="Alex" w:date="2015-05-12T22:11:00Z">
        <w:r w:rsidR="00D400F8">
          <w:t xml:space="preserve"> kinetic constants and nonlinear regression analysis for </w:t>
        </w:r>
      </w:ins>
      <w:ins w:id="1644" w:author="Alex" w:date="2015-05-12T22:12:00Z">
        <w:r w:rsidR="00D400F8">
          <w:t xml:space="preserve">each of </w:t>
        </w:r>
        <w:r w:rsidR="00D400F8" w:rsidRPr="00F94382">
          <w:rPr>
            <w:i/>
            <w:rPrChange w:id="1645" w:author="Alex" w:date="2015-05-13T11:54:00Z">
              <w:rPr/>
            </w:rPrChange>
          </w:rPr>
          <w:t>k</w:t>
        </w:r>
        <w:r w:rsidR="00D400F8" w:rsidRPr="00F94382">
          <w:rPr>
            <w:vertAlign w:val="subscript"/>
            <w:rPrChange w:id="1646" w:author="Alex" w:date="2015-05-13T11:54:00Z">
              <w:rPr/>
            </w:rPrChange>
          </w:rPr>
          <w:t>cat</w:t>
        </w:r>
        <w:r w:rsidR="00D400F8">
          <w:t>, K</w:t>
        </w:r>
        <w:r w:rsidR="00D400F8" w:rsidRPr="00EF289C">
          <w:rPr>
            <w:vertAlign w:val="subscript"/>
            <w:rPrChange w:id="1647" w:author="Alex" w:date="2015-05-13T11:54:00Z">
              <w:rPr/>
            </w:rPrChange>
          </w:rPr>
          <w:t>M</w:t>
        </w:r>
        <w:r w:rsidR="00D400F8">
          <w:t xml:space="preserve">, KI, and </w:t>
        </w:r>
      </w:ins>
      <w:ins w:id="1648" w:author="Alex" w:date="2015-05-13T11:54:00Z">
        <w:r w:rsidR="00EF289C" w:rsidRPr="00111898">
          <w:rPr>
            <w:i/>
          </w:rPr>
          <w:t>k</w:t>
        </w:r>
        <w:r w:rsidR="00EF289C" w:rsidRPr="00111898">
          <w:rPr>
            <w:vertAlign w:val="subscript"/>
          </w:rPr>
          <w:t>cat</w:t>
        </w:r>
        <w:r w:rsidR="00EF289C">
          <w:t xml:space="preserve"> </w:t>
        </w:r>
      </w:ins>
      <w:ins w:id="1649" w:author="Alex" w:date="2015-05-12T22:12:00Z">
        <w:r w:rsidR="00D400F8">
          <w:t>/K</w:t>
        </w:r>
        <w:r w:rsidR="00D400F8" w:rsidRPr="00EF289C">
          <w:rPr>
            <w:vertAlign w:val="subscript"/>
            <w:rPrChange w:id="1650" w:author="Alex" w:date="2015-05-13T11:54:00Z">
              <w:rPr/>
            </w:rPrChange>
          </w:rPr>
          <w:t>M</w:t>
        </w:r>
        <w:r w:rsidR="00D400F8">
          <w:t>.</w:t>
        </w:r>
      </w:ins>
      <w:ins w:id="1651" w:author="Alex" w:date="2015-05-12T22:10:00Z">
        <w:r w:rsidR="00D400F8">
          <w:t xml:space="preserve"> </w:t>
        </w:r>
      </w:ins>
    </w:p>
    <w:p w14:paraId="1FF68222" w14:textId="77777777" w:rsidR="00F731F6" w:rsidRDefault="00F731F6" w:rsidP="00570380">
      <w:pPr>
        <w:spacing w:line="480" w:lineRule="auto"/>
        <w:rPr>
          <w:ins w:id="1652" w:author="Alex" w:date="2015-05-12T22:42:00Z"/>
        </w:rPr>
        <w:pPrChange w:id="1653" w:author="Alex" w:date="2015-05-13T12:13:00Z">
          <w:pPr/>
        </w:pPrChange>
      </w:pPr>
      <w:ins w:id="1654" w:author="Alex" w:date="2015-05-12T22:42:00Z">
        <w:r>
          <w:br w:type="page"/>
        </w:r>
      </w:ins>
    </w:p>
    <w:p w14:paraId="1F02751E" w14:textId="66E5FBB7" w:rsidR="00B54DDD" w:rsidRPr="001E61A8" w:rsidDel="00090B52" w:rsidRDefault="00B54DDD" w:rsidP="00570380">
      <w:pPr>
        <w:spacing w:line="480" w:lineRule="auto"/>
        <w:rPr>
          <w:del w:id="1655" w:author="Alex" w:date="2015-05-12T22:14:00Z"/>
        </w:rPr>
        <w:pPrChange w:id="1656" w:author="Alex" w:date="2015-05-13T12:13:00Z">
          <w:pPr>
            <w:spacing w:line="480" w:lineRule="auto"/>
          </w:pPr>
        </w:pPrChange>
      </w:pPr>
      <w:del w:id="1657" w:author="Alex" w:date="2015-05-12T22:12:00Z">
        <w:r w:rsidRPr="001E61A8" w:rsidDel="00D400F8">
          <w:rPr>
            <w:b/>
          </w:rPr>
          <w:lastRenderedPageBreak/>
          <w:delText xml:space="preserve"> with their experimentally derived kinetic constants, nonlinear regression analysis, K</w:delText>
        </w:r>
        <w:r w:rsidR="009B0A26" w:rsidRPr="009B0A26" w:rsidDel="00D400F8">
          <w:rPr>
            <w:b/>
            <w:vertAlign w:val="subscript"/>
          </w:rPr>
          <w:delText>I</w:delText>
        </w:r>
        <w:r w:rsidRPr="001E61A8" w:rsidDel="00D400F8">
          <w:rPr>
            <w:b/>
          </w:rPr>
          <w:delText xml:space="preserve"> for mutants that displayed substrate inhibition, and total yields</w:delText>
        </w:r>
        <w:r w:rsidRPr="001E61A8" w:rsidDel="00D400F8">
          <w:delText>. The comprehensive list of 104 mutants experimentally designed, built, and assayed</w:delText>
        </w:r>
        <w:r w:rsidR="00A72E67" w:rsidRPr="001E61A8" w:rsidDel="00D400F8">
          <w:delText xml:space="preserve"> using the methods below. </w:delText>
        </w:r>
      </w:del>
    </w:p>
    <w:p w14:paraId="17A04613" w14:textId="4EEB2658" w:rsidR="002D3E27" w:rsidRPr="001E61A8" w:rsidDel="00F731F6" w:rsidRDefault="002D3E27" w:rsidP="00570380">
      <w:pPr>
        <w:spacing w:line="480" w:lineRule="auto"/>
        <w:rPr>
          <w:del w:id="1658" w:author="Alex" w:date="2015-05-12T22:42:00Z"/>
        </w:rPr>
        <w:pPrChange w:id="1659" w:author="Alex" w:date="2015-05-13T12:13:00Z">
          <w:pPr>
            <w:spacing w:line="480" w:lineRule="auto"/>
          </w:pPr>
        </w:pPrChange>
      </w:pPr>
    </w:p>
    <w:p w14:paraId="7AACF5E1" w14:textId="7589AE65" w:rsidR="002D3E27" w:rsidRPr="001E61A8" w:rsidRDefault="002D3E27" w:rsidP="00570380">
      <w:pPr>
        <w:spacing w:line="480" w:lineRule="auto"/>
        <w:rPr>
          <w:b/>
        </w:rPr>
        <w:pPrChange w:id="1660" w:author="Alex" w:date="2015-05-13T12:13:00Z">
          <w:pPr>
            <w:spacing w:line="480" w:lineRule="auto"/>
          </w:pPr>
        </w:pPrChange>
      </w:pPr>
      <w:del w:id="1661" w:author="Alex" w:date="2015-05-12T22:13:00Z">
        <w:r w:rsidRPr="001E61A8" w:rsidDel="00D400F8">
          <w:rPr>
            <w:b/>
          </w:rPr>
          <w:delText xml:space="preserve">Supplemental Table 2. </w:delText>
        </w:r>
        <w:r w:rsidRPr="00D400F8" w:rsidDel="00D400F8">
          <w:rPr>
            <w:rPrChange w:id="1662" w:author="Alex" w:date="2015-05-12T22:13:00Z">
              <w:rPr>
                <w:b/>
              </w:rPr>
            </w:rPrChange>
          </w:rPr>
          <w:delText xml:space="preserve">PCC and SRC values for each individual structural feature for each mutant </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663" w:author="Alex" w:date="2015-05-12T22:14:00Z">
          <w:tblPr>
            <w:tblW w:w="5000" w:type="pct"/>
            <w:tblLayout w:type="fixed"/>
            <w:tblLook w:val="04A0" w:firstRow="1" w:lastRow="0" w:firstColumn="1" w:lastColumn="0" w:noHBand="0" w:noVBand="1"/>
          </w:tblPr>
        </w:tblPrChange>
      </w:tblPr>
      <w:tblGrid>
        <w:gridCol w:w="2538"/>
        <w:gridCol w:w="990"/>
        <w:gridCol w:w="1190"/>
        <w:gridCol w:w="1100"/>
        <w:gridCol w:w="1098"/>
        <w:gridCol w:w="971"/>
        <w:gridCol w:w="969"/>
        <w:tblGridChange w:id="1664">
          <w:tblGrid>
            <w:gridCol w:w="2538"/>
            <w:gridCol w:w="990"/>
            <w:gridCol w:w="1190"/>
            <w:gridCol w:w="1100"/>
            <w:gridCol w:w="1098"/>
            <w:gridCol w:w="971"/>
            <w:gridCol w:w="969"/>
          </w:tblGrid>
        </w:tblGridChange>
      </w:tblGrid>
      <w:tr w:rsidR="00BC4118" w:rsidRPr="001E61A8" w14:paraId="1E008966" w14:textId="77777777" w:rsidTr="00090B52">
        <w:trPr>
          <w:trHeight w:val="300"/>
          <w:trPrChange w:id="1665" w:author="Alex" w:date="2015-05-12T22:14:00Z">
            <w:trPr>
              <w:trHeight w:val="300"/>
            </w:trPr>
          </w:trPrChange>
        </w:trPr>
        <w:tc>
          <w:tcPr>
            <w:tcW w:w="1433" w:type="pct"/>
            <w:shd w:val="clear" w:color="auto" w:fill="auto"/>
            <w:noWrap/>
            <w:vAlign w:val="center"/>
            <w:hideMark/>
            <w:tcPrChange w:id="1666" w:author="Alex" w:date="2015-05-12T22:14:00Z">
              <w:tcPr>
                <w:tcW w:w="1433" w:type="pct"/>
                <w:tcBorders>
                  <w:top w:val="nil"/>
                  <w:left w:val="nil"/>
                  <w:bottom w:val="nil"/>
                  <w:right w:val="nil"/>
                </w:tcBorders>
                <w:shd w:val="clear" w:color="auto" w:fill="auto"/>
                <w:noWrap/>
                <w:vAlign w:val="center"/>
                <w:hideMark/>
              </w:tcPr>
            </w:tcPrChange>
          </w:tcPr>
          <w:p w14:paraId="4F4222FE" w14:textId="7B8346C1" w:rsidR="00BB3BDA" w:rsidRPr="001E61A8" w:rsidRDefault="00BB3BDA" w:rsidP="00570380">
            <w:pPr>
              <w:spacing w:line="480" w:lineRule="auto"/>
              <w:rPr>
                <w:rFonts w:eastAsia="宋体" w:cs="Times New Roman"/>
                <w:b/>
              </w:rPr>
              <w:pPrChange w:id="1667" w:author="Alex" w:date="2015-05-13T12:13:00Z">
                <w:pPr/>
              </w:pPrChange>
            </w:pPr>
            <w:r w:rsidRPr="001E61A8">
              <w:rPr>
                <w:rFonts w:eastAsia="宋体" w:cs="Times New Roman"/>
                <w:b/>
              </w:rPr>
              <w:t>Feature</w:t>
            </w:r>
          </w:p>
        </w:tc>
        <w:tc>
          <w:tcPr>
            <w:tcW w:w="559" w:type="pct"/>
            <w:shd w:val="clear" w:color="auto" w:fill="auto"/>
            <w:noWrap/>
            <w:vAlign w:val="center"/>
            <w:hideMark/>
            <w:tcPrChange w:id="1668" w:author="Alex" w:date="2015-05-12T22:14:00Z">
              <w:tcPr>
                <w:tcW w:w="559" w:type="pct"/>
                <w:tcBorders>
                  <w:top w:val="nil"/>
                  <w:left w:val="nil"/>
                  <w:bottom w:val="nil"/>
                  <w:right w:val="nil"/>
                </w:tcBorders>
                <w:shd w:val="clear" w:color="auto" w:fill="auto"/>
                <w:noWrap/>
                <w:vAlign w:val="center"/>
                <w:hideMark/>
              </w:tcPr>
            </w:tcPrChange>
          </w:tcPr>
          <w:p w14:paraId="37453966" w14:textId="77777777" w:rsidR="00BB3BDA" w:rsidRPr="001E61A8" w:rsidRDefault="00BB3BDA" w:rsidP="00570380">
            <w:pPr>
              <w:spacing w:line="480" w:lineRule="auto"/>
              <w:rPr>
                <w:rFonts w:eastAsia="宋体" w:cs="Times New Roman"/>
                <w:b/>
              </w:rPr>
              <w:pPrChange w:id="1669" w:author="Alex" w:date="2015-05-13T12:13:00Z">
                <w:pPr/>
              </w:pPrChange>
            </w:pPr>
            <w:r w:rsidRPr="001E61A8">
              <w:rPr>
                <w:rFonts w:eastAsia="宋体" w:cs="Times New Roman"/>
                <w:b/>
              </w:rPr>
              <w:t>PCC (Kcat/K</w:t>
            </w:r>
            <w:r w:rsidRPr="001E61A8">
              <w:rPr>
                <w:rFonts w:eastAsia="宋体" w:cs="Times New Roman"/>
                <w:b/>
                <w:vertAlign w:val="subscript"/>
              </w:rPr>
              <w:t>M</w:t>
            </w:r>
            <w:r w:rsidRPr="001E61A8">
              <w:rPr>
                <w:rFonts w:eastAsia="宋体" w:cs="Times New Roman"/>
                <w:b/>
              </w:rPr>
              <w:t>）</w:t>
            </w:r>
          </w:p>
        </w:tc>
        <w:tc>
          <w:tcPr>
            <w:tcW w:w="672" w:type="pct"/>
            <w:shd w:val="clear" w:color="auto" w:fill="auto"/>
            <w:noWrap/>
            <w:vAlign w:val="center"/>
            <w:hideMark/>
            <w:tcPrChange w:id="1670" w:author="Alex" w:date="2015-05-12T22:14:00Z">
              <w:tcPr>
                <w:tcW w:w="672" w:type="pct"/>
                <w:tcBorders>
                  <w:top w:val="nil"/>
                  <w:left w:val="nil"/>
                  <w:bottom w:val="nil"/>
                  <w:right w:val="nil"/>
                </w:tcBorders>
                <w:shd w:val="clear" w:color="auto" w:fill="auto"/>
                <w:noWrap/>
                <w:vAlign w:val="center"/>
                <w:hideMark/>
              </w:tcPr>
            </w:tcPrChange>
          </w:tcPr>
          <w:p w14:paraId="75B7D0B3" w14:textId="77777777" w:rsidR="00BB3BDA" w:rsidRPr="001E61A8" w:rsidRDefault="00BB3BDA" w:rsidP="00570380">
            <w:pPr>
              <w:spacing w:line="480" w:lineRule="auto"/>
              <w:rPr>
                <w:rFonts w:eastAsia="宋体" w:cs="Times New Roman"/>
                <w:b/>
              </w:rPr>
              <w:pPrChange w:id="1671" w:author="Alex" w:date="2015-05-13T12:13:00Z">
                <w:pPr/>
              </w:pPrChange>
            </w:pPr>
            <w:r w:rsidRPr="001E61A8">
              <w:rPr>
                <w:rFonts w:eastAsia="宋体" w:cs="Times New Roman"/>
                <w:b/>
              </w:rPr>
              <w:t>SRC (Kcat/K</w:t>
            </w:r>
            <w:r w:rsidRPr="001E61A8">
              <w:rPr>
                <w:rFonts w:eastAsia="宋体" w:cs="Times New Roman"/>
                <w:b/>
                <w:vertAlign w:val="subscript"/>
              </w:rPr>
              <w:t>M</w:t>
            </w:r>
            <w:r w:rsidRPr="001E61A8">
              <w:rPr>
                <w:rFonts w:eastAsia="宋体" w:cs="Times New Roman"/>
                <w:b/>
              </w:rPr>
              <w:t>）</w:t>
            </w:r>
          </w:p>
        </w:tc>
        <w:tc>
          <w:tcPr>
            <w:tcW w:w="621" w:type="pct"/>
            <w:shd w:val="clear" w:color="auto" w:fill="auto"/>
            <w:noWrap/>
            <w:vAlign w:val="center"/>
            <w:hideMark/>
            <w:tcPrChange w:id="1672" w:author="Alex" w:date="2015-05-12T22:14:00Z">
              <w:tcPr>
                <w:tcW w:w="621" w:type="pct"/>
                <w:tcBorders>
                  <w:top w:val="nil"/>
                  <w:left w:val="nil"/>
                  <w:bottom w:val="nil"/>
                  <w:right w:val="nil"/>
                </w:tcBorders>
                <w:shd w:val="clear" w:color="auto" w:fill="auto"/>
                <w:noWrap/>
                <w:vAlign w:val="center"/>
                <w:hideMark/>
              </w:tcPr>
            </w:tcPrChange>
          </w:tcPr>
          <w:p w14:paraId="27CE4A48" w14:textId="029E98FE" w:rsidR="00BB3BDA" w:rsidRPr="001E61A8" w:rsidRDefault="00BB3BDA" w:rsidP="00570380">
            <w:pPr>
              <w:spacing w:line="480" w:lineRule="auto"/>
              <w:rPr>
                <w:rFonts w:eastAsia="宋体" w:cs="Times New Roman"/>
                <w:b/>
              </w:rPr>
              <w:pPrChange w:id="1673" w:author="Alex" w:date="2015-05-13T12:13:00Z">
                <w:pPr/>
              </w:pPrChange>
            </w:pPr>
            <w:r w:rsidRPr="001E61A8">
              <w:rPr>
                <w:rFonts w:eastAsia="宋体" w:cs="Times New Roman"/>
                <w:b/>
              </w:rPr>
              <w:t>PCC (1/K</w:t>
            </w:r>
            <w:r w:rsidRPr="001E61A8">
              <w:rPr>
                <w:rFonts w:eastAsia="宋体" w:cs="Times New Roman"/>
                <w:b/>
                <w:vertAlign w:val="subscript"/>
              </w:rPr>
              <w:t>M</w:t>
            </w:r>
            <w:r w:rsidRPr="001E61A8">
              <w:rPr>
                <w:rFonts w:eastAsia="宋体" w:cs="Times New Roman"/>
                <w:b/>
              </w:rPr>
              <w:t>)</w:t>
            </w:r>
          </w:p>
        </w:tc>
        <w:tc>
          <w:tcPr>
            <w:tcW w:w="620" w:type="pct"/>
            <w:shd w:val="clear" w:color="auto" w:fill="auto"/>
            <w:noWrap/>
            <w:vAlign w:val="center"/>
            <w:hideMark/>
            <w:tcPrChange w:id="1674" w:author="Alex" w:date="2015-05-12T22:14:00Z">
              <w:tcPr>
                <w:tcW w:w="620" w:type="pct"/>
                <w:tcBorders>
                  <w:top w:val="nil"/>
                  <w:left w:val="nil"/>
                  <w:bottom w:val="nil"/>
                  <w:right w:val="nil"/>
                </w:tcBorders>
                <w:shd w:val="clear" w:color="auto" w:fill="auto"/>
                <w:noWrap/>
                <w:vAlign w:val="center"/>
                <w:hideMark/>
              </w:tcPr>
            </w:tcPrChange>
          </w:tcPr>
          <w:p w14:paraId="30046B52" w14:textId="763E5C8F" w:rsidR="00BB3BDA" w:rsidRPr="001E61A8" w:rsidRDefault="00BB3BDA" w:rsidP="00570380">
            <w:pPr>
              <w:spacing w:line="480" w:lineRule="auto"/>
              <w:rPr>
                <w:rFonts w:eastAsia="宋体" w:cs="Times New Roman"/>
                <w:b/>
              </w:rPr>
              <w:pPrChange w:id="1675" w:author="Alex" w:date="2015-05-13T12:13:00Z">
                <w:pPr/>
              </w:pPrChange>
            </w:pPr>
            <w:r w:rsidRPr="001E61A8">
              <w:rPr>
                <w:rFonts w:eastAsia="宋体" w:cs="Times New Roman"/>
                <w:b/>
              </w:rPr>
              <w:t>SRC (1/K</w:t>
            </w:r>
            <w:r w:rsidRPr="001E61A8">
              <w:rPr>
                <w:rFonts w:eastAsia="宋体" w:cs="Times New Roman"/>
                <w:b/>
                <w:vertAlign w:val="subscript"/>
              </w:rPr>
              <w:t>M</w:t>
            </w:r>
            <w:r w:rsidRPr="001E61A8">
              <w:rPr>
                <w:rFonts w:eastAsia="宋体" w:cs="Times New Roman"/>
                <w:b/>
              </w:rPr>
              <w:t>)</w:t>
            </w:r>
          </w:p>
        </w:tc>
        <w:tc>
          <w:tcPr>
            <w:tcW w:w="548" w:type="pct"/>
            <w:shd w:val="clear" w:color="auto" w:fill="auto"/>
            <w:noWrap/>
            <w:vAlign w:val="center"/>
            <w:hideMark/>
            <w:tcPrChange w:id="1676" w:author="Alex" w:date="2015-05-12T22:14:00Z">
              <w:tcPr>
                <w:tcW w:w="548" w:type="pct"/>
                <w:tcBorders>
                  <w:top w:val="nil"/>
                  <w:left w:val="nil"/>
                  <w:bottom w:val="nil"/>
                  <w:right w:val="nil"/>
                </w:tcBorders>
                <w:shd w:val="clear" w:color="auto" w:fill="auto"/>
                <w:noWrap/>
                <w:vAlign w:val="center"/>
                <w:hideMark/>
              </w:tcPr>
            </w:tcPrChange>
          </w:tcPr>
          <w:p w14:paraId="34960759" w14:textId="77777777" w:rsidR="00BB3BDA" w:rsidRPr="001E61A8" w:rsidRDefault="00BB3BDA" w:rsidP="00570380">
            <w:pPr>
              <w:spacing w:line="480" w:lineRule="auto"/>
              <w:rPr>
                <w:rFonts w:eastAsia="宋体" w:cs="Times New Roman"/>
                <w:b/>
              </w:rPr>
              <w:pPrChange w:id="1677" w:author="Alex" w:date="2015-05-13T12:13:00Z">
                <w:pPr/>
              </w:pPrChange>
            </w:pPr>
            <w:r w:rsidRPr="001E61A8">
              <w:rPr>
                <w:rFonts w:eastAsia="宋体" w:cs="Times New Roman"/>
                <w:b/>
              </w:rPr>
              <w:t>PCC (K</w:t>
            </w:r>
            <w:r w:rsidRPr="001E61A8">
              <w:rPr>
                <w:rFonts w:eastAsia="宋体" w:cs="Times New Roman"/>
                <w:b/>
                <w:vertAlign w:val="subscript"/>
              </w:rPr>
              <w:t>cat</w:t>
            </w:r>
            <w:r w:rsidRPr="001E61A8">
              <w:rPr>
                <w:rFonts w:eastAsia="宋体" w:cs="Times New Roman"/>
                <w:b/>
              </w:rPr>
              <w:t>)</w:t>
            </w:r>
          </w:p>
        </w:tc>
        <w:tc>
          <w:tcPr>
            <w:tcW w:w="547" w:type="pct"/>
            <w:shd w:val="clear" w:color="auto" w:fill="auto"/>
            <w:noWrap/>
            <w:vAlign w:val="center"/>
            <w:hideMark/>
            <w:tcPrChange w:id="1678" w:author="Alex" w:date="2015-05-12T22:14:00Z">
              <w:tcPr>
                <w:tcW w:w="547" w:type="pct"/>
                <w:tcBorders>
                  <w:top w:val="nil"/>
                  <w:left w:val="nil"/>
                  <w:bottom w:val="nil"/>
                  <w:right w:val="nil"/>
                </w:tcBorders>
                <w:shd w:val="clear" w:color="auto" w:fill="auto"/>
                <w:noWrap/>
                <w:vAlign w:val="center"/>
                <w:hideMark/>
              </w:tcPr>
            </w:tcPrChange>
          </w:tcPr>
          <w:p w14:paraId="7AA4C402" w14:textId="77777777" w:rsidR="00BB3BDA" w:rsidRPr="001E61A8" w:rsidRDefault="00BB3BDA" w:rsidP="00570380">
            <w:pPr>
              <w:spacing w:line="480" w:lineRule="auto"/>
              <w:rPr>
                <w:rFonts w:eastAsia="宋体" w:cs="Times New Roman"/>
                <w:b/>
              </w:rPr>
              <w:pPrChange w:id="1679" w:author="Alex" w:date="2015-05-13T12:13:00Z">
                <w:pPr/>
              </w:pPrChange>
            </w:pPr>
            <w:r w:rsidRPr="001E61A8">
              <w:rPr>
                <w:rFonts w:eastAsia="宋体" w:cs="Times New Roman"/>
                <w:b/>
              </w:rPr>
              <w:t>SRC (K</w:t>
            </w:r>
            <w:r w:rsidRPr="001E61A8">
              <w:rPr>
                <w:rFonts w:eastAsia="宋体" w:cs="Times New Roman"/>
                <w:b/>
                <w:vertAlign w:val="subscript"/>
              </w:rPr>
              <w:t>cat</w:t>
            </w:r>
            <w:r w:rsidRPr="001E61A8">
              <w:rPr>
                <w:rFonts w:eastAsia="宋体" w:cs="Times New Roman"/>
                <w:b/>
              </w:rPr>
              <w:t>)</w:t>
            </w:r>
          </w:p>
        </w:tc>
      </w:tr>
      <w:tr w:rsidR="00BC4118" w:rsidRPr="001E61A8" w14:paraId="1EE41956" w14:textId="77777777" w:rsidTr="00090B52">
        <w:trPr>
          <w:trHeight w:val="300"/>
          <w:trPrChange w:id="1680" w:author="Alex" w:date="2015-05-12T22:14:00Z">
            <w:trPr>
              <w:trHeight w:val="300"/>
            </w:trPr>
          </w:trPrChange>
        </w:trPr>
        <w:tc>
          <w:tcPr>
            <w:tcW w:w="1433" w:type="pct"/>
            <w:shd w:val="clear" w:color="auto" w:fill="auto"/>
            <w:noWrap/>
            <w:vAlign w:val="center"/>
            <w:hideMark/>
            <w:tcPrChange w:id="1681" w:author="Alex" w:date="2015-05-12T22:14:00Z">
              <w:tcPr>
                <w:tcW w:w="1433" w:type="pct"/>
                <w:tcBorders>
                  <w:top w:val="nil"/>
                  <w:left w:val="nil"/>
                  <w:bottom w:val="nil"/>
                  <w:right w:val="nil"/>
                </w:tcBorders>
                <w:shd w:val="clear" w:color="auto" w:fill="auto"/>
                <w:noWrap/>
                <w:vAlign w:val="center"/>
                <w:hideMark/>
              </w:tcPr>
            </w:tcPrChange>
          </w:tcPr>
          <w:p w14:paraId="15A3CD86" w14:textId="77777777" w:rsidR="00BB3BDA" w:rsidRPr="001E61A8" w:rsidRDefault="00BB3BDA" w:rsidP="00570380">
            <w:pPr>
              <w:spacing w:line="480" w:lineRule="auto"/>
              <w:rPr>
                <w:rFonts w:eastAsia="宋体" w:cs="Times New Roman"/>
              </w:rPr>
              <w:pPrChange w:id="1682" w:author="Alex" w:date="2015-05-13T12:13:00Z">
                <w:pPr/>
              </w:pPrChange>
            </w:pPr>
            <w:r w:rsidRPr="001E61A8">
              <w:rPr>
                <w:rFonts w:eastAsia="宋体" w:cs="Times New Roman"/>
              </w:rPr>
              <w:t>all_cst</w:t>
            </w:r>
          </w:p>
        </w:tc>
        <w:tc>
          <w:tcPr>
            <w:tcW w:w="559" w:type="pct"/>
            <w:shd w:val="clear" w:color="auto" w:fill="auto"/>
            <w:noWrap/>
            <w:vAlign w:val="center"/>
            <w:hideMark/>
            <w:tcPrChange w:id="1683" w:author="Alex" w:date="2015-05-12T22:14:00Z">
              <w:tcPr>
                <w:tcW w:w="559" w:type="pct"/>
                <w:tcBorders>
                  <w:top w:val="nil"/>
                  <w:left w:val="nil"/>
                  <w:bottom w:val="nil"/>
                  <w:right w:val="nil"/>
                </w:tcBorders>
                <w:shd w:val="clear" w:color="auto" w:fill="auto"/>
                <w:noWrap/>
                <w:vAlign w:val="center"/>
                <w:hideMark/>
              </w:tcPr>
            </w:tcPrChange>
          </w:tcPr>
          <w:p w14:paraId="48103B63" w14:textId="77777777" w:rsidR="00BB3BDA" w:rsidRPr="001E61A8" w:rsidRDefault="00BB3BDA" w:rsidP="00570380">
            <w:pPr>
              <w:spacing w:line="480" w:lineRule="auto"/>
              <w:jc w:val="right"/>
              <w:rPr>
                <w:rFonts w:ascii="Lucida Grande" w:eastAsia="宋体" w:hAnsi="Lucida Grande" w:cs="Times New Roman"/>
                <w:sz w:val="18"/>
                <w:szCs w:val="18"/>
              </w:rPr>
              <w:pPrChange w:id="1684" w:author="Alex" w:date="2015-05-13T12:13:00Z">
                <w:pPr>
                  <w:jc w:val="right"/>
                </w:pPr>
              </w:pPrChange>
            </w:pPr>
            <w:r w:rsidRPr="001E61A8">
              <w:rPr>
                <w:rFonts w:eastAsia="宋体" w:cs="Times New Roman"/>
              </w:rPr>
              <w:t xml:space="preserve">0.182 </w:t>
            </w:r>
          </w:p>
        </w:tc>
        <w:tc>
          <w:tcPr>
            <w:tcW w:w="672" w:type="pct"/>
            <w:shd w:val="clear" w:color="auto" w:fill="auto"/>
            <w:noWrap/>
            <w:vAlign w:val="center"/>
            <w:hideMark/>
            <w:tcPrChange w:id="1685" w:author="Alex" w:date="2015-05-12T22:14:00Z">
              <w:tcPr>
                <w:tcW w:w="672" w:type="pct"/>
                <w:tcBorders>
                  <w:top w:val="nil"/>
                  <w:left w:val="nil"/>
                  <w:bottom w:val="nil"/>
                  <w:right w:val="nil"/>
                </w:tcBorders>
                <w:shd w:val="clear" w:color="auto" w:fill="auto"/>
                <w:noWrap/>
                <w:vAlign w:val="center"/>
                <w:hideMark/>
              </w:tcPr>
            </w:tcPrChange>
          </w:tcPr>
          <w:p w14:paraId="31C3172A" w14:textId="77777777" w:rsidR="00BB3BDA" w:rsidRPr="001E61A8" w:rsidRDefault="00BB3BDA" w:rsidP="00570380">
            <w:pPr>
              <w:spacing w:line="480" w:lineRule="auto"/>
              <w:jc w:val="right"/>
              <w:rPr>
                <w:rFonts w:ascii="Lucida Grande" w:eastAsia="宋体" w:hAnsi="Lucida Grande" w:cs="Times New Roman"/>
                <w:sz w:val="18"/>
                <w:szCs w:val="18"/>
              </w:rPr>
              <w:pPrChange w:id="1686" w:author="Alex" w:date="2015-05-13T12:13:00Z">
                <w:pPr>
                  <w:jc w:val="right"/>
                </w:pPr>
              </w:pPrChange>
            </w:pPr>
            <w:r w:rsidRPr="001E61A8">
              <w:rPr>
                <w:rFonts w:eastAsia="宋体" w:cs="Times New Roman"/>
              </w:rPr>
              <w:t xml:space="preserve">0.116 </w:t>
            </w:r>
          </w:p>
        </w:tc>
        <w:tc>
          <w:tcPr>
            <w:tcW w:w="621" w:type="pct"/>
            <w:shd w:val="clear" w:color="auto" w:fill="auto"/>
            <w:noWrap/>
            <w:vAlign w:val="center"/>
            <w:hideMark/>
            <w:tcPrChange w:id="1687" w:author="Alex" w:date="2015-05-12T22:14:00Z">
              <w:tcPr>
                <w:tcW w:w="621" w:type="pct"/>
                <w:tcBorders>
                  <w:top w:val="nil"/>
                  <w:left w:val="nil"/>
                  <w:bottom w:val="nil"/>
                  <w:right w:val="nil"/>
                </w:tcBorders>
                <w:shd w:val="clear" w:color="auto" w:fill="auto"/>
                <w:noWrap/>
                <w:vAlign w:val="center"/>
                <w:hideMark/>
              </w:tcPr>
            </w:tcPrChange>
          </w:tcPr>
          <w:p w14:paraId="245C63B3" w14:textId="77777777" w:rsidR="00BB3BDA" w:rsidRPr="001E61A8" w:rsidRDefault="00BB3BDA" w:rsidP="00570380">
            <w:pPr>
              <w:spacing w:line="480" w:lineRule="auto"/>
              <w:jc w:val="right"/>
              <w:rPr>
                <w:rFonts w:ascii="Lucida Grande" w:eastAsia="宋体" w:hAnsi="Lucida Grande" w:cs="Times New Roman"/>
                <w:sz w:val="18"/>
                <w:szCs w:val="18"/>
              </w:rPr>
              <w:pPrChange w:id="1688" w:author="Alex" w:date="2015-05-13T12:13:00Z">
                <w:pPr>
                  <w:jc w:val="right"/>
                </w:pPr>
              </w:pPrChange>
            </w:pPr>
            <w:r w:rsidRPr="001E61A8">
              <w:rPr>
                <w:rFonts w:eastAsia="宋体" w:cs="Times New Roman"/>
              </w:rPr>
              <w:t xml:space="preserve">0.039 </w:t>
            </w:r>
          </w:p>
        </w:tc>
        <w:tc>
          <w:tcPr>
            <w:tcW w:w="620" w:type="pct"/>
            <w:shd w:val="clear" w:color="auto" w:fill="auto"/>
            <w:noWrap/>
            <w:vAlign w:val="center"/>
            <w:hideMark/>
            <w:tcPrChange w:id="1689" w:author="Alex" w:date="2015-05-12T22:14:00Z">
              <w:tcPr>
                <w:tcW w:w="620" w:type="pct"/>
                <w:tcBorders>
                  <w:top w:val="nil"/>
                  <w:left w:val="nil"/>
                  <w:bottom w:val="nil"/>
                  <w:right w:val="nil"/>
                </w:tcBorders>
                <w:shd w:val="clear" w:color="auto" w:fill="auto"/>
                <w:noWrap/>
                <w:vAlign w:val="center"/>
                <w:hideMark/>
              </w:tcPr>
            </w:tcPrChange>
          </w:tcPr>
          <w:p w14:paraId="0769A1C6" w14:textId="77777777" w:rsidR="00BB3BDA" w:rsidRPr="001E61A8" w:rsidRDefault="00BB3BDA" w:rsidP="00570380">
            <w:pPr>
              <w:spacing w:line="480" w:lineRule="auto"/>
              <w:jc w:val="right"/>
              <w:rPr>
                <w:rFonts w:ascii="Lucida Grande" w:eastAsia="宋体" w:hAnsi="Lucida Grande" w:cs="Times New Roman"/>
                <w:sz w:val="18"/>
                <w:szCs w:val="18"/>
              </w:rPr>
              <w:pPrChange w:id="1690" w:author="Alex" w:date="2015-05-13T12:13:00Z">
                <w:pPr>
                  <w:jc w:val="right"/>
                </w:pPr>
              </w:pPrChange>
            </w:pPr>
            <w:r w:rsidRPr="001E61A8">
              <w:rPr>
                <w:rFonts w:eastAsia="宋体" w:cs="Times New Roman"/>
              </w:rPr>
              <w:t xml:space="preserve">0.071 </w:t>
            </w:r>
          </w:p>
        </w:tc>
        <w:tc>
          <w:tcPr>
            <w:tcW w:w="548" w:type="pct"/>
            <w:shd w:val="clear" w:color="auto" w:fill="auto"/>
            <w:noWrap/>
            <w:vAlign w:val="center"/>
            <w:hideMark/>
            <w:tcPrChange w:id="1691" w:author="Alex" w:date="2015-05-12T22:14:00Z">
              <w:tcPr>
                <w:tcW w:w="548" w:type="pct"/>
                <w:tcBorders>
                  <w:top w:val="nil"/>
                  <w:left w:val="nil"/>
                  <w:bottom w:val="nil"/>
                  <w:right w:val="nil"/>
                </w:tcBorders>
                <w:shd w:val="clear" w:color="auto" w:fill="auto"/>
                <w:noWrap/>
                <w:vAlign w:val="center"/>
                <w:hideMark/>
              </w:tcPr>
            </w:tcPrChange>
          </w:tcPr>
          <w:p w14:paraId="7A6FD0F0" w14:textId="77777777" w:rsidR="00BB3BDA" w:rsidRPr="001E61A8" w:rsidRDefault="00BB3BDA" w:rsidP="00570380">
            <w:pPr>
              <w:spacing w:line="480" w:lineRule="auto"/>
              <w:jc w:val="right"/>
              <w:rPr>
                <w:rFonts w:ascii="Lucida Grande" w:eastAsia="宋体" w:hAnsi="Lucida Grande" w:cs="Times New Roman"/>
                <w:sz w:val="18"/>
                <w:szCs w:val="18"/>
              </w:rPr>
              <w:pPrChange w:id="1692" w:author="Alex" w:date="2015-05-13T12:13:00Z">
                <w:pPr>
                  <w:jc w:val="right"/>
                </w:pPr>
              </w:pPrChange>
            </w:pPr>
            <w:r w:rsidRPr="001E61A8">
              <w:rPr>
                <w:rFonts w:eastAsia="宋体" w:cs="Times New Roman"/>
              </w:rPr>
              <w:t xml:space="preserve">0.140 </w:t>
            </w:r>
          </w:p>
        </w:tc>
        <w:tc>
          <w:tcPr>
            <w:tcW w:w="547" w:type="pct"/>
            <w:shd w:val="clear" w:color="auto" w:fill="auto"/>
            <w:noWrap/>
            <w:vAlign w:val="center"/>
            <w:hideMark/>
            <w:tcPrChange w:id="1693" w:author="Alex" w:date="2015-05-12T22:14:00Z">
              <w:tcPr>
                <w:tcW w:w="547" w:type="pct"/>
                <w:tcBorders>
                  <w:top w:val="nil"/>
                  <w:left w:val="nil"/>
                  <w:bottom w:val="nil"/>
                  <w:right w:val="nil"/>
                </w:tcBorders>
                <w:shd w:val="clear" w:color="auto" w:fill="auto"/>
                <w:noWrap/>
                <w:vAlign w:val="center"/>
                <w:hideMark/>
              </w:tcPr>
            </w:tcPrChange>
          </w:tcPr>
          <w:p w14:paraId="2EAF873E" w14:textId="77777777" w:rsidR="00BB3BDA" w:rsidRPr="001E61A8" w:rsidRDefault="00BB3BDA" w:rsidP="00570380">
            <w:pPr>
              <w:spacing w:line="480" w:lineRule="auto"/>
              <w:jc w:val="right"/>
              <w:rPr>
                <w:rFonts w:ascii="Lucida Grande" w:eastAsia="宋体" w:hAnsi="Lucida Grande" w:cs="Times New Roman"/>
                <w:sz w:val="18"/>
                <w:szCs w:val="18"/>
              </w:rPr>
              <w:pPrChange w:id="1694" w:author="Alex" w:date="2015-05-13T12:13:00Z">
                <w:pPr>
                  <w:jc w:val="right"/>
                </w:pPr>
              </w:pPrChange>
            </w:pPr>
            <w:r w:rsidRPr="001E61A8">
              <w:rPr>
                <w:rFonts w:eastAsia="宋体" w:cs="Times New Roman"/>
              </w:rPr>
              <w:t xml:space="preserve">0.120 </w:t>
            </w:r>
          </w:p>
        </w:tc>
      </w:tr>
      <w:tr w:rsidR="00BC4118" w:rsidRPr="001E61A8" w14:paraId="23281D81" w14:textId="77777777" w:rsidTr="00090B52">
        <w:trPr>
          <w:trHeight w:val="300"/>
          <w:trPrChange w:id="1695" w:author="Alex" w:date="2015-05-12T22:14:00Z">
            <w:trPr>
              <w:trHeight w:val="300"/>
            </w:trPr>
          </w:trPrChange>
        </w:trPr>
        <w:tc>
          <w:tcPr>
            <w:tcW w:w="1433" w:type="pct"/>
            <w:shd w:val="clear" w:color="auto" w:fill="auto"/>
            <w:noWrap/>
            <w:vAlign w:val="center"/>
            <w:hideMark/>
            <w:tcPrChange w:id="1696" w:author="Alex" w:date="2015-05-12T22:14:00Z">
              <w:tcPr>
                <w:tcW w:w="1433" w:type="pct"/>
                <w:tcBorders>
                  <w:top w:val="nil"/>
                  <w:left w:val="nil"/>
                  <w:bottom w:val="nil"/>
                  <w:right w:val="nil"/>
                </w:tcBorders>
                <w:shd w:val="clear" w:color="auto" w:fill="auto"/>
                <w:noWrap/>
                <w:vAlign w:val="center"/>
                <w:hideMark/>
              </w:tcPr>
            </w:tcPrChange>
          </w:tcPr>
          <w:p w14:paraId="2FACBA7B" w14:textId="77777777" w:rsidR="00BB3BDA" w:rsidRPr="001E61A8" w:rsidRDefault="00BB3BDA" w:rsidP="00570380">
            <w:pPr>
              <w:spacing w:line="480" w:lineRule="auto"/>
              <w:rPr>
                <w:rFonts w:eastAsia="宋体" w:cs="Times New Roman"/>
              </w:rPr>
              <w:pPrChange w:id="1697" w:author="Alex" w:date="2015-05-13T12:13:00Z">
                <w:pPr/>
              </w:pPrChange>
            </w:pPr>
            <w:r w:rsidRPr="001E61A8">
              <w:rPr>
                <w:rFonts w:eastAsia="宋体" w:cs="Times New Roman"/>
              </w:rPr>
              <w:t>fa_rep</w:t>
            </w:r>
          </w:p>
        </w:tc>
        <w:tc>
          <w:tcPr>
            <w:tcW w:w="559" w:type="pct"/>
            <w:shd w:val="clear" w:color="auto" w:fill="auto"/>
            <w:noWrap/>
            <w:vAlign w:val="center"/>
            <w:hideMark/>
            <w:tcPrChange w:id="1698" w:author="Alex" w:date="2015-05-12T22:14:00Z">
              <w:tcPr>
                <w:tcW w:w="559" w:type="pct"/>
                <w:tcBorders>
                  <w:top w:val="nil"/>
                  <w:left w:val="nil"/>
                  <w:bottom w:val="nil"/>
                  <w:right w:val="nil"/>
                </w:tcBorders>
                <w:shd w:val="clear" w:color="auto" w:fill="auto"/>
                <w:noWrap/>
                <w:vAlign w:val="center"/>
                <w:hideMark/>
              </w:tcPr>
            </w:tcPrChange>
          </w:tcPr>
          <w:p w14:paraId="107ACA0B" w14:textId="77777777" w:rsidR="00BB3BDA" w:rsidRPr="001E61A8" w:rsidRDefault="00BB3BDA" w:rsidP="00570380">
            <w:pPr>
              <w:spacing w:line="480" w:lineRule="auto"/>
              <w:jc w:val="right"/>
              <w:rPr>
                <w:rFonts w:ascii="Lucida Grande" w:eastAsia="宋体" w:hAnsi="Lucida Grande" w:cs="Times New Roman"/>
                <w:sz w:val="18"/>
                <w:szCs w:val="18"/>
              </w:rPr>
              <w:pPrChange w:id="1699" w:author="Alex" w:date="2015-05-13T12:13:00Z">
                <w:pPr>
                  <w:jc w:val="right"/>
                </w:pPr>
              </w:pPrChange>
            </w:pPr>
            <w:r w:rsidRPr="001E61A8">
              <w:rPr>
                <w:rFonts w:eastAsia="宋体" w:cs="Times New Roman"/>
              </w:rPr>
              <w:t xml:space="preserve">0.289 </w:t>
            </w:r>
          </w:p>
        </w:tc>
        <w:tc>
          <w:tcPr>
            <w:tcW w:w="672" w:type="pct"/>
            <w:shd w:val="clear" w:color="auto" w:fill="auto"/>
            <w:noWrap/>
            <w:vAlign w:val="center"/>
            <w:hideMark/>
            <w:tcPrChange w:id="1700" w:author="Alex" w:date="2015-05-12T22:14:00Z">
              <w:tcPr>
                <w:tcW w:w="672" w:type="pct"/>
                <w:tcBorders>
                  <w:top w:val="nil"/>
                  <w:left w:val="nil"/>
                  <w:bottom w:val="nil"/>
                  <w:right w:val="nil"/>
                </w:tcBorders>
                <w:shd w:val="clear" w:color="auto" w:fill="auto"/>
                <w:noWrap/>
                <w:vAlign w:val="center"/>
                <w:hideMark/>
              </w:tcPr>
            </w:tcPrChange>
          </w:tcPr>
          <w:p w14:paraId="51A5B4CD" w14:textId="77777777" w:rsidR="00BB3BDA" w:rsidRPr="001E61A8" w:rsidRDefault="00BB3BDA" w:rsidP="00570380">
            <w:pPr>
              <w:spacing w:line="480" w:lineRule="auto"/>
              <w:jc w:val="right"/>
              <w:rPr>
                <w:rFonts w:ascii="Lucida Grande" w:eastAsia="宋体" w:hAnsi="Lucida Grande" w:cs="Times New Roman"/>
                <w:sz w:val="18"/>
                <w:szCs w:val="18"/>
              </w:rPr>
              <w:pPrChange w:id="1701" w:author="Alex" w:date="2015-05-13T12:13:00Z">
                <w:pPr>
                  <w:jc w:val="right"/>
                </w:pPr>
              </w:pPrChange>
            </w:pPr>
            <w:r w:rsidRPr="001E61A8">
              <w:rPr>
                <w:rFonts w:eastAsia="宋体" w:cs="Times New Roman"/>
              </w:rPr>
              <w:t xml:space="preserve">0.268 </w:t>
            </w:r>
          </w:p>
        </w:tc>
        <w:tc>
          <w:tcPr>
            <w:tcW w:w="621" w:type="pct"/>
            <w:shd w:val="clear" w:color="auto" w:fill="auto"/>
            <w:noWrap/>
            <w:vAlign w:val="center"/>
            <w:hideMark/>
            <w:tcPrChange w:id="1702" w:author="Alex" w:date="2015-05-12T22:14:00Z">
              <w:tcPr>
                <w:tcW w:w="621" w:type="pct"/>
                <w:tcBorders>
                  <w:top w:val="nil"/>
                  <w:left w:val="nil"/>
                  <w:bottom w:val="nil"/>
                  <w:right w:val="nil"/>
                </w:tcBorders>
                <w:shd w:val="clear" w:color="auto" w:fill="auto"/>
                <w:noWrap/>
                <w:vAlign w:val="center"/>
                <w:hideMark/>
              </w:tcPr>
            </w:tcPrChange>
          </w:tcPr>
          <w:p w14:paraId="5D160E23" w14:textId="77777777" w:rsidR="00BB3BDA" w:rsidRPr="001E61A8" w:rsidRDefault="00BB3BDA" w:rsidP="00570380">
            <w:pPr>
              <w:spacing w:line="480" w:lineRule="auto"/>
              <w:jc w:val="right"/>
              <w:rPr>
                <w:rFonts w:ascii="Lucida Grande" w:eastAsia="宋体" w:hAnsi="Lucida Grande" w:cs="Times New Roman"/>
                <w:sz w:val="18"/>
                <w:szCs w:val="18"/>
              </w:rPr>
              <w:pPrChange w:id="1703" w:author="Alex" w:date="2015-05-13T12:13:00Z">
                <w:pPr>
                  <w:jc w:val="right"/>
                </w:pPr>
              </w:pPrChange>
            </w:pPr>
            <w:r w:rsidRPr="001E61A8">
              <w:rPr>
                <w:rFonts w:eastAsia="宋体" w:cs="Times New Roman"/>
              </w:rPr>
              <w:t xml:space="preserve">0.253 </w:t>
            </w:r>
          </w:p>
        </w:tc>
        <w:tc>
          <w:tcPr>
            <w:tcW w:w="620" w:type="pct"/>
            <w:shd w:val="clear" w:color="auto" w:fill="auto"/>
            <w:noWrap/>
            <w:vAlign w:val="center"/>
            <w:hideMark/>
            <w:tcPrChange w:id="1704" w:author="Alex" w:date="2015-05-12T22:14:00Z">
              <w:tcPr>
                <w:tcW w:w="620" w:type="pct"/>
                <w:tcBorders>
                  <w:top w:val="nil"/>
                  <w:left w:val="nil"/>
                  <w:bottom w:val="nil"/>
                  <w:right w:val="nil"/>
                </w:tcBorders>
                <w:shd w:val="clear" w:color="auto" w:fill="auto"/>
                <w:noWrap/>
                <w:vAlign w:val="center"/>
                <w:hideMark/>
              </w:tcPr>
            </w:tcPrChange>
          </w:tcPr>
          <w:p w14:paraId="3229439C" w14:textId="77777777" w:rsidR="00BB3BDA" w:rsidRPr="001E61A8" w:rsidRDefault="00BB3BDA" w:rsidP="00570380">
            <w:pPr>
              <w:spacing w:line="480" w:lineRule="auto"/>
              <w:jc w:val="right"/>
              <w:rPr>
                <w:rFonts w:ascii="Lucida Grande" w:eastAsia="宋体" w:hAnsi="Lucida Grande" w:cs="Times New Roman"/>
                <w:sz w:val="18"/>
                <w:szCs w:val="18"/>
              </w:rPr>
              <w:pPrChange w:id="1705" w:author="Alex" w:date="2015-05-13T12:13:00Z">
                <w:pPr>
                  <w:jc w:val="right"/>
                </w:pPr>
              </w:pPrChange>
            </w:pPr>
            <w:r w:rsidRPr="001E61A8">
              <w:rPr>
                <w:rFonts w:eastAsia="宋体" w:cs="Times New Roman"/>
              </w:rPr>
              <w:t xml:space="preserve">0.155 </w:t>
            </w:r>
          </w:p>
        </w:tc>
        <w:tc>
          <w:tcPr>
            <w:tcW w:w="548" w:type="pct"/>
            <w:shd w:val="clear" w:color="auto" w:fill="auto"/>
            <w:noWrap/>
            <w:vAlign w:val="center"/>
            <w:hideMark/>
            <w:tcPrChange w:id="1706" w:author="Alex" w:date="2015-05-12T22:14:00Z">
              <w:tcPr>
                <w:tcW w:w="548" w:type="pct"/>
                <w:tcBorders>
                  <w:top w:val="nil"/>
                  <w:left w:val="nil"/>
                  <w:bottom w:val="nil"/>
                  <w:right w:val="nil"/>
                </w:tcBorders>
                <w:shd w:val="clear" w:color="auto" w:fill="auto"/>
                <w:noWrap/>
                <w:vAlign w:val="center"/>
                <w:hideMark/>
              </w:tcPr>
            </w:tcPrChange>
          </w:tcPr>
          <w:p w14:paraId="74138AEA" w14:textId="77777777" w:rsidR="00BB3BDA" w:rsidRPr="001E61A8" w:rsidRDefault="00BB3BDA" w:rsidP="00570380">
            <w:pPr>
              <w:spacing w:line="480" w:lineRule="auto"/>
              <w:jc w:val="right"/>
              <w:rPr>
                <w:rFonts w:ascii="Lucida Grande" w:eastAsia="宋体" w:hAnsi="Lucida Grande" w:cs="Times New Roman"/>
                <w:sz w:val="18"/>
                <w:szCs w:val="18"/>
              </w:rPr>
              <w:pPrChange w:id="1707" w:author="Alex" w:date="2015-05-13T12:13:00Z">
                <w:pPr>
                  <w:jc w:val="right"/>
                </w:pPr>
              </w:pPrChange>
            </w:pPr>
            <w:r w:rsidRPr="001E61A8">
              <w:rPr>
                <w:rFonts w:eastAsia="宋体" w:cs="Times New Roman"/>
              </w:rPr>
              <w:t xml:space="preserve">0.064 </w:t>
            </w:r>
          </w:p>
        </w:tc>
        <w:tc>
          <w:tcPr>
            <w:tcW w:w="547" w:type="pct"/>
            <w:shd w:val="clear" w:color="auto" w:fill="auto"/>
            <w:noWrap/>
            <w:vAlign w:val="center"/>
            <w:hideMark/>
            <w:tcPrChange w:id="1708" w:author="Alex" w:date="2015-05-12T22:14:00Z">
              <w:tcPr>
                <w:tcW w:w="547" w:type="pct"/>
                <w:tcBorders>
                  <w:top w:val="nil"/>
                  <w:left w:val="nil"/>
                  <w:bottom w:val="nil"/>
                  <w:right w:val="nil"/>
                </w:tcBorders>
                <w:shd w:val="clear" w:color="auto" w:fill="auto"/>
                <w:noWrap/>
                <w:vAlign w:val="center"/>
                <w:hideMark/>
              </w:tcPr>
            </w:tcPrChange>
          </w:tcPr>
          <w:p w14:paraId="2CC52BA5" w14:textId="77777777" w:rsidR="00BB3BDA" w:rsidRPr="001E61A8" w:rsidRDefault="00BB3BDA" w:rsidP="00570380">
            <w:pPr>
              <w:spacing w:line="480" w:lineRule="auto"/>
              <w:jc w:val="right"/>
              <w:rPr>
                <w:rFonts w:ascii="Lucida Grande" w:eastAsia="宋体" w:hAnsi="Lucida Grande" w:cs="Times New Roman"/>
                <w:sz w:val="18"/>
                <w:szCs w:val="18"/>
              </w:rPr>
              <w:pPrChange w:id="1709" w:author="Alex" w:date="2015-05-13T12:13:00Z">
                <w:pPr>
                  <w:jc w:val="right"/>
                </w:pPr>
              </w:pPrChange>
            </w:pPr>
            <w:r w:rsidRPr="001E61A8">
              <w:rPr>
                <w:rFonts w:eastAsia="宋体" w:cs="Times New Roman"/>
              </w:rPr>
              <w:t xml:space="preserve">0.084 </w:t>
            </w:r>
          </w:p>
        </w:tc>
      </w:tr>
      <w:tr w:rsidR="00BC4118" w:rsidRPr="001E61A8" w14:paraId="50F0D5E6" w14:textId="77777777" w:rsidTr="00090B52">
        <w:trPr>
          <w:trHeight w:val="300"/>
          <w:trPrChange w:id="1710" w:author="Alex" w:date="2015-05-12T22:14:00Z">
            <w:trPr>
              <w:trHeight w:val="300"/>
            </w:trPr>
          </w:trPrChange>
        </w:trPr>
        <w:tc>
          <w:tcPr>
            <w:tcW w:w="1433" w:type="pct"/>
            <w:shd w:val="clear" w:color="auto" w:fill="auto"/>
            <w:noWrap/>
            <w:vAlign w:val="center"/>
            <w:hideMark/>
            <w:tcPrChange w:id="1711" w:author="Alex" w:date="2015-05-12T22:14:00Z">
              <w:tcPr>
                <w:tcW w:w="1433" w:type="pct"/>
                <w:tcBorders>
                  <w:top w:val="nil"/>
                  <w:left w:val="nil"/>
                  <w:bottom w:val="nil"/>
                  <w:right w:val="nil"/>
                </w:tcBorders>
                <w:shd w:val="clear" w:color="auto" w:fill="auto"/>
                <w:noWrap/>
                <w:vAlign w:val="center"/>
                <w:hideMark/>
              </w:tcPr>
            </w:tcPrChange>
          </w:tcPr>
          <w:p w14:paraId="5500990E" w14:textId="77777777" w:rsidR="00BB3BDA" w:rsidRPr="001E61A8" w:rsidRDefault="00BB3BDA" w:rsidP="00570380">
            <w:pPr>
              <w:spacing w:line="480" w:lineRule="auto"/>
              <w:rPr>
                <w:rFonts w:eastAsia="宋体" w:cs="Times New Roman"/>
              </w:rPr>
              <w:pPrChange w:id="1712" w:author="Alex" w:date="2015-05-13T12:13:00Z">
                <w:pPr/>
              </w:pPrChange>
            </w:pPr>
            <w:r w:rsidRPr="001E61A8">
              <w:rPr>
                <w:rFonts w:eastAsia="宋体" w:cs="Times New Roman"/>
              </w:rPr>
              <w:t>hbond_sc</w:t>
            </w:r>
          </w:p>
        </w:tc>
        <w:tc>
          <w:tcPr>
            <w:tcW w:w="559" w:type="pct"/>
            <w:shd w:val="clear" w:color="auto" w:fill="auto"/>
            <w:noWrap/>
            <w:vAlign w:val="center"/>
            <w:hideMark/>
            <w:tcPrChange w:id="1713" w:author="Alex" w:date="2015-05-12T22:14:00Z">
              <w:tcPr>
                <w:tcW w:w="559" w:type="pct"/>
                <w:tcBorders>
                  <w:top w:val="nil"/>
                  <w:left w:val="nil"/>
                  <w:bottom w:val="nil"/>
                  <w:right w:val="nil"/>
                </w:tcBorders>
                <w:shd w:val="clear" w:color="auto" w:fill="auto"/>
                <w:noWrap/>
                <w:vAlign w:val="center"/>
                <w:hideMark/>
              </w:tcPr>
            </w:tcPrChange>
          </w:tcPr>
          <w:p w14:paraId="12FC9AF6" w14:textId="77777777" w:rsidR="00BB3BDA" w:rsidRPr="001E61A8" w:rsidRDefault="00BB3BDA" w:rsidP="00570380">
            <w:pPr>
              <w:spacing w:line="480" w:lineRule="auto"/>
              <w:jc w:val="right"/>
              <w:rPr>
                <w:rFonts w:ascii="Lucida Grande" w:eastAsia="宋体" w:hAnsi="Lucida Grande" w:cs="Times New Roman"/>
                <w:sz w:val="18"/>
                <w:szCs w:val="18"/>
              </w:rPr>
              <w:pPrChange w:id="1714" w:author="Alex" w:date="2015-05-13T12:13:00Z">
                <w:pPr>
                  <w:jc w:val="right"/>
                </w:pPr>
              </w:pPrChange>
            </w:pPr>
            <w:r w:rsidRPr="001E61A8">
              <w:rPr>
                <w:rFonts w:eastAsia="宋体" w:cs="Times New Roman"/>
              </w:rPr>
              <w:t xml:space="preserve">-0.352 </w:t>
            </w:r>
          </w:p>
        </w:tc>
        <w:tc>
          <w:tcPr>
            <w:tcW w:w="672" w:type="pct"/>
            <w:shd w:val="clear" w:color="auto" w:fill="auto"/>
            <w:noWrap/>
            <w:vAlign w:val="center"/>
            <w:hideMark/>
            <w:tcPrChange w:id="1715" w:author="Alex" w:date="2015-05-12T22:14:00Z">
              <w:tcPr>
                <w:tcW w:w="672" w:type="pct"/>
                <w:tcBorders>
                  <w:top w:val="nil"/>
                  <w:left w:val="nil"/>
                  <w:bottom w:val="nil"/>
                  <w:right w:val="nil"/>
                </w:tcBorders>
                <w:shd w:val="clear" w:color="auto" w:fill="auto"/>
                <w:noWrap/>
                <w:vAlign w:val="center"/>
                <w:hideMark/>
              </w:tcPr>
            </w:tcPrChange>
          </w:tcPr>
          <w:p w14:paraId="7FD17FEB" w14:textId="77777777" w:rsidR="00BB3BDA" w:rsidRPr="001E61A8" w:rsidRDefault="00BB3BDA" w:rsidP="00570380">
            <w:pPr>
              <w:spacing w:line="480" w:lineRule="auto"/>
              <w:jc w:val="right"/>
              <w:rPr>
                <w:rFonts w:ascii="Lucida Grande" w:eastAsia="宋体" w:hAnsi="Lucida Grande" w:cs="Times New Roman"/>
                <w:sz w:val="18"/>
                <w:szCs w:val="18"/>
              </w:rPr>
              <w:pPrChange w:id="1716" w:author="Alex" w:date="2015-05-13T12:13:00Z">
                <w:pPr>
                  <w:jc w:val="right"/>
                </w:pPr>
              </w:pPrChange>
            </w:pPr>
            <w:r w:rsidRPr="001E61A8">
              <w:rPr>
                <w:rFonts w:eastAsia="宋体" w:cs="Times New Roman"/>
              </w:rPr>
              <w:t xml:space="preserve">-0.352 </w:t>
            </w:r>
          </w:p>
        </w:tc>
        <w:tc>
          <w:tcPr>
            <w:tcW w:w="621" w:type="pct"/>
            <w:shd w:val="clear" w:color="auto" w:fill="auto"/>
            <w:noWrap/>
            <w:vAlign w:val="center"/>
            <w:hideMark/>
            <w:tcPrChange w:id="1717" w:author="Alex" w:date="2015-05-12T22:14:00Z">
              <w:tcPr>
                <w:tcW w:w="621" w:type="pct"/>
                <w:tcBorders>
                  <w:top w:val="nil"/>
                  <w:left w:val="nil"/>
                  <w:bottom w:val="nil"/>
                  <w:right w:val="nil"/>
                </w:tcBorders>
                <w:shd w:val="clear" w:color="auto" w:fill="auto"/>
                <w:noWrap/>
                <w:vAlign w:val="center"/>
                <w:hideMark/>
              </w:tcPr>
            </w:tcPrChange>
          </w:tcPr>
          <w:p w14:paraId="23254F30" w14:textId="77777777" w:rsidR="00BB3BDA" w:rsidRPr="001E61A8" w:rsidRDefault="00BB3BDA" w:rsidP="00570380">
            <w:pPr>
              <w:spacing w:line="480" w:lineRule="auto"/>
              <w:jc w:val="right"/>
              <w:rPr>
                <w:rFonts w:ascii="Lucida Grande" w:eastAsia="宋体" w:hAnsi="Lucida Grande" w:cs="Times New Roman"/>
                <w:sz w:val="18"/>
                <w:szCs w:val="18"/>
              </w:rPr>
              <w:pPrChange w:id="1718" w:author="Alex" w:date="2015-05-13T12:13:00Z">
                <w:pPr>
                  <w:jc w:val="right"/>
                </w:pPr>
              </w:pPrChange>
            </w:pPr>
            <w:r w:rsidRPr="001E61A8">
              <w:rPr>
                <w:rFonts w:eastAsia="宋体" w:cs="Times New Roman"/>
              </w:rPr>
              <w:t xml:space="preserve">-0.248 </w:t>
            </w:r>
          </w:p>
        </w:tc>
        <w:tc>
          <w:tcPr>
            <w:tcW w:w="620" w:type="pct"/>
            <w:shd w:val="clear" w:color="auto" w:fill="auto"/>
            <w:noWrap/>
            <w:vAlign w:val="center"/>
            <w:hideMark/>
            <w:tcPrChange w:id="1719" w:author="Alex" w:date="2015-05-12T22:14:00Z">
              <w:tcPr>
                <w:tcW w:w="620" w:type="pct"/>
                <w:tcBorders>
                  <w:top w:val="nil"/>
                  <w:left w:val="nil"/>
                  <w:bottom w:val="nil"/>
                  <w:right w:val="nil"/>
                </w:tcBorders>
                <w:shd w:val="clear" w:color="auto" w:fill="auto"/>
                <w:noWrap/>
                <w:vAlign w:val="center"/>
                <w:hideMark/>
              </w:tcPr>
            </w:tcPrChange>
          </w:tcPr>
          <w:p w14:paraId="695B9ECE" w14:textId="77777777" w:rsidR="00BB3BDA" w:rsidRPr="001E61A8" w:rsidRDefault="00BB3BDA" w:rsidP="00570380">
            <w:pPr>
              <w:spacing w:line="480" w:lineRule="auto"/>
              <w:jc w:val="right"/>
              <w:rPr>
                <w:rFonts w:ascii="Lucida Grande" w:eastAsia="宋体" w:hAnsi="Lucida Grande" w:cs="Times New Roman"/>
                <w:sz w:val="18"/>
                <w:szCs w:val="18"/>
              </w:rPr>
              <w:pPrChange w:id="1720" w:author="Alex" w:date="2015-05-13T12:13:00Z">
                <w:pPr>
                  <w:jc w:val="right"/>
                </w:pPr>
              </w:pPrChange>
            </w:pPr>
            <w:r w:rsidRPr="001E61A8">
              <w:rPr>
                <w:rFonts w:eastAsia="宋体" w:cs="Times New Roman"/>
              </w:rPr>
              <w:t xml:space="preserve">-0.297 </w:t>
            </w:r>
          </w:p>
        </w:tc>
        <w:tc>
          <w:tcPr>
            <w:tcW w:w="548" w:type="pct"/>
            <w:shd w:val="clear" w:color="auto" w:fill="auto"/>
            <w:noWrap/>
            <w:vAlign w:val="center"/>
            <w:hideMark/>
            <w:tcPrChange w:id="1721" w:author="Alex" w:date="2015-05-12T22:14:00Z">
              <w:tcPr>
                <w:tcW w:w="548" w:type="pct"/>
                <w:tcBorders>
                  <w:top w:val="nil"/>
                  <w:left w:val="nil"/>
                  <w:bottom w:val="nil"/>
                  <w:right w:val="nil"/>
                </w:tcBorders>
                <w:shd w:val="clear" w:color="auto" w:fill="auto"/>
                <w:noWrap/>
                <w:vAlign w:val="center"/>
                <w:hideMark/>
              </w:tcPr>
            </w:tcPrChange>
          </w:tcPr>
          <w:p w14:paraId="7AE831C7" w14:textId="77777777" w:rsidR="00BB3BDA" w:rsidRPr="001E61A8" w:rsidRDefault="00BB3BDA" w:rsidP="00570380">
            <w:pPr>
              <w:spacing w:line="480" w:lineRule="auto"/>
              <w:jc w:val="right"/>
              <w:rPr>
                <w:rFonts w:ascii="Lucida Grande" w:eastAsia="宋体" w:hAnsi="Lucida Grande" w:cs="Times New Roman"/>
                <w:sz w:val="18"/>
                <w:szCs w:val="18"/>
              </w:rPr>
              <w:pPrChange w:id="1722" w:author="Alex" w:date="2015-05-13T12:13:00Z">
                <w:pPr>
                  <w:jc w:val="right"/>
                </w:pPr>
              </w:pPrChange>
            </w:pPr>
            <w:r w:rsidRPr="001E61A8">
              <w:rPr>
                <w:rFonts w:eastAsia="宋体" w:cs="Times New Roman"/>
              </w:rPr>
              <w:t xml:space="preserve">-0.309 </w:t>
            </w:r>
          </w:p>
        </w:tc>
        <w:tc>
          <w:tcPr>
            <w:tcW w:w="547" w:type="pct"/>
            <w:shd w:val="clear" w:color="auto" w:fill="auto"/>
            <w:noWrap/>
            <w:vAlign w:val="center"/>
            <w:hideMark/>
            <w:tcPrChange w:id="1723" w:author="Alex" w:date="2015-05-12T22:14:00Z">
              <w:tcPr>
                <w:tcW w:w="547" w:type="pct"/>
                <w:tcBorders>
                  <w:top w:val="nil"/>
                  <w:left w:val="nil"/>
                  <w:bottom w:val="nil"/>
                  <w:right w:val="nil"/>
                </w:tcBorders>
                <w:shd w:val="clear" w:color="auto" w:fill="auto"/>
                <w:noWrap/>
                <w:vAlign w:val="center"/>
                <w:hideMark/>
              </w:tcPr>
            </w:tcPrChange>
          </w:tcPr>
          <w:p w14:paraId="38CAA38B" w14:textId="77777777" w:rsidR="00BB3BDA" w:rsidRPr="001E61A8" w:rsidRDefault="00BB3BDA" w:rsidP="00570380">
            <w:pPr>
              <w:spacing w:line="480" w:lineRule="auto"/>
              <w:jc w:val="right"/>
              <w:rPr>
                <w:rFonts w:eastAsia="宋体" w:cs="Times New Roman"/>
              </w:rPr>
              <w:pPrChange w:id="1724" w:author="Alex" w:date="2015-05-13T12:13:00Z">
                <w:pPr>
                  <w:jc w:val="right"/>
                </w:pPr>
              </w:pPrChange>
            </w:pPr>
            <w:r w:rsidRPr="001E61A8">
              <w:rPr>
                <w:rFonts w:eastAsia="宋体" w:cs="Times New Roman"/>
              </w:rPr>
              <w:t xml:space="preserve">-0.266 </w:t>
            </w:r>
          </w:p>
        </w:tc>
      </w:tr>
      <w:tr w:rsidR="00BC4118" w:rsidRPr="001E61A8" w14:paraId="2130A54F" w14:textId="77777777" w:rsidTr="00090B52">
        <w:trPr>
          <w:trHeight w:val="300"/>
          <w:trPrChange w:id="1725" w:author="Alex" w:date="2015-05-12T22:14:00Z">
            <w:trPr>
              <w:trHeight w:val="300"/>
            </w:trPr>
          </w:trPrChange>
        </w:trPr>
        <w:tc>
          <w:tcPr>
            <w:tcW w:w="1433" w:type="pct"/>
            <w:shd w:val="clear" w:color="auto" w:fill="auto"/>
            <w:noWrap/>
            <w:vAlign w:val="center"/>
            <w:hideMark/>
            <w:tcPrChange w:id="1726" w:author="Alex" w:date="2015-05-12T22:14:00Z">
              <w:tcPr>
                <w:tcW w:w="1433" w:type="pct"/>
                <w:tcBorders>
                  <w:top w:val="nil"/>
                  <w:left w:val="nil"/>
                  <w:bottom w:val="nil"/>
                  <w:right w:val="nil"/>
                </w:tcBorders>
                <w:shd w:val="clear" w:color="auto" w:fill="auto"/>
                <w:noWrap/>
                <w:vAlign w:val="center"/>
                <w:hideMark/>
              </w:tcPr>
            </w:tcPrChange>
          </w:tcPr>
          <w:p w14:paraId="424AC08E" w14:textId="77777777" w:rsidR="00BB3BDA" w:rsidRPr="001E61A8" w:rsidRDefault="00BB3BDA" w:rsidP="00570380">
            <w:pPr>
              <w:spacing w:line="480" w:lineRule="auto"/>
              <w:rPr>
                <w:rFonts w:eastAsia="宋体" w:cs="Times New Roman"/>
              </w:rPr>
              <w:pPrChange w:id="1727" w:author="Alex" w:date="2015-05-13T12:13:00Z">
                <w:pPr/>
              </w:pPrChange>
            </w:pPr>
            <w:r w:rsidRPr="001E61A8">
              <w:rPr>
                <w:rFonts w:eastAsia="宋体" w:cs="Times New Roman"/>
              </w:rPr>
              <w:t>SR_1_all_cst</w:t>
            </w:r>
          </w:p>
        </w:tc>
        <w:tc>
          <w:tcPr>
            <w:tcW w:w="559" w:type="pct"/>
            <w:shd w:val="clear" w:color="auto" w:fill="auto"/>
            <w:noWrap/>
            <w:vAlign w:val="center"/>
            <w:hideMark/>
            <w:tcPrChange w:id="1728" w:author="Alex" w:date="2015-05-12T22:14:00Z">
              <w:tcPr>
                <w:tcW w:w="559" w:type="pct"/>
                <w:tcBorders>
                  <w:top w:val="nil"/>
                  <w:left w:val="nil"/>
                  <w:bottom w:val="nil"/>
                  <w:right w:val="nil"/>
                </w:tcBorders>
                <w:shd w:val="clear" w:color="auto" w:fill="auto"/>
                <w:noWrap/>
                <w:vAlign w:val="center"/>
                <w:hideMark/>
              </w:tcPr>
            </w:tcPrChange>
          </w:tcPr>
          <w:p w14:paraId="48C9E5EC" w14:textId="77777777" w:rsidR="00BB3BDA" w:rsidRPr="001E61A8" w:rsidRDefault="00BB3BDA" w:rsidP="00570380">
            <w:pPr>
              <w:spacing w:line="480" w:lineRule="auto"/>
              <w:jc w:val="right"/>
              <w:rPr>
                <w:rFonts w:ascii="Lucida Grande" w:eastAsia="宋体" w:hAnsi="Lucida Grande" w:cs="Times New Roman"/>
                <w:sz w:val="18"/>
                <w:szCs w:val="18"/>
              </w:rPr>
              <w:pPrChange w:id="1729" w:author="Alex" w:date="2015-05-13T12:13:00Z">
                <w:pPr>
                  <w:jc w:val="right"/>
                </w:pPr>
              </w:pPrChange>
            </w:pPr>
            <w:r w:rsidRPr="001E61A8">
              <w:rPr>
                <w:rFonts w:eastAsia="宋体" w:cs="Times New Roman"/>
              </w:rPr>
              <w:t xml:space="preserve">-0.061 </w:t>
            </w:r>
          </w:p>
        </w:tc>
        <w:tc>
          <w:tcPr>
            <w:tcW w:w="672" w:type="pct"/>
            <w:shd w:val="clear" w:color="auto" w:fill="auto"/>
            <w:noWrap/>
            <w:vAlign w:val="center"/>
            <w:hideMark/>
            <w:tcPrChange w:id="1730" w:author="Alex" w:date="2015-05-12T22:14:00Z">
              <w:tcPr>
                <w:tcW w:w="672" w:type="pct"/>
                <w:tcBorders>
                  <w:top w:val="nil"/>
                  <w:left w:val="nil"/>
                  <w:bottom w:val="nil"/>
                  <w:right w:val="nil"/>
                </w:tcBorders>
                <w:shd w:val="clear" w:color="auto" w:fill="auto"/>
                <w:noWrap/>
                <w:vAlign w:val="center"/>
                <w:hideMark/>
              </w:tcPr>
            </w:tcPrChange>
          </w:tcPr>
          <w:p w14:paraId="04865C84" w14:textId="77777777" w:rsidR="00BB3BDA" w:rsidRPr="001E61A8" w:rsidRDefault="00BB3BDA" w:rsidP="00570380">
            <w:pPr>
              <w:spacing w:line="480" w:lineRule="auto"/>
              <w:jc w:val="right"/>
              <w:rPr>
                <w:rFonts w:ascii="Lucida Grande" w:eastAsia="宋体" w:hAnsi="Lucida Grande" w:cs="Times New Roman"/>
                <w:sz w:val="18"/>
                <w:szCs w:val="18"/>
              </w:rPr>
              <w:pPrChange w:id="1731" w:author="Alex" w:date="2015-05-13T12:13:00Z">
                <w:pPr>
                  <w:jc w:val="right"/>
                </w:pPr>
              </w:pPrChange>
            </w:pPr>
            <w:r w:rsidRPr="001E61A8">
              <w:rPr>
                <w:rFonts w:eastAsia="宋体" w:cs="Times New Roman"/>
              </w:rPr>
              <w:t xml:space="preserve">-0.039 </w:t>
            </w:r>
          </w:p>
        </w:tc>
        <w:tc>
          <w:tcPr>
            <w:tcW w:w="621" w:type="pct"/>
            <w:shd w:val="clear" w:color="auto" w:fill="auto"/>
            <w:noWrap/>
            <w:vAlign w:val="center"/>
            <w:hideMark/>
            <w:tcPrChange w:id="1732" w:author="Alex" w:date="2015-05-12T22:14:00Z">
              <w:tcPr>
                <w:tcW w:w="621" w:type="pct"/>
                <w:tcBorders>
                  <w:top w:val="nil"/>
                  <w:left w:val="nil"/>
                  <w:bottom w:val="nil"/>
                  <w:right w:val="nil"/>
                </w:tcBorders>
                <w:shd w:val="clear" w:color="auto" w:fill="auto"/>
                <w:noWrap/>
                <w:vAlign w:val="center"/>
                <w:hideMark/>
              </w:tcPr>
            </w:tcPrChange>
          </w:tcPr>
          <w:p w14:paraId="3197D5E6" w14:textId="77777777" w:rsidR="00BB3BDA" w:rsidRPr="001E61A8" w:rsidRDefault="00BB3BDA" w:rsidP="00570380">
            <w:pPr>
              <w:spacing w:line="480" w:lineRule="auto"/>
              <w:jc w:val="right"/>
              <w:rPr>
                <w:rFonts w:ascii="Lucida Grande" w:eastAsia="宋体" w:hAnsi="Lucida Grande" w:cs="Times New Roman"/>
                <w:sz w:val="18"/>
                <w:szCs w:val="18"/>
              </w:rPr>
              <w:pPrChange w:id="1733" w:author="Alex" w:date="2015-05-13T12:13:00Z">
                <w:pPr>
                  <w:jc w:val="right"/>
                </w:pPr>
              </w:pPrChange>
            </w:pPr>
            <w:r w:rsidRPr="001E61A8">
              <w:rPr>
                <w:rFonts w:eastAsia="宋体" w:cs="Times New Roman"/>
              </w:rPr>
              <w:t xml:space="preserve">-0.148 </w:t>
            </w:r>
          </w:p>
        </w:tc>
        <w:tc>
          <w:tcPr>
            <w:tcW w:w="620" w:type="pct"/>
            <w:shd w:val="clear" w:color="auto" w:fill="auto"/>
            <w:noWrap/>
            <w:vAlign w:val="center"/>
            <w:hideMark/>
            <w:tcPrChange w:id="1734" w:author="Alex" w:date="2015-05-12T22:14:00Z">
              <w:tcPr>
                <w:tcW w:w="620" w:type="pct"/>
                <w:tcBorders>
                  <w:top w:val="nil"/>
                  <w:left w:val="nil"/>
                  <w:bottom w:val="nil"/>
                  <w:right w:val="nil"/>
                </w:tcBorders>
                <w:shd w:val="clear" w:color="auto" w:fill="auto"/>
                <w:noWrap/>
                <w:vAlign w:val="center"/>
                <w:hideMark/>
              </w:tcPr>
            </w:tcPrChange>
          </w:tcPr>
          <w:p w14:paraId="28F596E6" w14:textId="77777777" w:rsidR="00BB3BDA" w:rsidRPr="001E61A8" w:rsidRDefault="00BB3BDA" w:rsidP="00570380">
            <w:pPr>
              <w:spacing w:line="480" w:lineRule="auto"/>
              <w:jc w:val="right"/>
              <w:rPr>
                <w:rFonts w:ascii="Lucida Grande" w:eastAsia="宋体" w:hAnsi="Lucida Grande" w:cs="Times New Roman"/>
                <w:sz w:val="18"/>
                <w:szCs w:val="18"/>
              </w:rPr>
              <w:pPrChange w:id="1735" w:author="Alex" w:date="2015-05-13T12:13:00Z">
                <w:pPr>
                  <w:jc w:val="right"/>
                </w:pPr>
              </w:pPrChange>
            </w:pPr>
            <w:r w:rsidRPr="001E61A8">
              <w:rPr>
                <w:rFonts w:eastAsia="宋体" w:cs="Times New Roman"/>
              </w:rPr>
              <w:t xml:space="preserve">-0.114 </w:t>
            </w:r>
          </w:p>
        </w:tc>
        <w:tc>
          <w:tcPr>
            <w:tcW w:w="548" w:type="pct"/>
            <w:shd w:val="clear" w:color="auto" w:fill="auto"/>
            <w:noWrap/>
            <w:vAlign w:val="center"/>
            <w:hideMark/>
            <w:tcPrChange w:id="1736" w:author="Alex" w:date="2015-05-12T22:14:00Z">
              <w:tcPr>
                <w:tcW w:w="548" w:type="pct"/>
                <w:tcBorders>
                  <w:top w:val="nil"/>
                  <w:left w:val="nil"/>
                  <w:bottom w:val="nil"/>
                  <w:right w:val="nil"/>
                </w:tcBorders>
                <w:shd w:val="clear" w:color="auto" w:fill="auto"/>
                <w:noWrap/>
                <w:vAlign w:val="center"/>
                <w:hideMark/>
              </w:tcPr>
            </w:tcPrChange>
          </w:tcPr>
          <w:p w14:paraId="70AAADD3" w14:textId="77777777" w:rsidR="00BB3BDA" w:rsidRPr="001E61A8" w:rsidRDefault="00BB3BDA" w:rsidP="00570380">
            <w:pPr>
              <w:spacing w:line="480" w:lineRule="auto"/>
              <w:jc w:val="right"/>
              <w:rPr>
                <w:rFonts w:ascii="Lucida Grande" w:eastAsia="宋体" w:hAnsi="Lucida Grande" w:cs="Times New Roman"/>
                <w:sz w:val="18"/>
                <w:szCs w:val="18"/>
              </w:rPr>
              <w:pPrChange w:id="1737" w:author="Alex" w:date="2015-05-13T12:13:00Z">
                <w:pPr>
                  <w:jc w:val="right"/>
                </w:pPr>
              </w:pPrChange>
            </w:pPr>
            <w:r w:rsidRPr="001E61A8">
              <w:rPr>
                <w:rFonts w:eastAsia="宋体" w:cs="Times New Roman"/>
              </w:rPr>
              <w:t xml:space="preserve">-0.163 </w:t>
            </w:r>
          </w:p>
        </w:tc>
        <w:tc>
          <w:tcPr>
            <w:tcW w:w="547" w:type="pct"/>
            <w:shd w:val="clear" w:color="auto" w:fill="auto"/>
            <w:noWrap/>
            <w:vAlign w:val="center"/>
            <w:hideMark/>
            <w:tcPrChange w:id="1738" w:author="Alex" w:date="2015-05-12T22:14:00Z">
              <w:tcPr>
                <w:tcW w:w="547" w:type="pct"/>
                <w:tcBorders>
                  <w:top w:val="nil"/>
                  <w:left w:val="nil"/>
                  <w:bottom w:val="nil"/>
                  <w:right w:val="nil"/>
                </w:tcBorders>
                <w:shd w:val="clear" w:color="auto" w:fill="auto"/>
                <w:noWrap/>
                <w:vAlign w:val="center"/>
                <w:hideMark/>
              </w:tcPr>
            </w:tcPrChange>
          </w:tcPr>
          <w:p w14:paraId="5EDB614D" w14:textId="77777777" w:rsidR="00BB3BDA" w:rsidRPr="001E61A8" w:rsidRDefault="00BB3BDA" w:rsidP="00570380">
            <w:pPr>
              <w:spacing w:line="480" w:lineRule="auto"/>
              <w:jc w:val="right"/>
              <w:rPr>
                <w:rFonts w:ascii="Lucida Grande" w:eastAsia="宋体" w:hAnsi="Lucida Grande" w:cs="Times New Roman"/>
                <w:sz w:val="18"/>
                <w:szCs w:val="18"/>
              </w:rPr>
              <w:pPrChange w:id="1739" w:author="Alex" w:date="2015-05-13T12:13:00Z">
                <w:pPr>
                  <w:jc w:val="right"/>
                </w:pPr>
              </w:pPrChange>
            </w:pPr>
            <w:r w:rsidRPr="001E61A8">
              <w:rPr>
                <w:rFonts w:eastAsia="宋体" w:cs="Times New Roman"/>
              </w:rPr>
              <w:t xml:space="preserve">-0.119 </w:t>
            </w:r>
          </w:p>
        </w:tc>
      </w:tr>
      <w:tr w:rsidR="00BC4118" w:rsidRPr="001E61A8" w14:paraId="2365431C" w14:textId="77777777" w:rsidTr="00090B52">
        <w:trPr>
          <w:trHeight w:val="300"/>
          <w:trPrChange w:id="1740" w:author="Alex" w:date="2015-05-12T22:14:00Z">
            <w:trPr>
              <w:trHeight w:val="300"/>
            </w:trPr>
          </w:trPrChange>
        </w:trPr>
        <w:tc>
          <w:tcPr>
            <w:tcW w:w="1433" w:type="pct"/>
            <w:shd w:val="clear" w:color="auto" w:fill="auto"/>
            <w:noWrap/>
            <w:vAlign w:val="center"/>
            <w:hideMark/>
            <w:tcPrChange w:id="1741" w:author="Alex" w:date="2015-05-12T22:14:00Z">
              <w:tcPr>
                <w:tcW w:w="1433" w:type="pct"/>
                <w:tcBorders>
                  <w:top w:val="nil"/>
                  <w:left w:val="nil"/>
                  <w:bottom w:val="nil"/>
                  <w:right w:val="nil"/>
                </w:tcBorders>
                <w:shd w:val="clear" w:color="auto" w:fill="auto"/>
                <w:noWrap/>
                <w:vAlign w:val="center"/>
                <w:hideMark/>
              </w:tcPr>
            </w:tcPrChange>
          </w:tcPr>
          <w:p w14:paraId="62429579" w14:textId="77777777" w:rsidR="00BB3BDA" w:rsidRPr="001E61A8" w:rsidRDefault="00BB3BDA" w:rsidP="00570380">
            <w:pPr>
              <w:spacing w:line="480" w:lineRule="auto"/>
              <w:rPr>
                <w:rFonts w:eastAsia="宋体" w:cs="Times New Roman"/>
              </w:rPr>
              <w:pPrChange w:id="1742" w:author="Alex" w:date="2015-05-13T12:13:00Z">
                <w:pPr/>
              </w:pPrChange>
            </w:pPr>
            <w:r w:rsidRPr="001E61A8">
              <w:rPr>
                <w:rFonts w:eastAsia="宋体" w:cs="Times New Roman"/>
              </w:rPr>
              <w:t>SR_1_burunsat_pm</w:t>
            </w:r>
          </w:p>
        </w:tc>
        <w:tc>
          <w:tcPr>
            <w:tcW w:w="559" w:type="pct"/>
            <w:shd w:val="clear" w:color="auto" w:fill="auto"/>
            <w:noWrap/>
            <w:vAlign w:val="center"/>
            <w:hideMark/>
            <w:tcPrChange w:id="1743" w:author="Alex" w:date="2015-05-12T22:14:00Z">
              <w:tcPr>
                <w:tcW w:w="559" w:type="pct"/>
                <w:tcBorders>
                  <w:top w:val="nil"/>
                  <w:left w:val="nil"/>
                  <w:bottom w:val="nil"/>
                  <w:right w:val="nil"/>
                </w:tcBorders>
                <w:shd w:val="clear" w:color="auto" w:fill="auto"/>
                <w:noWrap/>
                <w:vAlign w:val="center"/>
                <w:hideMark/>
              </w:tcPr>
            </w:tcPrChange>
          </w:tcPr>
          <w:p w14:paraId="2F6D31A1" w14:textId="77777777" w:rsidR="00BB3BDA" w:rsidRPr="001E61A8" w:rsidRDefault="00BB3BDA" w:rsidP="00570380">
            <w:pPr>
              <w:spacing w:line="480" w:lineRule="auto"/>
              <w:jc w:val="right"/>
              <w:rPr>
                <w:rFonts w:ascii="Lucida Grande" w:eastAsia="宋体" w:hAnsi="Lucida Grande" w:cs="Times New Roman"/>
                <w:sz w:val="18"/>
                <w:szCs w:val="18"/>
              </w:rPr>
              <w:pPrChange w:id="1744" w:author="Alex" w:date="2015-05-13T12:13:00Z">
                <w:pPr>
                  <w:jc w:val="right"/>
                </w:pPr>
              </w:pPrChange>
            </w:pPr>
            <w:r w:rsidRPr="001E61A8">
              <w:rPr>
                <w:rFonts w:eastAsia="宋体" w:cs="Times New Roman"/>
              </w:rPr>
              <w:t xml:space="preserve">0.000 </w:t>
            </w:r>
          </w:p>
        </w:tc>
        <w:tc>
          <w:tcPr>
            <w:tcW w:w="672" w:type="pct"/>
            <w:shd w:val="clear" w:color="auto" w:fill="auto"/>
            <w:noWrap/>
            <w:vAlign w:val="center"/>
            <w:hideMark/>
            <w:tcPrChange w:id="1745" w:author="Alex" w:date="2015-05-12T22:14:00Z">
              <w:tcPr>
                <w:tcW w:w="672" w:type="pct"/>
                <w:tcBorders>
                  <w:top w:val="nil"/>
                  <w:left w:val="nil"/>
                  <w:bottom w:val="nil"/>
                  <w:right w:val="nil"/>
                </w:tcBorders>
                <w:shd w:val="clear" w:color="auto" w:fill="auto"/>
                <w:noWrap/>
                <w:vAlign w:val="center"/>
                <w:hideMark/>
              </w:tcPr>
            </w:tcPrChange>
          </w:tcPr>
          <w:p w14:paraId="0B15ABD5" w14:textId="77777777" w:rsidR="00BB3BDA" w:rsidRPr="001E61A8" w:rsidRDefault="00BB3BDA" w:rsidP="00570380">
            <w:pPr>
              <w:spacing w:line="480" w:lineRule="auto"/>
              <w:jc w:val="right"/>
              <w:rPr>
                <w:rFonts w:ascii="Lucida Grande" w:eastAsia="宋体" w:hAnsi="Lucida Grande" w:cs="Times New Roman"/>
                <w:sz w:val="18"/>
                <w:szCs w:val="18"/>
              </w:rPr>
              <w:pPrChange w:id="1746" w:author="Alex" w:date="2015-05-13T12:13:00Z">
                <w:pPr>
                  <w:jc w:val="right"/>
                </w:pPr>
              </w:pPrChange>
            </w:pPr>
            <w:r w:rsidRPr="001E61A8">
              <w:rPr>
                <w:rFonts w:eastAsia="宋体" w:cs="Times New Roman"/>
              </w:rPr>
              <w:t xml:space="preserve">0.000 </w:t>
            </w:r>
          </w:p>
        </w:tc>
        <w:tc>
          <w:tcPr>
            <w:tcW w:w="621" w:type="pct"/>
            <w:shd w:val="clear" w:color="auto" w:fill="auto"/>
            <w:noWrap/>
            <w:vAlign w:val="center"/>
            <w:hideMark/>
            <w:tcPrChange w:id="1747" w:author="Alex" w:date="2015-05-12T22:14:00Z">
              <w:tcPr>
                <w:tcW w:w="621" w:type="pct"/>
                <w:tcBorders>
                  <w:top w:val="nil"/>
                  <w:left w:val="nil"/>
                  <w:bottom w:val="nil"/>
                  <w:right w:val="nil"/>
                </w:tcBorders>
                <w:shd w:val="clear" w:color="auto" w:fill="auto"/>
                <w:noWrap/>
                <w:vAlign w:val="center"/>
                <w:hideMark/>
              </w:tcPr>
            </w:tcPrChange>
          </w:tcPr>
          <w:p w14:paraId="596DC2A6" w14:textId="77777777" w:rsidR="00BB3BDA" w:rsidRPr="001E61A8" w:rsidRDefault="00BB3BDA" w:rsidP="00570380">
            <w:pPr>
              <w:spacing w:line="480" w:lineRule="auto"/>
              <w:jc w:val="right"/>
              <w:rPr>
                <w:rFonts w:ascii="Lucida Grande" w:eastAsia="宋体" w:hAnsi="Lucida Grande" w:cs="Times New Roman"/>
                <w:sz w:val="18"/>
                <w:szCs w:val="18"/>
              </w:rPr>
              <w:pPrChange w:id="1748" w:author="Alex" w:date="2015-05-13T12:13:00Z">
                <w:pPr>
                  <w:jc w:val="right"/>
                </w:pPr>
              </w:pPrChange>
            </w:pPr>
            <w:r w:rsidRPr="001E61A8">
              <w:rPr>
                <w:rFonts w:eastAsia="宋体" w:cs="Times New Roman"/>
              </w:rPr>
              <w:t xml:space="preserve">0.000 </w:t>
            </w:r>
          </w:p>
        </w:tc>
        <w:tc>
          <w:tcPr>
            <w:tcW w:w="620" w:type="pct"/>
            <w:shd w:val="clear" w:color="auto" w:fill="auto"/>
            <w:noWrap/>
            <w:vAlign w:val="center"/>
            <w:hideMark/>
            <w:tcPrChange w:id="1749" w:author="Alex" w:date="2015-05-12T22:14:00Z">
              <w:tcPr>
                <w:tcW w:w="620" w:type="pct"/>
                <w:tcBorders>
                  <w:top w:val="nil"/>
                  <w:left w:val="nil"/>
                  <w:bottom w:val="nil"/>
                  <w:right w:val="nil"/>
                </w:tcBorders>
                <w:shd w:val="clear" w:color="auto" w:fill="auto"/>
                <w:noWrap/>
                <w:vAlign w:val="center"/>
                <w:hideMark/>
              </w:tcPr>
            </w:tcPrChange>
          </w:tcPr>
          <w:p w14:paraId="62D143F4" w14:textId="77777777" w:rsidR="00BB3BDA" w:rsidRPr="001E61A8" w:rsidRDefault="00BB3BDA" w:rsidP="00570380">
            <w:pPr>
              <w:spacing w:line="480" w:lineRule="auto"/>
              <w:jc w:val="right"/>
              <w:rPr>
                <w:rFonts w:ascii="Lucida Grande" w:eastAsia="宋体" w:hAnsi="Lucida Grande" w:cs="Times New Roman"/>
                <w:sz w:val="18"/>
                <w:szCs w:val="18"/>
              </w:rPr>
              <w:pPrChange w:id="1750" w:author="Alex" w:date="2015-05-13T12:13:00Z">
                <w:pPr>
                  <w:jc w:val="right"/>
                </w:pPr>
              </w:pPrChange>
            </w:pPr>
            <w:r w:rsidRPr="001E61A8">
              <w:rPr>
                <w:rFonts w:eastAsia="宋体" w:cs="Times New Roman"/>
              </w:rPr>
              <w:t xml:space="preserve">0.000 </w:t>
            </w:r>
          </w:p>
        </w:tc>
        <w:tc>
          <w:tcPr>
            <w:tcW w:w="548" w:type="pct"/>
            <w:shd w:val="clear" w:color="auto" w:fill="auto"/>
            <w:noWrap/>
            <w:vAlign w:val="center"/>
            <w:hideMark/>
            <w:tcPrChange w:id="1751" w:author="Alex" w:date="2015-05-12T22:14:00Z">
              <w:tcPr>
                <w:tcW w:w="548" w:type="pct"/>
                <w:tcBorders>
                  <w:top w:val="nil"/>
                  <w:left w:val="nil"/>
                  <w:bottom w:val="nil"/>
                  <w:right w:val="nil"/>
                </w:tcBorders>
                <w:shd w:val="clear" w:color="auto" w:fill="auto"/>
                <w:noWrap/>
                <w:vAlign w:val="center"/>
                <w:hideMark/>
              </w:tcPr>
            </w:tcPrChange>
          </w:tcPr>
          <w:p w14:paraId="1128C5D4" w14:textId="77777777" w:rsidR="00BB3BDA" w:rsidRPr="001E61A8" w:rsidRDefault="00BB3BDA" w:rsidP="00570380">
            <w:pPr>
              <w:spacing w:line="480" w:lineRule="auto"/>
              <w:jc w:val="right"/>
              <w:rPr>
                <w:rFonts w:ascii="Lucida Grande" w:eastAsia="宋体" w:hAnsi="Lucida Grande" w:cs="Times New Roman"/>
                <w:sz w:val="18"/>
                <w:szCs w:val="18"/>
              </w:rPr>
              <w:pPrChange w:id="1752" w:author="Alex" w:date="2015-05-13T12:13:00Z">
                <w:pPr>
                  <w:jc w:val="right"/>
                </w:pPr>
              </w:pPrChange>
            </w:pPr>
            <w:r w:rsidRPr="001E61A8">
              <w:rPr>
                <w:rFonts w:eastAsia="宋体" w:cs="Times New Roman"/>
              </w:rPr>
              <w:t xml:space="preserve">0.000 </w:t>
            </w:r>
          </w:p>
        </w:tc>
        <w:tc>
          <w:tcPr>
            <w:tcW w:w="547" w:type="pct"/>
            <w:shd w:val="clear" w:color="auto" w:fill="auto"/>
            <w:noWrap/>
            <w:vAlign w:val="center"/>
            <w:hideMark/>
            <w:tcPrChange w:id="1753" w:author="Alex" w:date="2015-05-12T22:14:00Z">
              <w:tcPr>
                <w:tcW w:w="547" w:type="pct"/>
                <w:tcBorders>
                  <w:top w:val="nil"/>
                  <w:left w:val="nil"/>
                  <w:bottom w:val="nil"/>
                  <w:right w:val="nil"/>
                </w:tcBorders>
                <w:shd w:val="clear" w:color="auto" w:fill="auto"/>
                <w:noWrap/>
                <w:vAlign w:val="center"/>
                <w:hideMark/>
              </w:tcPr>
            </w:tcPrChange>
          </w:tcPr>
          <w:p w14:paraId="643A15DA" w14:textId="77777777" w:rsidR="00BB3BDA" w:rsidRPr="001E61A8" w:rsidRDefault="00BB3BDA" w:rsidP="00570380">
            <w:pPr>
              <w:spacing w:line="480" w:lineRule="auto"/>
              <w:jc w:val="right"/>
              <w:rPr>
                <w:rFonts w:ascii="Lucida Grande" w:eastAsia="宋体" w:hAnsi="Lucida Grande" w:cs="Times New Roman"/>
                <w:sz w:val="18"/>
                <w:szCs w:val="18"/>
              </w:rPr>
              <w:pPrChange w:id="1754" w:author="Alex" w:date="2015-05-13T12:13:00Z">
                <w:pPr>
                  <w:jc w:val="right"/>
                </w:pPr>
              </w:pPrChange>
            </w:pPr>
            <w:r w:rsidRPr="001E61A8">
              <w:rPr>
                <w:rFonts w:eastAsia="宋体" w:cs="Times New Roman"/>
              </w:rPr>
              <w:t xml:space="preserve">0.000 </w:t>
            </w:r>
          </w:p>
        </w:tc>
      </w:tr>
      <w:tr w:rsidR="00BC4118" w:rsidRPr="001E61A8" w14:paraId="14B3ABEC" w14:textId="77777777" w:rsidTr="00090B52">
        <w:trPr>
          <w:trHeight w:val="300"/>
          <w:trPrChange w:id="1755" w:author="Alex" w:date="2015-05-12T22:14:00Z">
            <w:trPr>
              <w:trHeight w:val="300"/>
            </w:trPr>
          </w:trPrChange>
        </w:trPr>
        <w:tc>
          <w:tcPr>
            <w:tcW w:w="1433" w:type="pct"/>
            <w:shd w:val="clear" w:color="auto" w:fill="auto"/>
            <w:noWrap/>
            <w:vAlign w:val="center"/>
            <w:hideMark/>
            <w:tcPrChange w:id="1756" w:author="Alex" w:date="2015-05-12T22:14:00Z">
              <w:tcPr>
                <w:tcW w:w="1433" w:type="pct"/>
                <w:tcBorders>
                  <w:top w:val="nil"/>
                  <w:left w:val="nil"/>
                  <w:bottom w:val="nil"/>
                  <w:right w:val="nil"/>
                </w:tcBorders>
                <w:shd w:val="clear" w:color="auto" w:fill="auto"/>
                <w:noWrap/>
                <w:vAlign w:val="center"/>
                <w:hideMark/>
              </w:tcPr>
            </w:tcPrChange>
          </w:tcPr>
          <w:p w14:paraId="7ECC46C2" w14:textId="77777777" w:rsidR="00BB3BDA" w:rsidRPr="001E61A8" w:rsidRDefault="00BB3BDA" w:rsidP="00570380">
            <w:pPr>
              <w:spacing w:line="480" w:lineRule="auto"/>
              <w:rPr>
                <w:rFonts w:eastAsia="宋体" w:cs="Times New Roman"/>
              </w:rPr>
              <w:pPrChange w:id="1757" w:author="Alex" w:date="2015-05-13T12:13:00Z">
                <w:pPr/>
              </w:pPrChange>
            </w:pPr>
            <w:r w:rsidRPr="001E61A8">
              <w:rPr>
                <w:rFonts w:eastAsia="宋体" w:cs="Times New Roman"/>
              </w:rPr>
              <w:t>SR_1_fa_rep</w:t>
            </w:r>
          </w:p>
        </w:tc>
        <w:tc>
          <w:tcPr>
            <w:tcW w:w="559" w:type="pct"/>
            <w:shd w:val="clear" w:color="auto" w:fill="auto"/>
            <w:noWrap/>
            <w:vAlign w:val="center"/>
            <w:hideMark/>
            <w:tcPrChange w:id="1758" w:author="Alex" w:date="2015-05-12T22:14:00Z">
              <w:tcPr>
                <w:tcW w:w="559" w:type="pct"/>
                <w:tcBorders>
                  <w:top w:val="nil"/>
                  <w:left w:val="nil"/>
                  <w:bottom w:val="nil"/>
                  <w:right w:val="nil"/>
                </w:tcBorders>
                <w:shd w:val="clear" w:color="auto" w:fill="auto"/>
                <w:noWrap/>
                <w:vAlign w:val="center"/>
                <w:hideMark/>
              </w:tcPr>
            </w:tcPrChange>
          </w:tcPr>
          <w:p w14:paraId="7DC38C84" w14:textId="77777777" w:rsidR="00BB3BDA" w:rsidRPr="001E61A8" w:rsidRDefault="00BB3BDA" w:rsidP="00570380">
            <w:pPr>
              <w:spacing w:line="480" w:lineRule="auto"/>
              <w:jc w:val="right"/>
              <w:rPr>
                <w:rFonts w:ascii="Lucida Grande" w:eastAsia="宋体" w:hAnsi="Lucida Grande" w:cs="Times New Roman"/>
                <w:sz w:val="18"/>
                <w:szCs w:val="18"/>
              </w:rPr>
              <w:pPrChange w:id="1759" w:author="Alex" w:date="2015-05-13T12:13:00Z">
                <w:pPr>
                  <w:jc w:val="right"/>
                </w:pPr>
              </w:pPrChange>
            </w:pPr>
            <w:r w:rsidRPr="001E61A8">
              <w:rPr>
                <w:rFonts w:eastAsia="宋体" w:cs="Times New Roman"/>
              </w:rPr>
              <w:t xml:space="preserve">0.195 </w:t>
            </w:r>
          </w:p>
        </w:tc>
        <w:tc>
          <w:tcPr>
            <w:tcW w:w="672" w:type="pct"/>
            <w:shd w:val="clear" w:color="auto" w:fill="auto"/>
            <w:noWrap/>
            <w:vAlign w:val="center"/>
            <w:hideMark/>
            <w:tcPrChange w:id="1760" w:author="Alex" w:date="2015-05-12T22:14:00Z">
              <w:tcPr>
                <w:tcW w:w="672" w:type="pct"/>
                <w:tcBorders>
                  <w:top w:val="nil"/>
                  <w:left w:val="nil"/>
                  <w:bottom w:val="nil"/>
                  <w:right w:val="nil"/>
                </w:tcBorders>
                <w:shd w:val="clear" w:color="auto" w:fill="auto"/>
                <w:noWrap/>
                <w:vAlign w:val="center"/>
                <w:hideMark/>
              </w:tcPr>
            </w:tcPrChange>
          </w:tcPr>
          <w:p w14:paraId="51F29086" w14:textId="77777777" w:rsidR="00BB3BDA" w:rsidRPr="001E61A8" w:rsidRDefault="00BB3BDA" w:rsidP="00570380">
            <w:pPr>
              <w:spacing w:line="480" w:lineRule="auto"/>
              <w:jc w:val="right"/>
              <w:rPr>
                <w:rFonts w:ascii="Lucida Grande" w:eastAsia="宋体" w:hAnsi="Lucida Grande" w:cs="Times New Roman"/>
                <w:sz w:val="18"/>
                <w:szCs w:val="18"/>
              </w:rPr>
              <w:pPrChange w:id="1761" w:author="Alex" w:date="2015-05-13T12:13:00Z">
                <w:pPr>
                  <w:jc w:val="right"/>
                </w:pPr>
              </w:pPrChange>
            </w:pPr>
            <w:r w:rsidRPr="001E61A8">
              <w:rPr>
                <w:rFonts w:eastAsia="宋体" w:cs="Times New Roman"/>
              </w:rPr>
              <w:t xml:space="preserve">0.180 </w:t>
            </w:r>
          </w:p>
        </w:tc>
        <w:tc>
          <w:tcPr>
            <w:tcW w:w="621" w:type="pct"/>
            <w:shd w:val="clear" w:color="auto" w:fill="auto"/>
            <w:noWrap/>
            <w:vAlign w:val="center"/>
            <w:hideMark/>
            <w:tcPrChange w:id="1762" w:author="Alex" w:date="2015-05-12T22:14:00Z">
              <w:tcPr>
                <w:tcW w:w="621" w:type="pct"/>
                <w:tcBorders>
                  <w:top w:val="nil"/>
                  <w:left w:val="nil"/>
                  <w:bottom w:val="nil"/>
                  <w:right w:val="nil"/>
                </w:tcBorders>
                <w:shd w:val="clear" w:color="auto" w:fill="auto"/>
                <w:noWrap/>
                <w:vAlign w:val="center"/>
                <w:hideMark/>
              </w:tcPr>
            </w:tcPrChange>
          </w:tcPr>
          <w:p w14:paraId="619F4629" w14:textId="77777777" w:rsidR="00BB3BDA" w:rsidRPr="001E61A8" w:rsidRDefault="00BB3BDA" w:rsidP="00570380">
            <w:pPr>
              <w:spacing w:line="480" w:lineRule="auto"/>
              <w:jc w:val="right"/>
              <w:rPr>
                <w:rFonts w:ascii="Lucida Grande" w:eastAsia="宋体" w:hAnsi="Lucida Grande" w:cs="Times New Roman"/>
                <w:sz w:val="18"/>
                <w:szCs w:val="18"/>
              </w:rPr>
              <w:pPrChange w:id="1763" w:author="Alex" w:date="2015-05-13T12:13:00Z">
                <w:pPr>
                  <w:jc w:val="right"/>
                </w:pPr>
              </w:pPrChange>
            </w:pPr>
            <w:r w:rsidRPr="001E61A8">
              <w:rPr>
                <w:rFonts w:eastAsia="宋体" w:cs="Times New Roman"/>
              </w:rPr>
              <w:t xml:space="preserve">0.193 </w:t>
            </w:r>
          </w:p>
        </w:tc>
        <w:tc>
          <w:tcPr>
            <w:tcW w:w="620" w:type="pct"/>
            <w:shd w:val="clear" w:color="auto" w:fill="auto"/>
            <w:noWrap/>
            <w:vAlign w:val="center"/>
            <w:hideMark/>
            <w:tcPrChange w:id="1764" w:author="Alex" w:date="2015-05-12T22:14:00Z">
              <w:tcPr>
                <w:tcW w:w="620" w:type="pct"/>
                <w:tcBorders>
                  <w:top w:val="nil"/>
                  <w:left w:val="nil"/>
                  <w:bottom w:val="nil"/>
                  <w:right w:val="nil"/>
                </w:tcBorders>
                <w:shd w:val="clear" w:color="auto" w:fill="auto"/>
                <w:noWrap/>
                <w:vAlign w:val="center"/>
                <w:hideMark/>
              </w:tcPr>
            </w:tcPrChange>
          </w:tcPr>
          <w:p w14:paraId="365378CC" w14:textId="77777777" w:rsidR="00BB3BDA" w:rsidRPr="001E61A8" w:rsidRDefault="00BB3BDA" w:rsidP="00570380">
            <w:pPr>
              <w:spacing w:line="480" w:lineRule="auto"/>
              <w:jc w:val="right"/>
              <w:rPr>
                <w:rFonts w:ascii="Lucida Grande" w:eastAsia="宋体" w:hAnsi="Lucida Grande" w:cs="Times New Roman"/>
                <w:sz w:val="18"/>
                <w:szCs w:val="18"/>
              </w:rPr>
              <w:pPrChange w:id="1765" w:author="Alex" w:date="2015-05-13T12:13:00Z">
                <w:pPr>
                  <w:jc w:val="right"/>
                </w:pPr>
              </w:pPrChange>
            </w:pPr>
            <w:r w:rsidRPr="001E61A8">
              <w:rPr>
                <w:rFonts w:eastAsia="宋体" w:cs="Times New Roman"/>
              </w:rPr>
              <w:t xml:space="preserve">0.309 </w:t>
            </w:r>
          </w:p>
        </w:tc>
        <w:tc>
          <w:tcPr>
            <w:tcW w:w="548" w:type="pct"/>
            <w:shd w:val="clear" w:color="auto" w:fill="auto"/>
            <w:noWrap/>
            <w:vAlign w:val="center"/>
            <w:hideMark/>
            <w:tcPrChange w:id="1766" w:author="Alex" w:date="2015-05-12T22:14:00Z">
              <w:tcPr>
                <w:tcW w:w="548" w:type="pct"/>
                <w:tcBorders>
                  <w:top w:val="nil"/>
                  <w:left w:val="nil"/>
                  <w:bottom w:val="nil"/>
                  <w:right w:val="nil"/>
                </w:tcBorders>
                <w:shd w:val="clear" w:color="auto" w:fill="auto"/>
                <w:noWrap/>
                <w:vAlign w:val="center"/>
                <w:hideMark/>
              </w:tcPr>
            </w:tcPrChange>
          </w:tcPr>
          <w:p w14:paraId="3B4E0526" w14:textId="77777777" w:rsidR="00BB3BDA" w:rsidRPr="001E61A8" w:rsidRDefault="00BB3BDA" w:rsidP="00570380">
            <w:pPr>
              <w:spacing w:line="480" w:lineRule="auto"/>
              <w:jc w:val="right"/>
              <w:rPr>
                <w:rFonts w:ascii="Lucida Grande" w:eastAsia="宋体" w:hAnsi="Lucida Grande" w:cs="Times New Roman"/>
                <w:sz w:val="18"/>
                <w:szCs w:val="18"/>
              </w:rPr>
              <w:pPrChange w:id="1767" w:author="Alex" w:date="2015-05-13T12:13:00Z">
                <w:pPr>
                  <w:jc w:val="right"/>
                </w:pPr>
              </w:pPrChange>
            </w:pPr>
            <w:r w:rsidRPr="001E61A8">
              <w:rPr>
                <w:rFonts w:eastAsia="宋体" w:cs="Times New Roman"/>
              </w:rPr>
              <w:t xml:space="preserve">0.155 </w:t>
            </w:r>
          </w:p>
        </w:tc>
        <w:tc>
          <w:tcPr>
            <w:tcW w:w="547" w:type="pct"/>
            <w:shd w:val="clear" w:color="auto" w:fill="auto"/>
            <w:noWrap/>
            <w:vAlign w:val="center"/>
            <w:hideMark/>
            <w:tcPrChange w:id="1768" w:author="Alex" w:date="2015-05-12T22:14:00Z">
              <w:tcPr>
                <w:tcW w:w="547" w:type="pct"/>
                <w:tcBorders>
                  <w:top w:val="nil"/>
                  <w:left w:val="nil"/>
                  <w:bottom w:val="nil"/>
                  <w:right w:val="nil"/>
                </w:tcBorders>
                <w:shd w:val="clear" w:color="auto" w:fill="auto"/>
                <w:noWrap/>
                <w:vAlign w:val="center"/>
                <w:hideMark/>
              </w:tcPr>
            </w:tcPrChange>
          </w:tcPr>
          <w:p w14:paraId="3B2850E1" w14:textId="77777777" w:rsidR="00BB3BDA" w:rsidRPr="001E61A8" w:rsidRDefault="00BB3BDA" w:rsidP="00570380">
            <w:pPr>
              <w:spacing w:line="480" w:lineRule="auto"/>
              <w:jc w:val="right"/>
              <w:rPr>
                <w:rFonts w:ascii="Lucida Grande" w:eastAsia="宋体" w:hAnsi="Lucida Grande" w:cs="Times New Roman"/>
                <w:sz w:val="18"/>
                <w:szCs w:val="18"/>
              </w:rPr>
              <w:pPrChange w:id="1769" w:author="Alex" w:date="2015-05-13T12:13:00Z">
                <w:pPr>
                  <w:jc w:val="right"/>
                </w:pPr>
              </w:pPrChange>
            </w:pPr>
            <w:r w:rsidRPr="001E61A8">
              <w:rPr>
                <w:rFonts w:eastAsia="宋体" w:cs="Times New Roman"/>
              </w:rPr>
              <w:t xml:space="preserve">0.042 </w:t>
            </w:r>
          </w:p>
        </w:tc>
      </w:tr>
      <w:tr w:rsidR="00BC4118" w:rsidRPr="001E61A8" w14:paraId="412C72CE" w14:textId="77777777" w:rsidTr="00090B52">
        <w:trPr>
          <w:trHeight w:val="300"/>
          <w:trPrChange w:id="1770" w:author="Alex" w:date="2015-05-12T22:14:00Z">
            <w:trPr>
              <w:trHeight w:val="300"/>
            </w:trPr>
          </w:trPrChange>
        </w:trPr>
        <w:tc>
          <w:tcPr>
            <w:tcW w:w="1433" w:type="pct"/>
            <w:shd w:val="clear" w:color="auto" w:fill="auto"/>
            <w:noWrap/>
            <w:vAlign w:val="center"/>
            <w:hideMark/>
            <w:tcPrChange w:id="1771" w:author="Alex" w:date="2015-05-12T22:14:00Z">
              <w:tcPr>
                <w:tcW w:w="1433" w:type="pct"/>
                <w:tcBorders>
                  <w:top w:val="nil"/>
                  <w:left w:val="nil"/>
                  <w:bottom w:val="nil"/>
                  <w:right w:val="nil"/>
                </w:tcBorders>
                <w:shd w:val="clear" w:color="auto" w:fill="auto"/>
                <w:noWrap/>
                <w:vAlign w:val="center"/>
                <w:hideMark/>
              </w:tcPr>
            </w:tcPrChange>
          </w:tcPr>
          <w:p w14:paraId="4BD72A97" w14:textId="77777777" w:rsidR="00BB3BDA" w:rsidRPr="001E61A8" w:rsidRDefault="00BB3BDA" w:rsidP="00570380">
            <w:pPr>
              <w:spacing w:line="480" w:lineRule="auto"/>
              <w:rPr>
                <w:rFonts w:eastAsia="宋体" w:cs="Times New Roman"/>
              </w:rPr>
              <w:pPrChange w:id="1772" w:author="Alex" w:date="2015-05-13T12:13:00Z">
                <w:pPr/>
              </w:pPrChange>
            </w:pPr>
            <w:r w:rsidRPr="001E61A8">
              <w:rPr>
                <w:rFonts w:eastAsia="宋体" w:cs="Times New Roman"/>
              </w:rPr>
              <w:t>SR_1_hbond_pm</w:t>
            </w:r>
          </w:p>
        </w:tc>
        <w:tc>
          <w:tcPr>
            <w:tcW w:w="559" w:type="pct"/>
            <w:shd w:val="clear" w:color="auto" w:fill="auto"/>
            <w:noWrap/>
            <w:vAlign w:val="center"/>
            <w:hideMark/>
            <w:tcPrChange w:id="1773" w:author="Alex" w:date="2015-05-12T22:14:00Z">
              <w:tcPr>
                <w:tcW w:w="559" w:type="pct"/>
                <w:tcBorders>
                  <w:top w:val="nil"/>
                  <w:left w:val="nil"/>
                  <w:bottom w:val="nil"/>
                  <w:right w:val="nil"/>
                </w:tcBorders>
                <w:shd w:val="clear" w:color="auto" w:fill="auto"/>
                <w:noWrap/>
                <w:vAlign w:val="center"/>
                <w:hideMark/>
              </w:tcPr>
            </w:tcPrChange>
          </w:tcPr>
          <w:p w14:paraId="1889C2FE" w14:textId="77777777" w:rsidR="00BB3BDA" w:rsidRPr="001E61A8" w:rsidRDefault="00BB3BDA" w:rsidP="00570380">
            <w:pPr>
              <w:spacing w:line="480" w:lineRule="auto"/>
              <w:jc w:val="right"/>
              <w:rPr>
                <w:rFonts w:ascii="Lucida Grande" w:eastAsia="宋体" w:hAnsi="Lucida Grande" w:cs="Times New Roman"/>
                <w:sz w:val="18"/>
                <w:szCs w:val="18"/>
              </w:rPr>
              <w:pPrChange w:id="1774" w:author="Alex" w:date="2015-05-13T12:13:00Z">
                <w:pPr>
                  <w:jc w:val="right"/>
                </w:pPr>
              </w:pPrChange>
            </w:pPr>
            <w:r w:rsidRPr="001E61A8">
              <w:rPr>
                <w:rFonts w:eastAsia="宋体" w:cs="Times New Roman"/>
              </w:rPr>
              <w:t xml:space="preserve">0.000 </w:t>
            </w:r>
          </w:p>
        </w:tc>
        <w:tc>
          <w:tcPr>
            <w:tcW w:w="672" w:type="pct"/>
            <w:shd w:val="clear" w:color="auto" w:fill="auto"/>
            <w:noWrap/>
            <w:vAlign w:val="center"/>
            <w:hideMark/>
            <w:tcPrChange w:id="1775" w:author="Alex" w:date="2015-05-12T22:14:00Z">
              <w:tcPr>
                <w:tcW w:w="672" w:type="pct"/>
                <w:tcBorders>
                  <w:top w:val="nil"/>
                  <w:left w:val="nil"/>
                  <w:bottom w:val="nil"/>
                  <w:right w:val="nil"/>
                </w:tcBorders>
                <w:shd w:val="clear" w:color="auto" w:fill="auto"/>
                <w:noWrap/>
                <w:vAlign w:val="center"/>
                <w:hideMark/>
              </w:tcPr>
            </w:tcPrChange>
          </w:tcPr>
          <w:p w14:paraId="780A3F78" w14:textId="77777777" w:rsidR="00BB3BDA" w:rsidRPr="001E61A8" w:rsidRDefault="00BB3BDA" w:rsidP="00570380">
            <w:pPr>
              <w:spacing w:line="480" w:lineRule="auto"/>
              <w:jc w:val="right"/>
              <w:rPr>
                <w:rFonts w:ascii="Lucida Grande" w:eastAsia="宋体" w:hAnsi="Lucida Grande" w:cs="Times New Roman"/>
                <w:sz w:val="18"/>
                <w:szCs w:val="18"/>
              </w:rPr>
              <w:pPrChange w:id="1776" w:author="Alex" w:date="2015-05-13T12:13:00Z">
                <w:pPr>
                  <w:jc w:val="right"/>
                </w:pPr>
              </w:pPrChange>
            </w:pPr>
            <w:r w:rsidRPr="001E61A8">
              <w:rPr>
                <w:rFonts w:eastAsia="宋体" w:cs="Times New Roman"/>
              </w:rPr>
              <w:t xml:space="preserve">0.000 </w:t>
            </w:r>
          </w:p>
        </w:tc>
        <w:tc>
          <w:tcPr>
            <w:tcW w:w="621" w:type="pct"/>
            <w:shd w:val="clear" w:color="auto" w:fill="auto"/>
            <w:noWrap/>
            <w:vAlign w:val="center"/>
            <w:hideMark/>
            <w:tcPrChange w:id="1777" w:author="Alex" w:date="2015-05-12T22:14:00Z">
              <w:tcPr>
                <w:tcW w:w="621" w:type="pct"/>
                <w:tcBorders>
                  <w:top w:val="nil"/>
                  <w:left w:val="nil"/>
                  <w:bottom w:val="nil"/>
                  <w:right w:val="nil"/>
                </w:tcBorders>
                <w:shd w:val="clear" w:color="auto" w:fill="auto"/>
                <w:noWrap/>
                <w:vAlign w:val="center"/>
                <w:hideMark/>
              </w:tcPr>
            </w:tcPrChange>
          </w:tcPr>
          <w:p w14:paraId="3C31DD73" w14:textId="77777777" w:rsidR="00BB3BDA" w:rsidRPr="001E61A8" w:rsidRDefault="00BB3BDA" w:rsidP="00570380">
            <w:pPr>
              <w:spacing w:line="480" w:lineRule="auto"/>
              <w:jc w:val="right"/>
              <w:rPr>
                <w:rFonts w:ascii="Lucida Grande" w:eastAsia="宋体" w:hAnsi="Lucida Grande" w:cs="Times New Roman"/>
                <w:sz w:val="18"/>
                <w:szCs w:val="18"/>
              </w:rPr>
              <w:pPrChange w:id="1778" w:author="Alex" w:date="2015-05-13T12:13:00Z">
                <w:pPr>
                  <w:jc w:val="right"/>
                </w:pPr>
              </w:pPrChange>
            </w:pPr>
            <w:r w:rsidRPr="001E61A8">
              <w:rPr>
                <w:rFonts w:eastAsia="宋体" w:cs="Times New Roman"/>
              </w:rPr>
              <w:t xml:space="preserve">0.000 </w:t>
            </w:r>
          </w:p>
        </w:tc>
        <w:tc>
          <w:tcPr>
            <w:tcW w:w="620" w:type="pct"/>
            <w:shd w:val="clear" w:color="auto" w:fill="auto"/>
            <w:noWrap/>
            <w:vAlign w:val="center"/>
            <w:hideMark/>
            <w:tcPrChange w:id="1779" w:author="Alex" w:date="2015-05-12T22:14:00Z">
              <w:tcPr>
                <w:tcW w:w="620" w:type="pct"/>
                <w:tcBorders>
                  <w:top w:val="nil"/>
                  <w:left w:val="nil"/>
                  <w:bottom w:val="nil"/>
                  <w:right w:val="nil"/>
                </w:tcBorders>
                <w:shd w:val="clear" w:color="auto" w:fill="auto"/>
                <w:noWrap/>
                <w:vAlign w:val="center"/>
                <w:hideMark/>
              </w:tcPr>
            </w:tcPrChange>
          </w:tcPr>
          <w:p w14:paraId="60094C2F" w14:textId="77777777" w:rsidR="00BB3BDA" w:rsidRPr="001E61A8" w:rsidRDefault="00BB3BDA" w:rsidP="00570380">
            <w:pPr>
              <w:spacing w:line="480" w:lineRule="auto"/>
              <w:jc w:val="right"/>
              <w:rPr>
                <w:rFonts w:ascii="Lucida Grande" w:eastAsia="宋体" w:hAnsi="Lucida Grande" w:cs="Times New Roman"/>
                <w:sz w:val="18"/>
                <w:szCs w:val="18"/>
              </w:rPr>
              <w:pPrChange w:id="1780" w:author="Alex" w:date="2015-05-13T12:13:00Z">
                <w:pPr>
                  <w:jc w:val="right"/>
                </w:pPr>
              </w:pPrChange>
            </w:pPr>
            <w:r w:rsidRPr="001E61A8">
              <w:rPr>
                <w:rFonts w:eastAsia="宋体" w:cs="Times New Roman"/>
              </w:rPr>
              <w:t xml:space="preserve">0.000 </w:t>
            </w:r>
          </w:p>
        </w:tc>
        <w:tc>
          <w:tcPr>
            <w:tcW w:w="548" w:type="pct"/>
            <w:shd w:val="clear" w:color="auto" w:fill="auto"/>
            <w:noWrap/>
            <w:vAlign w:val="center"/>
            <w:hideMark/>
            <w:tcPrChange w:id="1781" w:author="Alex" w:date="2015-05-12T22:14:00Z">
              <w:tcPr>
                <w:tcW w:w="548" w:type="pct"/>
                <w:tcBorders>
                  <w:top w:val="nil"/>
                  <w:left w:val="nil"/>
                  <w:bottom w:val="nil"/>
                  <w:right w:val="nil"/>
                </w:tcBorders>
                <w:shd w:val="clear" w:color="auto" w:fill="auto"/>
                <w:noWrap/>
                <w:vAlign w:val="center"/>
                <w:hideMark/>
              </w:tcPr>
            </w:tcPrChange>
          </w:tcPr>
          <w:p w14:paraId="5FBC84E2" w14:textId="77777777" w:rsidR="00BB3BDA" w:rsidRPr="001E61A8" w:rsidRDefault="00BB3BDA" w:rsidP="00570380">
            <w:pPr>
              <w:spacing w:line="480" w:lineRule="auto"/>
              <w:jc w:val="right"/>
              <w:rPr>
                <w:rFonts w:ascii="Lucida Grande" w:eastAsia="宋体" w:hAnsi="Lucida Grande" w:cs="Times New Roman"/>
                <w:sz w:val="18"/>
                <w:szCs w:val="18"/>
              </w:rPr>
              <w:pPrChange w:id="1782" w:author="Alex" w:date="2015-05-13T12:13:00Z">
                <w:pPr>
                  <w:jc w:val="right"/>
                </w:pPr>
              </w:pPrChange>
            </w:pPr>
            <w:r w:rsidRPr="001E61A8">
              <w:rPr>
                <w:rFonts w:eastAsia="宋体" w:cs="Times New Roman"/>
              </w:rPr>
              <w:t xml:space="preserve">0.000 </w:t>
            </w:r>
          </w:p>
        </w:tc>
        <w:tc>
          <w:tcPr>
            <w:tcW w:w="547" w:type="pct"/>
            <w:shd w:val="clear" w:color="auto" w:fill="auto"/>
            <w:noWrap/>
            <w:vAlign w:val="center"/>
            <w:hideMark/>
            <w:tcPrChange w:id="1783" w:author="Alex" w:date="2015-05-12T22:14:00Z">
              <w:tcPr>
                <w:tcW w:w="547" w:type="pct"/>
                <w:tcBorders>
                  <w:top w:val="nil"/>
                  <w:left w:val="nil"/>
                  <w:bottom w:val="nil"/>
                  <w:right w:val="nil"/>
                </w:tcBorders>
                <w:shd w:val="clear" w:color="auto" w:fill="auto"/>
                <w:noWrap/>
                <w:vAlign w:val="center"/>
                <w:hideMark/>
              </w:tcPr>
            </w:tcPrChange>
          </w:tcPr>
          <w:p w14:paraId="5E42BBD3" w14:textId="77777777" w:rsidR="00BB3BDA" w:rsidRPr="001E61A8" w:rsidRDefault="00BB3BDA" w:rsidP="00570380">
            <w:pPr>
              <w:spacing w:line="480" w:lineRule="auto"/>
              <w:jc w:val="right"/>
              <w:rPr>
                <w:rFonts w:ascii="Lucida Grande" w:eastAsia="宋体" w:hAnsi="Lucida Grande" w:cs="Times New Roman"/>
                <w:sz w:val="18"/>
                <w:szCs w:val="18"/>
              </w:rPr>
              <w:pPrChange w:id="1784" w:author="Alex" w:date="2015-05-13T12:13:00Z">
                <w:pPr>
                  <w:jc w:val="right"/>
                </w:pPr>
              </w:pPrChange>
            </w:pPr>
            <w:r w:rsidRPr="001E61A8">
              <w:rPr>
                <w:rFonts w:eastAsia="宋体" w:cs="Times New Roman"/>
              </w:rPr>
              <w:t xml:space="preserve">0.000 </w:t>
            </w:r>
          </w:p>
        </w:tc>
      </w:tr>
      <w:tr w:rsidR="00BC4118" w:rsidRPr="001E61A8" w14:paraId="75B43496" w14:textId="77777777" w:rsidTr="00090B52">
        <w:trPr>
          <w:trHeight w:val="300"/>
          <w:trPrChange w:id="1785" w:author="Alex" w:date="2015-05-12T22:14:00Z">
            <w:trPr>
              <w:trHeight w:val="300"/>
            </w:trPr>
          </w:trPrChange>
        </w:trPr>
        <w:tc>
          <w:tcPr>
            <w:tcW w:w="1433" w:type="pct"/>
            <w:shd w:val="clear" w:color="auto" w:fill="auto"/>
            <w:noWrap/>
            <w:vAlign w:val="center"/>
            <w:hideMark/>
            <w:tcPrChange w:id="1786" w:author="Alex" w:date="2015-05-12T22:14:00Z">
              <w:tcPr>
                <w:tcW w:w="1433" w:type="pct"/>
                <w:tcBorders>
                  <w:top w:val="nil"/>
                  <w:left w:val="nil"/>
                  <w:bottom w:val="nil"/>
                  <w:right w:val="nil"/>
                </w:tcBorders>
                <w:shd w:val="clear" w:color="auto" w:fill="auto"/>
                <w:noWrap/>
                <w:vAlign w:val="center"/>
                <w:hideMark/>
              </w:tcPr>
            </w:tcPrChange>
          </w:tcPr>
          <w:p w14:paraId="613D2AEA" w14:textId="77777777" w:rsidR="00BB3BDA" w:rsidRPr="001E61A8" w:rsidRDefault="00BB3BDA" w:rsidP="00570380">
            <w:pPr>
              <w:spacing w:line="480" w:lineRule="auto"/>
              <w:rPr>
                <w:rFonts w:eastAsia="宋体" w:cs="Times New Roman"/>
              </w:rPr>
              <w:pPrChange w:id="1787" w:author="Alex" w:date="2015-05-13T12:13:00Z">
                <w:pPr/>
              </w:pPrChange>
            </w:pPr>
            <w:r w:rsidRPr="001E61A8">
              <w:rPr>
                <w:rFonts w:eastAsia="宋体" w:cs="Times New Roman"/>
              </w:rPr>
              <w:t>SR_1_hbond_sc</w:t>
            </w:r>
          </w:p>
        </w:tc>
        <w:tc>
          <w:tcPr>
            <w:tcW w:w="559" w:type="pct"/>
            <w:shd w:val="clear" w:color="auto" w:fill="auto"/>
            <w:noWrap/>
            <w:vAlign w:val="center"/>
            <w:hideMark/>
            <w:tcPrChange w:id="1788" w:author="Alex" w:date="2015-05-12T22:14:00Z">
              <w:tcPr>
                <w:tcW w:w="559" w:type="pct"/>
                <w:tcBorders>
                  <w:top w:val="nil"/>
                  <w:left w:val="nil"/>
                  <w:bottom w:val="nil"/>
                  <w:right w:val="nil"/>
                </w:tcBorders>
                <w:shd w:val="clear" w:color="auto" w:fill="auto"/>
                <w:noWrap/>
                <w:vAlign w:val="center"/>
                <w:hideMark/>
              </w:tcPr>
            </w:tcPrChange>
          </w:tcPr>
          <w:p w14:paraId="02A44A4C" w14:textId="77777777" w:rsidR="00BB3BDA" w:rsidRPr="001E61A8" w:rsidRDefault="00BB3BDA" w:rsidP="00570380">
            <w:pPr>
              <w:spacing w:line="480" w:lineRule="auto"/>
              <w:jc w:val="right"/>
              <w:rPr>
                <w:rFonts w:ascii="Lucida Grande" w:eastAsia="宋体" w:hAnsi="Lucida Grande" w:cs="Times New Roman"/>
                <w:sz w:val="18"/>
                <w:szCs w:val="18"/>
              </w:rPr>
              <w:pPrChange w:id="1789" w:author="Alex" w:date="2015-05-13T12:13:00Z">
                <w:pPr>
                  <w:jc w:val="right"/>
                </w:pPr>
              </w:pPrChange>
            </w:pPr>
            <w:r w:rsidRPr="001E61A8">
              <w:rPr>
                <w:rFonts w:eastAsia="宋体" w:cs="Times New Roman"/>
              </w:rPr>
              <w:t xml:space="preserve">0.000 </w:t>
            </w:r>
          </w:p>
        </w:tc>
        <w:tc>
          <w:tcPr>
            <w:tcW w:w="672" w:type="pct"/>
            <w:shd w:val="clear" w:color="auto" w:fill="auto"/>
            <w:noWrap/>
            <w:vAlign w:val="center"/>
            <w:hideMark/>
            <w:tcPrChange w:id="1790" w:author="Alex" w:date="2015-05-12T22:14:00Z">
              <w:tcPr>
                <w:tcW w:w="672" w:type="pct"/>
                <w:tcBorders>
                  <w:top w:val="nil"/>
                  <w:left w:val="nil"/>
                  <w:bottom w:val="nil"/>
                  <w:right w:val="nil"/>
                </w:tcBorders>
                <w:shd w:val="clear" w:color="auto" w:fill="auto"/>
                <w:noWrap/>
                <w:vAlign w:val="center"/>
                <w:hideMark/>
              </w:tcPr>
            </w:tcPrChange>
          </w:tcPr>
          <w:p w14:paraId="73C2FFAD" w14:textId="77777777" w:rsidR="00BB3BDA" w:rsidRPr="001E61A8" w:rsidRDefault="00BB3BDA" w:rsidP="00570380">
            <w:pPr>
              <w:spacing w:line="480" w:lineRule="auto"/>
              <w:jc w:val="right"/>
              <w:rPr>
                <w:rFonts w:ascii="Lucida Grande" w:eastAsia="宋体" w:hAnsi="Lucida Grande" w:cs="Times New Roman"/>
                <w:sz w:val="18"/>
                <w:szCs w:val="18"/>
              </w:rPr>
              <w:pPrChange w:id="1791" w:author="Alex" w:date="2015-05-13T12:13:00Z">
                <w:pPr>
                  <w:jc w:val="right"/>
                </w:pPr>
              </w:pPrChange>
            </w:pPr>
            <w:r w:rsidRPr="001E61A8">
              <w:rPr>
                <w:rFonts w:eastAsia="宋体" w:cs="Times New Roman"/>
              </w:rPr>
              <w:t xml:space="preserve">0.000 </w:t>
            </w:r>
          </w:p>
        </w:tc>
        <w:tc>
          <w:tcPr>
            <w:tcW w:w="621" w:type="pct"/>
            <w:shd w:val="clear" w:color="auto" w:fill="auto"/>
            <w:noWrap/>
            <w:vAlign w:val="center"/>
            <w:hideMark/>
            <w:tcPrChange w:id="1792" w:author="Alex" w:date="2015-05-12T22:14:00Z">
              <w:tcPr>
                <w:tcW w:w="621" w:type="pct"/>
                <w:tcBorders>
                  <w:top w:val="nil"/>
                  <w:left w:val="nil"/>
                  <w:bottom w:val="nil"/>
                  <w:right w:val="nil"/>
                </w:tcBorders>
                <w:shd w:val="clear" w:color="auto" w:fill="auto"/>
                <w:noWrap/>
                <w:vAlign w:val="center"/>
                <w:hideMark/>
              </w:tcPr>
            </w:tcPrChange>
          </w:tcPr>
          <w:p w14:paraId="1AD7874A" w14:textId="77777777" w:rsidR="00BB3BDA" w:rsidRPr="001E61A8" w:rsidRDefault="00BB3BDA" w:rsidP="00570380">
            <w:pPr>
              <w:spacing w:line="480" w:lineRule="auto"/>
              <w:jc w:val="right"/>
              <w:rPr>
                <w:rFonts w:ascii="Lucida Grande" w:eastAsia="宋体" w:hAnsi="Lucida Grande" w:cs="Times New Roman"/>
                <w:sz w:val="18"/>
                <w:szCs w:val="18"/>
              </w:rPr>
              <w:pPrChange w:id="1793" w:author="Alex" w:date="2015-05-13T12:13:00Z">
                <w:pPr>
                  <w:jc w:val="right"/>
                </w:pPr>
              </w:pPrChange>
            </w:pPr>
            <w:r w:rsidRPr="001E61A8">
              <w:rPr>
                <w:rFonts w:eastAsia="宋体" w:cs="Times New Roman"/>
              </w:rPr>
              <w:t xml:space="preserve">0.000 </w:t>
            </w:r>
          </w:p>
        </w:tc>
        <w:tc>
          <w:tcPr>
            <w:tcW w:w="620" w:type="pct"/>
            <w:shd w:val="clear" w:color="auto" w:fill="auto"/>
            <w:noWrap/>
            <w:vAlign w:val="center"/>
            <w:hideMark/>
            <w:tcPrChange w:id="1794" w:author="Alex" w:date="2015-05-12T22:14:00Z">
              <w:tcPr>
                <w:tcW w:w="620" w:type="pct"/>
                <w:tcBorders>
                  <w:top w:val="nil"/>
                  <w:left w:val="nil"/>
                  <w:bottom w:val="nil"/>
                  <w:right w:val="nil"/>
                </w:tcBorders>
                <w:shd w:val="clear" w:color="auto" w:fill="auto"/>
                <w:noWrap/>
                <w:vAlign w:val="center"/>
                <w:hideMark/>
              </w:tcPr>
            </w:tcPrChange>
          </w:tcPr>
          <w:p w14:paraId="596DDA9A" w14:textId="77777777" w:rsidR="00BB3BDA" w:rsidRPr="001E61A8" w:rsidRDefault="00BB3BDA" w:rsidP="00570380">
            <w:pPr>
              <w:spacing w:line="480" w:lineRule="auto"/>
              <w:jc w:val="right"/>
              <w:rPr>
                <w:rFonts w:ascii="Lucida Grande" w:eastAsia="宋体" w:hAnsi="Lucida Grande" w:cs="Times New Roman"/>
                <w:sz w:val="18"/>
                <w:szCs w:val="18"/>
              </w:rPr>
              <w:pPrChange w:id="1795" w:author="Alex" w:date="2015-05-13T12:13:00Z">
                <w:pPr>
                  <w:jc w:val="right"/>
                </w:pPr>
              </w:pPrChange>
            </w:pPr>
            <w:r w:rsidRPr="001E61A8">
              <w:rPr>
                <w:rFonts w:eastAsia="宋体" w:cs="Times New Roman"/>
              </w:rPr>
              <w:t xml:space="preserve">0.000 </w:t>
            </w:r>
          </w:p>
        </w:tc>
        <w:tc>
          <w:tcPr>
            <w:tcW w:w="548" w:type="pct"/>
            <w:shd w:val="clear" w:color="auto" w:fill="auto"/>
            <w:noWrap/>
            <w:vAlign w:val="center"/>
            <w:hideMark/>
            <w:tcPrChange w:id="1796" w:author="Alex" w:date="2015-05-12T22:14:00Z">
              <w:tcPr>
                <w:tcW w:w="548" w:type="pct"/>
                <w:tcBorders>
                  <w:top w:val="nil"/>
                  <w:left w:val="nil"/>
                  <w:bottom w:val="nil"/>
                  <w:right w:val="nil"/>
                </w:tcBorders>
                <w:shd w:val="clear" w:color="auto" w:fill="auto"/>
                <w:noWrap/>
                <w:vAlign w:val="center"/>
                <w:hideMark/>
              </w:tcPr>
            </w:tcPrChange>
          </w:tcPr>
          <w:p w14:paraId="6668330A" w14:textId="77777777" w:rsidR="00BB3BDA" w:rsidRPr="001E61A8" w:rsidRDefault="00BB3BDA" w:rsidP="00570380">
            <w:pPr>
              <w:spacing w:line="480" w:lineRule="auto"/>
              <w:jc w:val="right"/>
              <w:rPr>
                <w:rFonts w:ascii="Lucida Grande" w:eastAsia="宋体" w:hAnsi="Lucida Grande" w:cs="Times New Roman"/>
                <w:sz w:val="18"/>
                <w:szCs w:val="18"/>
              </w:rPr>
              <w:pPrChange w:id="1797" w:author="Alex" w:date="2015-05-13T12:13:00Z">
                <w:pPr>
                  <w:jc w:val="right"/>
                </w:pPr>
              </w:pPrChange>
            </w:pPr>
            <w:r w:rsidRPr="001E61A8">
              <w:rPr>
                <w:rFonts w:eastAsia="宋体" w:cs="Times New Roman"/>
              </w:rPr>
              <w:t xml:space="preserve">0.000 </w:t>
            </w:r>
          </w:p>
        </w:tc>
        <w:tc>
          <w:tcPr>
            <w:tcW w:w="547" w:type="pct"/>
            <w:shd w:val="clear" w:color="auto" w:fill="auto"/>
            <w:noWrap/>
            <w:vAlign w:val="center"/>
            <w:hideMark/>
            <w:tcPrChange w:id="1798" w:author="Alex" w:date="2015-05-12T22:14:00Z">
              <w:tcPr>
                <w:tcW w:w="547" w:type="pct"/>
                <w:tcBorders>
                  <w:top w:val="nil"/>
                  <w:left w:val="nil"/>
                  <w:bottom w:val="nil"/>
                  <w:right w:val="nil"/>
                </w:tcBorders>
                <w:shd w:val="clear" w:color="auto" w:fill="auto"/>
                <w:noWrap/>
                <w:vAlign w:val="center"/>
                <w:hideMark/>
              </w:tcPr>
            </w:tcPrChange>
          </w:tcPr>
          <w:p w14:paraId="467AF274" w14:textId="77777777" w:rsidR="00BB3BDA" w:rsidRPr="001E61A8" w:rsidRDefault="00BB3BDA" w:rsidP="00570380">
            <w:pPr>
              <w:spacing w:line="480" w:lineRule="auto"/>
              <w:jc w:val="right"/>
              <w:rPr>
                <w:rFonts w:ascii="Lucida Grande" w:eastAsia="宋体" w:hAnsi="Lucida Grande" w:cs="Times New Roman"/>
                <w:sz w:val="18"/>
                <w:szCs w:val="18"/>
              </w:rPr>
              <w:pPrChange w:id="1799" w:author="Alex" w:date="2015-05-13T12:13:00Z">
                <w:pPr>
                  <w:jc w:val="right"/>
                </w:pPr>
              </w:pPrChange>
            </w:pPr>
            <w:r w:rsidRPr="001E61A8">
              <w:rPr>
                <w:rFonts w:eastAsia="宋体" w:cs="Times New Roman"/>
              </w:rPr>
              <w:t xml:space="preserve">0.000 </w:t>
            </w:r>
          </w:p>
        </w:tc>
      </w:tr>
      <w:tr w:rsidR="00BC4118" w:rsidRPr="001E61A8" w14:paraId="090FF41C" w14:textId="77777777" w:rsidTr="00090B52">
        <w:trPr>
          <w:trHeight w:val="300"/>
          <w:trPrChange w:id="1800" w:author="Alex" w:date="2015-05-12T22:14:00Z">
            <w:trPr>
              <w:trHeight w:val="300"/>
            </w:trPr>
          </w:trPrChange>
        </w:trPr>
        <w:tc>
          <w:tcPr>
            <w:tcW w:w="1433" w:type="pct"/>
            <w:shd w:val="clear" w:color="auto" w:fill="auto"/>
            <w:noWrap/>
            <w:vAlign w:val="center"/>
            <w:hideMark/>
            <w:tcPrChange w:id="1801" w:author="Alex" w:date="2015-05-12T22:14:00Z">
              <w:tcPr>
                <w:tcW w:w="1433" w:type="pct"/>
                <w:tcBorders>
                  <w:top w:val="nil"/>
                  <w:left w:val="nil"/>
                  <w:bottom w:val="nil"/>
                  <w:right w:val="nil"/>
                </w:tcBorders>
                <w:shd w:val="clear" w:color="auto" w:fill="auto"/>
                <w:noWrap/>
                <w:vAlign w:val="center"/>
                <w:hideMark/>
              </w:tcPr>
            </w:tcPrChange>
          </w:tcPr>
          <w:p w14:paraId="1D5266A4" w14:textId="77777777" w:rsidR="00BB3BDA" w:rsidRPr="001E61A8" w:rsidRDefault="00BB3BDA" w:rsidP="00570380">
            <w:pPr>
              <w:spacing w:line="480" w:lineRule="auto"/>
              <w:rPr>
                <w:rFonts w:eastAsia="宋体" w:cs="Times New Roman"/>
              </w:rPr>
              <w:pPrChange w:id="1802" w:author="Alex" w:date="2015-05-13T12:13:00Z">
                <w:pPr/>
              </w:pPrChange>
            </w:pPr>
            <w:r w:rsidRPr="001E61A8">
              <w:rPr>
                <w:rFonts w:eastAsia="宋体" w:cs="Times New Roman"/>
              </w:rPr>
              <w:t>SR_1_nlpstat_pm</w:t>
            </w:r>
          </w:p>
        </w:tc>
        <w:tc>
          <w:tcPr>
            <w:tcW w:w="559" w:type="pct"/>
            <w:shd w:val="clear" w:color="auto" w:fill="auto"/>
            <w:noWrap/>
            <w:vAlign w:val="center"/>
            <w:hideMark/>
            <w:tcPrChange w:id="1803" w:author="Alex" w:date="2015-05-12T22:14:00Z">
              <w:tcPr>
                <w:tcW w:w="559" w:type="pct"/>
                <w:tcBorders>
                  <w:top w:val="nil"/>
                  <w:left w:val="nil"/>
                  <w:bottom w:val="nil"/>
                  <w:right w:val="nil"/>
                </w:tcBorders>
                <w:shd w:val="clear" w:color="auto" w:fill="auto"/>
                <w:noWrap/>
                <w:vAlign w:val="center"/>
                <w:hideMark/>
              </w:tcPr>
            </w:tcPrChange>
          </w:tcPr>
          <w:p w14:paraId="7D3856B3" w14:textId="77777777" w:rsidR="00BB3BDA" w:rsidRPr="001E61A8" w:rsidRDefault="00BB3BDA" w:rsidP="00570380">
            <w:pPr>
              <w:spacing w:line="480" w:lineRule="auto"/>
              <w:jc w:val="right"/>
              <w:rPr>
                <w:rFonts w:ascii="Lucida Grande" w:eastAsia="宋体" w:hAnsi="Lucida Grande" w:cs="Times New Roman"/>
                <w:sz w:val="18"/>
                <w:szCs w:val="18"/>
              </w:rPr>
              <w:pPrChange w:id="1804" w:author="Alex" w:date="2015-05-13T12:13:00Z">
                <w:pPr>
                  <w:jc w:val="right"/>
                </w:pPr>
              </w:pPrChange>
            </w:pPr>
            <w:r w:rsidRPr="001E61A8">
              <w:rPr>
                <w:rFonts w:eastAsia="宋体" w:cs="Times New Roman"/>
              </w:rPr>
              <w:t xml:space="preserve">0.142 </w:t>
            </w:r>
          </w:p>
        </w:tc>
        <w:tc>
          <w:tcPr>
            <w:tcW w:w="672" w:type="pct"/>
            <w:shd w:val="clear" w:color="auto" w:fill="auto"/>
            <w:noWrap/>
            <w:vAlign w:val="center"/>
            <w:hideMark/>
            <w:tcPrChange w:id="1805" w:author="Alex" w:date="2015-05-12T22:14:00Z">
              <w:tcPr>
                <w:tcW w:w="672" w:type="pct"/>
                <w:tcBorders>
                  <w:top w:val="nil"/>
                  <w:left w:val="nil"/>
                  <w:bottom w:val="nil"/>
                  <w:right w:val="nil"/>
                </w:tcBorders>
                <w:shd w:val="clear" w:color="auto" w:fill="auto"/>
                <w:noWrap/>
                <w:vAlign w:val="center"/>
                <w:hideMark/>
              </w:tcPr>
            </w:tcPrChange>
          </w:tcPr>
          <w:p w14:paraId="756308E9" w14:textId="77777777" w:rsidR="00BB3BDA" w:rsidRPr="001E61A8" w:rsidRDefault="00BB3BDA" w:rsidP="00570380">
            <w:pPr>
              <w:spacing w:line="480" w:lineRule="auto"/>
              <w:jc w:val="right"/>
              <w:rPr>
                <w:rFonts w:ascii="Lucida Grande" w:eastAsia="宋体" w:hAnsi="Lucida Grande" w:cs="Times New Roman"/>
                <w:sz w:val="18"/>
                <w:szCs w:val="18"/>
              </w:rPr>
              <w:pPrChange w:id="1806" w:author="Alex" w:date="2015-05-13T12:13:00Z">
                <w:pPr>
                  <w:jc w:val="right"/>
                </w:pPr>
              </w:pPrChange>
            </w:pPr>
            <w:r w:rsidRPr="001E61A8">
              <w:rPr>
                <w:rFonts w:eastAsia="宋体" w:cs="Times New Roman"/>
              </w:rPr>
              <w:t xml:space="preserve">0.087 </w:t>
            </w:r>
          </w:p>
        </w:tc>
        <w:tc>
          <w:tcPr>
            <w:tcW w:w="621" w:type="pct"/>
            <w:shd w:val="clear" w:color="auto" w:fill="auto"/>
            <w:noWrap/>
            <w:vAlign w:val="center"/>
            <w:hideMark/>
            <w:tcPrChange w:id="1807" w:author="Alex" w:date="2015-05-12T22:14:00Z">
              <w:tcPr>
                <w:tcW w:w="621" w:type="pct"/>
                <w:tcBorders>
                  <w:top w:val="nil"/>
                  <w:left w:val="nil"/>
                  <w:bottom w:val="nil"/>
                  <w:right w:val="nil"/>
                </w:tcBorders>
                <w:shd w:val="clear" w:color="auto" w:fill="auto"/>
                <w:noWrap/>
                <w:vAlign w:val="center"/>
                <w:hideMark/>
              </w:tcPr>
            </w:tcPrChange>
          </w:tcPr>
          <w:p w14:paraId="7359C475" w14:textId="77777777" w:rsidR="00BB3BDA" w:rsidRPr="001E61A8" w:rsidRDefault="00BB3BDA" w:rsidP="00570380">
            <w:pPr>
              <w:spacing w:line="480" w:lineRule="auto"/>
              <w:jc w:val="right"/>
              <w:rPr>
                <w:rFonts w:ascii="Lucida Grande" w:eastAsia="宋体" w:hAnsi="Lucida Grande" w:cs="Times New Roman"/>
                <w:sz w:val="18"/>
                <w:szCs w:val="18"/>
              </w:rPr>
              <w:pPrChange w:id="1808" w:author="Alex" w:date="2015-05-13T12:13:00Z">
                <w:pPr>
                  <w:jc w:val="right"/>
                </w:pPr>
              </w:pPrChange>
            </w:pPr>
            <w:r w:rsidRPr="001E61A8">
              <w:rPr>
                <w:rFonts w:eastAsia="宋体" w:cs="Times New Roman"/>
              </w:rPr>
              <w:t xml:space="preserve">0.263 </w:t>
            </w:r>
          </w:p>
        </w:tc>
        <w:tc>
          <w:tcPr>
            <w:tcW w:w="620" w:type="pct"/>
            <w:shd w:val="clear" w:color="auto" w:fill="auto"/>
            <w:noWrap/>
            <w:vAlign w:val="center"/>
            <w:hideMark/>
            <w:tcPrChange w:id="1809" w:author="Alex" w:date="2015-05-12T22:14:00Z">
              <w:tcPr>
                <w:tcW w:w="620" w:type="pct"/>
                <w:tcBorders>
                  <w:top w:val="nil"/>
                  <w:left w:val="nil"/>
                  <w:bottom w:val="nil"/>
                  <w:right w:val="nil"/>
                </w:tcBorders>
                <w:shd w:val="clear" w:color="auto" w:fill="auto"/>
                <w:noWrap/>
                <w:vAlign w:val="center"/>
                <w:hideMark/>
              </w:tcPr>
            </w:tcPrChange>
          </w:tcPr>
          <w:p w14:paraId="55D2B969" w14:textId="77777777" w:rsidR="00BB3BDA" w:rsidRPr="001E61A8" w:rsidRDefault="00BB3BDA" w:rsidP="00570380">
            <w:pPr>
              <w:spacing w:line="480" w:lineRule="auto"/>
              <w:jc w:val="right"/>
              <w:rPr>
                <w:rFonts w:ascii="Lucida Grande" w:eastAsia="宋体" w:hAnsi="Lucida Grande" w:cs="Times New Roman"/>
                <w:sz w:val="18"/>
                <w:szCs w:val="18"/>
              </w:rPr>
              <w:pPrChange w:id="1810" w:author="Alex" w:date="2015-05-13T12:13:00Z">
                <w:pPr>
                  <w:jc w:val="right"/>
                </w:pPr>
              </w:pPrChange>
            </w:pPr>
            <w:r w:rsidRPr="001E61A8">
              <w:rPr>
                <w:rFonts w:eastAsia="宋体" w:cs="Times New Roman"/>
              </w:rPr>
              <w:t xml:space="preserve">0.317 </w:t>
            </w:r>
          </w:p>
        </w:tc>
        <w:tc>
          <w:tcPr>
            <w:tcW w:w="548" w:type="pct"/>
            <w:shd w:val="clear" w:color="auto" w:fill="auto"/>
            <w:noWrap/>
            <w:vAlign w:val="center"/>
            <w:hideMark/>
            <w:tcPrChange w:id="1811" w:author="Alex" w:date="2015-05-12T22:14:00Z">
              <w:tcPr>
                <w:tcW w:w="548" w:type="pct"/>
                <w:tcBorders>
                  <w:top w:val="nil"/>
                  <w:left w:val="nil"/>
                  <w:bottom w:val="nil"/>
                  <w:right w:val="nil"/>
                </w:tcBorders>
                <w:shd w:val="clear" w:color="auto" w:fill="auto"/>
                <w:noWrap/>
                <w:vAlign w:val="center"/>
                <w:hideMark/>
              </w:tcPr>
            </w:tcPrChange>
          </w:tcPr>
          <w:p w14:paraId="101FC332" w14:textId="77777777" w:rsidR="00BB3BDA" w:rsidRPr="001E61A8" w:rsidRDefault="00BB3BDA" w:rsidP="00570380">
            <w:pPr>
              <w:spacing w:line="480" w:lineRule="auto"/>
              <w:jc w:val="right"/>
              <w:rPr>
                <w:rFonts w:ascii="Lucida Grande" w:eastAsia="宋体" w:hAnsi="Lucida Grande" w:cs="Times New Roman"/>
                <w:sz w:val="18"/>
                <w:szCs w:val="18"/>
              </w:rPr>
              <w:pPrChange w:id="1812" w:author="Alex" w:date="2015-05-13T12:13:00Z">
                <w:pPr>
                  <w:jc w:val="right"/>
                </w:pPr>
              </w:pPrChange>
            </w:pPr>
            <w:r w:rsidRPr="001E61A8">
              <w:rPr>
                <w:rFonts w:eastAsia="宋体" w:cs="Times New Roman"/>
              </w:rPr>
              <w:t xml:space="preserve">0.007 </w:t>
            </w:r>
          </w:p>
        </w:tc>
        <w:tc>
          <w:tcPr>
            <w:tcW w:w="547" w:type="pct"/>
            <w:shd w:val="clear" w:color="auto" w:fill="auto"/>
            <w:noWrap/>
            <w:vAlign w:val="center"/>
            <w:hideMark/>
            <w:tcPrChange w:id="1813" w:author="Alex" w:date="2015-05-12T22:14:00Z">
              <w:tcPr>
                <w:tcW w:w="547" w:type="pct"/>
                <w:tcBorders>
                  <w:top w:val="nil"/>
                  <w:left w:val="nil"/>
                  <w:bottom w:val="nil"/>
                  <w:right w:val="nil"/>
                </w:tcBorders>
                <w:shd w:val="clear" w:color="auto" w:fill="auto"/>
                <w:noWrap/>
                <w:vAlign w:val="center"/>
                <w:hideMark/>
              </w:tcPr>
            </w:tcPrChange>
          </w:tcPr>
          <w:p w14:paraId="2D9004AC" w14:textId="77777777" w:rsidR="00BB3BDA" w:rsidRPr="001E61A8" w:rsidRDefault="00BB3BDA" w:rsidP="00570380">
            <w:pPr>
              <w:spacing w:line="480" w:lineRule="auto"/>
              <w:jc w:val="right"/>
              <w:rPr>
                <w:rFonts w:ascii="Lucida Grande" w:eastAsia="宋体" w:hAnsi="Lucida Grande" w:cs="Times New Roman"/>
                <w:sz w:val="18"/>
                <w:szCs w:val="18"/>
              </w:rPr>
              <w:pPrChange w:id="1814" w:author="Alex" w:date="2015-05-13T12:13:00Z">
                <w:pPr>
                  <w:jc w:val="right"/>
                </w:pPr>
              </w:pPrChange>
            </w:pPr>
            <w:r w:rsidRPr="001E61A8">
              <w:rPr>
                <w:rFonts w:eastAsia="宋体" w:cs="Times New Roman"/>
              </w:rPr>
              <w:t xml:space="preserve">0.055 </w:t>
            </w:r>
          </w:p>
        </w:tc>
      </w:tr>
      <w:tr w:rsidR="00BC4118" w:rsidRPr="001E61A8" w14:paraId="641E978E" w14:textId="77777777" w:rsidTr="00090B52">
        <w:trPr>
          <w:trHeight w:val="300"/>
          <w:trPrChange w:id="1815" w:author="Alex" w:date="2015-05-12T22:14:00Z">
            <w:trPr>
              <w:trHeight w:val="300"/>
            </w:trPr>
          </w:trPrChange>
        </w:trPr>
        <w:tc>
          <w:tcPr>
            <w:tcW w:w="1433" w:type="pct"/>
            <w:shd w:val="clear" w:color="auto" w:fill="auto"/>
            <w:noWrap/>
            <w:vAlign w:val="center"/>
            <w:hideMark/>
            <w:tcPrChange w:id="1816" w:author="Alex" w:date="2015-05-12T22:14:00Z">
              <w:tcPr>
                <w:tcW w:w="1433" w:type="pct"/>
                <w:tcBorders>
                  <w:top w:val="nil"/>
                  <w:left w:val="nil"/>
                  <w:bottom w:val="nil"/>
                  <w:right w:val="nil"/>
                </w:tcBorders>
                <w:shd w:val="clear" w:color="auto" w:fill="auto"/>
                <w:noWrap/>
                <w:vAlign w:val="center"/>
                <w:hideMark/>
              </w:tcPr>
            </w:tcPrChange>
          </w:tcPr>
          <w:p w14:paraId="44147D6F" w14:textId="77777777" w:rsidR="00BB3BDA" w:rsidRPr="001E61A8" w:rsidRDefault="00BB3BDA" w:rsidP="00570380">
            <w:pPr>
              <w:spacing w:line="480" w:lineRule="auto"/>
              <w:rPr>
                <w:rFonts w:eastAsia="宋体" w:cs="Times New Roman"/>
              </w:rPr>
              <w:pPrChange w:id="1817" w:author="Alex" w:date="2015-05-13T12:13:00Z">
                <w:pPr/>
              </w:pPrChange>
            </w:pPr>
            <w:r w:rsidRPr="001E61A8">
              <w:rPr>
                <w:rFonts w:eastAsia="宋体" w:cs="Times New Roman"/>
              </w:rPr>
              <w:t>SR_1_pstat_pm</w:t>
            </w:r>
          </w:p>
        </w:tc>
        <w:tc>
          <w:tcPr>
            <w:tcW w:w="559" w:type="pct"/>
            <w:shd w:val="clear" w:color="auto" w:fill="auto"/>
            <w:noWrap/>
            <w:vAlign w:val="center"/>
            <w:hideMark/>
            <w:tcPrChange w:id="1818" w:author="Alex" w:date="2015-05-12T22:14:00Z">
              <w:tcPr>
                <w:tcW w:w="559" w:type="pct"/>
                <w:tcBorders>
                  <w:top w:val="nil"/>
                  <w:left w:val="nil"/>
                  <w:bottom w:val="nil"/>
                  <w:right w:val="nil"/>
                </w:tcBorders>
                <w:shd w:val="clear" w:color="auto" w:fill="auto"/>
                <w:noWrap/>
                <w:vAlign w:val="center"/>
                <w:hideMark/>
              </w:tcPr>
            </w:tcPrChange>
          </w:tcPr>
          <w:p w14:paraId="611CEC0E" w14:textId="77777777" w:rsidR="00BB3BDA" w:rsidRPr="001E61A8" w:rsidRDefault="00BB3BDA" w:rsidP="00570380">
            <w:pPr>
              <w:spacing w:line="480" w:lineRule="auto"/>
              <w:jc w:val="right"/>
              <w:rPr>
                <w:rFonts w:ascii="Lucida Grande" w:eastAsia="宋体" w:hAnsi="Lucida Grande" w:cs="Times New Roman"/>
                <w:sz w:val="18"/>
                <w:szCs w:val="18"/>
              </w:rPr>
              <w:pPrChange w:id="1819" w:author="Alex" w:date="2015-05-13T12:13:00Z">
                <w:pPr>
                  <w:jc w:val="right"/>
                </w:pPr>
              </w:pPrChange>
            </w:pPr>
            <w:r w:rsidRPr="001E61A8">
              <w:rPr>
                <w:rFonts w:eastAsia="宋体" w:cs="Times New Roman"/>
              </w:rPr>
              <w:t xml:space="preserve">0.164 </w:t>
            </w:r>
          </w:p>
        </w:tc>
        <w:tc>
          <w:tcPr>
            <w:tcW w:w="672" w:type="pct"/>
            <w:shd w:val="clear" w:color="auto" w:fill="auto"/>
            <w:noWrap/>
            <w:vAlign w:val="center"/>
            <w:hideMark/>
            <w:tcPrChange w:id="1820" w:author="Alex" w:date="2015-05-12T22:14:00Z">
              <w:tcPr>
                <w:tcW w:w="672" w:type="pct"/>
                <w:tcBorders>
                  <w:top w:val="nil"/>
                  <w:left w:val="nil"/>
                  <w:bottom w:val="nil"/>
                  <w:right w:val="nil"/>
                </w:tcBorders>
                <w:shd w:val="clear" w:color="auto" w:fill="auto"/>
                <w:noWrap/>
                <w:vAlign w:val="center"/>
                <w:hideMark/>
              </w:tcPr>
            </w:tcPrChange>
          </w:tcPr>
          <w:p w14:paraId="2D98C208" w14:textId="77777777" w:rsidR="00BB3BDA" w:rsidRPr="001E61A8" w:rsidRDefault="00BB3BDA" w:rsidP="00570380">
            <w:pPr>
              <w:spacing w:line="480" w:lineRule="auto"/>
              <w:jc w:val="right"/>
              <w:rPr>
                <w:rFonts w:ascii="Lucida Grande" w:eastAsia="宋体" w:hAnsi="Lucida Grande" w:cs="Times New Roman"/>
                <w:sz w:val="18"/>
                <w:szCs w:val="18"/>
              </w:rPr>
              <w:pPrChange w:id="1821" w:author="Alex" w:date="2015-05-13T12:13:00Z">
                <w:pPr>
                  <w:jc w:val="right"/>
                </w:pPr>
              </w:pPrChange>
            </w:pPr>
            <w:r w:rsidRPr="001E61A8">
              <w:rPr>
                <w:rFonts w:eastAsia="宋体" w:cs="Times New Roman"/>
              </w:rPr>
              <w:t xml:space="preserve">0.096 </w:t>
            </w:r>
          </w:p>
        </w:tc>
        <w:tc>
          <w:tcPr>
            <w:tcW w:w="621" w:type="pct"/>
            <w:shd w:val="clear" w:color="auto" w:fill="auto"/>
            <w:noWrap/>
            <w:vAlign w:val="center"/>
            <w:hideMark/>
            <w:tcPrChange w:id="1822" w:author="Alex" w:date="2015-05-12T22:14:00Z">
              <w:tcPr>
                <w:tcW w:w="621" w:type="pct"/>
                <w:tcBorders>
                  <w:top w:val="nil"/>
                  <w:left w:val="nil"/>
                  <w:bottom w:val="nil"/>
                  <w:right w:val="nil"/>
                </w:tcBorders>
                <w:shd w:val="clear" w:color="auto" w:fill="auto"/>
                <w:noWrap/>
                <w:vAlign w:val="center"/>
                <w:hideMark/>
              </w:tcPr>
            </w:tcPrChange>
          </w:tcPr>
          <w:p w14:paraId="58588ACA" w14:textId="77777777" w:rsidR="00BB3BDA" w:rsidRPr="001E61A8" w:rsidRDefault="00BB3BDA" w:rsidP="00570380">
            <w:pPr>
              <w:spacing w:line="480" w:lineRule="auto"/>
              <w:jc w:val="right"/>
              <w:rPr>
                <w:rFonts w:ascii="Lucida Grande" w:eastAsia="宋体" w:hAnsi="Lucida Grande" w:cs="Times New Roman"/>
                <w:sz w:val="18"/>
                <w:szCs w:val="18"/>
              </w:rPr>
              <w:pPrChange w:id="1823" w:author="Alex" w:date="2015-05-13T12:13:00Z">
                <w:pPr>
                  <w:jc w:val="right"/>
                </w:pPr>
              </w:pPrChange>
            </w:pPr>
            <w:r w:rsidRPr="001E61A8">
              <w:rPr>
                <w:rFonts w:eastAsia="宋体" w:cs="Times New Roman"/>
              </w:rPr>
              <w:t xml:space="preserve">0.050 </w:t>
            </w:r>
          </w:p>
        </w:tc>
        <w:tc>
          <w:tcPr>
            <w:tcW w:w="620" w:type="pct"/>
            <w:shd w:val="clear" w:color="auto" w:fill="auto"/>
            <w:noWrap/>
            <w:vAlign w:val="center"/>
            <w:hideMark/>
            <w:tcPrChange w:id="1824" w:author="Alex" w:date="2015-05-12T22:14:00Z">
              <w:tcPr>
                <w:tcW w:w="620" w:type="pct"/>
                <w:tcBorders>
                  <w:top w:val="nil"/>
                  <w:left w:val="nil"/>
                  <w:bottom w:val="nil"/>
                  <w:right w:val="nil"/>
                </w:tcBorders>
                <w:shd w:val="clear" w:color="auto" w:fill="auto"/>
                <w:noWrap/>
                <w:vAlign w:val="center"/>
                <w:hideMark/>
              </w:tcPr>
            </w:tcPrChange>
          </w:tcPr>
          <w:p w14:paraId="57D15813" w14:textId="77777777" w:rsidR="00BB3BDA" w:rsidRPr="001E61A8" w:rsidRDefault="00BB3BDA" w:rsidP="00570380">
            <w:pPr>
              <w:spacing w:line="480" w:lineRule="auto"/>
              <w:jc w:val="right"/>
              <w:rPr>
                <w:rFonts w:ascii="Lucida Grande" w:eastAsia="宋体" w:hAnsi="Lucida Grande" w:cs="Times New Roman"/>
                <w:sz w:val="18"/>
                <w:szCs w:val="18"/>
              </w:rPr>
              <w:pPrChange w:id="1825" w:author="Alex" w:date="2015-05-13T12:13:00Z">
                <w:pPr>
                  <w:jc w:val="right"/>
                </w:pPr>
              </w:pPrChange>
            </w:pPr>
            <w:r w:rsidRPr="001E61A8">
              <w:rPr>
                <w:rFonts w:eastAsia="宋体" w:cs="Times New Roman"/>
              </w:rPr>
              <w:t xml:space="preserve">0.064 </w:t>
            </w:r>
          </w:p>
        </w:tc>
        <w:tc>
          <w:tcPr>
            <w:tcW w:w="548" w:type="pct"/>
            <w:shd w:val="clear" w:color="auto" w:fill="auto"/>
            <w:noWrap/>
            <w:vAlign w:val="center"/>
            <w:hideMark/>
            <w:tcPrChange w:id="1826" w:author="Alex" w:date="2015-05-12T22:14:00Z">
              <w:tcPr>
                <w:tcW w:w="548" w:type="pct"/>
                <w:tcBorders>
                  <w:top w:val="nil"/>
                  <w:left w:val="nil"/>
                  <w:bottom w:val="nil"/>
                  <w:right w:val="nil"/>
                </w:tcBorders>
                <w:shd w:val="clear" w:color="auto" w:fill="auto"/>
                <w:noWrap/>
                <w:vAlign w:val="center"/>
                <w:hideMark/>
              </w:tcPr>
            </w:tcPrChange>
          </w:tcPr>
          <w:p w14:paraId="152CB1F0" w14:textId="77777777" w:rsidR="00BB3BDA" w:rsidRPr="001E61A8" w:rsidRDefault="00BB3BDA" w:rsidP="00570380">
            <w:pPr>
              <w:spacing w:line="480" w:lineRule="auto"/>
              <w:jc w:val="right"/>
              <w:rPr>
                <w:rFonts w:ascii="Lucida Grande" w:eastAsia="宋体" w:hAnsi="Lucida Grande" w:cs="Times New Roman"/>
                <w:sz w:val="18"/>
                <w:szCs w:val="18"/>
              </w:rPr>
              <w:pPrChange w:id="1827" w:author="Alex" w:date="2015-05-13T12:13:00Z">
                <w:pPr>
                  <w:jc w:val="right"/>
                </w:pPr>
              </w:pPrChange>
            </w:pPr>
            <w:r w:rsidRPr="001E61A8">
              <w:rPr>
                <w:rFonts w:eastAsia="宋体" w:cs="Times New Roman"/>
              </w:rPr>
              <w:t xml:space="preserve">-0.131 </w:t>
            </w:r>
          </w:p>
        </w:tc>
        <w:tc>
          <w:tcPr>
            <w:tcW w:w="547" w:type="pct"/>
            <w:shd w:val="clear" w:color="auto" w:fill="auto"/>
            <w:noWrap/>
            <w:vAlign w:val="center"/>
            <w:hideMark/>
            <w:tcPrChange w:id="1828" w:author="Alex" w:date="2015-05-12T22:14:00Z">
              <w:tcPr>
                <w:tcW w:w="547" w:type="pct"/>
                <w:tcBorders>
                  <w:top w:val="nil"/>
                  <w:left w:val="nil"/>
                  <w:bottom w:val="nil"/>
                  <w:right w:val="nil"/>
                </w:tcBorders>
                <w:shd w:val="clear" w:color="auto" w:fill="auto"/>
                <w:noWrap/>
                <w:vAlign w:val="center"/>
                <w:hideMark/>
              </w:tcPr>
            </w:tcPrChange>
          </w:tcPr>
          <w:p w14:paraId="6EB30047" w14:textId="77777777" w:rsidR="00BB3BDA" w:rsidRPr="001E61A8" w:rsidRDefault="00BB3BDA" w:rsidP="00570380">
            <w:pPr>
              <w:spacing w:line="480" w:lineRule="auto"/>
              <w:jc w:val="right"/>
              <w:rPr>
                <w:rFonts w:ascii="Lucida Grande" w:eastAsia="宋体" w:hAnsi="Lucida Grande" w:cs="Times New Roman"/>
                <w:sz w:val="18"/>
                <w:szCs w:val="18"/>
              </w:rPr>
              <w:pPrChange w:id="1829" w:author="Alex" w:date="2015-05-13T12:13:00Z">
                <w:pPr>
                  <w:jc w:val="right"/>
                </w:pPr>
              </w:pPrChange>
            </w:pPr>
            <w:r w:rsidRPr="001E61A8">
              <w:rPr>
                <w:rFonts w:eastAsia="宋体" w:cs="Times New Roman"/>
              </w:rPr>
              <w:t xml:space="preserve">-0.069 </w:t>
            </w:r>
          </w:p>
        </w:tc>
      </w:tr>
      <w:tr w:rsidR="00BC4118" w:rsidRPr="001E61A8" w14:paraId="2328BA48" w14:textId="77777777" w:rsidTr="00090B52">
        <w:trPr>
          <w:trHeight w:val="300"/>
          <w:trPrChange w:id="1830" w:author="Alex" w:date="2015-05-12T22:14:00Z">
            <w:trPr>
              <w:trHeight w:val="300"/>
            </w:trPr>
          </w:trPrChange>
        </w:trPr>
        <w:tc>
          <w:tcPr>
            <w:tcW w:w="1433" w:type="pct"/>
            <w:shd w:val="clear" w:color="auto" w:fill="auto"/>
            <w:noWrap/>
            <w:vAlign w:val="center"/>
            <w:hideMark/>
            <w:tcPrChange w:id="1831" w:author="Alex" w:date="2015-05-12T22:14:00Z">
              <w:tcPr>
                <w:tcW w:w="1433" w:type="pct"/>
                <w:tcBorders>
                  <w:top w:val="nil"/>
                  <w:left w:val="nil"/>
                  <w:bottom w:val="nil"/>
                  <w:right w:val="nil"/>
                </w:tcBorders>
                <w:shd w:val="clear" w:color="auto" w:fill="auto"/>
                <w:noWrap/>
                <w:vAlign w:val="center"/>
                <w:hideMark/>
              </w:tcPr>
            </w:tcPrChange>
          </w:tcPr>
          <w:p w14:paraId="04A914DB" w14:textId="77777777" w:rsidR="00BB3BDA" w:rsidRPr="001E61A8" w:rsidRDefault="00BB3BDA" w:rsidP="00570380">
            <w:pPr>
              <w:spacing w:line="480" w:lineRule="auto"/>
              <w:rPr>
                <w:rFonts w:eastAsia="宋体" w:cs="Times New Roman"/>
              </w:rPr>
              <w:pPrChange w:id="1832" w:author="Alex" w:date="2015-05-13T12:13:00Z">
                <w:pPr/>
              </w:pPrChange>
            </w:pPr>
            <w:r w:rsidRPr="001E61A8">
              <w:rPr>
                <w:rFonts w:eastAsia="宋体" w:cs="Times New Roman"/>
              </w:rPr>
              <w:t>SR_1_total_score</w:t>
            </w:r>
          </w:p>
        </w:tc>
        <w:tc>
          <w:tcPr>
            <w:tcW w:w="559" w:type="pct"/>
            <w:shd w:val="clear" w:color="auto" w:fill="auto"/>
            <w:noWrap/>
            <w:vAlign w:val="center"/>
            <w:hideMark/>
            <w:tcPrChange w:id="1833" w:author="Alex" w:date="2015-05-12T22:14:00Z">
              <w:tcPr>
                <w:tcW w:w="559" w:type="pct"/>
                <w:tcBorders>
                  <w:top w:val="nil"/>
                  <w:left w:val="nil"/>
                  <w:bottom w:val="nil"/>
                  <w:right w:val="nil"/>
                </w:tcBorders>
                <w:shd w:val="clear" w:color="auto" w:fill="auto"/>
                <w:noWrap/>
                <w:vAlign w:val="center"/>
                <w:hideMark/>
              </w:tcPr>
            </w:tcPrChange>
          </w:tcPr>
          <w:p w14:paraId="6591C91B" w14:textId="77777777" w:rsidR="00BB3BDA" w:rsidRPr="001E61A8" w:rsidRDefault="00BB3BDA" w:rsidP="00570380">
            <w:pPr>
              <w:spacing w:line="480" w:lineRule="auto"/>
              <w:jc w:val="right"/>
              <w:rPr>
                <w:rFonts w:ascii="Lucida Grande" w:eastAsia="宋体" w:hAnsi="Lucida Grande" w:cs="Times New Roman"/>
                <w:sz w:val="18"/>
                <w:szCs w:val="18"/>
              </w:rPr>
              <w:pPrChange w:id="1834" w:author="Alex" w:date="2015-05-13T12:13:00Z">
                <w:pPr>
                  <w:jc w:val="right"/>
                </w:pPr>
              </w:pPrChange>
            </w:pPr>
            <w:r w:rsidRPr="001E61A8">
              <w:rPr>
                <w:rFonts w:eastAsia="宋体" w:cs="Times New Roman"/>
              </w:rPr>
              <w:t xml:space="preserve">-0.078 </w:t>
            </w:r>
          </w:p>
        </w:tc>
        <w:tc>
          <w:tcPr>
            <w:tcW w:w="672" w:type="pct"/>
            <w:shd w:val="clear" w:color="auto" w:fill="auto"/>
            <w:noWrap/>
            <w:vAlign w:val="center"/>
            <w:hideMark/>
            <w:tcPrChange w:id="1835" w:author="Alex" w:date="2015-05-12T22:14:00Z">
              <w:tcPr>
                <w:tcW w:w="672" w:type="pct"/>
                <w:tcBorders>
                  <w:top w:val="nil"/>
                  <w:left w:val="nil"/>
                  <w:bottom w:val="nil"/>
                  <w:right w:val="nil"/>
                </w:tcBorders>
                <w:shd w:val="clear" w:color="auto" w:fill="auto"/>
                <w:noWrap/>
                <w:vAlign w:val="center"/>
                <w:hideMark/>
              </w:tcPr>
            </w:tcPrChange>
          </w:tcPr>
          <w:p w14:paraId="24DD0FD0" w14:textId="77777777" w:rsidR="00BB3BDA" w:rsidRPr="001E61A8" w:rsidRDefault="00BB3BDA" w:rsidP="00570380">
            <w:pPr>
              <w:spacing w:line="480" w:lineRule="auto"/>
              <w:jc w:val="right"/>
              <w:rPr>
                <w:rFonts w:ascii="Lucida Grande" w:eastAsia="宋体" w:hAnsi="Lucida Grande" w:cs="Times New Roman"/>
                <w:sz w:val="18"/>
                <w:szCs w:val="18"/>
              </w:rPr>
              <w:pPrChange w:id="1836" w:author="Alex" w:date="2015-05-13T12:13:00Z">
                <w:pPr>
                  <w:jc w:val="right"/>
                </w:pPr>
              </w:pPrChange>
            </w:pPr>
            <w:r w:rsidRPr="001E61A8">
              <w:rPr>
                <w:rFonts w:eastAsia="宋体" w:cs="Times New Roman"/>
              </w:rPr>
              <w:t xml:space="preserve">0.093 </w:t>
            </w:r>
          </w:p>
        </w:tc>
        <w:tc>
          <w:tcPr>
            <w:tcW w:w="621" w:type="pct"/>
            <w:shd w:val="clear" w:color="auto" w:fill="auto"/>
            <w:noWrap/>
            <w:vAlign w:val="center"/>
            <w:hideMark/>
            <w:tcPrChange w:id="1837" w:author="Alex" w:date="2015-05-12T22:14:00Z">
              <w:tcPr>
                <w:tcW w:w="621" w:type="pct"/>
                <w:tcBorders>
                  <w:top w:val="nil"/>
                  <w:left w:val="nil"/>
                  <w:bottom w:val="nil"/>
                  <w:right w:val="nil"/>
                </w:tcBorders>
                <w:shd w:val="clear" w:color="auto" w:fill="auto"/>
                <w:noWrap/>
                <w:vAlign w:val="center"/>
                <w:hideMark/>
              </w:tcPr>
            </w:tcPrChange>
          </w:tcPr>
          <w:p w14:paraId="4FB473D5" w14:textId="77777777" w:rsidR="00BB3BDA" w:rsidRPr="001E61A8" w:rsidRDefault="00BB3BDA" w:rsidP="00570380">
            <w:pPr>
              <w:spacing w:line="480" w:lineRule="auto"/>
              <w:jc w:val="right"/>
              <w:rPr>
                <w:rFonts w:ascii="Lucida Grande" w:eastAsia="宋体" w:hAnsi="Lucida Grande" w:cs="Times New Roman"/>
                <w:sz w:val="18"/>
                <w:szCs w:val="18"/>
              </w:rPr>
              <w:pPrChange w:id="1838" w:author="Alex" w:date="2015-05-13T12:13:00Z">
                <w:pPr>
                  <w:jc w:val="right"/>
                </w:pPr>
              </w:pPrChange>
            </w:pPr>
            <w:r w:rsidRPr="001E61A8">
              <w:rPr>
                <w:rFonts w:eastAsia="宋体" w:cs="Times New Roman"/>
              </w:rPr>
              <w:t xml:space="preserve">-0.092 </w:t>
            </w:r>
          </w:p>
        </w:tc>
        <w:tc>
          <w:tcPr>
            <w:tcW w:w="620" w:type="pct"/>
            <w:shd w:val="clear" w:color="auto" w:fill="auto"/>
            <w:noWrap/>
            <w:vAlign w:val="center"/>
            <w:hideMark/>
            <w:tcPrChange w:id="1839" w:author="Alex" w:date="2015-05-12T22:14:00Z">
              <w:tcPr>
                <w:tcW w:w="620" w:type="pct"/>
                <w:tcBorders>
                  <w:top w:val="nil"/>
                  <w:left w:val="nil"/>
                  <w:bottom w:val="nil"/>
                  <w:right w:val="nil"/>
                </w:tcBorders>
                <w:shd w:val="clear" w:color="auto" w:fill="auto"/>
                <w:noWrap/>
                <w:vAlign w:val="center"/>
                <w:hideMark/>
              </w:tcPr>
            </w:tcPrChange>
          </w:tcPr>
          <w:p w14:paraId="58CC80FA" w14:textId="77777777" w:rsidR="00BB3BDA" w:rsidRPr="001E61A8" w:rsidRDefault="00BB3BDA" w:rsidP="00570380">
            <w:pPr>
              <w:spacing w:line="480" w:lineRule="auto"/>
              <w:jc w:val="right"/>
              <w:rPr>
                <w:rFonts w:ascii="Lucida Grande" w:eastAsia="宋体" w:hAnsi="Lucida Grande" w:cs="Times New Roman"/>
                <w:sz w:val="18"/>
                <w:szCs w:val="18"/>
              </w:rPr>
              <w:pPrChange w:id="1840" w:author="Alex" w:date="2015-05-13T12:13:00Z">
                <w:pPr>
                  <w:jc w:val="right"/>
                </w:pPr>
              </w:pPrChange>
            </w:pPr>
            <w:r w:rsidRPr="001E61A8">
              <w:rPr>
                <w:rFonts w:eastAsia="宋体" w:cs="Times New Roman"/>
              </w:rPr>
              <w:t xml:space="preserve">-0.050 </w:t>
            </w:r>
          </w:p>
        </w:tc>
        <w:tc>
          <w:tcPr>
            <w:tcW w:w="548" w:type="pct"/>
            <w:shd w:val="clear" w:color="auto" w:fill="auto"/>
            <w:noWrap/>
            <w:vAlign w:val="center"/>
            <w:hideMark/>
            <w:tcPrChange w:id="1841" w:author="Alex" w:date="2015-05-12T22:14:00Z">
              <w:tcPr>
                <w:tcW w:w="548" w:type="pct"/>
                <w:tcBorders>
                  <w:top w:val="nil"/>
                  <w:left w:val="nil"/>
                  <w:bottom w:val="nil"/>
                  <w:right w:val="nil"/>
                </w:tcBorders>
                <w:shd w:val="clear" w:color="auto" w:fill="auto"/>
                <w:noWrap/>
                <w:vAlign w:val="center"/>
                <w:hideMark/>
              </w:tcPr>
            </w:tcPrChange>
          </w:tcPr>
          <w:p w14:paraId="387CE56A" w14:textId="77777777" w:rsidR="00BB3BDA" w:rsidRPr="001E61A8" w:rsidRDefault="00BB3BDA" w:rsidP="00570380">
            <w:pPr>
              <w:spacing w:line="480" w:lineRule="auto"/>
              <w:jc w:val="right"/>
              <w:rPr>
                <w:rFonts w:ascii="Lucida Grande" w:eastAsia="宋体" w:hAnsi="Lucida Grande" w:cs="Times New Roman"/>
                <w:sz w:val="18"/>
                <w:szCs w:val="18"/>
              </w:rPr>
              <w:pPrChange w:id="1842" w:author="Alex" w:date="2015-05-13T12:13:00Z">
                <w:pPr>
                  <w:jc w:val="right"/>
                </w:pPr>
              </w:pPrChange>
            </w:pPr>
            <w:r w:rsidRPr="001E61A8">
              <w:rPr>
                <w:rFonts w:eastAsia="宋体" w:cs="Times New Roman"/>
              </w:rPr>
              <w:t xml:space="preserve">-0.081 </w:t>
            </w:r>
          </w:p>
        </w:tc>
        <w:tc>
          <w:tcPr>
            <w:tcW w:w="547" w:type="pct"/>
            <w:shd w:val="clear" w:color="auto" w:fill="auto"/>
            <w:noWrap/>
            <w:vAlign w:val="center"/>
            <w:hideMark/>
            <w:tcPrChange w:id="1843" w:author="Alex" w:date="2015-05-12T22:14:00Z">
              <w:tcPr>
                <w:tcW w:w="547" w:type="pct"/>
                <w:tcBorders>
                  <w:top w:val="nil"/>
                  <w:left w:val="nil"/>
                  <w:bottom w:val="nil"/>
                  <w:right w:val="nil"/>
                </w:tcBorders>
                <w:shd w:val="clear" w:color="auto" w:fill="auto"/>
                <w:noWrap/>
                <w:vAlign w:val="center"/>
                <w:hideMark/>
              </w:tcPr>
            </w:tcPrChange>
          </w:tcPr>
          <w:p w14:paraId="2A79F13F" w14:textId="77777777" w:rsidR="00BB3BDA" w:rsidRPr="001E61A8" w:rsidRDefault="00BB3BDA" w:rsidP="00570380">
            <w:pPr>
              <w:spacing w:line="480" w:lineRule="auto"/>
              <w:jc w:val="right"/>
              <w:rPr>
                <w:rFonts w:ascii="Lucida Grande" w:eastAsia="宋体" w:hAnsi="Lucida Grande" w:cs="Times New Roman"/>
                <w:sz w:val="18"/>
                <w:szCs w:val="18"/>
              </w:rPr>
              <w:pPrChange w:id="1844" w:author="Alex" w:date="2015-05-13T12:13:00Z">
                <w:pPr>
                  <w:jc w:val="right"/>
                </w:pPr>
              </w:pPrChange>
            </w:pPr>
            <w:r w:rsidRPr="001E61A8">
              <w:rPr>
                <w:rFonts w:eastAsia="宋体" w:cs="Times New Roman"/>
              </w:rPr>
              <w:t xml:space="preserve">0.024 </w:t>
            </w:r>
          </w:p>
        </w:tc>
      </w:tr>
      <w:tr w:rsidR="00BC4118" w:rsidRPr="001E61A8" w14:paraId="1FCC99DB" w14:textId="77777777" w:rsidTr="00090B52">
        <w:trPr>
          <w:trHeight w:val="300"/>
          <w:trPrChange w:id="1845" w:author="Alex" w:date="2015-05-12T22:14:00Z">
            <w:trPr>
              <w:trHeight w:val="300"/>
            </w:trPr>
          </w:trPrChange>
        </w:trPr>
        <w:tc>
          <w:tcPr>
            <w:tcW w:w="1433" w:type="pct"/>
            <w:shd w:val="clear" w:color="auto" w:fill="auto"/>
            <w:noWrap/>
            <w:vAlign w:val="center"/>
            <w:hideMark/>
            <w:tcPrChange w:id="1846" w:author="Alex" w:date="2015-05-12T22:14:00Z">
              <w:tcPr>
                <w:tcW w:w="1433" w:type="pct"/>
                <w:tcBorders>
                  <w:top w:val="nil"/>
                  <w:left w:val="nil"/>
                  <w:bottom w:val="nil"/>
                  <w:right w:val="nil"/>
                </w:tcBorders>
                <w:shd w:val="clear" w:color="auto" w:fill="auto"/>
                <w:noWrap/>
                <w:vAlign w:val="center"/>
                <w:hideMark/>
              </w:tcPr>
            </w:tcPrChange>
          </w:tcPr>
          <w:p w14:paraId="6C7F1F11" w14:textId="77777777" w:rsidR="00BB3BDA" w:rsidRPr="001E61A8" w:rsidRDefault="00BB3BDA" w:rsidP="00570380">
            <w:pPr>
              <w:spacing w:line="480" w:lineRule="auto"/>
              <w:rPr>
                <w:rFonts w:eastAsia="宋体" w:cs="Times New Roman"/>
              </w:rPr>
              <w:pPrChange w:id="1847" w:author="Alex" w:date="2015-05-13T12:13:00Z">
                <w:pPr/>
              </w:pPrChange>
            </w:pPr>
            <w:r w:rsidRPr="001E61A8">
              <w:rPr>
                <w:rFonts w:eastAsia="宋体" w:cs="Times New Roman"/>
              </w:rPr>
              <w:t>SR_2_all_cst</w:t>
            </w:r>
          </w:p>
        </w:tc>
        <w:tc>
          <w:tcPr>
            <w:tcW w:w="559" w:type="pct"/>
            <w:shd w:val="clear" w:color="auto" w:fill="auto"/>
            <w:noWrap/>
            <w:vAlign w:val="center"/>
            <w:hideMark/>
            <w:tcPrChange w:id="1848" w:author="Alex" w:date="2015-05-12T22:14:00Z">
              <w:tcPr>
                <w:tcW w:w="559" w:type="pct"/>
                <w:tcBorders>
                  <w:top w:val="nil"/>
                  <w:left w:val="nil"/>
                  <w:bottom w:val="nil"/>
                  <w:right w:val="nil"/>
                </w:tcBorders>
                <w:shd w:val="clear" w:color="auto" w:fill="auto"/>
                <w:noWrap/>
                <w:vAlign w:val="center"/>
                <w:hideMark/>
              </w:tcPr>
            </w:tcPrChange>
          </w:tcPr>
          <w:p w14:paraId="63D7B0E1" w14:textId="77777777" w:rsidR="00BB3BDA" w:rsidRPr="001E61A8" w:rsidRDefault="00BB3BDA" w:rsidP="00570380">
            <w:pPr>
              <w:spacing w:line="480" w:lineRule="auto"/>
              <w:jc w:val="right"/>
              <w:rPr>
                <w:rFonts w:ascii="Lucida Grande" w:eastAsia="宋体" w:hAnsi="Lucida Grande" w:cs="Times New Roman"/>
                <w:sz w:val="18"/>
                <w:szCs w:val="18"/>
              </w:rPr>
              <w:pPrChange w:id="1849" w:author="Alex" w:date="2015-05-13T12:13:00Z">
                <w:pPr>
                  <w:jc w:val="right"/>
                </w:pPr>
              </w:pPrChange>
            </w:pPr>
            <w:r w:rsidRPr="001E61A8">
              <w:rPr>
                <w:rFonts w:eastAsia="宋体" w:cs="Times New Roman"/>
              </w:rPr>
              <w:t xml:space="preserve">0.039 </w:t>
            </w:r>
          </w:p>
        </w:tc>
        <w:tc>
          <w:tcPr>
            <w:tcW w:w="672" w:type="pct"/>
            <w:shd w:val="clear" w:color="auto" w:fill="auto"/>
            <w:noWrap/>
            <w:vAlign w:val="center"/>
            <w:hideMark/>
            <w:tcPrChange w:id="1850" w:author="Alex" w:date="2015-05-12T22:14:00Z">
              <w:tcPr>
                <w:tcW w:w="672" w:type="pct"/>
                <w:tcBorders>
                  <w:top w:val="nil"/>
                  <w:left w:val="nil"/>
                  <w:bottom w:val="nil"/>
                  <w:right w:val="nil"/>
                </w:tcBorders>
                <w:shd w:val="clear" w:color="auto" w:fill="auto"/>
                <w:noWrap/>
                <w:vAlign w:val="center"/>
                <w:hideMark/>
              </w:tcPr>
            </w:tcPrChange>
          </w:tcPr>
          <w:p w14:paraId="64A9A28B" w14:textId="77777777" w:rsidR="00BB3BDA" w:rsidRPr="001E61A8" w:rsidRDefault="00BB3BDA" w:rsidP="00570380">
            <w:pPr>
              <w:spacing w:line="480" w:lineRule="auto"/>
              <w:jc w:val="right"/>
              <w:rPr>
                <w:rFonts w:ascii="Lucida Grande" w:eastAsia="宋体" w:hAnsi="Lucida Grande" w:cs="Times New Roman"/>
                <w:sz w:val="18"/>
                <w:szCs w:val="18"/>
              </w:rPr>
              <w:pPrChange w:id="1851" w:author="Alex" w:date="2015-05-13T12:13:00Z">
                <w:pPr>
                  <w:jc w:val="right"/>
                </w:pPr>
              </w:pPrChange>
            </w:pPr>
            <w:r w:rsidRPr="001E61A8">
              <w:rPr>
                <w:rFonts w:eastAsia="宋体" w:cs="Times New Roman"/>
              </w:rPr>
              <w:t xml:space="preserve">-0.064 </w:t>
            </w:r>
          </w:p>
        </w:tc>
        <w:tc>
          <w:tcPr>
            <w:tcW w:w="621" w:type="pct"/>
            <w:shd w:val="clear" w:color="auto" w:fill="auto"/>
            <w:noWrap/>
            <w:vAlign w:val="center"/>
            <w:hideMark/>
            <w:tcPrChange w:id="1852" w:author="Alex" w:date="2015-05-12T22:14:00Z">
              <w:tcPr>
                <w:tcW w:w="621" w:type="pct"/>
                <w:tcBorders>
                  <w:top w:val="nil"/>
                  <w:left w:val="nil"/>
                  <w:bottom w:val="nil"/>
                  <w:right w:val="nil"/>
                </w:tcBorders>
                <w:shd w:val="clear" w:color="auto" w:fill="auto"/>
                <w:noWrap/>
                <w:vAlign w:val="center"/>
                <w:hideMark/>
              </w:tcPr>
            </w:tcPrChange>
          </w:tcPr>
          <w:p w14:paraId="5ACDA388" w14:textId="77777777" w:rsidR="00BB3BDA" w:rsidRPr="001E61A8" w:rsidRDefault="00BB3BDA" w:rsidP="00570380">
            <w:pPr>
              <w:spacing w:line="480" w:lineRule="auto"/>
              <w:jc w:val="right"/>
              <w:rPr>
                <w:rFonts w:ascii="Lucida Grande" w:eastAsia="宋体" w:hAnsi="Lucida Grande" w:cs="Times New Roman"/>
                <w:sz w:val="18"/>
                <w:szCs w:val="18"/>
              </w:rPr>
              <w:pPrChange w:id="1853" w:author="Alex" w:date="2015-05-13T12:13:00Z">
                <w:pPr>
                  <w:jc w:val="right"/>
                </w:pPr>
              </w:pPrChange>
            </w:pPr>
            <w:r w:rsidRPr="001E61A8">
              <w:rPr>
                <w:rFonts w:eastAsia="宋体" w:cs="Times New Roman"/>
              </w:rPr>
              <w:t xml:space="preserve">-0.089 </w:t>
            </w:r>
          </w:p>
        </w:tc>
        <w:tc>
          <w:tcPr>
            <w:tcW w:w="620" w:type="pct"/>
            <w:shd w:val="clear" w:color="auto" w:fill="auto"/>
            <w:noWrap/>
            <w:vAlign w:val="center"/>
            <w:hideMark/>
            <w:tcPrChange w:id="1854" w:author="Alex" w:date="2015-05-12T22:14:00Z">
              <w:tcPr>
                <w:tcW w:w="620" w:type="pct"/>
                <w:tcBorders>
                  <w:top w:val="nil"/>
                  <w:left w:val="nil"/>
                  <w:bottom w:val="nil"/>
                  <w:right w:val="nil"/>
                </w:tcBorders>
                <w:shd w:val="clear" w:color="auto" w:fill="auto"/>
                <w:noWrap/>
                <w:vAlign w:val="center"/>
                <w:hideMark/>
              </w:tcPr>
            </w:tcPrChange>
          </w:tcPr>
          <w:p w14:paraId="1E078DF9" w14:textId="77777777" w:rsidR="00BB3BDA" w:rsidRPr="001E61A8" w:rsidRDefault="00BB3BDA" w:rsidP="00570380">
            <w:pPr>
              <w:spacing w:line="480" w:lineRule="auto"/>
              <w:jc w:val="right"/>
              <w:rPr>
                <w:rFonts w:ascii="Lucida Grande" w:eastAsia="宋体" w:hAnsi="Lucida Grande" w:cs="Times New Roman"/>
                <w:sz w:val="18"/>
                <w:szCs w:val="18"/>
              </w:rPr>
              <w:pPrChange w:id="1855" w:author="Alex" w:date="2015-05-13T12:13:00Z">
                <w:pPr>
                  <w:jc w:val="right"/>
                </w:pPr>
              </w:pPrChange>
            </w:pPr>
            <w:r w:rsidRPr="001E61A8">
              <w:rPr>
                <w:rFonts w:eastAsia="宋体" w:cs="Times New Roman"/>
              </w:rPr>
              <w:t xml:space="preserve">-0.059 </w:t>
            </w:r>
          </w:p>
        </w:tc>
        <w:tc>
          <w:tcPr>
            <w:tcW w:w="548" w:type="pct"/>
            <w:shd w:val="clear" w:color="auto" w:fill="auto"/>
            <w:noWrap/>
            <w:vAlign w:val="center"/>
            <w:hideMark/>
            <w:tcPrChange w:id="1856" w:author="Alex" w:date="2015-05-12T22:14:00Z">
              <w:tcPr>
                <w:tcW w:w="548" w:type="pct"/>
                <w:tcBorders>
                  <w:top w:val="nil"/>
                  <w:left w:val="nil"/>
                  <w:bottom w:val="nil"/>
                  <w:right w:val="nil"/>
                </w:tcBorders>
                <w:shd w:val="clear" w:color="auto" w:fill="auto"/>
                <w:noWrap/>
                <w:vAlign w:val="center"/>
                <w:hideMark/>
              </w:tcPr>
            </w:tcPrChange>
          </w:tcPr>
          <w:p w14:paraId="22DE3CB6" w14:textId="77777777" w:rsidR="00BB3BDA" w:rsidRPr="001E61A8" w:rsidRDefault="00BB3BDA" w:rsidP="00570380">
            <w:pPr>
              <w:spacing w:line="480" w:lineRule="auto"/>
              <w:jc w:val="right"/>
              <w:rPr>
                <w:rFonts w:ascii="Lucida Grande" w:eastAsia="宋体" w:hAnsi="Lucida Grande" w:cs="Times New Roman"/>
                <w:sz w:val="18"/>
                <w:szCs w:val="18"/>
              </w:rPr>
              <w:pPrChange w:id="1857" w:author="Alex" w:date="2015-05-13T12:13:00Z">
                <w:pPr>
                  <w:jc w:val="right"/>
                </w:pPr>
              </w:pPrChange>
            </w:pPr>
            <w:r w:rsidRPr="001E61A8">
              <w:rPr>
                <w:rFonts w:eastAsia="宋体" w:cs="Times New Roman"/>
              </w:rPr>
              <w:t xml:space="preserve">-0.005 </w:t>
            </w:r>
          </w:p>
        </w:tc>
        <w:tc>
          <w:tcPr>
            <w:tcW w:w="547" w:type="pct"/>
            <w:shd w:val="clear" w:color="auto" w:fill="auto"/>
            <w:noWrap/>
            <w:vAlign w:val="center"/>
            <w:hideMark/>
            <w:tcPrChange w:id="1858" w:author="Alex" w:date="2015-05-12T22:14:00Z">
              <w:tcPr>
                <w:tcW w:w="547" w:type="pct"/>
                <w:tcBorders>
                  <w:top w:val="nil"/>
                  <w:left w:val="nil"/>
                  <w:bottom w:val="nil"/>
                  <w:right w:val="nil"/>
                </w:tcBorders>
                <w:shd w:val="clear" w:color="auto" w:fill="auto"/>
                <w:noWrap/>
                <w:vAlign w:val="center"/>
                <w:hideMark/>
              </w:tcPr>
            </w:tcPrChange>
          </w:tcPr>
          <w:p w14:paraId="42CBCEE2" w14:textId="77777777" w:rsidR="00BB3BDA" w:rsidRPr="001E61A8" w:rsidRDefault="00BB3BDA" w:rsidP="00570380">
            <w:pPr>
              <w:spacing w:line="480" w:lineRule="auto"/>
              <w:jc w:val="right"/>
              <w:rPr>
                <w:rFonts w:ascii="Lucida Grande" w:eastAsia="宋体" w:hAnsi="Lucida Grande" w:cs="Times New Roman"/>
                <w:sz w:val="18"/>
                <w:szCs w:val="18"/>
              </w:rPr>
              <w:pPrChange w:id="1859" w:author="Alex" w:date="2015-05-13T12:13:00Z">
                <w:pPr>
                  <w:jc w:val="right"/>
                </w:pPr>
              </w:pPrChange>
            </w:pPr>
            <w:r w:rsidRPr="001E61A8">
              <w:rPr>
                <w:rFonts w:eastAsia="宋体" w:cs="Times New Roman"/>
              </w:rPr>
              <w:t xml:space="preserve">-0.096 </w:t>
            </w:r>
          </w:p>
        </w:tc>
      </w:tr>
      <w:tr w:rsidR="00BC4118" w:rsidRPr="001E61A8" w14:paraId="358FF237" w14:textId="77777777" w:rsidTr="00090B52">
        <w:trPr>
          <w:trHeight w:val="300"/>
          <w:trPrChange w:id="1860" w:author="Alex" w:date="2015-05-12T22:14:00Z">
            <w:trPr>
              <w:trHeight w:val="300"/>
            </w:trPr>
          </w:trPrChange>
        </w:trPr>
        <w:tc>
          <w:tcPr>
            <w:tcW w:w="1433" w:type="pct"/>
            <w:shd w:val="clear" w:color="auto" w:fill="auto"/>
            <w:noWrap/>
            <w:vAlign w:val="center"/>
            <w:hideMark/>
            <w:tcPrChange w:id="1861" w:author="Alex" w:date="2015-05-12T22:14:00Z">
              <w:tcPr>
                <w:tcW w:w="1433" w:type="pct"/>
                <w:tcBorders>
                  <w:top w:val="nil"/>
                  <w:left w:val="nil"/>
                  <w:bottom w:val="nil"/>
                  <w:right w:val="nil"/>
                </w:tcBorders>
                <w:shd w:val="clear" w:color="auto" w:fill="auto"/>
                <w:noWrap/>
                <w:vAlign w:val="center"/>
                <w:hideMark/>
              </w:tcPr>
            </w:tcPrChange>
          </w:tcPr>
          <w:p w14:paraId="073733AA" w14:textId="77777777" w:rsidR="00BB3BDA" w:rsidRPr="001E61A8" w:rsidRDefault="00BB3BDA" w:rsidP="00570380">
            <w:pPr>
              <w:spacing w:line="480" w:lineRule="auto"/>
              <w:rPr>
                <w:rFonts w:eastAsia="宋体" w:cs="Times New Roman"/>
              </w:rPr>
              <w:pPrChange w:id="1862" w:author="Alex" w:date="2015-05-13T12:13:00Z">
                <w:pPr/>
              </w:pPrChange>
            </w:pPr>
            <w:r w:rsidRPr="001E61A8">
              <w:rPr>
                <w:rFonts w:eastAsia="宋体" w:cs="Times New Roman"/>
              </w:rPr>
              <w:t>SR_2_burunsat_pm</w:t>
            </w:r>
          </w:p>
        </w:tc>
        <w:tc>
          <w:tcPr>
            <w:tcW w:w="559" w:type="pct"/>
            <w:shd w:val="clear" w:color="auto" w:fill="auto"/>
            <w:noWrap/>
            <w:vAlign w:val="center"/>
            <w:hideMark/>
            <w:tcPrChange w:id="1863" w:author="Alex" w:date="2015-05-12T22:14:00Z">
              <w:tcPr>
                <w:tcW w:w="559" w:type="pct"/>
                <w:tcBorders>
                  <w:top w:val="nil"/>
                  <w:left w:val="nil"/>
                  <w:bottom w:val="nil"/>
                  <w:right w:val="nil"/>
                </w:tcBorders>
                <w:shd w:val="clear" w:color="auto" w:fill="auto"/>
                <w:noWrap/>
                <w:vAlign w:val="center"/>
                <w:hideMark/>
              </w:tcPr>
            </w:tcPrChange>
          </w:tcPr>
          <w:p w14:paraId="6BC5B0B6" w14:textId="77777777" w:rsidR="00BB3BDA" w:rsidRPr="001E61A8" w:rsidRDefault="00BB3BDA" w:rsidP="00570380">
            <w:pPr>
              <w:spacing w:line="480" w:lineRule="auto"/>
              <w:jc w:val="right"/>
              <w:rPr>
                <w:rFonts w:ascii="Lucida Grande" w:eastAsia="宋体" w:hAnsi="Lucida Grande" w:cs="Times New Roman"/>
                <w:sz w:val="18"/>
                <w:szCs w:val="18"/>
              </w:rPr>
              <w:pPrChange w:id="1864" w:author="Alex" w:date="2015-05-13T12:13:00Z">
                <w:pPr>
                  <w:jc w:val="right"/>
                </w:pPr>
              </w:pPrChange>
            </w:pPr>
            <w:r w:rsidRPr="001E61A8">
              <w:rPr>
                <w:rFonts w:eastAsia="宋体" w:cs="Times New Roman"/>
              </w:rPr>
              <w:t xml:space="preserve">0.000 </w:t>
            </w:r>
          </w:p>
        </w:tc>
        <w:tc>
          <w:tcPr>
            <w:tcW w:w="672" w:type="pct"/>
            <w:shd w:val="clear" w:color="auto" w:fill="auto"/>
            <w:noWrap/>
            <w:vAlign w:val="center"/>
            <w:hideMark/>
            <w:tcPrChange w:id="1865" w:author="Alex" w:date="2015-05-12T22:14:00Z">
              <w:tcPr>
                <w:tcW w:w="672" w:type="pct"/>
                <w:tcBorders>
                  <w:top w:val="nil"/>
                  <w:left w:val="nil"/>
                  <w:bottom w:val="nil"/>
                  <w:right w:val="nil"/>
                </w:tcBorders>
                <w:shd w:val="clear" w:color="auto" w:fill="auto"/>
                <w:noWrap/>
                <w:vAlign w:val="center"/>
                <w:hideMark/>
              </w:tcPr>
            </w:tcPrChange>
          </w:tcPr>
          <w:p w14:paraId="1A19198D" w14:textId="77777777" w:rsidR="00BB3BDA" w:rsidRPr="001E61A8" w:rsidRDefault="00BB3BDA" w:rsidP="00570380">
            <w:pPr>
              <w:spacing w:line="480" w:lineRule="auto"/>
              <w:jc w:val="right"/>
              <w:rPr>
                <w:rFonts w:ascii="Lucida Grande" w:eastAsia="宋体" w:hAnsi="Lucida Grande" w:cs="Times New Roman"/>
                <w:sz w:val="18"/>
                <w:szCs w:val="18"/>
              </w:rPr>
              <w:pPrChange w:id="1866" w:author="Alex" w:date="2015-05-13T12:13:00Z">
                <w:pPr>
                  <w:jc w:val="right"/>
                </w:pPr>
              </w:pPrChange>
            </w:pPr>
            <w:r w:rsidRPr="001E61A8">
              <w:rPr>
                <w:rFonts w:eastAsia="宋体" w:cs="Times New Roman"/>
              </w:rPr>
              <w:t xml:space="preserve">0.000 </w:t>
            </w:r>
          </w:p>
        </w:tc>
        <w:tc>
          <w:tcPr>
            <w:tcW w:w="621" w:type="pct"/>
            <w:shd w:val="clear" w:color="auto" w:fill="auto"/>
            <w:noWrap/>
            <w:vAlign w:val="center"/>
            <w:hideMark/>
            <w:tcPrChange w:id="1867" w:author="Alex" w:date="2015-05-12T22:14:00Z">
              <w:tcPr>
                <w:tcW w:w="621" w:type="pct"/>
                <w:tcBorders>
                  <w:top w:val="nil"/>
                  <w:left w:val="nil"/>
                  <w:bottom w:val="nil"/>
                  <w:right w:val="nil"/>
                </w:tcBorders>
                <w:shd w:val="clear" w:color="auto" w:fill="auto"/>
                <w:noWrap/>
                <w:vAlign w:val="center"/>
                <w:hideMark/>
              </w:tcPr>
            </w:tcPrChange>
          </w:tcPr>
          <w:p w14:paraId="4FF5EB32" w14:textId="77777777" w:rsidR="00BB3BDA" w:rsidRPr="001E61A8" w:rsidRDefault="00BB3BDA" w:rsidP="00570380">
            <w:pPr>
              <w:spacing w:line="480" w:lineRule="auto"/>
              <w:jc w:val="right"/>
              <w:rPr>
                <w:rFonts w:ascii="Lucida Grande" w:eastAsia="宋体" w:hAnsi="Lucida Grande" w:cs="Times New Roman"/>
                <w:sz w:val="18"/>
                <w:szCs w:val="18"/>
              </w:rPr>
              <w:pPrChange w:id="1868" w:author="Alex" w:date="2015-05-13T12:13:00Z">
                <w:pPr>
                  <w:jc w:val="right"/>
                </w:pPr>
              </w:pPrChange>
            </w:pPr>
            <w:r w:rsidRPr="001E61A8">
              <w:rPr>
                <w:rFonts w:eastAsia="宋体" w:cs="Times New Roman"/>
              </w:rPr>
              <w:t xml:space="preserve">0.000 </w:t>
            </w:r>
          </w:p>
        </w:tc>
        <w:tc>
          <w:tcPr>
            <w:tcW w:w="620" w:type="pct"/>
            <w:shd w:val="clear" w:color="auto" w:fill="auto"/>
            <w:noWrap/>
            <w:vAlign w:val="center"/>
            <w:hideMark/>
            <w:tcPrChange w:id="1869" w:author="Alex" w:date="2015-05-12T22:14:00Z">
              <w:tcPr>
                <w:tcW w:w="620" w:type="pct"/>
                <w:tcBorders>
                  <w:top w:val="nil"/>
                  <w:left w:val="nil"/>
                  <w:bottom w:val="nil"/>
                  <w:right w:val="nil"/>
                </w:tcBorders>
                <w:shd w:val="clear" w:color="auto" w:fill="auto"/>
                <w:noWrap/>
                <w:vAlign w:val="center"/>
                <w:hideMark/>
              </w:tcPr>
            </w:tcPrChange>
          </w:tcPr>
          <w:p w14:paraId="284CC71D" w14:textId="77777777" w:rsidR="00BB3BDA" w:rsidRPr="001E61A8" w:rsidRDefault="00BB3BDA" w:rsidP="00570380">
            <w:pPr>
              <w:spacing w:line="480" w:lineRule="auto"/>
              <w:jc w:val="right"/>
              <w:rPr>
                <w:rFonts w:ascii="Lucida Grande" w:eastAsia="宋体" w:hAnsi="Lucida Grande" w:cs="Times New Roman"/>
                <w:sz w:val="18"/>
                <w:szCs w:val="18"/>
              </w:rPr>
              <w:pPrChange w:id="1870" w:author="Alex" w:date="2015-05-13T12:13:00Z">
                <w:pPr>
                  <w:jc w:val="right"/>
                </w:pPr>
              </w:pPrChange>
            </w:pPr>
            <w:r w:rsidRPr="001E61A8">
              <w:rPr>
                <w:rFonts w:eastAsia="宋体" w:cs="Times New Roman"/>
              </w:rPr>
              <w:t xml:space="preserve">0.000 </w:t>
            </w:r>
          </w:p>
        </w:tc>
        <w:tc>
          <w:tcPr>
            <w:tcW w:w="548" w:type="pct"/>
            <w:shd w:val="clear" w:color="auto" w:fill="auto"/>
            <w:noWrap/>
            <w:vAlign w:val="center"/>
            <w:hideMark/>
            <w:tcPrChange w:id="1871" w:author="Alex" w:date="2015-05-12T22:14:00Z">
              <w:tcPr>
                <w:tcW w:w="548" w:type="pct"/>
                <w:tcBorders>
                  <w:top w:val="nil"/>
                  <w:left w:val="nil"/>
                  <w:bottom w:val="nil"/>
                  <w:right w:val="nil"/>
                </w:tcBorders>
                <w:shd w:val="clear" w:color="auto" w:fill="auto"/>
                <w:noWrap/>
                <w:vAlign w:val="center"/>
                <w:hideMark/>
              </w:tcPr>
            </w:tcPrChange>
          </w:tcPr>
          <w:p w14:paraId="247F773B" w14:textId="77777777" w:rsidR="00BB3BDA" w:rsidRPr="001E61A8" w:rsidRDefault="00BB3BDA" w:rsidP="00570380">
            <w:pPr>
              <w:spacing w:line="480" w:lineRule="auto"/>
              <w:jc w:val="right"/>
              <w:rPr>
                <w:rFonts w:ascii="Lucida Grande" w:eastAsia="宋体" w:hAnsi="Lucida Grande" w:cs="Times New Roman"/>
                <w:sz w:val="18"/>
                <w:szCs w:val="18"/>
              </w:rPr>
              <w:pPrChange w:id="1872" w:author="Alex" w:date="2015-05-13T12:13:00Z">
                <w:pPr>
                  <w:jc w:val="right"/>
                </w:pPr>
              </w:pPrChange>
            </w:pPr>
            <w:r w:rsidRPr="001E61A8">
              <w:rPr>
                <w:rFonts w:eastAsia="宋体" w:cs="Times New Roman"/>
              </w:rPr>
              <w:t xml:space="preserve">0.000 </w:t>
            </w:r>
          </w:p>
        </w:tc>
        <w:tc>
          <w:tcPr>
            <w:tcW w:w="547" w:type="pct"/>
            <w:shd w:val="clear" w:color="auto" w:fill="auto"/>
            <w:noWrap/>
            <w:vAlign w:val="center"/>
            <w:hideMark/>
            <w:tcPrChange w:id="1873" w:author="Alex" w:date="2015-05-12T22:14:00Z">
              <w:tcPr>
                <w:tcW w:w="547" w:type="pct"/>
                <w:tcBorders>
                  <w:top w:val="nil"/>
                  <w:left w:val="nil"/>
                  <w:bottom w:val="nil"/>
                  <w:right w:val="nil"/>
                </w:tcBorders>
                <w:shd w:val="clear" w:color="auto" w:fill="auto"/>
                <w:noWrap/>
                <w:vAlign w:val="center"/>
                <w:hideMark/>
              </w:tcPr>
            </w:tcPrChange>
          </w:tcPr>
          <w:p w14:paraId="490DE827" w14:textId="77777777" w:rsidR="00BB3BDA" w:rsidRPr="001E61A8" w:rsidRDefault="00BB3BDA" w:rsidP="00570380">
            <w:pPr>
              <w:spacing w:line="480" w:lineRule="auto"/>
              <w:jc w:val="right"/>
              <w:rPr>
                <w:rFonts w:ascii="Lucida Grande" w:eastAsia="宋体" w:hAnsi="Lucida Grande" w:cs="Times New Roman"/>
                <w:sz w:val="18"/>
                <w:szCs w:val="18"/>
              </w:rPr>
              <w:pPrChange w:id="1874" w:author="Alex" w:date="2015-05-13T12:13:00Z">
                <w:pPr>
                  <w:jc w:val="right"/>
                </w:pPr>
              </w:pPrChange>
            </w:pPr>
            <w:r w:rsidRPr="001E61A8">
              <w:rPr>
                <w:rFonts w:eastAsia="宋体" w:cs="Times New Roman"/>
              </w:rPr>
              <w:t xml:space="preserve">0.000 </w:t>
            </w:r>
          </w:p>
        </w:tc>
      </w:tr>
      <w:tr w:rsidR="00BC4118" w:rsidRPr="001E61A8" w14:paraId="2A846EFC" w14:textId="77777777" w:rsidTr="00090B52">
        <w:trPr>
          <w:trHeight w:val="300"/>
          <w:trPrChange w:id="1875" w:author="Alex" w:date="2015-05-12T22:14:00Z">
            <w:trPr>
              <w:trHeight w:val="300"/>
            </w:trPr>
          </w:trPrChange>
        </w:trPr>
        <w:tc>
          <w:tcPr>
            <w:tcW w:w="1433" w:type="pct"/>
            <w:shd w:val="clear" w:color="auto" w:fill="auto"/>
            <w:noWrap/>
            <w:vAlign w:val="center"/>
            <w:hideMark/>
            <w:tcPrChange w:id="1876" w:author="Alex" w:date="2015-05-12T22:14:00Z">
              <w:tcPr>
                <w:tcW w:w="1433" w:type="pct"/>
                <w:tcBorders>
                  <w:top w:val="nil"/>
                  <w:left w:val="nil"/>
                  <w:bottom w:val="nil"/>
                  <w:right w:val="nil"/>
                </w:tcBorders>
                <w:shd w:val="clear" w:color="auto" w:fill="auto"/>
                <w:noWrap/>
                <w:vAlign w:val="center"/>
                <w:hideMark/>
              </w:tcPr>
            </w:tcPrChange>
          </w:tcPr>
          <w:p w14:paraId="6E4BFDD9" w14:textId="77777777" w:rsidR="00BB3BDA" w:rsidRPr="001E61A8" w:rsidRDefault="00BB3BDA" w:rsidP="00570380">
            <w:pPr>
              <w:spacing w:line="480" w:lineRule="auto"/>
              <w:rPr>
                <w:rFonts w:eastAsia="宋体" w:cs="Times New Roman"/>
              </w:rPr>
              <w:pPrChange w:id="1877" w:author="Alex" w:date="2015-05-13T12:13:00Z">
                <w:pPr/>
              </w:pPrChange>
            </w:pPr>
            <w:r w:rsidRPr="001E61A8">
              <w:rPr>
                <w:rFonts w:eastAsia="宋体" w:cs="Times New Roman"/>
              </w:rPr>
              <w:t>SR_2_fa_rep</w:t>
            </w:r>
          </w:p>
        </w:tc>
        <w:tc>
          <w:tcPr>
            <w:tcW w:w="559" w:type="pct"/>
            <w:shd w:val="clear" w:color="auto" w:fill="auto"/>
            <w:noWrap/>
            <w:vAlign w:val="center"/>
            <w:hideMark/>
            <w:tcPrChange w:id="1878" w:author="Alex" w:date="2015-05-12T22:14:00Z">
              <w:tcPr>
                <w:tcW w:w="559" w:type="pct"/>
                <w:tcBorders>
                  <w:top w:val="nil"/>
                  <w:left w:val="nil"/>
                  <w:bottom w:val="nil"/>
                  <w:right w:val="nil"/>
                </w:tcBorders>
                <w:shd w:val="clear" w:color="auto" w:fill="auto"/>
                <w:noWrap/>
                <w:vAlign w:val="center"/>
                <w:hideMark/>
              </w:tcPr>
            </w:tcPrChange>
          </w:tcPr>
          <w:p w14:paraId="74564DD0" w14:textId="77777777" w:rsidR="00BB3BDA" w:rsidRPr="001E61A8" w:rsidRDefault="00BB3BDA" w:rsidP="00570380">
            <w:pPr>
              <w:spacing w:line="480" w:lineRule="auto"/>
              <w:jc w:val="right"/>
              <w:rPr>
                <w:rFonts w:ascii="Lucida Grande" w:eastAsia="宋体" w:hAnsi="Lucida Grande" w:cs="Times New Roman"/>
                <w:sz w:val="18"/>
                <w:szCs w:val="18"/>
              </w:rPr>
              <w:pPrChange w:id="1879" w:author="Alex" w:date="2015-05-13T12:13:00Z">
                <w:pPr>
                  <w:jc w:val="right"/>
                </w:pPr>
              </w:pPrChange>
            </w:pPr>
            <w:r w:rsidRPr="001E61A8">
              <w:rPr>
                <w:rFonts w:eastAsia="宋体" w:cs="Times New Roman"/>
              </w:rPr>
              <w:t xml:space="preserve">0.074 </w:t>
            </w:r>
          </w:p>
        </w:tc>
        <w:tc>
          <w:tcPr>
            <w:tcW w:w="672" w:type="pct"/>
            <w:shd w:val="clear" w:color="auto" w:fill="auto"/>
            <w:noWrap/>
            <w:vAlign w:val="center"/>
            <w:hideMark/>
            <w:tcPrChange w:id="1880" w:author="Alex" w:date="2015-05-12T22:14:00Z">
              <w:tcPr>
                <w:tcW w:w="672" w:type="pct"/>
                <w:tcBorders>
                  <w:top w:val="nil"/>
                  <w:left w:val="nil"/>
                  <w:bottom w:val="nil"/>
                  <w:right w:val="nil"/>
                </w:tcBorders>
                <w:shd w:val="clear" w:color="auto" w:fill="auto"/>
                <w:noWrap/>
                <w:vAlign w:val="center"/>
                <w:hideMark/>
              </w:tcPr>
            </w:tcPrChange>
          </w:tcPr>
          <w:p w14:paraId="2DF418A1" w14:textId="77777777" w:rsidR="00BB3BDA" w:rsidRPr="001E61A8" w:rsidRDefault="00BB3BDA" w:rsidP="00570380">
            <w:pPr>
              <w:spacing w:line="480" w:lineRule="auto"/>
              <w:jc w:val="right"/>
              <w:rPr>
                <w:rFonts w:ascii="Lucida Grande" w:eastAsia="宋体" w:hAnsi="Lucida Grande" w:cs="Times New Roman"/>
                <w:sz w:val="18"/>
                <w:szCs w:val="18"/>
              </w:rPr>
              <w:pPrChange w:id="1881" w:author="Alex" w:date="2015-05-13T12:13:00Z">
                <w:pPr>
                  <w:jc w:val="right"/>
                </w:pPr>
              </w:pPrChange>
            </w:pPr>
            <w:r w:rsidRPr="001E61A8">
              <w:rPr>
                <w:rFonts w:eastAsia="宋体" w:cs="Times New Roman"/>
              </w:rPr>
              <w:t xml:space="preserve">0.168 </w:t>
            </w:r>
          </w:p>
        </w:tc>
        <w:tc>
          <w:tcPr>
            <w:tcW w:w="621" w:type="pct"/>
            <w:shd w:val="clear" w:color="auto" w:fill="auto"/>
            <w:noWrap/>
            <w:vAlign w:val="center"/>
            <w:hideMark/>
            <w:tcPrChange w:id="1882" w:author="Alex" w:date="2015-05-12T22:14:00Z">
              <w:tcPr>
                <w:tcW w:w="621" w:type="pct"/>
                <w:tcBorders>
                  <w:top w:val="nil"/>
                  <w:left w:val="nil"/>
                  <w:bottom w:val="nil"/>
                  <w:right w:val="nil"/>
                </w:tcBorders>
                <w:shd w:val="clear" w:color="auto" w:fill="auto"/>
                <w:noWrap/>
                <w:vAlign w:val="center"/>
                <w:hideMark/>
              </w:tcPr>
            </w:tcPrChange>
          </w:tcPr>
          <w:p w14:paraId="086199E8" w14:textId="77777777" w:rsidR="00BB3BDA" w:rsidRPr="001E61A8" w:rsidRDefault="00BB3BDA" w:rsidP="00570380">
            <w:pPr>
              <w:spacing w:line="480" w:lineRule="auto"/>
              <w:jc w:val="right"/>
              <w:rPr>
                <w:rFonts w:ascii="Lucida Grande" w:eastAsia="宋体" w:hAnsi="Lucida Grande" w:cs="Times New Roman"/>
                <w:sz w:val="18"/>
                <w:szCs w:val="18"/>
              </w:rPr>
              <w:pPrChange w:id="1883" w:author="Alex" w:date="2015-05-13T12:13:00Z">
                <w:pPr>
                  <w:jc w:val="right"/>
                </w:pPr>
              </w:pPrChange>
            </w:pPr>
            <w:r w:rsidRPr="001E61A8">
              <w:rPr>
                <w:rFonts w:eastAsia="宋体" w:cs="Times New Roman"/>
              </w:rPr>
              <w:t xml:space="preserve">0.258 </w:t>
            </w:r>
          </w:p>
        </w:tc>
        <w:tc>
          <w:tcPr>
            <w:tcW w:w="620" w:type="pct"/>
            <w:shd w:val="clear" w:color="auto" w:fill="auto"/>
            <w:noWrap/>
            <w:vAlign w:val="center"/>
            <w:hideMark/>
            <w:tcPrChange w:id="1884" w:author="Alex" w:date="2015-05-12T22:14:00Z">
              <w:tcPr>
                <w:tcW w:w="620" w:type="pct"/>
                <w:tcBorders>
                  <w:top w:val="nil"/>
                  <w:left w:val="nil"/>
                  <w:bottom w:val="nil"/>
                  <w:right w:val="nil"/>
                </w:tcBorders>
                <w:shd w:val="clear" w:color="auto" w:fill="auto"/>
                <w:noWrap/>
                <w:vAlign w:val="center"/>
                <w:hideMark/>
              </w:tcPr>
            </w:tcPrChange>
          </w:tcPr>
          <w:p w14:paraId="2359FC5A" w14:textId="77777777" w:rsidR="00BB3BDA" w:rsidRPr="001E61A8" w:rsidRDefault="00BB3BDA" w:rsidP="00570380">
            <w:pPr>
              <w:spacing w:line="480" w:lineRule="auto"/>
              <w:jc w:val="right"/>
              <w:rPr>
                <w:rFonts w:ascii="Lucida Grande" w:eastAsia="宋体" w:hAnsi="Lucida Grande" w:cs="Times New Roman"/>
                <w:sz w:val="18"/>
                <w:szCs w:val="18"/>
              </w:rPr>
              <w:pPrChange w:id="1885" w:author="Alex" w:date="2015-05-13T12:13:00Z">
                <w:pPr>
                  <w:jc w:val="right"/>
                </w:pPr>
              </w:pPrChange>
            </w:pPr>
            <w:r w:rsidRPr="001E61A8">
              <w:rPr>
                <w:rFonts w:eastAsia="宋体" w:cs="Times New Roman"/>
              </w:rPr>
              <w:t xml:space="preserve">0.168 </w:t>
            </w:r>
          </w:p>
        </w:tc>
        <w:tc>
          <w:tcPr>
            <w:tcW w:w="548" w:type="pct"/>
            <w:shd w:val="clear" w:color="auto" w:fill="auto"/>
            <w:noWrap/>
            <w:vAlign w:val="center"/>
            <w:hideMark/>
            <w:tcPrChange w:id="1886" w:author="Alex" w:date="2015-05-12T22:14:00Z">
              <w:tcPr>
                <w:tcW w:w="548" w:type="pct"/>
                <w:tcBorders>
                  <w:top w:val="nil"/>
                  <w:left w:val="nil"/>
                  <w:bottom w:val="nil"/>
                  <w:right w:val="nil"/>
                </w:tcBorders>
                <w:shd w:val="clear" w:color="auto" w:fill="auto"/>
                <w:noWrap/>
                <w:vAlign w:val="center"/>
                <w:hideMark/>
              </w:tcPr>
            </w:tcPrChange>
          </w:tcPr>
          <w:p w14:paraId="4E32BC78" w14:textId="77777777" w:rsidR="00BB3BDA" w:rsidRPr="001E61A8" w:rsidRDefault="00BB3BDA" w:rsidP="00570380">
            <w:pPr>
              <w:spacing w:line="480" w:lineRule="auto"/>
              <w:jc w:val="right"/>
              <w:rPr>
                <w:rFonts w:ascii="Lucida Grande" w:eastAsia="宋体" w:hAnsi="Lucida Grande" w:cs="Times New Roman"/>
                <w:sz w:val="18"/>
                <w:szCs w:val="18"/>
              </w:rPr>
              <w:pPrChange w:id="1887" w:author="Alex" w:date="2015-05-13T12:13:00Z">
                <w:pPr>
                  <w:jc w:val="right"/>
                </w:pPr>
              </w:pPrChange>
            </w:pPr>
            <w:r w:rsidRPr="001E61A8">
              <w:rPr>
                <w:rFonts w:eastAsia="宋体" w:cs="Times New Roman"/>
              </w:rPr>
              <w:t xml:space="preserve">0.011 </w:t>
            </w:r>
          </w:p>
        </w:tc>
        <w:tc>
          <w:tcPr>
            <w:tcW w:w="547" w:type="pct"/>
            <w:shd w:val="clear" w:color="auto" w:fill="auto"/>
            <w:noWrap/>
            <w:vAlign w:val="center"/>
            <w:hideMark/>
            <w:tcPrChange w:id="1888" w:author="Alex" w:date="2015-05-12T22:14:00Z">
              <w:tcPr>
                <w:tcW w:w="547" w:type="pct"/>
                <w:tcBorders>
                  <w:top w:val="nil"/>
                  <w:left w:val="nil"/>
                  <w:bottom w:val="nil"/>
                  <w:right w:val="nil"/>
                </w:tcBorders>
                <w:shd w:val="clear" w:color="auto" w:fill="auto"/>
                <w:noWrap/>
                <w:vAlign w:val="center"/>
                <w:hideMark/>
              </w:tcPr>
            </w:tcPrChange>
          </w:tcPr>
          <w:p w14:paraId="0B753524" w14:textId="77777777" w:rsidR="00BB3BDA" w:rsidRPr="001E61A8" w:rsidRDefault="00BB3BDA" w:rsidP="00570380">
            <w:pPr>
              <w:spacing w:line="480" w:lineRule="auto"/>
              <w:jc w:val="right"/>
              <w:rPr>
                <w:rFonts w:ascii="Lucida Grande" w:eastAsia="宋体" w:hAnsi="Lucida Grande" w:cs="Times New Roman"/>
                <w:sz w:val="18"/>
                <w:szCs w:val="18"/>
              </w:rPr>
              <w:pPrChange w:id="1889" w:author="Alex" w:date="2015-05-13T12:13:00Z">
                <w:pPr>
                  <w:jc w:val="right"/>
                </w:pPr>
              </w:pPrChange>
            </w:pPr>
            <w:r w:rsidRPr="001E61A8">
              <w:rPr>
                <w:rFonts w:eastAsia="宋体" w:cs="Times New Roman"/>
              </w:rPr>
              <w:t xml:space="preserve">0.014 </w:t>
            </w:r>
          </w:p>
        </w:tc>
      </w:tr>
      <w:tr w:rsidR="00BC4118" w:rsidRPr="001E61A8" w14:paraId="62FDA0E8" w14:textId="77777777" w:rsidTr="00090B52">
        <w:trPr>
          <w:trHeight w:val="300"/>
          <w:trPrChange w:id="1890" w:author="Alex" w:date="2015-05-12T22:14:00Z">
            <w:trPr>
              <w:trHeight w:val="300"/>
            </w:trPr>
          </w:trPrChange>
        </w:trPr>
        <w:tc>
          <w:tcPr>
            <w:tcW w:w="1433" w:type="pct"/>
            <w:shd w:val="clear" w:color="auto" w:fill="auto"/>
            <w:noWrap/>
            <w:vAlign w:val="center"/>
            <w:hideMark/>
            <w:tcPrChange w:id="1891" w:author="Alex" w:date="2015-05-12T22:14:00Z">
              <w:tcPr>
                <w:tcW w:w="1433" w:type="pct"/>
                <w:tcBorders>
                  <w:top w:val="nil"/>
                  <w:left w:val="nil"/>
                  <w:bottom w:val="nil"/>
                  <w:right w:val="nil"/>
                </w:tcBorders>
                <w:shd w:val="clear" w:color="auto" w:fill="auto"/>
                <w:noWrap/>
                <w:vAlign w:val="center"/>
                <w:hideMark/>
              </w:tcPr>
            </w:tcPrChange>
          </w:tcPr>
          <w:p w14:paraId="35A28946" w14:textId="77777777" w:rsidR="00BB3BDA" w:rsidRPr="001E61A8" w:rsidRDefault="00BB3BDA" w:rsidP="00570380">
            <w:pPr>
              <w:spacing w:line="480" w:lineRule="auto"/>
              <w:rPr>
                <w:rFonts w:eastAsia="宋体" w:cs="Times New Roman"/>
              </w:rPr>
              <w:pPrChange w:id="1892" w:author="Alex" w:date="2015-05-13T12:13:00Z">
                <w:pPr/>
              </w:pPrChange>
            </w:pPr>
            <w:r w:rsidRPr="001E61A8">
              <w:rPr>
                <w:rFonts w:eastAsia="宋体" w:cs="Times New Roman"/>
              </w:rPr>
              <w:t>SR_2_hbond_pm</w:t>
            </w:r>
          </w:p>
        </w:tc>
        <w:tc>
          <w:tcPr>
            <w:tcW w:w="559" w:type="pct"/>
            <w:shd w:val="clear" w:color="auto" w:fill="auto"/>
            <w:noWrap/>
            <w:vAlign w:val="center"/>
            <w:hideMark/>
            <w:tcPrChange w:id="1893" w:author="Alex" w:date="2015-05-12T22:14:00Z">
              <w:tcPr>
                <w:tcW w:w="559" w:type="pct"/>
                <w:tcBorders>
                  <w:top w:val="nil"/>
                  <w:left w:val="nil"/>
                  <w:bottom w:val="nil"/>
                  <w:right w:val="nil"/>
                </w:tcBorders>
                <w:shd w:val="clear" w:color="auto" w:fill="auto"/>
                <w:noWrap/>
                <w:vAlign w:val="center"/>
                <w:hideMark/>
              </w:tcPr>
            </w:tcPrChange>
          </w:tcPr>
          <w:p w14:paraId="37790019" w14:textId="77777777" w:rsidR="00BB3BDA" w:rsidRPr="001E61A8" w:rsidRDefault="00BB3BDA" w:rsidP="00570380">
            <w:pPr>
              <w:spacing w:line="480" w:lineRule="auto"/>
              <w:jc w:val="right"/>
              <w:rPr>
                <w:rFonts w:ascii="Lucida Grande" w:eastAsia="宋体" w:hAnsi="Lucida Grande" w:cs="Times New Roman"/>
                <w:sz w:val="18"/>
                <w:szCs w:val="18"/>
              </w:rPr>
              <w:pPrChange w:id="1894" w:author="Alex" w:date="2015-05-13T12:13:00Z">
                <w:pPr>
                  <w:jc w:val="right"/>
                </w:pPr>
              </w:pPrChange>
            </w:pPr>
            <w:r w:rsidRPr="001E61A8">
              <w:rPr>
                <w:rFonts w:eastAsia="宋体" w:cs="Times New Roman"/>
              </w:rPr>
              <w:t xml:space="preserve">0.087 </w:t>
            </w:r>
          </w:p>
        </w:tc>
        <w:tc>
          <w:tcPr>
            <w:tcW w:w="672" w:type="pct"/>
            <w:shd w:val="clear" w:color="auto" w:fill="auto"/>
            <w:noWrap/>
            <w:vAlign w:val="center"/>
            <w:hideMark/>
            <w:tcPrChange w:id="1895" w:author="Alex" w:date="2015-05-12T22:14:00Z">
              <w:tcPr>
                <w:tcW w:w="672" w:type="pct"/>
                <w:tcBorders>
                  <w:top w:val="nil"/>
                  <w:left w:val="nil"/>
                  <w:bottom w:val="nil"/>
                  <w:right w:val="nil"/>
                </w:tcBorders>
                <w:shd w:val="clear" w:color="auto" w:fill="auto"/>
                <w:noWrap/>
                <w:vAlign w:val="center"/>
                <w:hideMark/>
              </w:tcPr>
            </w:tcPrChange>
          </w:tcPr>
          <w:p w14:paraId="3805855E" w14:textId="77777777" w:rsidR="00BB3BDA" w:rsidRPr="001E61A8" w:rsidRDefault="00BB3BDA" w:rsidP="00570380">
            <w:pPr>
              <w:spacing w:line="480" w:lineRule="auto"/>
              <w:jc w:val="right"/>
              <w:rPr>
                <w:rFonts w:ascii="Lucida Grande" w:eastAsia="宋体" w:hAnsi="Lucida Grande" w:cs="Times New Roman"/>
                <w:sz w:val="18"/>
                <w:szCs w:val="18"/>
              </w:rPr>
              <w:pPrChange w:id="1896" w:author="Alex" w:date="2015-05-13T12:13:00Z">
                <w:pPr>
                  <w:jc w:val="right"/>
                </w:pPr>
              </w:pPrChange>
            </w:pPr>
            <w:r w:rsidRPr="001E61A8">
              <w:rPr>
                <w:rFonts w:eastAsia="宋体" w:cs="Times New Roman"/>
              </w:rPr>
              <w:t xml:space="preserve">0.092 </w:t>
            </w:r>
          </w:p>
        </w:tc>
        <w:tc>
          <w:tcPr>
            <w:tcW w:w="621" w:type="pct"/>
            <w:shd w:val="clear" w:color="auto" w:fill="auto"/>
            <w:noWrap/>
            <w:vAlign w:val="center"/>
            <w:hideMark/>
            <w:tcPrChange w:id="1897" w:author="Alex" w:date="2015-05-12T22:14:00Z">
              <w:tcPr>
                <w:tcW w:w="621" w:type="pct"/>
                <w:tcBorders>
                  <w:top w:val="nil"/>
                  <w:left w:val="nil"/>
                  <w:bottom w:val="nil"/>
                  <w:right w:val="nil"/>
                </w:tcBorders>
                <w:shd w:val="clear" w:color="auto" w:fill="auto"/>
                <w:noWrap/>
                <w:vAlign w:val="center"/>
                <w:hideMark/>
              </w:tcPr>
            </w:tcPrChange>
          </w:tcPr>
          <w:p w14:paraId="46DA2929" w14:textId="77777777" w:rsidR="00BB3BDA" w:rsidRPr="001E61A8" w:rsidRDefault="00BB3BDA" w:rsidP="00570380">
            <w:pPr>
              <w:spacing w:line="480" w:lineRule="auto"/>
              <w:jc w:val="right"/>
              <w:rPr>
                <w:rFonts w:ascii="Lucida Grande" w:eastAsia="宋体" w:hAnsi="Lucida Grande" w:cs="Times New Roman"/>
                <w:sz w:val="18"/>
                <w:szCs w:val="18"/>
              </w:rPr>
              <w:pPrChange w:id="1898" w:author="Alex" w:date="2015-05-13T12:13:00Z">
                <w:pPr>
                  <w:jc w:val="right"/>
                </w:pPr>
              </w:pPrChange>
            </w:pPr>
            <w:r w:rsidRPr="001E61A8">
              <w:rPr>
                <w:rFonts w:eastAsia="宋体" w:cs="Times New Roman"/>
              </w:rPr>
              <w:t xml:space="preserve">0.162 </w:t>
            </w:r>
          </w:p>
        </w:tc>
        <w:tc>
          <w:tcPr>
            <w:tcW w:w="620" w:type="pct"/>
            <w:shd w:val="clear" w:color="auto" w:fill="auto"/>
            <w:noWrap/>
            <w:vAlign w:val="center"/>
            <w:hideMark/>
            <w:tcPrChange w:id="1899" w:author="Alex" w:date="2015-05-12T22:14:00Z">
              <w:tcPr>
                <w:tcW w:w="620" w:type="pct"/>
                <w:tcBorders>
                  <w:top w:val="nil"/>
                  <w:left w:val="nil"/>
                  <w:bottom w:val="nil"/>
                  <w:right w:val="nil"/>
                </w:tcBorders>
                <w:shd w:val="clear" w:color="auto" w:fill="auto"/>
                <w:noWrap/>
                <w:vAlign w:val="center"/>
                <w:hideMark/>
              </w:tcPr>
            </w:tcPrChange>
          </w:tcPr>
          <w:p w14:paraId="3A69E4B5" w14:textId="77777777" w:rsidR="00BB3BDA" w:rsidRPr="001E61A8" w:rsidRDefault="00BB3BDA" w:rsidP="00570380">
            <w:pPr>
              <w:spacing w:line="480" w:lineRule="auto"/>
              <w:jc w:val="right"/>
              <w:rPr>
                <w:rFonts w:ascii="Lucida Grande" w:eastAsia="宋体" w:hAnsi="Lucida Grande" w:cs="Times New Roman"/>
                <w:sz w:val="18"/>
                <w:szCs w:val="18"/>
              </w:rPr>
              <w:pPrChange w:id="1900" w:author="Alex" w:date="2015-05-13T12:13:00Z">
                <w:pPr>
                  <w:jc w:val="right"/>
                </w:pPr>
              </w:pPrChange>
            </w:pPr>
            <w:r w:rsidRPr="001E61A8">
              <w:rPr>
                <w:rFonts w:eastAsia="宋体" w:cs="Times New Roman"/>
              </w:rPr>
              <w:t xml:space="preserve">0.191 </w:t>
            </w:r>
          </w:p>
        </w:tc>
        <w:tc>
          <w:tcPr>
            <w:tcW w:w="548" w:type="pct"/>
            <w:shd w:val="clear" w:color="auto" w:fill="auto"/>
            <w:noWrap/>
            <w:vAlign w:val="center"/>
            <w:hideMark/>
            <w:tcPrChange w:id="1901" w:author="Alex" w:date="2015-05-12T22:14:00Z">
              <w:tcPr>
                <w:tcW w:w="548" w:type="pct"/>
                <w:tcBorders>
                  <w:top w:val="nil"/>
                  <w:left w:val="nil"/>
                  <w:bottom w:val="nil"/>
                  <w:right w:val="nil"/>
                </w:tcBorders>
                <w:shd w:val="clear" w:color="auto" w:fill="auto"/>
                <w:noWrap/>
                <w:vAlign w:val="center"/>
                <w:hideMark/>
              </w:tcPr>
            </w:tcPrChange>
          </w:tcPr>
          <w:p w14:paraId="0B77D34A" w14:textId="77777777" w:rsidR="00BB3BDA" w:rsidRPr="001E61A8" w:rsidRDefault="00BB3BDA" w:rsidP="00570380">
            <w:pPr>
              <w:spacing w:line="480" w:lineRule="auto"/>
              <w:jc w:val="right"/>
              <w:rPr>
                <w:rFonts w:ascii="Lucida Grande" w:eastAsia="宋体" w:hAnsi="Lucida Grande" w:cs="Times New Roman"/>
                <w:sz w:val="18"/>
                <w:szCs w:val="18"/>
              </w:rPr>
              <w:pPrChange w:id="1902" w:author="Alex" w:date="2015-05-13T12:13:00Z">
                <w:pPr>
                  <w:jc w:val="right"/>
                </w:pPr>
              </w:pPrChange>
            </w:pPr>
            <w:r w:rsidRPr="001E61A8">
              <w:rPr>
                <w:rFonts w:eastAsia="宋体" w:cs="Times New Roman"/>
              </w:rPr>
              <w:t xml:space="preserve">0.149 </w:t>
            </w:r>
          </w:p>
        </w:tc>
        <w:tc>
          <w:tcPr>
            <w:tcW w:w="547" w:type="pct"/>
            <w:shd w:val="clear" w:color="auto" w:fill="auto"/>
            <w:noWrap/>
            <w:vAlign w:val="center"/>
            <w:hideMark/>
            <w:tcPrChange w:id="1903" w:author="Alex" w:date="2015-05-12T22:14:00Z">
              <w:tcPr>
                <w:tcW w:w="547" w:type="pct"/>
                <w:tcBorders>
                  <w:top w:val="nil"/>
                  <w:left w:val="nil"/>
                  <w:bottom w:val="nil"/>
                  <w:right w:val="nil"/>
                </w:tcBorders>
                <w:shd w:val="clear" w:color="auto" w:fill="auto"/>
                <w:noWrap/>
                <w:vAlign w:val="center"/>
                <w:hideMark/>
              </w:tcPr>
            </w:tcPrChange>
          </w:tcPr>
          <w:p w14:paraId="0EF18811" w14:textId="77777777" w:rsidR="00BB3BDA" w:rsidRPr="001E61A8" w:rsidRDefault="00BB3BDA" w:rsidP="00570380">
            <w:pPr>
              <w:spacing w:line="480" w:lineRule="auto"/>
              <w:jc w:val="right"/>
              <w:rPr>
                <w:rFonts w:ascii="Lucida Grande" w:eastAsia="宋体" w:hAnsi="Lucida Grande" w:cs="Times New Roman"/>
                <w:sz w:val="18"/>
                <w:szCs w:val="18"/>
              </w:rPr>
              <w:pPrChange w:id="1904" w:author="Alex" w:date="2015-05-13T12:13:00Z">
                <w:pPr>
                  <w:jc w:val="right"/>
                </w:pPr>
              </w:pPrChange>
            </w:pPr>
            <w:r w:rsidRPr="001E61A8">
              <w:rPr>
                <w:rFonts w:eastAsia="宋体" w:cs="Times New Roman"/>
              </w:rPr>
              <w:t xml:space="preserve">0.116 </w:t>
            </w:r>
          </w:p>
        </w:tc>
      </w:tr>
      <w:tr w:rsidR="00BC4118" w:rsidRPr="001E61A8" w14:paraId="266C52A6" w14:textId="77777777" w:rsidTr="00090B52">
        <w:trPr>
          <w:trHeight w:val="300"/>
          <w:trPrChange w:id="1905" w:author="Alex" w:date="2015-05-12T22:14:00Z">
            <w:trPr>
              <w:trHeight w:val="300"/>
            </w:trPr>
          </w:trPrChange>
        </w:trPr>
        <w:tc>
          <w:tcPr>
            <w:tcW w:w="1433" w:type="pct"/>
            <w:shd w:val="clear" w:color="auto" w:fill="auto"/>
            <w:noWrap/>
            <w:vAlign w:val="center"/>
            <w:hideMark/>
            <w:tcPrChange w:id="1906" w:author="Alex" w:date="2015-05-12T22:14:00Z">
              <w:tcPr>
                <w:tcW w:w="1433" w:type="pct"/>
                <w:tcBorders>
                  <w:top w:val="nil"/>
                  <w:left w:val="nil"/>
                  <w:bottom w:val="nil"/>
                  <w:right w:val="nil"/>
                </w:tcBorders>
                <w:shd w:val="clear" w:color="auto" w:fill="auto"/>
                <w:noWrap/>
                <w:vAlign w:val="center"/>
                <w:hideMark/>
              </w:tcPr>
            </w:tcPrChange>
          </w:tcPr>
          <w:p w14:paraId="3712CEFB" w14:textId="77777777" w:rsidR="00BB3BDA" w:rsidRPr="001E61A8" w:rsidRDefault="00BB3BDA" w:rsidP="00570380">
            <w:pPr>
              <w:spacing w:line="480" w:lineRule="auto"/>
              <w:rPr>
                <w:rFonts w:eastAsia="宋体" w:cs="Times New Roman"/>
              </w:rPr>
              <w:pPrChange w:id="1907" w:author="Alex" w:date="2015-05-13T12:13:00Z">
                <w:pPr/>
              </w:pPrChange>
            </w:pPr>
            <w:r w:rsidRPr="001E61A8">
              <w:rPr>
                <w:rFonts w:eastAsia="宋体" w:cs="Times New Roman"/>
              </w:rPr>
              <w:t>SR_2_hbond_sc</w:t>
            </w:r>
          </w:p>
        </w:tc>
        <w:tc>
          <w:tcPr>
            <w:tcW w:w="559" w:type="pct"/>
            <w:shd w:val="clear" w:color="auto" w:fill="auto"/>
            <w:noWrap/>
            <w:vAlign w:val="center"/>
            <w:hideMark/>
            <w:tcPrChange w:id="1908" w:author="Alex" w:date="2015-05-12T22:14:00Z">
              <w:tcPr>
                <w:tcW w:w="559" w:type="pct"/>
                <w:tcBorders>
                  <w:top w:val="nil"/>
                  <w:left w:val="nil"/>
                  <w:bottom w:val="nil"/>
                  <w:right w:val="nil"/>
                </w:tcBorders>
                <w:shd w:val="clear" w:color="auto" w:fill="auto"/>
                <w:noWrap/>
                <w:vAlign w:val="center"/>
                <w:hideMark/>
              </w:tcPr>
            </w:tcPrChange>
          </w:tcPr>
          <w:p w14:paraId="679B3FD5" w14:textId="77777777" w:rsidR="00BB3BDA" w:rsidRPr="001E61A8" w:rsidRDefault="00BB3BDA" w:rsidP="00570380">
            <w:pPr>
              <w:spacing w:line="480" w:lineRule="auto"/>
              <w:jc w:val="right"/>
              <w:rPr>
                <w:rFonts w:eastAsia="宋体" w:cs="Times New Roman"/>
              </w:rPr>
              <w:pPrChange w:id="1909" w:author="Alex" w:date="2015-05-13T12:13:00Z">
                <w:pPr>
                  <w:jc w:val="right"/>
                </w:pPr>
              </w:pPrChange>
            </w:pPr>
            <w:r w:rsidRPr="001E61A8">
              <w:rPr>
                <w:rFonts w:eastAsia="宋体" w:cs="Times New Roman"/>
              </w:rPr>
              <w:t xml:space="preserve">-0.149 </w:t>
            </w:r>
          </w:p>
        </w:tc>
        <w:tc>
          <w:tcPr>
            <w:tcW w:w="672" w:type="pct"/>
            <w:shd w:val="clear" w:color="auto" w:fill="auto"/>
            <w:noWrap/>
            <w:vAlign w:val="center"/>
            <w:hideMark/>
            <w:tcPrChange w:id="1910" w:author="Alex" w:date="2015-05-12T22:14:00Z">
              <w:tcPr>
                <w:tcW w:w="672" w:type="pct"/>
                <w:tcBorders>
                  <w:top w:val="nil"/>
                  <w:left w:val="nil"/>
                  <w:bottom w:val="nil"/>
                  <w:right w:val="nil"/>
                </w:tcBorders>
                <w:shd w:val="clear" w:color="auto" w:fill="auto"/>
                <w:noWrap/>
                <w:vAlign w:val="center"/>
                <w:hideMark/>
              </w:tcPr>
            </w:tcPrChange>
          </w:tcPr>
          <w:p w14:paraId="49ECC79D" w14:textId="77777777" w:rsidR="00BB3BDA" w:rsidRPr="001E61A8" w:rsidRDefault="00BB3BDA" w:rsidP="00570380">
            <w:pPr>
              <w:spacing w:line="480" w:lineRule="auto"/>
              <w:jc w:val="right"/>
              <w:rPr>
                <w:rFonts w:ascii="Lucida Grande" w:eastAsia="宋体" w:hAnsi="Lucida Grande" w:cs="Times New Roman"/>
                <w:sz w:val="18"/>
                <w:szCs w:val="18"/>
              </w:rPr>
              <w:pPrChange w:id="1911" w:author="Alex" w:date="2015-05-13T12:13:00Z">
                <w:pPr>
                  <w:jc w:val="right"/>
                </w:pPr>
              </w:pPrChange>
            </w:pPr>
            <w:r w:rsidRPr="001E61A8">
              <w:rPr>
                <w:rFonts w:eastAsia="宋体" w:cs="Times New Roman"/>
              </w:rPr>
              <w:t xml:space="preserve">-0.235 </w:t>
            </w:r>
          </w:p>
        </w:tc>
        <w:tc>
          <w:tcPr>
            <w:tcW w:w="621" w:type="pct"/>
            <w:shd w:val="clear" w:color="auto" w:fill="auto"/>
            <w:noWrap/>
            <w:vAlign w:val="center"/>
            <w:hideMark/>
            <w:tcPrChange w:id="1912" w:author="Alex" w:date="2015-05-12T22:14:00Z">
              <w:tcPr>
                <w:tcW w:w="621" w:type="pct"/>
                <w:tcBorders>
                  <w:top w:val="nil"/>
                  <w:left w:val="nil"/>
                  <w:bottom w:val="nil"/>
                  <w:right w:val="nil"/>
                </w:tcBorders>
                <w:shd w:val="clear" w:color="auto" w:fill="auto"/>
                <w:noWrap/>
                <w:vAlign w:val="center"/>
                <w:hideMark/>
              </w:tcPr>
            </w:tcPrChange>
          </w:tcPr>
          <w:p w14:paraId="1BB2A7D5" w14:textId="77777777" w:rsidR="00BB3BDA" w:rsidRPr="001E61A8" w:rsidRDefault="00BB3BDA" w:rsidP="00570380">
            <w:pPr>
              <w:spacing w:line="480" w:lineRule="auto"/>
              <w:jc w:val="right"/>
              <w:rPr>
                <w:rFonts w:ascii="Lucida Grande" w:eastAsia="宋体" w:hAnsi="Lucida Grande" w:cs="Times New Roman"/>
                <w:sz w:val="18"/>
                <w:szCs w:val="18"/>
              </w:rPr>
              <w:pPrChange w:id="1913" w:author="Alex" w:date="2015-05-13T12:13:00Z">
                <w:pPr>
                  <w:jc w:val="right"/>
                </w:pPr>
              </w:pPrChange>
            </w:pPr>
            <w:r w:rsidRPr="001E61A8">
              <w:rPr>
                <w:rFonts w:eastAsia="宋体" w:cs="Times New Roman"/>
              </w:rPr>
              <w:t xml:space="preserve">-0.142 </w:t>
            </w:r>
          </w:p>
        </w:tc>
        <w:tc>
          <w:tcPr>
            <w:tcW w:w="620" w:type="pct"/>
            <w:shd w:val="clear" w:color="auto" w:fill="auto"/>
            <w:noWrap/>
            <w:vAlign w:val="center"/>
            <w:hideMark/>
            <w:tcPrChange w:id="1914" w:author="Alex" w:date="2015-05-12T22:14:00Z">
              <w:tcPr>
                <w:tcW w:w="620" w:type="pct"/>
                <w:tcBorders>
                  <w:top w:val="nil"/>
                  <w:left w:val="nil"/>
                  <w:bottom w:val="nil"/>
                  <w:right w:val="nil"/>
                </w:tcBorders>
                <w:shd w:val="clear" w:color="auto" w:fill="auto"/>
                <w:noWrap/>
                <w:vAlign w:val="center"/>
                <w:hideMark/>
              </w:tcPr>
            </w:tcPrChange>
          </w:tcPr>
          <w:p w14:paraId="2FDD4908" w14:textId="77777777" w:rsidR="00BB3BDA" w:rsidRPr="001E61A8" w:rsidRDefault="00BB3BDA" w:rsidP="00570380">
            <w:pPr>
              <w:spacing w:line="480" w:lineRule="auto"/>
              <w:jc w:val="right"/>
              <w:rPr>
                <w:rFonts w:ascii="Lucida Grande" w:eastAsia="宋体" w:hAnsi="Lucida Grande" w:cs="Times New Roman"/>
                <w:sz w:val="18"/>
                <w:szCs w:val="18"/>
              </w:rPr>
              <w:pPrChange w:id="1915" w:author="Alex" w:date="2015-05-13T12:13:00Z">
                <w:pPr>
                  <w:jc w:val="right"/>
                </w:pPr>
              </w:pPrChange>
            </w:pPr>
            <w:r w:rsidRPr="001E61A8">
              <w:rPr>
                <w:rFonts w:eastAsia="宋体" w:cs="Times New Roman"/>
              </w:rPr>
              <w:t xml:space="preserve">-0.229 </w:t>
            </w:r>
          </w:p>
        </w:tc>
        <w:tc>
          <w:tcPr>
            <w:tcW w:w="548" w:type="pct"/>
            <w:shd w:val="clear" w:color="auto" w:fill="auto"/>
            <w:noWrap/>
            <w:vAlign w:val="center"/>
            <w:hideMark/>
            <w:tcPrChange w:id="1916" w:author="Alex" w:date="2015-05-12T22:14:00Z">
              <w:tcPr>
                <w:tcW w:w="548" w:type="pct"/>
                <w:tcBorders>
                  <w:top w:val="nil"/>
                  <w:left w:val="nil"/>
                  <w:bottom w:val="nil"/>
                  <w:right w:val="nil"/>
                </w:tcBorders>
                <w:shd w:val="clear" w:color="auto" w:fill="auto"/>
                <w:noWrap/>
                <w:vAlign w:val="center"/>
                <w:hideMark/>
              </w:tcPr>
            </w:tcPrChange>
          </w:tcPr>
          <w:p w14:paraId="574789A7" w14:textId="77777777" w:rsidR="00BB3BDA" w:rsidRPr="001E61A8" w:rsidRDefault="00BB3BDA" w:rsidP="00570380">
            <w:pPr>
              <w:spacing w:line="480" w:lineRule="auto"/>
              <w:jc w:val="right"/>
              <w:rPr>
                <w:rFonts w:ascii="Lucida Grande" w:eastAsia="宋体" w:hAnsi="Lucida Grande" w:cs="Times New Roman"/>
                <w:sz w:val="18"/>
                <w:szCs w:val="18"/>
              </w:rPr>
              <w:pPrChange w:id="1917" w:author="Alex" w:date="2015-05-13T12:13:00Z">
                <w:pPr>
                  <w:jc w:val="right"/>
                </w:pPr>
              </w:pPrChange>
            </w:pPr>
            <w:r w:rsidRPr="001E61A8">
              <w:rPr>
                <w:rFonts w:eastAsia="宋体" w:cs="Times New Roman"/>
              </w:rPr>
              <w:t xml:space="preserve">-0.126 </w:t>
            </w:r>
          </w:p>
        </w:tc>
        <w:tc>
          <w:tcPr>
            <w:tcW w:w="547" w:type="pct"/>
            <w:shd w:val="clear" w:color="auto" w:fill="auto"/>
            <w:noWrap/>
            <w:vAlign w:val="center"/>
            <w:hideMark/>
            <w:tcPrChange w:id="1918" w:author="Alex" w:date="2015-05-12T22:14:00Z">
              <w:tcPr>
                <w:tcW w:w="547" w:type="pct"/>
                <w:tcBorders>
                  <w:top w:val="nil"/>
                  <w:left w:val="nil"/>
                  <w:bottom w:val="nil"/>
                  <w:right w:val="nil"/>
                </w:tcBorders>
                <w:shd w:val="clear" w:color="auto" w:fill="auto"/>
                <w:noWrap/>
                <w:vAlign w:val="center"/>
                <w:hideMark/>
              </w:tcPr>
            </w:tcPrChange>
          </w:tcPr>
          <w:p w14:paraId="6E78AC06" w14:textId="77777777" w:rsidR="00BB3BDA" w:rsidRPr="001E61A8" w:rsidRDefault="00BB3BDA" w:rsidP="00570380">
            <w:pPr>
              <w:spacing w:line="480" w:lineRule="auto"/>
              <w:jc w:val="right"/>
              <w:rPr>
                <w:rFonts w:ascii="Lucida Grande" w:eastAsia="宋体" w:hAnsi="Lucida Grande" w:cs="Times New Roman"/>
                <w:sz w:val="18"/>
                <w:szCs w:val="18"/>
              </w:rPr>
              <w:pPrChange w:id="1919" w:author="Alex" w:date="2015-05-13T12:13:00Z">
                <w:pPr>
                  <w:jc w:val="right"/>
                </w:pPr>
              </w:pPrChange>
            </w:pPr>
            <w:r w:rsidRPr="001E61A8">
              <w:rPr>
                <w:rFonts w:eastAsia="宋体" w:cs="Times New Roman"/>
              </w:rPr>
              <w:t xml:space="preserve">-0.138 </w:t>
            </w:r>
          </w:p>
        </w:tc>
      </w:tr>
      <w:tr w:rsidR="00BC4118" w:rsidRPr="001E61A8" w14:paraId="6C247F70" w14:textId="77777777" w:rsidTr="00090B52">
        <w:trPr>
          <w:trHeight w:val="300"/>
          <w:trPrChange w:id="1920" w:author="Alex" w:date="2015-05-12T22:14:00Z">
            <w:trPr>
              <w:trHeight w:val="300"/>
            </w:trPr>
          </w:trPrChange>
        </w:trPr>
        <w:tc>
          <w:tcPr>
            <w:tcW w:w="1433" w:type="pct"/>
            <w:shd w:val="clear" w:color="auto" w:fill="auto"/>
            <w:noWrap/>
            <w:vAlign w:val="center"/>
            <w:hideMark/>
            <w:tcPrChange w:id="1921" w:author="Alex" w:date="2015-05-12T22:14:00Z">
              <w:tcPr>
                <w:tcW w:w="1433" w:type="pct"/>
                <w:tcBorders>
                  <w:top w:val="nil"/>
                  <w:left w:val="nil"/>
                  <w:bottom w:val="nil"/>
                  <w:right w:val="nil"/>
                </w:tcBorders>
                <w:shd w:val="clear" w:color="auto" w:fill="auto"/>
                <w:noWrap/>
                <w:vAlign w:val="center"/>
                <w:hideMark/>
              </w:tcPr>
            </w:tcPrChange>
          </w:tcPr>
          <w:p w14:paraId="24AB7682" w14:textId="77777777" w:rsidR="00BB3BDA" w:rsidRPr="001E61A8" w:rsidRDefault="00BB3BDA" w:rsidP="00570380">
            <w:pPr>
              <w:spacing w:line="480" w:lineRule="auto"/>
              <w:rPr>
                <w:rFonts w:eastAsia="宋体" w:cs="Times New Roman"/>
              </w:rPr>
              <w:pPrChange w:id="1922" w:author="Alex" w:date="2015-05-13T12:13:00Z">
                <w:pPr/>
              </w:pPrChange>
            </w:pPr>
            <w:r w:rsidRPr="001E61A8">
              <w:rPr>
                <w:rFonts w:eastAsia="宋体" w:cs="Times New Roman"/>
              </w:rPr>
              <w:t>SR_2_nlpstat_pm</w:t>
            </w:r>
          </w:p>
        </w:tc>
        <w:tc>
          <w:tcPr>
            <w:tcW w:w="559" w:type="pct"/>
            <w:shd w:val="clear" w:color="auto" w:fill="auto"/>
            <w:noWrap/>
            <w:vAlign w:val="center"/>
            <w:hideMark/>
            <w:tcPrChange w:id="1923" w:author="Alex" w:date="2015-05-12T22:14:00Z">
              <w:tcPr>
                <w:tcW w:w="559" w:type="pct"/>
                <w:tcBorders>
                  <w:top w:val="nil"/>
                  <w:left w:val="nil"/>
                  <w:bottom w:val="nil"/>
                  <w:right w:val="nil"/>
                </w:tcBorders>
                <w:shd w:val="clear" w:color="auto" w:fill="auto"/>
                <w:noWrap/>
                <w:vAlign w:val="center"/>
                <w:hideMark/>
              </w:tcPr>
            </w:tcPrChange>
          </w:tcPr>
          <w:p w14:paraId="60EE28A6" w14:textId="77777777" w:rsidR="00BB3BDA" w:rsidRPr="001E61A8" w:rsidRDefault="00BB3BDA" w:rsidP="00570380">
            <w:pPr>
              <w:spacing w:line="480" w:lineRule="auto"/>
              <w:jc w:val="right"/>
              <w:rPr>
                <w:rFonts w:ascii="Lucida Grande" w:eastAsia="宋体" w:hAnsi="Lucida Grande" w:cs="Times New Roman"/>
                <w:sz w:val="18"/>
                <w:szCs w:val="18"/>
              </w:rPr>
              <w:pPrChange w:id="1924" w:author="Alex" w:date="2015-05-13T12:13:00Z">
                <w:pPr>
                  <w:jc w:val="right"/>
                </w:pPr>
              </w:pPrChange>
            </w:pPr>
            <w:r w:rsidRPr="001E61A8">
              <w:rPr>
                <w:rFonts w:eastAsia="宋体" w:cs="Times New Roman"/>
              </w:rPr>
              <w:t xml:space="preserve">0.168 </w:t>
            </w:r>
          </w:p>
        </w:tc>
        <w:tc>
          <w:tcPr>
            <w:tcW w:w="672" w:type="pct"/>
            <w:shd w:val="clear" w:color="auto" w:fill="auto"/>
            <w:noWrap/>
            <w:vAlign w:val="center"/>
            <w:hideMark/>
            <w:tcPrChange w:id="1925" w:author="Alex" w:date="2015-05-12T22:14:00Z">
              <w:tcPr>
                <w:tcW w:w="672" w:type="pct"/>
                <w:tcBorders>
                  <w:top w:val="nil"/>
                  <w:left w:val="nil"/>
                  <w:bottom w:val="nil"/>
                  <w:right w:val="nil"/>
                </w:tcBorders>
                <w:shd w:val="clear" w:color="auto" w:fill="auto"/>
                <w:noWrap/>
                <w:vAlign w:val="center"/>
                <w:hideMark/>
              </w:tcPr>
            </w:tcPrChange>
          </w:tcPr>
          <w:p w14:paraId="2B9A56D3" w14:textId="77777777" w:rsidR="00BB3BDA" w:rsidRPr="001E61A8" w:rsidRDefault="00BB3BDA" w:rsidP="00570380">
            <w:pPr>
              <w:spacing w:line="480" w:lineRule="auto"/>
              <w:jc w:val="right"/>
              <w:rPr>
                <w:rFonts w:ascii="Lucida Grande" w:eastAsia="宋体" w:hAnsi="Lucida Grande" w:cs="Times New Roman"/>
                <w:sz w:val="18"/>
                <w:szCs w:val="18"/>
              </w:rPr>
              <w:pPrChange w:id="1926" w:author="Alex" w:date="2015-05-13T12:13:00Z">
                <w:pPr>
                  <w:jc w:val="right"/>
                </w:pPr>
              </w:pPrChange>
            </w:pPr>
            <w:r w:rsidRPr="001E61A8">
              <w:rPr>
                <w:rFonts w:eastAsia="宋体" w:cs="Times New Roman"/>
              </w:rPr>
              <w:t xml:space="preserve">0.142 </w:t>
            </w:r>
          </w:p>
        </w:tc>
        <w:tc>
          <w:tcPr>
            <w:tcW w:w="621" w:type="pct"/>
            <w:shd w:val="clear" w:color="auto" w:fill="auto"/>
            <w:noWrap/>
            <w:vAlign w:val="center"/>
            <w:hideMark/>
            <w:tcPrChange w:id="1927" w:author="Alex" w:date="2015-05-12T22:14:00Z">
              <w:tcPr>
                <w:tcW w:w="621" w:type="pct"/>
                <w:tcBorders>
                  <w:top w:val="nil"/>
                  <w:left w:val="nil"/>
                  <w:bottom w:val="nil"/>
                  <w:right w:val="nil"/>
                </w:tcBorders>
                <w:shd w:val="clear" w:color="auto" w:fill="auto"/>
                <w:noWrap/>
                <w:vAlign w:val="center"/>
                <w:hideMark/>
              </w:tcPr>
            </w:tcPrChange>
          </w:tcPr>
          <w:p w14:paraId="5B01B36B" w14:textId="77777777" w:rsidR="00BB3BDA" w:rsidRPr="001E61A8" w:rsidRDefault="00BB3BDA" w:rsidP="00570380">
            <w:pPr>
              <w:spacing w:line="480" w:lineRule="auto"/>
              <w:jc w:val="right"/>
              <w:rPr>
                <w:rFonts w:ascii="Lucida Grande" w:eastAsia="宋体" w:hAnsi="Lucida Grande" w:cs="Times New Roman"/>
                <w:sz w:val="18"/>
                <w:szCs w:val="18"/>
              </w:rPr>
              <w:pPrChange w:id="1928" w:author="Alex" w:date="2015-05-13T12:13:00Z">
                <w:pPr>
                  <w:jc w:val="right"/>
                </w:pPr>
              </w:pPrChange>
            </w:pPr>
            <w:r w:rsidRPr="001E61A8">
              <w:rPr>
                <w:rFonts w:eastAsia="宋体" w:cs="Times New Roman"/>
              </w:rPr>
              <w:t xml:space="preserve">0.031 </w:t>
            </w:r>
          </w:p>
        </w:tc>
        <w:tc>
          <w:tcPr>
            <w:tcW w:w="620" w:type="pct"/>
            <w:shd w:val="clear" w:color="auto" w:fill="auto"/>
            <w:noWrap/>
            <w:vAlign w:val="center"/>
            <w:hideMark/>
            <w:tcPrChange w:id="1929" w:author="Alex" w:date="2015-05-12T22:14:00Z">
              <w:tcPr>
                <w:tcW w:w="620" w:type="pct"/>
                <w:tcBorders>
                  <w:top w:val="nil"/>
                  <w:left w:val="nil"/>
                  <w:bottom w:val="nil"/>
                  <w:right w:val="nil"/>
                </w:tcBorders>
                <w:shd w:val="clear" w:color="auto" w:fill="auto"/>
                <w:noWrap/>
                <w:vAlign w:val="center"/>
                <w:hideMark/>
              </w:tcPr>
            </w:tcPrChange>
          </w:tcPr>
          <w:p w14:paraId="6B4CF6BF" w14:textId="77777777" w:rsidR="00BB3BDA" w:rsidRPr="001E61A8" w:rsidRDefault="00BB3BDA" w:rsidP="00570380">
            <w:pPr>
              <w:spacing w:line="480" w:lineRule="auto"/>
              <w:jc w:val="right"/>
              <w:rPr>
                <w:rFonts w:ascii="Lucida Grande" w:eastAsia="宋体" w:hAnsi="Lucida Grande" w:cs="Times New Roman"/>
                <w:sz w:val="18"/>
                <w:szCs w:val="18"/>
              </w:rPr>
              <w:pPrChange w:id="1930" w:author="Alex" w:date="2015-05-13T12:13:00Z">
                <w:pPr>
                  <w:jc w:val="right"/>
                </w:pPr>
              </w:pPrChange>
            </w:pPr>
            <w:r w:rsidRPr="001E61A8">
              <w:rPr>
                <w:rFonts w:eastAsia="宋体" w:cs="Times New Roman"/>
              </w:rPr>
              <w:t xml:space="preserve">0.038 </w:t>
            </w:r>
          </w:p>
        </w:tc>
        <w:tc>
          <w:tcPr>
            <w:tcW w:w="548" w:type="pct"/>
            <w:shd w:val="clear" w:color="auto" w:fill="auto"/>
            <w:noWrap/>
            <w:vAlign w:val="center"/>
            <w:hideMark/>
            <w:tcPrChange w:id="1931" w:author="Alex" w:date="2015-05-12T22:14:00Z">
              <w:tcPr>
                <w:tcW w:w="548" w:type="pct"/>
                <w:tcBorders>
                  <w:top w:val="nil"/>
                  <w:left w:val="nil"/>
                  <w:bottom w:val="nil"/>
                  <w:right w:val="nil"/>
                </w:tcBorders>
                <w:shd w:val="clear" w:color="auto" w:fill="auto"/>
                <w:noWrap/>
                <w:vAlign w:val="center"/>
                <w:hideMark/>
              </w:tcPr>
            </w:tcPrChange>
          </w:tcPr>
          <w:p w14:paraId="02A2E64A" w14:textId="77777777" w:rsidR="00BB3BDA" w:rsidRPr="001E61A8" w:rsidRDefault="00BB3BDA" w:rsidP="00570380">
            <w:pPr>
              <w:spacing w:line="480" w:lineRule="auto"/>
              <w:jc w:val="right"/>
              <w:rPr>
                <w:rFonts w:ascii="Lucida Grande" w:eastAsia="宋体" w:hAnsi="Lucida Grande" w:cs="Times New Roman"/>
                <w:sz w:val="18"/>
                <w:szCs w:val="18"/>
              </w:rPr>
              <w:pPrChange w:id="1932" w:author="Alex" w:date="2015-05-13T12:13:00Z">
                <w:pPr>
                  <w:jc w:val="right"/>
                </w:pPr>
              </w:pPrChange>
            </w:pPr>
            <w:r w:rsidRPr="001E61A8">
              <w:rPr>
                <w:rFonts w:eastAsia="宋体" w:cs="Times New Roman"/>
              </w:rPr>
              <w:t xml:space="preserve">0.080 </w:t>
            </w:r>
          </w:p>
        </w:tc>
        <w:tc>
          <w:tcPr>
            <w:tcW w:w="547" w:type="pct"/>
            <w:shd w:val="clear" w:color="auto" w:fill="auto"/>
            <w:noWrap/>
            <w:vAlign w:val="center"/>
            <w:hideMark/>
            <w:tcPrChange w:id="1933" w:author="Alex" w:date="2015-05-12T22:14:00Z">
              <w:tcPr>
                <w:tcW w:w="547" w:type="pct"/>
                <w:tcBorders>
                  <w:top w:val="nil"/>
                  <w:left w:val="nil"/>
                  <w:bottom w:val="nil"/>
                  <w:right w:val="nil"/>
                </w:tcBorders>
                <w:shd w:val="clear" w:color="auto" w:fill="auto"/>
                <w:noWrap/>
                <w:vAlign w:val="center"/>
                <w:hideMark/>
              </w:tcPr>
            </w:tcPrChange>
          </w:tcPr>
          <w:p w14:paraId="3E6963C0" w14:textId="77777777" w:rsidR="00BB3BDA" w:rsidRPr="001E61A8" w:rsidRDefault="00BB3BDA" w:rsidP="00570380">
            <w:pPr>
              <w:spacing w:line="480" w:lineRule="auto"/>
              <w:jc w:val="right"/>
              <w:rPr>
                <w:rFonts w:ascii="Lucida Grande" w:eastAsia="宋体" w:hAnsi="Lucida Grande" w:cs="Times New Roman"/>
                <w:sz w:val="18"/>
                <w:szCs w:val="18"/>
              </w:rPr>
              <w:pPrChange w:id="1934" w:author="Alex" w:date="2015-05-13T12:13:00Z">
                <w:pPr>
                  <w:jc w:val="right"/>
                </w:pPr>
              </w:pPrChange>
            </w:pPr>
            <w:r w:rsidRPr="001E61A8">
              <w:rPr>
                <w:rFonts w:eastAsia="宋体" w:cs="Times New Roman"/>
              </w:rPr>
              <w:t xml:space="preserve">0.092 </w:t>
            </w:r>
          </w:p>
        </w:tc>
      </w:tr>
      <w:tr w:rsidR="00BC4118" w:rsidRPr="001E61A8" w14:paraId="1FD4E032" w14:textId="77777777" w:rsidTr="00090B52">
        <w:trPr>
          <w:trHeight w:val="300"/>
          <w:trPrChange w:id="1935" w:author="Alex" w:date="2015-05-12T22:14:00Z">
            <w:trPr>
              <w:trHeight w:val="300"/>
            </w:trPr>
          </w:trPrChange>
        </w:trPr>
        <w:tc>
          <w:tcPr>
            <w:tcW w:w="1433" w:type="pct"/>
            <w:shd w:val="clear" w:color="auto" w:fill="auto"/>
            <w:noWrap/>
            <w:vAlign w:val="center"/>
            <w:hideMark/>
            <w:tcPrChange w:id="1936" w:author="Alex" w:date="2015-05-12T22:14:00Z">
              <w:tcPr>
                <w:tcW w:w="1433" w:type="pct"/>
                <w:tcBorders>
                  <w:top w:val="nil"/>
                  <w:left w:val="nil"/>
                  <w:bottom w:val="nil"/>
                  <w:right w:val="nil"/>
                </w:tcBorders>
                <w:shd w:val="clear" w:color="auto" w:fill="auto"/>
                <w:noWrap/>
                <w:vAlign w:val="center"/>
                <w:hideMark/>
              </w:tcPr>
            </w:tcPrChange>
          </w:tcPr>
          <w:p w14:paraId="4F39CF7E" w14:textId="77777777" w:rsidR="00BB3BDA" w:rsidRPr="001E61A8" w:rsidRDefault="00BB3BDA" w:rsidP="00570380">
            <w:pPr>
              <w:spacing w:line="480" w:lineRule="auto"/>
              <w:rPr>
                <w:rFonts w:eastAsia="宋体" w:cs="Times New Roman"/>
              </w:rPr>
              <w:pPrChange w:id="1937" w:author="Alex" w:date="2015-05-13T12:13:00Z">
                <w:pPr/>
              </w:pPrChange>
            </w:pPr>
            <w:r w:rsidRPr="001E61A8">
              <w:rPr>
                <w:rFonts w:eastAsia="宋体" w:cs="Times New Roman"/>
              </w:rPr>
              <w:t>SR_2_pstat_pm</w:t>
            </w:r>
          </w:p>
        </w:tc>
        <w:tc>
          <w:tcPr>
            <w:tcW w:w="559" w:type="pct"/>
            <w:shd w:val="clear" w:color="auto" w:fill="auto"/>
            <w:noWrap/>
            <w:vAlign w:val="center"/>
            <w:hideMark/>
            <w:tcPrChange w:id="1938" w:author="Alex" w:date="2015-05-12T22:14:00Z">
              <w:tcPr>
                <w:tcW w:w="559" w:type="pct"/>
                <w:tcBorders>
                  <w:top w:val="nil"/>
                  <w:left w:val="nil"/>
                  <w:bottom w:val="nil"/>
                  <w:right w:val="nil"/>
                </w:tcBorders>
                <w:shd w:val="clear" w:color="auto" w:fill="auto"/>
                <w:noWrap/>
                <w:vAlign w:val="center"/>
                <w:hideMark/>
              </w:tcPr>
            </w:tcPrChange>
          </w:tcPr>
          <w:p w14:paraId="77D9EC83" w14:textId="77777777" w:rsidR="00BB3BDA" w:rsidRPr="001E61A8" w:rsidRDefault="00BB3BDA" w:rsidP="00570380">
            <w:pPr>
              <w:spacing w:line="480" w:lineRule="auto"/>
              <w:jc w:val="right"/>
              <w:rPr>
                <w:rFonts w:ascii="Lucida Grande" w:eastAsia="宋体" w:hAnsi="Lucida Grande" w:cs="Times New Roman"/>
                <w:sz w:val="18"/>
                <w:szCs w:val="18"/>
              </w:rPr>
              <w:pPrChange w:id="1939" w:author="Alex" w:date="2015-05-13T12:13:00Z">
                <w:pPr>
                  <w:jc w:val="right"/>
                </w:pPr>
              </w:pPrChange>
            </w:pPr>
            <w:r w:rsidRPr="001E61A8">
              <w:rPr>
                <w:rFonts w:eastAsia="宋体" w:cs="Times New Roman"/>
              </w:rPr>
              <w:t xml:space="preserve">0.102 </w:t>
            </w:r>
          </w:p>
        </w:tc>
        <w:tc>
          <w:tcPr>
            <w:tcW w:w="672" w:type="pct"/>
            <w:shd w:val="clear" w:color="auto" w:fill="auto"/>
            <w:noWrap/>
            <w:vAlign w:val="center"/>
            <w:hideMark/>
            <w:tcPrChange w:id="1940" w:author="Alex" w:date="2015-05-12T22:14:00Z">
              <w:tcPr>
                <w:tcW w:w="672" w:type="pct"/>
                <w:tcBorders>
                  <w:top w:val="nil"/>
                  <w:left w:val="nil"/>
                  <w:bottom w:val="nil"/>
                  <w:right w:val="nil"/>
                </w:tcBorders>
                <w:shd w:val="clear" w:color="auto" w:fill="auto"/>
                <w:noWrap/>
                <w:vAlign w:val="center"/>
                <w:hideMark/>
              </w:tcPr>
            </w:tcPrChange>
          </w:tcPr>
          <w:p w14:paraId="7E535253" w14:textId="77777777" w:rsidR="00BB3BDA" w:rsidRPr="001E61A8" w:rsidRDefault="00BB3BDA" w:rsidP="00570380">
            <w:pPr>
              <w:spacing w:line="480" w:lineRule="auto"/>
              <w:jc w:val="right"/>
              <w:rPr>
                <w:rFonts w:eastAsia="宋体" w:cs="Times New Roman"/>
              </w:rPr>
              <w:pPrChange w:id="1941" w:author="Alex" w:date="2015-05-13T12:13:00Z">
                <w:pPr>
                  <w:jc w:val="right"/>
                </w:pPr>
              </w:pPrChange>
            </w:pPr>
            <w:r w:rsidRPr="001E61A8">
              <w:rPr>
                <w:rFonts w:eastAsia="宋体" w:cs="Times New Roman"/>
              </w:rPr>
              <w:t xml:space="preserve">0.070 </w:t>
            </w:r>
          </w:p>
        </w:tc>
        <w:tc>
          <w:tcPr>
            <w:tcW w:w="621" w:type="pct"/>
            <w:shd w:val="clear" w:color="auto" w:fill="auto"/>
            <w:noWrap/>
            <w:vAlign w:val="center"/>
            <w:hideMark/>
            <w:tcPrChange w:id="1942" w:author="Alex" w:date="2015-05-12T22:14:00Z">
              <w:tcPr>
                <w:tcW w:w="621" w:type="pct"/>
                <w:tcBorders>
                  <w:top w:val="nil"/>
                  <w:left w:val="nil"/>
                  <w:bottom w:val="nil"/>
                  <w:right w:val="nil"/>
                </w:tcBorders>
                <w:shd w:val="clear" w:color="auto" w:fill="auto"/>
                <w:noWrap/>
                <w:vAlign w:val="center"/>
                <w:hideMark/>
              </w:tcPr>
            </w:tcPrChange>
          </w:tcPr>
          <w:p w14:paraId="5D8A3A5A" w14:textId="77777777" w:rsidR="00BB3BDA" w:rsidRPr="001E61A8" w:rsidRDefault="00BB3BDA" w:rsidP="00570380">
            <w:pPr>
              <w:spacing w:line="480" w:lineRule="auto"/>
              <w:jc w:val="right"/>
              <w:rPr>
                <w:rFonts w:ascii="Lucida Grande" w:eastAsia="宋体" w:hAnsi="Lucida Grande" w:cs="Times New Roman"/>
                <w:sz w:val="18"/>
                <w:szCs w:val="18"/>
              </w:rPr>
              <w:pPrChange w:id="1943" w:author="Alex" w:date="2015-05-13T12:13:00Z">
                <w:pPr>
                  <w:jc w:val="right"/>
                </w:pPr>
              </w:pPrChange>
            </w:pPr>
            <w:r w:rsidRPr="001E61A8">
              <w:rPr>
                <w:rFonts w:eastAsia="宋体" w:cs="Times New Roman"/>
              </w:rPr>
              <w:t xml:space="preserve">-0.042 </w:t>
            </w:r>
          </w:p>
        </w:tc>
        <w:tc>
          <w:tcPr>
            <w:tcW w:w="620" w:type="pct"/>
            <w:shd w:val="clear" w:color="auto" w:fill="auto"/>
            <w:noWrap/>
            <w:vAlign w:val="center"/>
            <w:hideMark/>
            <w:tcPrChange w:id="1944" w:author="Alex" w:date="2015-05-12T22:14:00Z">
              <w:tcPr>
                <w:tcW w:w="620" w:type="pct"/>
                <w:tcBorders>
                  <w:top w:val="nil"/>
                  <w:left w:val="nil"/>
                  <w:bottom w:val="nil"/>
                  <w:right w:val="nil"/>
                </w:tcBorders>
                <w:shd w:val="clear" w:color="auto" w:fill="auto"/>
                <w:noWrap/>
                <w:vAlign w:val="center"/>
                <w:hideMark/>
              </w:tcPr>
            </w:tcPrChange>
          </w:tcPr>
          <w:p w14:paraId="1AED86CF" w14:textId="77777777" w:rsidR="00BB3BDA" w:rsidRPr="001E61A8" w:rsidRDefault="00BB3BDA" w:rsidP="00570380">
            <w:pPr>
              <w:spacing w:line="480" w:lineRule="auto"/>
              <w:jc w:val="right"/>
              <w:rPr>
                <w:rFonts w:ascii="Lucida Grande" w:eastAsia="宋体" w:hAnsi="Lucida Grande" w:cs="Times New Roman"/>
                <w:sz w:val="18"/>
                <w:szCs w:val="18"/>
              </w:rPr>
              <w:pPrChange w:id="1945" w:author="Alex" w:date="2015-05-13T12:13:00Z">
                <w:pPr>
                  <w:jc w:val="right"/>
                </w:pPr>
              </w:pPrChange>
            </w:pPr>
            <w:r w:rsidRPr="001E61A8">
              <w:rPr>
                <w:rFonts w:eastAsia="宋体" w:cs="Times New Roman"/>
              </w:rPr>
              <w:t xml:space="preserve">-0.017 </w:t>
            </w:r>
          </w:p>
        </w:tc>
        <w:tc>
          <w:tcPr>
            <w:tcW w:w="548" w:type="pct"/>
            <w:shd w:val="clear" w:color="auto" w:fill="auto"/>
            <w:noWrap/>
            <w:vAlign w:val="center"/>
            <w:hideMark/>
            <w:tcPrChange w:id="1946" w:author="Alex" w:date="2015-05-12T22:14:00Z">
              <w:tcPr>
                <w:tcW w:w="548" w:type="pct"/>
                <w:tcBorders>
                  <w:top w:val="nil"/>
                  <w:left w:val="nil"/>
                  <w:bottom w:val="nil"/>
                  <w:right w:val="nil"/>
                </w:tcBorders>
                <w:shd w:val="clear" w:color="auto" w:fill="auto"/>
                <w:noWrap/>
                <w:vAlign w:val="center"/>
                <w:hideMark/>
              </w:tcPr>
            </w:tcPrChange>
          </w:tcPr>
          <w:p w14:paraId="25596D32" w14:textId="77777777" w:rsidR="00BB3BDA" w:rsidRPr="001E61A8" w:rsidRDefault="00BB3BDA" w:rsidP="00570380">
            <w:pPr>
              <w:spacing w:line="480" w:lineRule="auto"/>
              <w:jc w:val="right"/>
              <w:rPr>
                <w:rFonts w:ascii="Lucida Grande" w:eastAsia="宋体" w:hAnsi="Lucida Grande" w:cs="Times New Roman"/>
                <w:sz w:val="18"/>
                <w:szCs w:val="18"/>
              </w:rPr>
              <w:pPrChange w:id="1947" w:author="Alex" w:date="2015-05-13T12:13:00Z">
                <w:pPr>
                  <w:jc w:val="right"/>
                </w:pPr>
              </w:pPrChange>
            </w:pPr>
            <w:r w:rsidRPr="001E61A8">
              <w:rPr>
                <w:rFonts w:eastAsia="宋体" w:cs="Times New Roman"/>
              </w:rPr>
              <w:t xml:space="preserve">-0.023 </w:t>
            </w:r>
          </w:p>
        </w:tc>
        <w:tc>
          <w:tcPr>
            <w:tcW w:w="547" w:type="pct"/>
            <w:shd w:val="clear" w:color="auto" w:fill="auto"/>
            <w:noWrap/>
            <w:vAlign w:val="center"/>
            <w:hideMark/>
            <w:tcPrChange w:id="1948" w:author="Alex" w:date="2015-05-12T22:14:00Z">
              <w:tcPr>
                <w:tcW w:w="547" w:type="pct"/>
                <w:tcBorders>
                  <w:top w:val="nil"/>
                  <w:left w:val="nil"/>
                  <w:bottom w:val="nil"/>
                  <w:right w:val="nil"/>
                </w:tcBorders>
                <w:shd w:val="clear" w:color="auto" w:fill="auto"/>
                <w:noWrap/>
                <w:vAlign w:val="center"/>
                <w:hideMark/>
              </w:tcPr>
            </w:tcPrChange>
          </w:tcPr>
          <w:p w14:paraId="72BEE144" w14:textId="77777777" w:rsidR="00BB3BDA" w:rsidRPr="001E61A8" w:rsidRDefault="00BB3BDA" w:rsidP="00570380">
            <w:pPr>
              <w:spacing w:line="480" w:lineRule="auto"/>
              <w:jc w:val="right"/>
              <w:rPr>
                <w:rFonts w:ascii="Lucida Grande" w:eastAsia="宋体" w:hAnsi="Lucida Grande" w:cs="Times New Roman"/>
                <w:sz w:val="18"/>
                <w:szCs w:val="18"/>
              </w:rPr>
              <w:pPrChange w:id="1949" w:author="Alex" w:date="2015-05-13T12:13:00Z">
                <w:pPr>
                  <w:jc w:val="right"/>
                </w:pPr>
              </w:pPrChange>
            </w:pPr>
            <w:r w:rsidRPr="001E61A8">
              <w:rPr>
                <w:rFonts w:eastAsia="宋体" w:cs="Times New Roman"/>
              </w:rPr>
              <w:t xml:space="preserve">0.013 </w:t>
            </w:r>
          </w:p>
        </w:tc>
      </w:tr>
      <w:tr w:rsidR="00BC4118" w:rsidRPr="001E61A8" w14:paraId="6D364837" w14:textId="77777777" w:rsidTr="00090B52">
        <w:trPr>
          <w:trHeight w:val="300"/>
          <w:trPrChange w:id="1950" w:author="Alex" w:date="2015-05-12T22:14:00Z">
            <w:trPr>
              <w:trHeight w:val="300"/>
            </w:trPr>
          </w:trPrChange>
        </w:trPr>
        <w:tc>
          <w:tcPr>
            <w:tcW w:w="1433" w:type="pct"/>
            <w:shd w:val="clear" w:color="auto" w:fill="auto"/>
            <w:noWrap/>
            <w:vAlign w:val="center"/>
            <w:hideMark/>
            <w:tcPrChange w:id="1951" w:author="Alex" w:date="2015-05-12T22:14:00Z">
              <w:tcPr>
                <w:tcW w:w="1433" w:type="pct"/>
                <w:tcBorders>
                  <w:top w:val="nil"/>
                  <w:left w:val="nil"/>
                  <w:bottom w:val="nil"/>
                  <w:right w:val="nil"/>
                </w:tcBorders>
                <w:shd w:val="clear" w:color="auto" w:fill="auto"/>
                <w:noWrap/>
                <w:vAlign w:val="center"/>
                <w:hideMark/>
              </w:tcPr>
            </w:tcPrChange>
          </w:tcPr>
          <w:p w14:paraId="44A9A69F" w14:textId="77777777" w:rsidR="00BB3BDA" w:rsidRPr="001E61A8" w:rsidRDefault="00BB3BDA" w:rsidP="00570380">
            <w:pPr>
              <w:spacing w:line="480" w:lineRule="auto"/>
              <w:rPr>
                <w:rFonts w:eastAsia="宋体" w:cs="Times New Roman"/>
              </w:rPr>
              <w:pPrChange w:id="1952" w:author="Alex" w:date="2015-05-13T12:13:00Z">
                <w:pPr/>
              </w:pPrChange>
            </w:pPr>
            <w:r w:rsidRPr="001E61A8">
              <w:rPr>
                <w:rFonts w:eastAsia="宋体" w:cs="Times New Roman"/>
              </w:rPr>
              <w:lastRenderedPageBreak/>
              <w:t>SR_2_total_score</w:t>
            </w:r>
          </w:p>
        </w:tc>
        <w:tc>
          <w:tcPr>
            <w:tcW w:w="559" w:type="pct"/>
            <w:shd w:val="clear" w:color="auto" w:fill="auto"/>
            <w:noWrap/>
            <w:vAlign w:val="center"/>
            <w:hideMark/>
            <w:tcPrChange w:id="1953" w:author="Alex" w:date="2015-05-12T22:14:00Z">
              <w:tcPr>
                <w:tcW w:w="559" w:type="pct"/>
                <w:tcBorders>
                  <w:top w:val="nil"/>
                  <w:left w:val="nil"/>
                  <w:bottom w:val="nil"/>
                  <w:right w:val="nil"/>
                </w:tcBorders>
                <w:shd w:val="clear" w:color="auto" w:fill="auto"/>
                <w:noWrap/>
                <w:vAlign w:val="center"/>
                <w:hideMark/>
              </w:tcPr>
            </w:tcPrChange>
          </w:tcPr>
          <w:p w14:paraId="3B69EE0A" w14:textId="77777777" w:rsidR="00BB3BDA" w:rsidRPr="001E61A8" w:rsidRDefault="00BB3BDA" w:rsidP="00570380">
            <w:pPr>
              <w:spacing w:line="480" w:lineRule="auto"/>
              <w:jc w:val="right"/>
              <w:rPr>
                <w:rFonts w:ascii="Lucida Grande" w:eastAsia="宋体" w:hAnsi="Lucida Grande" w:cs="Times New Roman"/>
                <w:sz w:val="18"/>
                <w:szCs w:val="18"/>
              </w:rPr>
              <w:pPrChange w:id="1954" w:author="Alex" w:date="2015-05-13T12:13:00Z">
                <w:pPr>
                  <w:jc w:val="right"/>
                </w:pPr>
              </w:pPrChange>
            </w:pPr>
            <w:r w:rsidRPr="001E61A8">
              <w:rPr>
                <w:rFonts w:eastAsia="宋体" w:cs="Times New Roman"/>
              </w:rPr>
              <w:t xml:space="preserve">0.071 </w:t>
            </w:r>
          </w:p>
        </w:tc>
        <w:tc>
          <w:tcPr>
            <w:tcW w:w="672" w:type="pct"/>
            <w:shd w:val="clear" w:color="auto" w:fill="auto"/>
            <w:noWrap/>
            <w:vAlign w:val="center"/>
            <w:hideMark/>
            <w:tcPrChange w:id="1955" w:author="Alex" w:date="2015-05-12T22:14:00Z">
              <w:tcPr>
                <w:tcW w:w="672" w:type="pct"/>
                <w:tcBorders>
                  <w:top w:val="nil"/>
                  <w:left w:val="nil"/>
                  <w:bottom w:val="nil"/>
                  <w:right w:val="nil"/>
                </w:tcBorders>
                <w:shd w:val="clear" w:color="auto" w:fill="auto"/>
                <w:noWrap/>
                <w:vAlign w:val="center"/>
                <w:hideMark/>
              </w:tcPr>
            </w:tcPrChange>
          </w:tcPr>
          <w:p w14:paraId="69DDCC06" w14:textId="77777777" w:rsidR="00BB3BDA" w:rsidRPr="001E61A8" w:rsidRDefault="00BB3BDA" w:rsidP="00570380">
            <w:pPr>
              <w:spacing w:line="480" w:lineRule="auto"/>
              <w:jc w:val="right"/>
              <w:rPr>
                <w:rFonts w:ascii="Lucida Grande" w:eastAsia="宋体" w:hAnsi="Lucida Grande" w:cs="Times New Roman"/>
                <w:sz w:val="18"/>
                <w:szCs w:val="18"/>
              </w:rPr>
              <w:pPrChange w:id="1956" w:author="Alex" w:date="2015-05-13T12:13:00Z">
                <w:pPr>
                  <w:jc w:val="right"/>
                </w:pPr>
              </w:pPrChange>
            </w:pPr>
            <w:r w:rsidRPr="001E61A8">
              <w:rPr>
                <w:rFonts w:eastAsia="宋体" w:cs="Times New Roman"/>
              </w:rPr>
              <w:t xml:space="preserve">0.002 </w:t>
            </w:r>
          </w:p>
        </w:tc>
        <w:tc>
          <w:tcPr>
            <w:tcW w:w="621" w:type="pct"/>
            <w:shd w:val="clear" w:color="auto" w:fill="auto"/>
            <w:noWrap/>
            <w:vAlign w:val="center"/>
            <w:hideMark/>
            <w:tcPrChange w:id="1957" w:author="Alex" w:date="2015-05-12T22:14:00Z">
              <w:tcPr>
                <w:tcW w:w="621" w:type="pct"/>
                <w:tcBorders>
                  <w:top w:val="nil"/>
                  <w:left w:val="nil"/>
                  <w:bottom w:val="nil"/>
                  <w:right w:val="nil"/>
                </w:tcBorders>
                <w:shd w:val="clear" w:color="auto" w:fill="auto"/>
                <w:noWrap/>
                <w:vAlign w:val="center"/>
                <w:hideMark/>
              </w:tcPr>
            </w:tcPrChange>
          </w:tcPr>
          <w:p w14:paraId="7CE8EC93" w14:textId="77777777" w:rsidR="00BB3BDA" w:rsidRPr="001E61A8" w:rsidRDefault="00BB3BDA" w:rsidP="00570380">
            <w:pPr>
              <w:spacing w:line="480" w:lineRule="auto"/>
              <w:jc w:val="right"/>
              <w:rPr>
                <w:rFonts w:ascii="Lucida Grande" w:eastAsia="宋体" w:hAnsi="Lucida Grande" w:cs="Times New Roman"/>
                <w:sz w:val="18"/>
                <w:szCs w:val="18"/>
              </w:rPr>
              <w:pPrChange w:id="1958" w:author="Alex" w:date="2015-05-13T12:13:00Z">
                <w:pPr>
                  <w:jc w:val="right"/>
                </w:pPr>
              </w:pPrChange>
            </w:pPr>
            <w:r w:rsidRPr="001E61A8">
              <w:rPr>
                <w:rFonts w:eastAsia="宋体" w:cs="Times New Roman"/>
              </w:rPr>
              <w:t xml:space="preserve">-0.078 </w:t>
            </w:r>
          </w:p>
        </w:tc>
        <w:tc>
          <w:tcPr>
            <w:tcW w:w="620" w:type="pct"/>
            <w:shd w:val="clear" w:color="auto" w:fill="auto"/>
            <w:noWrap/>
            <w:vAlign w:val="center"/>
            <w:hideMark/>
            <w:tcPrChange w:id="1959" w:author="Alex" w:date="2015-05-12T22:14:00Z">
              <w:tcPr>
                <w:tcW w:w="620" w:type="pct"/>
                <w:tcBorders>
                  <w:top w:val="nil"/>
                  <w:left w:val="nil"/>
                  <w:bottom w:val="nil"/>
                  <w:right w:val="nil"/>
                </w:tcBorders>
                <w:shd w:val="clear" w:color="auto" w:fill="auto"/>
                <w:noWrap/>
                <w:vAlign w:val="center"/>
                <w:hideMark/>
              </w:tcPr>
            </w:tcPrChange>
          </w:tcPr>
          <w:p w14:paraId="0EC8C0E9" w14:textId="77777777" w:rsidR="00BB3BDA" w:rsidRPr="001E61A8" w:rsidRDefault="00BB3BDA" w:rsidP="00570380">
            <w:pPr>
              <w:spacing w:line="480" w:lineRule="auto"/>
              <w:jc w:val="right"/>
              <w:rPr>
                <w:rFonts w:ascii="Lucida Grande" w:eastAsia="宋体" w:hAnsi="Lucida Grande" w:cs="Times New Roman"/>
                <w:sz w:val="18"/>
                <w:szCs w:val="18"/>
              </w:rPr>
              <w:pPrChange w:id="1960" w:author="Alex" w:date="2015-05-13T12:13:00Z">
                <w:pPr>
                  <w:jc w:val="right"/>
                </w:pPr>
              </w:pPrChange>
            </w:pPr>
            <w:r w:rsidRPr="001E61A8">
              <w:rPr>
                <w:rFonts w:eastAsia="宋体" w:cs="Times New Roman"/>
              </w:rPr>
              <w:t xml:space="preserve">-0.079 </w:t>
            </w:r>
          </w:p>
        </w:tc>
        <w:tc>
          <w:tcPr>
            <w:tcW w:w="548" w:type="pct"/>
            <w:shd w:val="clear" w:color="auto" w:fill="auto"/>
            <w:noWrap/>
            <w:vAlign w:val="center"/>
            <w:hideMark/>
            <w:tcPrChange w:id="1961" w:author="Alex" w:date="2015-05-12T22:14:00Z">
              <w:tcPr>
                <w:tcW w:w="548" w:type="pct"/>
                <w:tcBorders>
                  <w:top w:val="nil"/>
                  <w:left w:val="nil"/>
                  <w:bottom w:val="nil"/>
                  <w:right w:val="nil"/>
                </w:tcBorders>
                <w:shd w:val="clear" w:color="auto" w:fill="auto"/>
                <w:noWrap/>
                <w:vAlign w:val="center"/>
                <w:hideMark/>
              </w:tcPr>
            </w:tcPrChange>
          </w:tcPr>
          <w:p w14:paraId="469D67B6" w14:textId="77777777" w:rsidR="00BB3BDA" w:rsidRPr="001E61A8" w:rsidRDefault="00BB3BDA" w:rsidP="00570380">
            <w:pPr>
              <w:spacing w:line="480" w:lineRule="auto"/>
              <w:jc w:val="right"/>
              <w:rPr>
                <w:rFonts w:ascii="Lucida Grande" w:eastAsia="宋体" w:hAnsi="Lucida Grande" w:cs="Times New Roman"/>
                <w:sz w:val="18"/>
                <w:szCs w:val="18"/>
              </w:rPr>
              <w:pPrChange w:id="1962" w:author="Alex" w:date="2015-05-13T12:13:00Z">
                <w:pPr>
                  <w:jc w:val="right"/>
                </w:pPr>
              </w:pPrChange>
            </w:pPr>
            <w:r w:rsidRPr="001E61A8">
              <w:rPr>
                <w:rFonts w:eastAsia="宋体" w:cs="Times New Roman"/>
              </w:rPr>
              <w:t xml:space="preserve">-0.055 </w:t>
            </w:r>
          </w:p>
        </w:tc>
        <w:tc>
          <w:tcPr>
            <w:tcW w:w="547" w:type="pct"/>
            <w:shd w:val="clear" w:color="auto" w:fill="auto"/>
            <w:noWrap/>
            <w:vAlign w:val="center"/>
            <w:hideMark/>
            <w:tcPrChange w:id="1963" w:author="Alex" w:date="2015-05-12T22:14:00Z">
              <w:tcPr>
                <w:tcW w:w="547" w:type="pct"/>
                <w:tcBorders>
                  <w:top w:val="nil"/>
                  <w:left w:val="nil"/>
                  <w:bottom w:val="nil"/>
                  <w:right w:val="nil"/>
                </w:tcBorders>
                <w:shd w:val="clear" w:color="auto" w:fill="auto"/>
                <w:noWrap/>
                <w:vAlign w:val="center"/>
                <w:hideMark/>
              </w:tcPr>
            </w:tcPrChange>
          </w:tcPr>
          <w:p w14:paraId="1FA08C62" w14:textId="77777777" w:rsidR="00BB3BDA" w:rsidRPr="001E61A8" w:rsidRDefault="00BB3BDA" w:rsidP="00570380">
            <w:pPr>
              <w:spacing w:line="480" w:lineRule="auto"/>
              <w:jc w:val="right"/>
              <w:rPr>
                <w:rFonts w:ascii="Lucida Grande" w:eastAsia="宋体" w:hAnsi="Lucida Grande" w:cs="Times New Roman"/>
                <w:sz w:val="18"/>
                <w:szCs w:val="18"/>
              </w:rPr>
              <w:pPrChange w:id="1964" w:author="Alex" w:date="2015-05-13T12:13:00Z">
                <w:pPr>
                  <w:jc w:val="right"/>
                </w:pPr>
              </w:pPrChange>
            </w:pPr>
            <w:r w:rsidRPr="001E61A8">
              <w:rPr>
                <w:rFonts w:eastAsia="宋体" w:cs="Times New Roman"/>
              </w:rPr>
              <w:t xml:space="preserve">-0.134 </w:t>
            </w:r>
          </w:p>
        </w:tc>
      </w:tr>
      <w:tr w:rsidR="00BC4118" w:rsidRPr="001E61A8" w14:paraId="589AD356" w14:textId="77777777" w:rsidTr="00090B52">
        <w:trPr>
          <w:trHeight w:val="300"/>
          <w:trPrChange w:id="1965" w:author="Alex" w:date="2015-05-12T22:14:00Z">
            <w:trPr>
              <w:trHeight w:val="300"/>
            </w:trPr>
          </w:trPrChange>
        </w:trPr>
        <w:tc>
          <w:tcPr>
            <w:tcW w:w="1433" w:type="pct"/>
            <w:shd w:val="clear" w:color="auto" w:fill="auto"/>
            <w:noWrap/>
            <w:vAlign w:val="center"/>
            <w:hideMark/>
            <w:tcPrChange w:id="1966" w:author="Alex" w:date="2015-05-12T22:14:00Z">
              <w:tcPr>
                <w:tcW w:w="1433" w:type="pct"/>
                <w:tcBorders>
                  <w:top w:val="nil"/>
                  <w:left w:val="nil"/>
                  <w:bottom w:val="nil"/>
                  <w:right w:val="nil"/>
                </w:tcBorders>
                <w:shd w:val="clear" w:color="auto" w:fill="auto"/>
                <w:noWrap/>
                <w:vAlign w:val="center"/>
                <w:hideMark/>
              </w:tcPr>
            </w:tcPrChange>
          </w:tcPr>
          <w:p w14:paraId="567D6429" w14:textId="77777777" w:rsidR="00BB3BDA" w:rsidRPr="001E61A8" w:rsidRDefault="00BB3BDA" w:rsidP="00570380">
            <w:pPr>
              <w:spacing w:line="480" w:lineRule="auto"/>
              <w:rPr>
                <w:rFonts w:eastAsia="宋体" w:cs="Times New Roman"/>
              </w:rPr>
              <w:pPrChange w:id="1967" w:author="Alex" w:date="2015-05-13T12:13:00Z">
                <w:pPr/>
              </w:pPrChange>
            </w:pPr>
            <w:r w:rsidRPr="001E61A8">
              <w:rPr>
                <w:rFonts w:eastAsia="宋体" w:cs="Times New Roman"/>
              </w:rPr>
              <w:t>SR_3_all_cst</w:t>
            </w:r>
          </w:p>
        </w:tc>
        <w:tc>
          <w:tcPr>
            <w:tcW w:w="559" w:type="pct"/>
            <w:shd w:val="clear" w:color="auto" w:fill="auto"/>
            <w:noWrap/>
            <w:vAlign w:val="center"/>
            <w:hideMark/>
            <w:tcPrChange w:id="1968" w:author="Alex" w:date="2015-05-12T22:14:00Z">
              <w:tcPr>
                <w:tcW w:w="559" w:type="pct"/>
                <w:tcBorders>
                  <w:top w:val="nil"/>
                  <w:left w:val="nil"/>
                  <w:bottom w:val="nil"/>
                  <w:right w:val="nil"/>
                </w:tcBorders>
                <w:shd w:val="clear" w:color="auto" w:fill="auto"/>
                <w:noWrap/>
                <w:vAlign w:val="center"/>
                <w:hideMark/>
              </w:tcPr>
            </w:tcPrChange>
          </w:tcPr>
          <w:p w14:paraId="23784E3D" w14:textId="77777777" w:rsidR="00BB3BDA" w:rsidRPr="001E61A8" w:rsidRDefault="00BB3BDA" w:rsidP="00570380">
            <w:pPr>
              <w:spacing w:line="480" w:lineRule="auto"/>
              <w:jc w:val="right"/>
              <w:rPr>
                <w:rFonts w:ascii="Lucida Grande" w:eastAsia="宋体" w:hAnsi="Lucida Grande" w:cs="Times New Roman"/>
                <w:sz w:val="18"/>
                <w:szCs w:val="18"/>
              </w:rPr>
              <w:pPrChange w:id="1969" w:author="Alex" w:date="2015-05-13T12:13:00Z">
                <w:pPr>
                  <w:jc w:val="right"/>
                </w:pPr>
              </w:pPrChange>
            </w:pPr>
            <w:r w:rsidRPr="001E61A8">
              <w:rPr>
                <w:rFonts w:eastAsia="宋体" w:cs="Times New Roman"/>
              </w:rPr>
              <w:t xml:space="preserve">-0.061 </w:t>
            </w:r>
          </w:p>
        </w:tc>
        <w:tc>
          <w:tcPr>
            <w:tcW w:w="672" w:type="pct"/>
            <w:shd w:val="clear" w:color="auto" w:fill="auto"/>
            <w:noWrap/>
            <w:vAlign w:val="center"/>
            <w:hideMark/>
            <w:tcPrChange w:id="1970" w:author="Alex" w:date="2015-05-12T22:14:00Z">
              <w:tcPr>
                <w:tcW w:w="672" w:type="pct"/>
                <w:tcBorders>
                  <w:top w:val="nil"/>
                  <w:left w:val="nil"/>
                  <w:bottom w:val="nil"/>
                  <w:right w:val="nil"/>
                </w:tcBorders>
                <w:shd w:val="clear" w:color="auto" w:fill="auto"/>
                <w:noWrap/>
                <w:vAlign w:val="center"/>
                <w:hideMark/>
              </w:tcPr>
            </w:tcPrChange>
          </w:tcPr>
          <w:p w14:paraId="595E4FBA" w14:textId="77777777" w:rsidR="00BB3BDA" w:rsidRPr="001E61A8" w:rsidRDefault="00BB3BDA" w:rsidP="00570380">
            <w:pPr>
              <w:spacing w:line="480" w:lineRule="auto"/>
              <w:jc w:val="right"/>
              <w:rPr>
                <w:rFonts w:ascii="Lucida Grande" w:eastAsia="宋体" w:hAnsi="Lucida Grande" w:cs="Times New Roman"/>
                <w:sz w:val="18"/>
                <w:szCs w:val="18"/>
              </w:rPr>
              <w:pPrChange w:id="1971" w:author="Alex" w:date="2015-05-13T12:13:00Z">
                <w:pPr>
                  <w:jc w:val="right"/>
                </w:pPr>
              </w:pPrChange>
            </w:pPr>
            <w:r w:rsidRPr="001E61A8">
              <w:rPr>
                <w:rFonts w:eastAsia="宋体" w:cs="Times New Roman"/>
              </w:rPr>
              <w:t xml:space="preserve">-0.039 </w:t>
            </w:r>
          </w:p>
        </w:tc>
        <w:tc>
          <w:tcPr>
            <w:tcW w:w="621" w:type="pct"/>
            <w:shd w:val="clear" w:color="auto" w:fill="auto"/>
            <w:noWrap/>
            <w:vAlign w:val="center"/>
            <w:hideMark/>
            <w:tcPrChange w:id="1972" w:author="Alex" w:date="2015-05-12T22:14:00Z">
              <w:tcPr>
                <w:tcW w:w="621" w:type="pct"/>
                <w:tcBorders>
                  <w:top w:val="nil"/>
                  <w:left w:val="nil"/>
                  <w:bottom w:val="nil"/>
                  <w:right w:val="nil"/>
                </w:tcBorders>
                <w:shd w:val="clear" w:color="auto" w:fill="auto"/>
                <w:noWrap/>
                <w:vAlign w:val="center"/>
                <w:hideMark/>
              </w:tcPr>
            </w:tcPrChange>
          </w:tcPr>
          <w:p w14:paraId="12257D0C" w14:textId="77777777" w:rsidR="00BB3BDA" w:rsidRPr="001E61A8" w:rsidRDefault="00BB3BDA" w:rsidP="00570380">
            <w:pPr>
              <w:spacing w:line="480" w:lineRule="auto"/>
              <w:jc w:val="right"/>
              <w:rPr>
                <w:rFonts w:ascii="Lucida Grande" w:eastAsia="宋体" w:hAnsi="Lucida Grande" w:cs="Times New Roman"/>
                <w:sz w:val="18"/>
                <w:szCs w:val="18"/>
              </w:rPr>
              <w:pPrChange w:id="1973" w:author="Alex" w:date="2015-05-13T12:13:00Z">
                <w:pPr>
                  <w:jc w:val="right"/>
                </w:pPr>
              </w:pPrChange>
            </w:pPr>
            <w:r w:rsidRPr="001E61A8">
              <w:rPr>
                <w:rFonts w:eastAsia="宋体" w:cs="Times New Roman"/>
              </w:rPr>
              <w:t xml:space="preserve">-0.148 </w:t>
            </w:r>
          </w:p>
        </w:tc>
        <w:tc>
          <w:tcPr>
            <w:tcW w:w="620" w:type="pct"/>
            <w:shd w:val="clear" w:color="auto" w:fill="auto"/>
            <w:noWrap/>
            <w:vAlign w:val="center"/>
            <w:hideMark/>
            <w:tcPrChange w:id="1974" w:author="Alex" w:date="2015-05-12T22:14:00Z">
              <w:tcPr>
                <w:tcW w:w="620" w:type="pct"/>
                <w:tcBorders>
                  <w:top w:val="nil"/>
                  <w:left w:val="nil"/>
                  <w:bottom w:val="nil"/>
                  <w:right w:val="nil"/>
                </w:tcBorders>
                <w:shd w:val="clear" w:color="auto" w:fill="auto"/>
                <w:noWrap/>
                <w:vAlign w:val="center"/>
                <w:hideMark/>
              </w:tcPr>
            </w:tcPrChange>
          </w:tcPr>
          <w:p w14:paraId="433AED1B" w14:textId="77777777" w:rsidR="00BB3BDA" w:rsidRPr="001E61A8" w:rsidRDefault="00BB3BDA" w:rsidP="00570380">
            <w:pPr>
              <w:spacing w:line="480" w:lineRule="auto"/>
              <w:jc w:val="right"/>
              <w:rPr>
                <w:rFonts w:ascii="Lucida Grande" w:eastAsia="宋体" w:hAnsi="Lucida Grande" w:cs="Times New Roman"/>
                <w:sz w:val="18"/>
                <w:szCs w:val="18"/>
              </w:rPr>
              <w:pPrChange w:id="1975" w:author="Alex" w:date="2015-05-13T12:13:00Z">
                <w:pPr>
                  <w:jc w:val="right"/>
                </w:pPr>
              </w:pPrChange>
            </w:pPr>
            <w:r w:rsidRPr="001E61A8">
              <w:rPr>
                <w:rFonts w:eastAsia="宋体" w:cs="Times New Roman"/>
              </w:rPr>
              <w:t xml:space="preserve">-0.114 </w:t>
            </w:r>
          </w:p>
        </w:tc>
        <w:tc>
          <w:tcPr>
            <w:tcW w:w="548" w:type="pct"/>
            <w:shd w:val="clear" w:color="auto" w:fill="auto"/>
            <w:noWrap/>
            <w:vAlign w:val="center"/>
            <w:hideMark/>
            <w:tcPrChange w:id="1976" w:author="Alex" w:date="2015-05-12T22:14:00Z">
              <w:tcPr>
                <w:tcW w:w="548" w:type="pct"/>
                <w:tcBorders>
                  <w:top w:val="nil"/>
                  <w:left w:val="nil"/>
                  <w:bottom w:val="nil"/>
                  <w:right w:val="nil"/>
                </w:tcBorders>
                <w:shd w:val="clear" w:color="auto" w:fill="auto"/>
                <w:noWrap/>
                <w:vAlign w:val="center"/>
                <w:hideMark/>
              </w:tcPr>
            </w:tcPrChange>
          </w:tcPr>
          <w:p w14:paraId="46A7040B" w14:textId="77777777" w:rsidR="00BB3BDA" w:rsidRPr="001E61A8" w:rsidRDefault="00BB3BDA" w:rsidP="00570380">
            <w:pPr>
              <w:spacing w:line="480" w:lineRule="auto"/>
              <w:jc w:val="right"/>
              <w:rPr>
                <w:rFonts w:ascii="Lucida Grande" w:eastAsia="宋体" w:hAnsi="Lucida Grande" w:cs="Times New Roman"/>
                <w:sz w:val="18"/>
                <w:szCs w:val="18"/>
              </w:rPr>
              <w:pPrChange w:id="1977" w:author="Alex" w:date="2015-05-13T12:13:00Z">
                <w:pPr>
                  <w:jc w:val="right"/>
                </w:pPr>
              </w:pPrChange>
            </w:pPr>
            <w:r w:rsidRPr="001E61A8">
              <w:rPr>
                <w:rFonts w:eastAsia="宋体" w:cs="Times New Roman"/>
              </w:rPr>
              <w:t xml:space="preserve">-0.163 </w:t>
            </w:r>
          </w:p>
        </w:tc>
        <w:tc>
          <w:tcPr>
            <w:tcW w:w="547" w:type="pct"/>
            <w:shd w:val="clear" w:color="auto" w:fill="auto"/>
            <w:noWrap/>
            <w:vAlign w:val="center"/>
            <w:hideMark/>
            <w:tcPrChange w:id="1978" w:author="Alex" w:date="2015-05-12T22:14:00Z">
              <w:tcPr>
                <w:tcW w:w="547" w:type="pct"/>
                <w:tcBorders>
                  <w:top w:val="nil"/>
                  <w:left w:val="nil"/>
                  <w:bottom w:val="nil"/>
                  <w:right w:val="nil"/>
                </w:tcBorders>
                <w:shd w:val="clear" w:color="auto" w:fill="auto"/>
                <w:noWrap/>
                <w:vAlign w:val="center"/>
                <w:hideMark/>
              </w:tcPr>
            </w:tcPrChange>
          </w:tcPr>
          <w:p w14:paraId="1052EEAB" w14:textId="77777777" w:rsidR="00BB3BDA" w:rsidRPr="001E61A8" w:rsidRDefault="00BB3BDA" w:rsidP="00570380">
            <w:pPr>
              <w:spacing w:line="480" w:lineRule="auto"/>
              <w:jc w:val="right"/>
              <w:rPr>
                <w:rFonts w:ascii="Lucida Grande" w:eastAsia="宋体" w:hAnsi="Lucida Grande" w:cs="Times New Roman"/>
                <w:sz w:val="18"/>
                <w:szCs w:val="18"/>
              </w:rPr>
              <w:pPrChange w:id="1979" w:author="Alex" w:date="2015-05-13T12:13:00Z">
                <w:pPr>
                  <w:jc w:val="right"/>
                </w:pPr>
              </w:pPrChange>
            </w:pPr>
            <w:r w:rsidRPr="001E61A8">
              <w:rPr>
                <w:rFonts w:eastAsia="宋体" w:cs="Times New Roman"/>
              </w:rPr>
              <w:t xml:space="preserve">-0.119 </w:t>
            </w:r>
          </w:p>
        </w:tc>
      </w:tr>
      <w:tr w:rsidR="00BC4118" w:rsidRPr="001E61A8" w14:paraId="14360A88" w14:textId="77777777" w:rsidTr="00090B52">
        <w:trPr>
          <w:trHeight w:val="300"/>
          <w:trPrChange w:id="1980" w:author="Alex" w:date="2015-05-12T22:14:00Z">
            <w:trPr>
              <w:trHeight w:val="300"/>
            </w:trPr>
          </w:trPrChange>
        </w:trPr>
        <w:tc>
          <w:tcPr>
            <w:tcW w:w="1433" w:type="pct"/>
            <w:shd w:val="clear" w:color="auto" w:fill="auto"/>
            <w:noWrap/>
            <w:vAlign w:val="center"/>
            <w:hideMark/>
            <w:tcPrChange w:id="1981" w:author="Alex" w:date="2015-05-12T22:14:00Z">
              <w:tcPr>
                <w:tcW w:w="1433" w:type="pct"/>
                <w:tcBorders>
                  <w:top w:val="nil"/>
                  <w:left w:val="nil"/>
                  <w:bottom w:val="nil"/>
                  <w:right w:val="nil"/>
                </w:tcBorders>
                <w:shd w:val="clear" w:color="auto" w:fill="auto"/>
                <w:noWrap/>
                <w:vAlign w:val="center"/>
                <w:hideMark/>
              </w:tcPr>
            </w:tcPrChange>
          </w:tcPr>
          <w:p w14:paraId="46AA7371" w14:textId="77777777" w:rsidR="00BB3BDA" w:rsidRPr="001E61A8" w:rsidRDefault="00BB3BDA" w:rsidP="00570380">
            <w:pPr>
              <w:spacing w:line="480" w:lineRule="auto"/>
              <w:rPr>
                <w:rFonts w:eastAsia="宋体" w:cs="Times New Roman"/>
              </w:rPr>
              <w:pPrChange w:id="1982" w:author="Alex" w:date="2015-05-13T12:13:00Z">
                <w:pPr/>
              </w:pPrChange>
            </w:pPr>
            <w:r w:rsidRPr="001E61A8">
              <w:rPr>
                <w:rFonts w:eastAsia="宋体" w:cs="Times New Roman"/>
              </w:rPr>
              <w:t>SR_3_burunsat_pm</w:t>
            </w:r>
          </w:p>
        </w:tc>
        <w:tc>
          <w:tcPr>
            <w:tcW w:w="559" w:type="pct"/>
            <w:shd w:val="clear" w:color="auto" w:fill="auto"/>
            <w:noWrap/>
            <w:vAlign w:val="center"/>
            <w:hideMark/>
            <w:tcPrChange w:id="1983" w:author="Alex" w:date="2015-05-12T22:14:00Z">
              <w:tcPr>
                <w:tcW w:w="559" w:type="pct"/>
                <w:tcBorders>
                  <w:top w:val="nil"/>
                  <w:left w:val="nil"/>
                  <w:bottom w:val="nil"/>
                  <w:right w:val="nil"/>
                </w:tcBorders>
                <w:shd w:val="clear" w:color="auto" w:fill="auto"/>
                <w:noWrap/>
                <w:vAlign w:val="center"/>
                <w:hideMark/>
              </w:tcPr>
            </w:tcPrChange>
          </w:tcPr>
          <w:p w14:paraId="141B90CB" w14:textId="77777777" w:rsidR="00BB3BDA" w:rsidRPr="001E61A8" w:rsidRDefault="00BB3BDA" w:rsidP="00570380">
            <w:pPr>
              <w:spacing w:line="480" w:lineRule="auto"/>
              <w:jc w:val="right"/>
              <w:rPr>
                <w:rFonts w:ascii="Lucida Grande" w:eastAsia="宋体" w:hAnsi="Lucida Grande" w:cs="Times New Roman"/>
                <w:sz w:val="18"/>
                <w:szCs w:val="18"/>
              </w:rPr>
              <w:pPrChange w:id="1984" w:author="Alex" w:date="2015-05-13T12:13:00Z">
                <w:pPr>
                  <w:jc w:val="right"/>
                </w:pPr>
              </w:pPrChange>
            </w:pPr>
            <w:r w:rsidRPr="001E61A8">
              <w:rPr>
                <w:rFonts w:eastAsia="宋体" w:cs="Times New Roman"/>
              </w:rPr>
              <w:t xml:space="preserve">0.000 </w:t>
            </w:r>
          </w:p>
        </w:tc>
        <w:tc>
          <w:tcPr>
            <w:tcW w:w="672" w:type="pct"/>
            <w:shd w:val="clear" w:color="auto" w:fill="auto"/>
            <w:noWrap/>
            <w:vAlign w:val="center"/>
            <w:hideMark/>
            <w:tcPrChange w:id="1985" w:author="Alex" w:date="2015-05-12T22:14:00Z">
              <w:tcPr>
                <w:tcW w:w="672" w:type="pct"/>
                <w:tcBorders>
                  <w:top w:val="nil"/>
                  <w:left w:val="nil"/>
                  <w:bottom w:val="nil"/>
                  <w:right w:val="nil"/>
                </w:tcBorders>
                <w:shd w:val="clear" w:color="auto" w:fill="auto"/>
                <w:noWrap/>
                <w:vAlign w:val="center"/>
                <w:hideMark/>
              </w:tcPr>
            </w:tcPrChange>
          </w:tcPr>
          <w:p w14:paraId="008E6DF4" w14:textId="77777777" w:rsidR="00BB3BDA" w:rsidRPr="001E61A8" w:rsidRDefault="00BB3BDA" w:rsidP="00570380">
            <w:pPr>
              <w:spacing w:line="480" w:lineRule="auto"/>
              <w:jc w:val="right"/>
              <w:rPr>
                <w:rFonts w:ascii="Lucida Grande" w:eastAsia="宋体" w:hAnsi="Lucida Grande" w:cs="Times New Roman"/>
                <w:sz w:val="18"/>
                <w:szCs w:val="18"/>
              </w:rPr>
              <w:pPrChange w:id="1986" w:author="Alex" w:date="2015-05-13T12:13:00Z">
                <w:pPr>
                  <w:jc w:val="right"/>
                </w:pPr>
              </w:pPrChange>
            </w:pPr>
            <w:r w:rsidRPr="001E61A8">
              <w:rPr>
                <w:rFonts w:eastAsia="宋体" w:cs="Times New Roman"/>
              </w:rPr>
              <w:t xml:space="preserve">0.000 </w:t>
            </w:r>
          </w:p>
        </w:tc>
        <w:tc>
          <w:tcPr>
            <w:tcW w:w="621" w:type="pct"/>
            <w:shd w:val="clear" w:color="auto" w:fill="auto"/>
            <w:noWrap/>
            <w:vAlign w:val="center"/>
            <w:hideMark/>
            <w:tcPrChange w:id="1987" w:author="Alex" w:date="2015-05-12T22:14:00Z">
              <w:tcPr>
                <w:tcW w:w="621" w:type="pct"/>
                <w:tcBorders>
                  <w:top w:val="nil"/>
                  <w:left w:val="nil"/>
                  <w:bottom w:val="nil"/>
                  <w:right w:val="nil"/>
                </w:tcBorders>
                <w:shd w:val="clear" w:color="auto" w:fill="auto"/>
                <w:noWrap/>
                <w:vAlign w:val="center"/>
                <w:hideMark/>
              </w:tcPr>
            </w:tcPrChange>
          </w:tcPr>
          <w:p w14:paraId="731CD193" w14:textId="77777777" w:rsidR="00BB3BDA" w:rsidRPr="001E61A8" w:rsidRDefault="00BB3BDA" w:rsidP="00570380">
            <w:pPr>
              <w:spacing w:line="480" w:lineRule="auto"/>
              <w:jc w:val="right"/>
              <w:rPr>
                <w:rFonts w:ascii="Lucida Grande" w:eastAsia="宋体" w:hAnsi="Lucida Grande" w:cs="Times New Roman"/>
                <w:sz w:val="18"/>
                <w:szCs w:val="18"/>
              </w:rPr>
              <w:pPrChange w:id="1988" w:author="Alex" w:date="2015-05-13T12:13:00Z">
                <w:pPr>
                  <w:jc w:val="right"/>
                </w:pPr>
              </w:pPrChange>
            </w:pPr>
            <w:r w:rsidRPr="001E61A8">
              <w:rPr>
                <w:rFonts w:eastAsia="宋体" w:cs="Times New Roman"/>
              </w:rPr>
              <w:t xml:space="preserve">0.000 </w:t>
            </w:r>
          </w:p>
        </w:tc>
        <w:tc>
          <w:tcPr>
            <w:tcW w:w="620" w:type="pct"/>
            <w:shd w:val="clear" w:color="auto" w:fill="auto"/>
            <w:noWrap/>
            <w:vAlign w:val="center"/>
            <w:hideMark/>
            <w:tcPrChange w:id="1989" w:author="Alex" w:date="2015-05-12T22:14:00Z">
              <w:tcPr>
                <w:tcW w:w="620" w:type="pct"/>
                <w:tcBorders>
                  <w:top w:val="nil"/>
                  <w:left w:val="nil"/>
                  <w:bottom w:val="nil"/>
                  <w:right w:val="nil"/>
                </w:tcBorders>
                <w:shd w:val="clear" w:color="auto" w:fill="auto"/>
                <w:noWrap/>
                <w:vAlign w:val="center"/>
                <w:hideMark/>
              </w:tcPr>
            </w:tcPrChange>
          </w:tcPr>
          <w:p w14:paraId="33A0ED7D" w14:textId="77777777" w:rsidR="00BB3BDA" w:rsidRPr="001E61A8" w:rsidRDefault="00BB3BDA" w:rsidP="00570380">
            <w:pPr>
              <w:spacing w:line="480" w:lineRule="auto"/>
              <w:jc w:val="right"/>
              <w:rPr>
                <w:rFonts w:ascii="Lucida Grande" w:eastAsia="宋体" w:hAnsi="Lucida Grande" w:cs="Times New Roman"/>
                <w:sz w:val="18"/>
                <w:szCs w:val="18"/>
              </w:rPr>
              <w:pPrChange w:id="1990" w:author="Alex" w:date="2015-05-13T12:13:00Z">
                <w:pPr>
                  <w:jc w:val="right"/>
                </w:pPr>
              </w:pPrChange>
            </w:pPr>
            <w:r w:rsidRPr="001E61A8">
              <w:rPr>
                <w:rFonts w:eastAsia="宋体" w:cs="Times New Roman"/>
              </w:rPr>
              <w:t xml:space="preserve">0.000 </w:t>
            </w:r>
          </w:p>
        </w:tc>
        <w:tc>
          <w:tcPr>
            <w:tcW w:w="548" w:type="pct"/>
            <w:shd w:val="clear" w:color="auto" w:fill="auto"/>
            <w:noWrap/>
            <w:vAlign w:val="center"/>
            <w:hideMark/>
            <w:tcPrChange w:id="1991" w:author="Alex" w:date="2015-05-12T22:14:00Z">
              <w:tcPr>
                <w:tcW w:w="548" w:type="pct"/>
                <w:tcBorders>
                  <w:top w:val="nil"/>
                  <w:left w:val="nil"/>
                  <w:bottom w:val="nil"/>
                  <w:right w:val="nil"/>
                </w:tcBorders>
                <w:shd w:val="clear" w:color="auto" w:fill="auto"/>
                <w:noWrap/>
                <w:vAlign w:val="center"/>
                <w:hideMark/>
              </w:tcPr>
            </w:tcPrChange>
          </w:tcPr>
          <w:p w14:paraId="3FC3A7CE" w14:textId="77777777" w:rsidR="00BB3BDA" w:rsidRPr="001E61A8" w:rsidRDefault="00BB3BDA" w:rsidP="00570380">
            <w:pPr>
              <w:spacing w:line="480" w:lineRule="auto"/>
              <w:jc w:val="right"/>
              <w:rPr>
                <w:rFonts w:ascii="Lucida Grande" w:eastAsia="宋体" w:hAnsi="Lucida Grande" w:cs="Times New Roman"/>
                <w:sz w:val="18"/>
                <w:szCs w:val="18"/>
              </w:rPr>
              <w:pPrChange w:id="1992" w:author="Alex" w:date="2015-05-13T12:13:00Z">
                <w:pPr>
                  <w:jc w:val="right"/>
                </w:pPr>
              </w:pPrChange>
            </w:pPr>
            <w:r w:rsidRPr="001E61A8">
              <w:rPr>
                <w:rFonts w:eastAsia="宋体" w:cs="Times New Roman"/>
              </w:rPr>
              <w:t xml:space="preserve">0.000 </w:t>
            </w:r>
          </w:p>
        </w:tc>
        <w:tc>
          <w:tcPr>
            <w:tcW w:w="547" w:type="pct"/>
            <w:shd w:val="clear" w:color="auto" w:fill="auto"/>
            <w:noWrap/>
            <w:vAlign w:val="center"/>
            <w:hideMark/>
            <w:tcPrChange w:id="1993" w:author="Alex" w:date="2015-05-12T22:14:00Z">
              <w:tcPr>
                <w:tcW w:w="547" w:type="pct"/>
                <w:tcBorders>
                  <w:top w:val="nil"/>
                  <w:left w:val="nil"/>
                  <w:bottom w:val="nil"/>
                  <w:right w:val="nil"/>
                </w:tcBorders>
                <w:shd w:val="clear" w:color="auto" w:fill="auto"/>
                <w:noWrap/>
                <w:vAlign w:val="center"/>
                <w:hideMark/>
              </w:tcPr>
            </w:tcPrChange>
          </w:tcPr>
          <w:p w14:paraId="50096A0B" w14:textId="77777777" w:rsidR="00BB3BDA" w:rsidRPr="001E61A8" w:rsidRDefault="00BB3BDA" w:rsidP="00570380">
            <w:pPr>
              <w:spacing w:line="480" w:lineRule="auto"/>
              <w:jc w:val="right"/>
              <w:rPr>
                <w:rFonts w:ascii="Lucida Grande" w:eastAsia="宋体" w:hAnsi="Lucida Grande" w:cs="Times New Roman"/>
                <w:sz w:val="18"/>
                <w:szCs w:val="18"/>
              </w:rPr>
              <w:pPrChange w:id="1994" w:author="Alex" w:date="2015-05-13T12:13:00Z">
                <w:pPr>
                  <w:jc w:val="right"/>
                </w:pPr>
              </w:pPrChange>
            </w:pPr>
            <w:r w:rsidRPr="001E61A8">
              <w:rPr>
                <w:rFonts w:eastAsia="宋体" w:cs="Times New Roman"/>
              </w:rPr>
              <w:t xml:space="preserve">0.000 </w:t>
            </w:r>
          </w:p>
        </w:tc>
      </w:tr>
      <w:tr w:rsidR="00BC4118" w:rsidRPr="001E61A8" w14:paraId="1572DF78" w14:textId="77777777" w:rsidTr="00090B52">
        <w:trPr>
          <w:trHeight w:val="300"/>
          <w:trPrChange w:id="1995" w:author="Alex" w:date="2015-05-12T22:14:00Z">
            <w:trPr>
              <w:trHeight w:val="300"/>
            </w:trPr>
          </w:trPrChange>
        </w:trPr>
        <w:tc>
          <w:tcPr>
            <w:tcW w:w="1433" w:type="pct"/>
            <w:shd w:val="clear" w:color="auto" w:fill="auto"/>
            <w:noWrap/>
            <w:vAlign w:val="center"/>
            <w:hideMark/>
            <w:tcPrChange w:id="1996" w:author="Alex" w:date="2015-05-12T22:14:00Z">
              <w:tcPr>
                <w:tcW w:w="1433" w:type="pct"/>
                <w:tcBorders>
                  <w:top w:val="nil"/>
                  <w:left w:val="nil"/>
                  <w:bottom w:val="nil"/>
                  <w:right w:val="nil"/>
                </w:tcBorders>
                <w:shd w:val="clear" w:color="auto" w:fill="auto"/>
                <w:noWrap/>
                <w:vAlign w:val="center"/>
                <w:hideMark/>
              </w:tcPr>
            </w:tcPrChange>
          </w:tcPr>
          <w:p w14:paraId="783EB169" w14:textId="77777777" w:rsidR="00BB3BDA" w:rsidRPr="001E61A8" w:rsidRDefault="00BB3BDA" w:rsidP="00570380">
            <w:pPr>
              <w:spacing w:line="480" w:lineRule="auto"/>
              <w:rPr>
                <w:rFonts w:eastAsia="宋体" w:cs="Times New Roman"/>
              </w:rPr>
              <w:pPrChange w:id="1997" w:author="Alex" w:date="2015-05-13T12:13:00Z">
                <w:pPr/>
              </w:pPrChange>
            </w:pPr>
            <w:r w:rsidRPr="001E61A8">
              <w:rPr>
                <w:rFonts w:eastAsia="宋体" w:cs="Times New Roman"/>
              </w:rPr>
              <w:t>SR_3_fa_rep</w:t>
            </w:r>
          </w:p>
        </w:tc>
        <w:tc>
          <w:tcPr>
            <w:tcW w:w="559" w:type="pct"/>
            <w:shd w:val="clear" w:color="auto" w:fill="auto"/>
            <w:noWrap/>
            <w:vAlign w:val="center"/>
            <w:hideMark/>
            <w:tcPrChange w:id="1998" w:author="Alex" w:date="2015-05-12T22:14:00Z">
              <w:tcPr>
                <w:tcW w:w="559" w:type="pct"/>
                <w:tcBorders>
                  <w:top w:val="nil"/>
                  <w:left w:val="nil"/>
                  <w:bottom w:val="nil"/>
                  <w:right w:val="nil"/>
                </w:tcBorders>
                <w:shd w:val="clear" w:color="auto" w:fill="auto"/>
                <w:noWrap/>
                <w:vAlign w:val="center"/>
                <w:hideMark/>
              </w:tcPr>
            </w:tcPrChange>
          </w:tcPr>
          <w:p w14:paraId="1828F738" w14:textId="77777777" w:rsidR="00BB3BDA" w:rsidRPr="001E61A8" w:rsidRDefault="00BB3BDA" w:rsidP="00570380">
            <w:pPr>
              <w:spacing w:line="480" w:lineRule="auto"/>
              <w:jc w:val="right"/>
              <w:rPr>
                <w:rFonts w:ascii="Lucida Grande" w:eastAsia="宋体" w:hAnsi="Lucida Grande" w:cs="Times New Roman"/>
                <w:sz w:val="18"/>
                <w:szCs w:val="18"/>
              </w:rPr>
              <w:pPrChange w:id="1999" w:author="Alex" w:date="2015-05-13T12:13:00Z">
                <w:pPr>
                  <w:jc w:val="right"/>
                </w:pPr>
              </w:pPrChange>
            </w:pPr>
            <w:r w:rsidRPr="001E61A8">
              <w:rPr>
                <w:rFonts w:eastAsia="宋体" w:cs="Times New Roman"/>
              </w:rPr>
              <w:t xml:space="preserve">0.195 </w:t>
            </w:r>
          </w:p>
        </w:tc>
        <w:tc>
          <w:tcPr>
            <w:tcW w:w="672" w:type="pct"/>
            <w:shd w:val="clear" w:color="auto" w:fill="auto"/>
            <w:noWrap/>
            <w:vAlign w:val="center"/>
            <w:hideMark/>
            <w:tcPrChange w:id="2000" w:author="Alex" w:date="2015-05-12T22:14:00Z">
              <w:tcPr>
                <w:tcW w:w="672" w:type="pct"/>
                <w:tcBorders>
                  <w:top w:val="nil"/>
                  <w:left w:val="nil"/>
                  <w:bottom w:val="nil"/>
                  <w:right w:val="nil"/>
                </w:tcBorders>
                <w:shd w:val="clear" w:color="auto" w:fill="auto"/>
                <w:noWrap/>
                <w:vAlign w:val="center"/>
                <w:hideMark/>
              </w:tcPr>
            </w:tcPrChange>
          </w:tcPr>
          <w:p w14:paraId="76A0CC5F" w14:textId="77777777" w:rsidR="00BB3BDA" w:rsidRPr="001E61A8" w:rsidRDefault="00BB3BDA" w:rsidP="00570380">
            <w:pPr>
              <w:spacing w:line="480" w:lineRule="auto"/>
              <w:jc w:val="right"/>
              <w:rPr>
                <w:rFonts w:ascii="Lucida Grande" w:eastAsia="宋体" w:hAnsi="Lucida Grande" w:cs="Times New Roman"/>
                <w:sz w:val="18"/>
                <w:szCs w:val="18"/>
              </w:rPr>
              <w:pPrChange w:id="2001" w:author="Alex" w:date="2015-05-13T12:13:00Z">
                <w:pPr>
                  <w:jc w:val="right"/>
                </w:pPr>
              </w:pPrChange>
            </w:pPr>
            <w:r w:rsidRPr="001E61A8">
              <w:rPr>
                <w:rFonts w:eastAsia="宋体" w:cs="Times New Roman"/>
              </w:rPr>
              <w:t xml:space="preserve">0.180 </w:t>
            </w:r>
          </w:p>
        </w:tc>
        <w:tc>
          <w:tcPr>
            <w:tcW w:w="621" w:type="pct"/>
            <w:shd w:val="clear" w:color="auto" w:fill="auto"/>
            <w:noWrap/>
            <w:vAlign w:val="center"/>
            <w:hideMark/>
            <w:tcPrChange w:id="2002" w:author="Alex" w:date="2015-05-12T22:14:00Z">
              <w:tcPr>
                <w:tcW w:w="621" w:type="pct"/>
                <w:tcBorders>
                  <w:top w:val="nil"/>
                  <w:left w:val="nil"/>
                  <w:bottom w:val="nil"/>
                  <w:right w:val="nil"/>
                </w:tcBorders>
                <w:shd w:val="clear" w:color="auto" w:fill="auto"/>
                <w:noWrap/>
                <w:vAlign w:val="center"/>
                <w:hideMark/>
              </w:tcPr>
            </w:tcPrChange>
          </w:tcPr>
          <w:p w14:paraId="11CD5F16" w14:textId="77777777" w:rsidR="00BB3BDA" w:rsidRPr="001E61A8" w:rsidRDefault="00BB3BDA" w:rsidP="00570380">
            <w:pPr>
              <w:spacing w:line="480" w:lineRule="auto"/>
              <w:jc w:val="right"/>
              <w:rPr>
                <w:rFonts w:ascii="Lucida Grande" w:eastAsia="宋体" w:hAnsi="Lucida Grande" w:cs="Times New Roman"/>
                <w:sz w:val="18"/>
                <w:szCs w:val="18"/>
              </w:rPr>
              <w:pPrChange w:id="2003" w:author="Alex" w:date="2015-05-13T12:13:00Z">
                <w:pPr>
                  <w:jc w:val="right"/>
                </w:pPr>
              </w:pPrChange>
            </w:pPr>
            <w:r w:rsidRPr="001E61A8">
              <w:rPr>
                <w:rFonts w:eastAsia="宋体" w:cs="Times New Roman"/>
              </w:rPr>
              <w:t xml:space="preserve">0.193 </w:t>
            </w:r>
          </w:p>
        </w:tc>
        <w:tc>
          <w:tcPr>
            <w:tcW w:w="620" w:type="pct"/>
            <w:shd w:val="clear" w:color="auto" w:fill="auto"/>
            <w:noWrap/>
            <w:vAlign w:val="center"/>
            <w:hideMark/>
            <w:tcPrChange w:id="2004" w:author="Alex" w:date="2015-05-12T22:14:00Z">
              <w:tcPr>
                <w:tcW w:w="620" w:type="pct"/>
                <w:tcBorders>
                  <w:top w:val="nil"/>
                  <w:left w:val="nil"/>
                  <w:bottom w:val="nil"/>
                  <w:right w:val="nil"/>
                </w:tcBorders>
                <w:shd w:val="clear" w:color="auto" w:fill="auto"/>
                <w:noWrap/>
                <w:vAlign w:val="center"/>
                <w:hideMark/>
              </w:tcPr>
            </w:tcPrChange>
          </w:tcPr>
          <w:p w14:paraId="0EC58B2A" w14:textId="77777777" w:rsidR="00BB3BDA" w:rsidRPr="001E61A8" w:rsidRDefault="00BB3BDA" w:rsidP="00570380">
            <w:pPr>
              <w:spacing w:line="480" w:lineRule="auto"/>
              <w:jc w:val="right"/>
              <w:rPr>
                <w:rFonts w:eastAsia="宋体" w:cs="Times New Roman"/>
              </w:rPr>
              <w:pPrChange w:id="2005" w:author="Alex" w:date="2015-05-13T12:13:00Z">
                <w:pPr>
                  <w:jc w:val="right"/>
                </w:pPr>
              </w:pPrChange>
            </w:pPr>
            <w:r w:rsidRPr="001E61A8">
              <w:rPr>
                <w:rFonts w:eastAsia="宋体" w:cs="Times New Roman"/>
              </w:rPr>
              <w:t xml:space="preserve">0.309 </w:t>
            </w:r>
          </w:p>
        </w:tc>
        <w:tc>
          <w:tcPr>
            <w:tcW w:w="548" w:type="pct"/>
            <w:shd w:val="clear" w:color="auto" w:fill="auto"/>
            <w:noWrap/>
            <w:vAlign w:val="center"/>
            <w:hideMark/>
            <w:tcPrChange w:id="2006" w:author="Alex" w:date="2015-05-12T22:14:00Z">
              <w:tcPr>
                <w:tcW w:w="548" w:type="pct"/>
                <w:tcBorders>
                  <w:top w:val="nil"/>
                  <w:left w:val="nil"/>
                  <w:bottom w:val="nil"/>
                  <w:right w:val="nil"/>
                </w:tcBorders>
                <w:shd w:val="clear" w:color="auto" w:fill="auto"/>
                <w:noWrap/>
                <w:vAlign w:val="center"/>
                <w:hideMark/>
              </w:tcPr>
            </w:tcPrChange>
          </w:tcPr>
          <w:p w14:paraId="4B787843" w14:textId="77777777" w:rsidR="00BB3BDA" w:rsidRPr="001E61A8" w:rsidRDefault="00BB3BDA" w:rsidP="00570380">
            <w:pPr>
              <w:spacing w:line="480" w:lineRule="auto"/>
              <w:jc w:val="right"/>
              <w:rPr>
                <w:rFonts w:ascii="Lucida Grande" w:eastAsia="宋体" w:hAnsi="Lucida Grande" w:cs="Times New Roman"/>
                <w:sz w:val="18"/>
                <w:szCs w:val="18"/>
              </w:rPr>
              <w:pPrChange w:id="2007" w:author="Alex" w:date="2015-05-13T12:13:00Z">
                <w:pPr>
                  <w:jc w:val="right"/>
                </w:pPr>
              </w:pPrChange>
            </w:pPr>
            <w:r w:rsidRPr="001E61A8">
              <w:rPr>
                <w:rFonts w:eastAsia="宋体" w:cs="Times New Roman"/>
              </w:rPr>
              <w:t xml:space="preserve">0.155 </w:t>
            </w:r>
          </w:p>
        </w:tc>
        <w:tc>
          <w:tcPr>
            <w:tcW w:w="547" w:type="pct"/>
            <w:shd w:val="clear" w:color="auto" w:fill="auto"/>
            <w:noWrap/>
            <w:vAlign w:val="center"/>
            <w:hideMark/>
            <w:tcPrChange w:id="2008" w:author="Alex" w:date="2015-05-12T22:14:00Z">
              <w:tcPr>
                <w:tcW w:w="547" w:type="pct"/>
                <w:tcBorders>
                  <w:top w:val="nil"/>
                  <w:left w:val="nil"/>
                  <w:bottom w:val="nil"/>
                  <w:right w:val="nil"/>
                </w:tcBorders>
                <w:shd w:val="clear" w:color="auto" w:fill="auto"/>
                <w:noWrap/>
                <w:vAlign w:val="center"/>
                <w:hideMark/>
              </w:tcPr>
            </w:tcPrChange>
          </w:tcPr>
          <w:p w14:paraId="67AA9068" w14:textId="77777777" w:rsidR="00BB3BDA" w:rsidRPr="001E61A8" w:rsidRDefault="00BB3BDA" w:rsidP="00570380">
            <w:pPr>
              <w:spacing w:line="480" w:lineRule="auto"/>
              <w:jc w:val="right"/>
              <w:rPr>
                <w:rFonts w:ascii="Lucida Grande" w:eastAsia="宋体" w:hAnsi="Lucida Grande" w:cs="Times New Roman"/>
                <w:sz w:val="18"/>
                <w:szCs w:val="18"/>
              </w:rPr>
              <w:pPrChange w:id="2009" w:author="Alex" w:date="2015-05-13T12:13:00Z">
                <w:pPr>
                  <w:jc w:val="right"/>
                </w:pPr>
              </w:pPrChange>
            </w:pPr>
            <w:r w:rsidRPr="001E61A8">
              <w:rPr>
                <w:rFonts w:eastAsia="宋体" w:cs="Times New Roman"/>
              </w:rPr>
              <w:t xml:space="preserve">0.042 </w:t>
            </w:r>
          </w:p>
        </w:tc>
      </w:tr>
      <w:tr w:rsidR="00BC4118" w:rsidRPr="001E61A8" w14:paraId="0D76DF34" w14:textId="77777777" w:rsidTr="00090B52">
        <w:trPr>
          <w:trHeight w:val="300"/>
          <w:trPrChange w:id="2010" w:author="Alex" w:date="2015-05-12T22:14:00Z">
            <w:trPr>
              <w:trHeight w:val="300"/>
            </w:trPr>
          </w:trPrChange>
        </w:trPr>
        <w:tc>
          <w:tcPr>
            <w:tcW w:w="1433" w:type="pct"/>
            <w:shd w:val="clear" w:color="auto" w:fill="auto"/>
            <w:noWrap/>
            <w:vAlign w:val="center"/>
            <w:hideMark/>
            <w:tcPrChange w:id="2011" w:author="Alex" w:date="2015-05-12T22:14:00Z">
              <w:tcPr>
                <w:tcW w:w="1433" w:type="pct"/>
                <w:tcBorders>
                  <w:top w:val="nil"/>
                  <w:left w:val="nil"/>
                  <w:bottom w:val="nil"/>
                  <w:right w:val="nil"/>
                </w:tcBorders>
                <w:shd w:val="clear" w:color="auto" w:fill="auto"/>
                <w:noWrap/>
                <w:vAlign w:val="center"/>
                <w:hideMark/>
              </w:tcPr>
            </w:tcPrChange>
          </w:tcPr>
          <w:p w14:paraId="72F3B178" w14:textId="77777777" w:rsidR="00BB3BDA" w:rsidRPr="001E61A8" w:rsidRDefault="00BB3BDA" w:rsidP="00570380">
            <w:pPr>
              <w:spacing w:line="480" w:lineRule="auto"/>
              <w:rPr>
                <w:rFonts w:eastAsia="宋体" w:cs="Times New Roman"/>
              </w:rPr>
              <w:pPrChange w:id="2012" w:author="Alex" w:date="2015-05-13T12:13:00Z">
                <w:pPr/>
              </w:pPrChange>
            </w:pPr>
            <w:r w:rsidRPr="001E61A8">
              <w:rPr>
                <w:rFonts w:eastAsia="宋体" w:cs="Times New Roman"/>
              </w:rPr>
              <w:t>SR_3_hbond_pm</w:t>
            </w:r>
          </w:p>
        </w:tc>
        <w:tc>
          <w:tcPr>
            <w:tcW w:w="559" w:type="pct"/>
            <w:shd w:val="clear" w:color="auto" w:fill="auto"/>
            <w:noWrap/>
            <w:vAlign w:val="center"/>
            <w:hideMark/>
            <w:tcPrChange w:id="2013" w:author="Alex" w:date="2015-05-12T22:14:00Z">
              <w:tcPr>
                <w:tcW w:w="559" w:type="pct"/>
                <w:tcBorders>
                  <w:top w:val="nil"/>
                  <w:left w:val="nil"/>
                  <w:bottom w:val="nil"/>
                  <w:right w:val="nil"/>
                </w:tcBorders>
                <w:shd w:val="clear" w:color="auto" w:fill="auto"/>
                <w:noWrap/>
                <w:vAlign w:val="center"/>
                <w:hideMark/>
              </w:tcPr>
            </w:tcPrChange>
          </w:tcPr>
          <w:p w14:paraId="09EC2F40" w14:textId="77777777" w:rsidR="00BB3BDA" w:rsidRPr="001E61A8" w:rsidRDefault="00BB3BDA" w:rsidP="00570380">
            <w:pPr>
              <w:spacing w:line="480" w:lineRule="auto"/>
              <w:jc w:val="right"/>
              <w:rPr>
                <w:rFonts w:ascii="Lucida Grande" w:eastAsia="宋体" w:hAnsi="Lucida Grande" w:cs="Times New Roman"/>
                <w:sz w:val="18"/>
                <w:szCs w:val="18"/>
              </w:rPr>
              <w:pPrChange w:id="2014" w:author="Alex" w:date="2015-05-13T12:13:00Z">
                <w:pPr>
                  <w:jc w:val="right"/>
                </w:pPr>
              </w:pPrChange>
            </w:pPr>
            <w:r w:rsidRPr="001E61A8">
              <w:rPr>
                <w:rFonts w:eastAsia="宋体" w:cs="Times New Roman"/>
              </w:rPr>
              <w:t xml:space="preserve">0.000 </w:t>
            </w:r>
          </w:p>
        </w:tc>
        <w:tc>
          <w:tcPr>
            <w:tcW w:w="672" w:type="pct"/>
            <w:shd w:val="clear" w:color="auto" w:fill="auto"/>
            <w:noWrap/>
            <w:vAlign w:val="center"/>
            <w:hideMark/>
            <w:tcPrChange w:id="2015" w:author="Alex" w:date="2015-05-12T22:14:00Z">
              <w:tcPr>
                <w:tcW w:w="672" w:type="pct"/>
                <w:tcBorders>
                  <w:top w:val="nil"/>
                  <w:left w:val="nil"/>
                  <w:bottom w:val="nil"/>
                  <w:right w:val="nil"/>
                </w:tcBorders>
                <w:shd w:val="clear" w:color="auto" w:fill="auto"/>
                <w:noWrap/>
                <w:vAlign w:val="center"/>
                <w:hideMark/>
              </w:tcPr>
            </w:tcPrChange>
          </w:tcPr>
          <w:p w14:paraId="44DD5808" w14:textId="77777777" w:rsidR="00BB3BDA" w:rsidRPr="001E61A8" w:rsidRDefault="00BB3BDA" w:rsidP="00570380">
            <w:pPr>
              <w:spacing w:line="480" w:lineRule="auto"/>
              <w:jc w:val="right"/>
              <w:rPr>
                <w:rFonts w:ascii="Lucida Grande" w:eastAsia="宋体" w:hAnsi="Lucida Grande" w:cs="Times New Roman"/>
                <w:sz w:val="18"/>
                <w:szCs w:val="18"/>
              </w:rPr>
              <w:pPrChange w:id="2016" w:author="Alex" w:date="2015-05-13T12:13:00Z">
                <w:pPr>
                  <w:jc w:val="right"/>
                </w:pPr>
              </w:pPrChange>
            </w:pPr>
            <w:r w:rsidRPr="001E61A8">
              <w:rPr>
                <w:rFonts w:eastAsia="宋体" w:cs="Times New Roman"/>
              </w:rPr>
              <w:t xml:space="preserve">0.000 </w:t>
            </w:r>
          </w:p>
        </w:tc>
        <w:tc>
          <w:tcPr>
            <w:tcW w:w="621" w:type="pct"/>
            <w:shd w:val="clear" w:color="auto" w:fill="auto"/>
            <w:noWrap/>
            <w:vAlign w:val="center"/>
            <w:hideMark/>
            <w:tcPrChange w:id="2017" w:author="Alex" w:date="2015-05-12T22:14:00Z">
              <w:tcPr>
                <w:tcW w:w="621" w:type="pct"/>
                <w:tcBorders>
                  <w:top w:val="nil"/>
                  <w:left w:val="nil"/>
                  <w:bottom w:val="nil"/>
                  <w:right w:val="nil"/>
                </w:tcBorders>
                <w:shd w:val="clear" w:color="auto" w:fill="auto"/>
                <w:noWrap/>
                <w:vAlign w:val="center"/>
                <w:hideMark/>
              </w:tcPr>
            </w:tcPrChange>
          </w:tcPr>
          <w:p w14:paraId="7A870411" w14:textId="77777777" w:rsidR="00BB3BDA" w:rsidRPr="001E61A8" w:rsidRDefault="00BB3BDA" w:rsidP="00570380">
            <w:pPr>
              <w:spacing w:line="480" w:lineRule="auto"/>
              <w:jc w:val="right"/>
              <w:rPr>
                <w:rFonts w:ascii="Lucida Grande" w:eastAsia="宋体" w:hAnsi="Lucida Grande" w:cs="Times New Roman"/>
                <w:sz w:val="18"/>
                <w:szCs w:val="18"/>
              </w:rPr>
              <w:pPrChange w:id="2018" w:author="Alex" w:date="2015-05-13T12:13:00Z">
                <w:pPr>
                  <w:jc w:val="right"/>
                </w:pPr>
              </w:pPrChange>
            </w:pPr>
            <w:r w:rsidRPr="001E61A8">
              <w:rPr>
                <w:rFonts w:eastAsia="宋体" w:cs="Times New Roman"/>
              </w:rPr>
              <w:t xml:space="preserve">0.000 </w:t>
            </w:r>
          </w:p>
        </w:tc>
        <w:tc>
          <w:tcPr>
            <w:tcW w:w="620" w:type="pct"/>
            <w:shd w:val="clear" w:color="auto" w:fill="auto"/>
            <w:noWrap/>
            <w:vAlign w:val="center"/>
            <w:hideMark/>
            <w:tcPrChange w:id="2019" w:author="Alex" w:date="2015-05-12T22:14:00Z">
              <w:tcPr>
                <w:tcW w:w="620" w:type="pct"/>
                <w:tcBorders>
                  <w:top w:val="nil"/>
                  <w:left w:val="nil"/>
                  <w:bottom w:val="nil"/>
                  <w:right w:val="nil"/>
                </w:tcBorders>
                <w:shd w:val="clear" w:color="auto" w:fill="auto"/>
                <w:noWrap/>
                <w:vAlign w:val="center"/>
                <w:hideMark/>
              </w:tcPr>
            </w:tcPrChange>
          </w:tcPr>
          <w:p w14:paraId="28B40639" w14:textId="77777777" w:rsidR="00BB3BDA" w:rsidRPr="001E61A8" w:rsidRDefault="00BB3BDA" w:rsidP="00570380">
            <w:pPr>
              <w:spacing w:line="480" w:lineRule="auto"/>
              <w:jc w:val="right"/>
              <w:rPr>
                <w:rFonts w:ascii="Lucida Grande" w:eastAsia="宋体" w:hAnsi="Lucida Grande" w:cs="Times New Roman"/>
                <w:sz w:val="18"/>
                <w:szCs w:val="18"/>
              </w:rPr>
              <w:pPrChange w:id="2020" w:author="Alex" w:date="2015-05-13T12:13:00Z">
                <w:pPr>
                  <w:jc w:val="right"/>
                </w:pPr>
              </w:pPrChange>
            </w:pPr>
            <w:r w:rsidRPr="001E61A8">
              <w:rPr>
                <w:rFonts w:eastAsia="宋体" w:cs="Times New Roman"/>
              </w:rPr>
              <w:t xml:space="preserve">0.000 </w:t>
            </w:r>
          </w:p>
        </w:tc>
        <w:tc>
          <w:tcPr>
            <w:tcW w:w="548" w:type="pct"/>
            <w:shd w:val="clear" w:color="auto" w:fill="auto"/>
            <w:noWrap/>
            <w:vAlign w:val="center"/>
            <w:hideMark/>
            <w:tcPrChange w:id="2021" w:author="Alex" w:date="2015-05-12T22:14:00Z">
              <w:tcPr>
                <w:tcW w:w="548" w:type="pct"/>
                <w:tcBorders>
                  <w:top w:val="nil"/>
                  <w:left w:val="nil"/>
                  <w:bottom w:val="nil"/>
                  <w:right w:val="nil"/>
                </w:tcBorders>
                <w:shd w:val="clear" w:color="auto" w:fill="auto"/>
                <w:noWrap/>
                <w:vAlign w:val="center"/>
                <w:hideMark/>
              </w:tcPr>
            </w:tcPrChange>
          </w:tcPr>
          <w:p w14:paraId="1D5F90E6" w14:textId="77777777" w:rsidR="00BB3BDA" w:rsidRPr="001E61A8" w:rsidRDefault="00BB3BDA" w:rsidP="00570380">
            <w:pPr>
              <w:spacing w:line="480" w:lineRule="auto"/>
              <w:jc w:val="right"/>
              <w:rPr>
                <w:rFonts w:ascii="Lucida Grande" w:eastAsia="宋体" w:hAnsi="Lucida Grande" w:cs="Times New Roman"/>
                <w:sz w:val="18"/>
                <w:szCs w:val="18"/>
              </w:rPr>
              <w:pPrChange w:id="2022" w:author="Alex" w:date="2015-05-13T12:13:00Z">
                <w:pPr>
                  <w:jc w:val="right"/>
                </w:pPr>
              </w:pPrChange>
            </w:pPr>
            <w:r w:rsidRPr="001E61A8">
              <w:rPr>
                <w:rFonts w:eastAsia="宋体" w:cs="Times New Roman"/>
              </w:rPr>
              <w:t xml:space="preserve">0.000 </w:t>
            </w:r>
          </w:p>
        </w:tc>
        <w:tc>
          <w:tcPr>
            <w:tcW w:w="547" w:type="pct"/>
            <w:shd w:val="clear" w:color="auto" w:fill="auto"/>
            <w:noWrap/>
            <w:vAlign w:val="center"/>
            <w:hideMark/>
            <w:tcPrChange w:id="2023" w:author="Alex" w:date="2015-05-12T22:14:00Z">
              <w:tcPr>
                <w:tcW w:w="547" w:type="pct"/>
                <w:tcBorders>
                  <w:top w:val="nil"/>
                  <w:left w:val="nil"/>
                  <w:bottom w:val="nil"/>
                  <w:right w:val="nil"/>
                </w:tcBorders>
                <w:shd w:val="clear" w:color="auto" w:fill="auto"/>
                <w:noWrap/>
                <w:vAlign w:val="center"/>
                <w:hideMark/>
              </w:tcPr>
            </w:tcPrChange>
          </w:tcPr>
          <w:p w14:paraId="76469960" w14:textId="77777777" w:rsidR="00BB3BDA" w:rsidRPr="001E61A8" w:rsidRDefault="00BB3BDA" w:rsidP="00570380">
            <w:pPr>
              <w:spacing w:line="480" w:lineRule="auto"/>
              <w:jc w:val="right"/>
              <w:rPr>
                <w:rFonts w:ascii="Lucida Grande" w:eastAsia="宋体" w:hAnsi="Lucida Grande" w:cs="Times New Roman"/>
                <w:sz w:val="18"/>
                <w:szCs w:val="18"/>
              </w:rPr>
              <w:pPrChange w:id="2024" w:author="Alex" w:date="2015-05-13T12:13:00Z">
                <w:pPr>
                  <w:jc w:val="right"/>
                </w:pPr>
              </w:pPrChange>
            </w:pPr>
            <w:r w:rsidRPr="001E61A8">
              <w:rPr>
                <w:rFonts w:eastAsia="宋体" w:cs="Times New Roman"/>
              </w:rPr>
              <w:t xml:space="preserve">0.000 </w:t>
            </w:r>
          </w:p>
        </w:tc>
      </w:tr>
      <w:tr w:rsidR="00BC4118" w:rsidRPr="001E61A8" w14:paraId="24B7510C" w14:textId="77777777" w:rsidTr="00090B52">
        <w:trPr>
          <w:trHeight w:val="300"/>
          <w:trPrChange w:id="2025" w:author="Alex" w:date="2015-05-12T22:14:00Z">
            <w:trPr>
              <w:trHeight w:val="300"/>
            </w:trPr>
          </w:trPrChange>
        </w:trPr>
        <w:tc>
          <w:tcPr>
            <w:tcW w:w="1433" w:type="pct"/>
            <w:shd w:val="clear" w:color="auto" w:fill="auto"/>
            <w:noWrap/>
            <w:vAlign w:val="center"/>
            <w:hideMark/>
            <w:tcPrChange w:id="2026" w:author="Alex" w:date="2015-05-12T22:14:00Z">
              <w:tcPr>
                <w:tcW w:w="1433" w:type="pct"/>
                <w:tcBorders>
                  <w:top w:val="nil"/>
                  <w:left w:val="nil"/>
                  <w:bottom w:val="nil"/>
                  <w:right w:val="nil"/>
                </w:tcBorders>
                <w:shd w:val="clear" w:color="auto" w:fill="auto"/>
                <w:noWrap/>
                <w:vAlign w:val="center"/>
                <w:hideMark/>
              </w:tcPr>
            </w:tcPrChange>
          </w:tcPr>
          <w:p w14:paraId="245D93F3" w14:textId="77777777" w:rsidR="00BB3BDA" w:rsidRPr="001E61A8" w:rsidRDefault="00BB3BDA" w:rsidP="00570380">
            <w:pPr>
              <w:spacing w:line="480" w:lineRule="auto"/>
              <w:rPr>
                <w:rFonts w:eastAsia="宋体" w:cs="Times New Roman"/>
              </w:rPr>
              <w:pPrChange w:id="2027" w:author="Alex" w:date="2015-05-13T12:13:00Z">
                <w:pPr/>
              </w:pPrChange>
            </w:pPr>
            <w:r w:rsidRPr="001E61A8">
              <w:rPr>
                <w:rFonts w:eastAsia="宋体" w:cs="Times New Roman"/>
              </w:rPr>
              <w:t>SR_3_hbond_sc</w:t>
            </w:r>
          </w:p>
        </w:tc>
        <w:tc>
          <w:tcPr>
            <w:tcW w:w="559" w:type="pct"/>
            <w:shd w:val="clear" w:color="auto" w:fill="auto"/>
            <w:noWrap/>
            <w:vAlign w:val="center"/>
            <w:hideMark/>
            <w:tcPrChange w:id="2028" w:author="Alex" w:date="2015-05-12T22:14:00Z">
              <w:tcPr>
                <w:tcW w:w="559" w:type="pct"/>
                <w:tcBorders>
                  <w:top w:val="nil"/>
                  <w:left w:val="nil"/>
                  <w:bottom w:val="nil"/>
                  <w:right w:val="nil"/>
                </w:tcBorders>
                <w:shd w:val="clear" w:color="auto" w:fill="auto"/>
                <w:noWrap/>
                <w:vAlign w:val="center"/>
                <w:hideMark/>
              </w:tcPr>
            </w:tcPrChange>
          </w:tcPr>
          <w:p w14:paraId="3501A4C0" w14:textId="77777777" w:rsidR="00BB3BDA" w:rsidRPr="001E61A8" w:rsidRDefault="00BB3BDA" w:rsidP="00570380">
            <w:pPr>
              <w:spacing w:line="480" w:lineRule="auto"/>
              <w:jc w:val="right"/>
              <w:rPr>
                <w:rFonts w:ascii="Lucida Grande" w:eastAsia="宋体" w:hAnsi="Lucida Grande" w:cs="Times New Roman"/>
                <w:sz w:val="18"/>
                <w:szCs w:val="18"/>
              </w:rPr>
              <w:pPrChange w:id="2029" w:author="Alex" w:date="2015-05-13T12:13:00Z">
                <w:pPr>
                  <w:jc w:val="right"/>
                </w:pPr>
              </w:pPrChange>
            </w:pPr>
            <w:r w:rsidRPr="001E61A8">
              <w:rPr>
                <w:rFonts w:eastAsia="宋体" w:cs="Times New Roman"/>
              </w:rPr>
              <w:t xml:space="preserve">0.000 </w:t>
            </w:r>
          </w:p>
        </w:tc>
        <w:tc>
          <w:tcPr>
            <w:tcW w:w="672" w:type="pct"/>
            <w:shd w:val="clear" w:color="auto" w:fill="auto"/>
            <w:noWrap/>
            <w:vAlign w:val="center"/>
            <w:hideMark/>
            <w:tcPrChange w:id="2030" w:author="Alex" w:date="2015-05-12T22:14:00Z">
              <w:tcPr>
                <w:tcW w:w="672" w:type="pct"/>
                <w:tcBorders>
                  <w:top w:val="nil"/>
                  <w:left w:val="nil"/>
                  <w:bottom w:val="nil"/>
                  <w:right w:val="nil"/>
                </w:tcBorders>
                <w:shd w:val="clear" w:color="auto" w:fill="auto"/>
                <w:noWrap/>
                <w:vAlign w:val="center"/>
                <w:hideMark/>
              </w:tcPr>
            </w:tcPrChange>
          </w:tcPr>
          <w:p w14:paraId="1B1A1A91" w14:textId="77777777" w:rsidR="00BB3BDA" w:rsidRPr="001E61A8" w:rsidRDefault="00BB3BDA" w:rsidP="00570380">
            <w:pPr>
              <w:spacing w:line="480" w:lineRule="auto"/>
              <w:jc w:val="right"/>
              <w:rPr>
                <w:rFonts w:ascii="Lucida Grande" w:eastAsia="宋体" w:hAnsi="Lucida Grande" w:cs="Times New Roman"/>
                <w:sz w:val="18"/>
                <w:szCs w:val="18"/>
              </w:rPr>
              <w:pPrChange w:id="2031" w:author="Alex" w:date="2015-05-13T12:13:00Z">
                <w:pPr>
                  <w:jc w:val="right"/>
                </w:pPr>
              </w:pPrChange>
            </w:pPr>
            <w:r w:rsidRPr="001E61A8">
              <w:rPr>
                <w:rFonts w:eastAsia="宋体" w:cs="Times New Roman"/>
              </w:rPr>
              <w:t xml:space="preserve">0.000 </w:t>
            </w:r>
          </w:p>
        </w:tc>
        <w:tc>
          <w:tcPr>
            <w:tcW w:w="621" w:type="pct"/>
            <w:shd w:val="clear" w:color="auto" w:fill="auto"/>
            <w:noWrap/>
            <w:vAlign w:val="center"/>
            <w:hideMark/>
            <w:tcPrChange w:id="2032" w:author="Alex" w:date="2015-05-12T22:14:00Z">
              <w:tcPr>
                <w:tcW w:w="621" w:type="pct"/>
                <w:tcBorders>
                  <w:top w:val="nil"/>
                  <w:left w:val="nil"/>
                  <w:bottom w:val="nil"/>
                  <w:right w:val="nil"/>
                </w:tcBorders>
                <w:shd w:val="clear" w:color="auto" w:fill="auto"/>
                <w:noWrap/>
                <w:vAlign w:val="center"/>
                <w:hideMark/>
              </w:tcPr>
            </w:tcPrChange>
          </w:tcPr>
          <w:p w14:paraId="5379E4B9" w14:textId="77777777" w:rsidR="00BB3BDA" w:rsidRPr="001E61A8" w:rsidRDefault="00BB3BDA" w:rsidP="00570380">
            <w:pPr>
              <w:spacing w:line="480" w:lineRule="auto"/>
              <w:jc w:val="right"/>
              <w:rPr>
                <w:rFonts w:ascii="Lucida Grande" w:eastAsia="宋体" w:hAnsi="Lucida Grande" w:cs="Times New Roman"/>
                <w:sz w:val="18"/>
                <w:szCs w:val="18"/>
              </w:rPr>
              <w:pPrChange w:id="2033" w:author="Alex" w:date="2015-05-13T12:13:00Z">
                <w:pPr>
                  <w:jc w:val="right"/>
                </w:pPr>
              </w:pPrChange>
            </w:pPr>
            <w:r w:rsidRPr="001E61A8">
              <w:rPr>
                <w:rFonts w:eastAsia="宋体" w:cs="Times New Roman"/>
              </w:rPr>
              <w:t xml:space="preserve">0.000 </w:t>
            </w:r>
          </w:p>
        </w:tc>
        <w:tc>
          <w:tcPr>
            <w:tcW w:w="620" w:type="pct"/>
            <w:shd w:val="clear" w:color="auto" w:fill="auto"/>
            <w:noWrap/>
            <w:vAlign w:val="center"/>
            <w:hideMark/>
            <w:tcPrChange w:id="2034" w:author="Alex" w:date="2015-05-12T22:14:00Z">
              <w:tcPr>
                <w:tcW w:w="620" w:type="pct"/>
                <w:tcBorders>
                  <w:top w:val="nil"/>
                  <w:left w:val="nil"/>
                  <w:bottom w:val="nil"/>
                  <w:right w:val="nil"/>
                </w:tcBorders>
                <w:shd w:val="clear" w:color="auto" w:fill="auto"/>
                <w:noWrap/>
                <w:vAlign w:val="center"/>
                <w:hideMark/>
              </w:tcPr>
            </w:tcPrChange>
          </w:tcPr>
          <w:p w14:paraId="064861F4" w14:textId="77777777" w:rsidR="00BB3BDA" w:rsidRPr="001E61A8" w:rsidRDefault="00BB3BDA" w:rsidP="00570380">
            <w:pPr>
              <w:spacing w:line="480" w:lineRule="auto"/>
              <w:jc w:val="right"/>
              <w:rPr>
                <w:rFonts w:ascii="Lucida Grande" w:eastAsia="宋体" w:hAnsi="Lucida Grande" w:cs="Times New Roman"/>
                <w:sz w:val="18"/>
                <w:szCs w:val="18"/>
              </w:rPr>
              <w:pPrChange w:id="2035" w:author="Alex" w:date="2015-05-13T12:13:00Z">
                <w:pPr>
                  <w:jc w:val="right"/>
                </w:pPr>
              </w:pPrChange>
            </w:pPr>
            <w:r w:rsidRPr="001E61A8">
              <w:rPr>
                <w:rFonts w:eastAsia="宋体" w:cs="Times New Roman"/>
              </w:rPr>
              <w:t xml:space="preserve">0.000 </w:t>
            </w:r>
          </w:p>
        </w:tc>
        <w:tc>
          <w:tcPr>
            <w:tcW w:w="548" w:type="pct"/>
            <w:shd w:val="clear" w:color="auto" w:fill="auto"/>
            <w:noWrap/>
            <w:vAlign w:val="center"/>
            <w:hideMark/>
            <w:tcPrChange w:id="2036" w:author="Alex" w:date="2015-05-12T22:14:00Z">
              <w:tcPr>
                <w:tcW w:w="548" w:type="pct"/>
                <w:tcBorders>
                  <w:top w:val="nil"/>
                  <w:left w:val="nil"/>
                  <w:bottom w:val="nil"/>
                  <w:right w:val="nil"/>
                </w:tcBorders>
                <w:shd w:val="clear" w:color="auto" w:fill="auto"/>
                <w:noWrap/>
                <w:vAlign w:val="center"/>
                <w:hideMark/>
              </w:tcPr>
            </w:tcPrChange>
          </w:tcPr>
          <w:p w14:paraId="21E291D4" w14:textId="77777777" w:rsidR="00BB3BDA" w:rsidRPr="001E61A8" w:rsidRDefault="00BB3BDA" w:rsidP="00570380">
            <w:pPr>
              <w:spacing w:line="480" w:lineRule="auto"/>
              <w:jc w:val="right"/>
              <w:rPr>
                <w:rFonts w:eastAsia="宋体" w:cs="Times New Roman"/>
              </w:rPr>
              <w:pPrChange w:id="2037" w:author="Alex" w:date="2015-05-13T12:13:00Z">
                <w:pPr>
                  <w:jc w:val="right"/>
                </w:pPr>
              </w:pPrChange>
            </w:pPr>
            <w:r w:rsidRPr="001E61A8">
              <w:rPr>
                <w:rFonts w:eastAsia="宋体" w:cs="Times New Roman"/>
              </w:rPr>
              <w:t xml:space="preserve">0.000 </w:t>
            </w:r>
          </w:p>
        </w:tc>
        <w:tc>
          <w:tcPr>
            <w:tcW w:w="547" w:type="pct"/>
            <w:shd w:val="clear" w:color="auto" w:fill="auto"/>
            <w:noWrap/>
            <w:vAlign w:val="center"/>
            <w:hideMark/>
            <w:tcPrChange w:id="2038" w:author="Alex" w:date="2015-05-12T22:14:00Z">
              <w:tcPr>
                <w:tcW w:w="547" w:type="pct"/>
                <w:tcBorders>
                  <w:top w:val="nil"/>
                  <w:left w:val="nil"/>
                  <w:bottom w:val="nil"/>
                  <w:right w:val="nil"/>
                </w:tcBorders>
                <w:shd w:val="clear" w:color="auto" w:fill="auto"/>
                <w:noWrap/>
                <w:vAlign w:val="center"/>
                <w:hideMark/>
              </w:tcPr>
            </w:tcPrChange>
          </w:tcPr>
          <w:p w14:paraId="0C0130BC" w14:textId="77777777" w:rsidR="00BB3BDA" w:rsidRPr="001E61A8" w:rsidRDefault="00BB3BDA" w:rsidP="00570380">
            <w:pPr>
              <w:spacing w:line="480" w:lineRule="auto"/>
              <w:jc w:val="right"/>
              <w:rPr>
                <w:rFonts w:ascii="Lucida Grande" w:eastAsia="宋体" w:hAnsi="Lucida Grande" w:cs="Times New Roman"/>
                <w:sz w:val="18"/>
                <w:szCs w:val="18"/>
              </w:rPr>
              <w:pPrChange w:id="2039" w:author="Alex" w:date="2015-05-13T12:13:00Z">
                <w:pPr>
                  <w:jc w:val="right"/>
                </w:pPr>
              </w:pPrChange>
            </w:pPr>
            <w:r w:rsidRPr="001E61A8">
              <w:rPr>
                <w:rFonts w:eastAsia="宋体" w:cs="Times New Roman"/>
              </w:rPr>
              <w:t xml:space="preserve">0.000 </w:t>
            </w:r>
          </w:p>
        </w:tc>
      </w:tr>
      <w:tr w:rsidR="00BC4118" w:rsidRPr="001E61A8" w14:paraId="04A44284" w14:textId="77777777" w:rsidTr="00090B52">
        <w:trPr>
          <w:trHeight w:val="300"/>
          <w:trPrChange w:id="2040" w:author="Alex" w:date="2015-05-12T22:14:00Z">
            <w:trPr>
              <w:trHeight w:val="300"/>
            </w:trPr>
          </w:trPrChange>
        </w:trPr>
        <w:tc>
          <w:tcPr>
            <w:tcW w:w="1433" w:type="pct"/>
            <w:shd w:val="clear" w:color="auto" w:fill="auto"/>
            <w:noWrap/>
            <w:vAlign w:val="center"/>
            <w:hideMark/>
            <w:tcPrChange w:id="2041" w:author="Alex" w:date="2015-05-12T22:14:00Z">
              <w:tcPr>
                <w:tcW w:w="1433" w:type="pct"/>
                <w:tcBorders>
                  <w:top w:val="nil"/>
                  <w:left w:val="nil"/>
                  <w:bottom w:val="nil"/>
                  <w:right w:val="nil"/>
                </w:tcBorders>
                <w:shd w:val="clear" w:color="auto" w:fill="auto"/>
                <w:noWrap/>
                <w:vAlign w:val="center"/>
                <w:hideMark/>
              </w:tcPr>
            </w:tcPrChange>
          </w:tcPr>
          <w:p w14:paraId="27AD0E68" w14:textId="77777777" w:rsidR="00BB3BDA" w:rsidRPr="001E61A8" w:rsidRDefault="00BB3BDA" w:rsidP="00570380">
            <w:pPr>
              <w:spacing w:line="480" w:lineRule="auto"/>
              <w:rPr>
                <w:rFonts w:eastAsia="宋体" w:cs="Times New Roman"/>
              </w:rPr>
              <w:pPrChange w:id="2042" w:author="Alex" w:date="2015-05-13T12:13:00Z">
                <w:pPr/>
              </w:pPrChange>
            </w:pPr>
            <w:r w:rsidRPr="001E61A8">
              <w:rPr>
                <w:rFonts w:eastAsia="宋体" w:cs="Times New Roman"/>
              </w:rPr>
              <w:t>SR_3_nlpstat_pm</w:t>
            </w:r>
          </w:p>
        </w:tc>
        <w:tc>
          <w:tcPr>
            <w:tcW w:w="559" w:type="pct"/>
            <w:shd w:val="clear" w:color="auto" w:fill="auto"/>
            <w:noWrap/>
            <w:vAlign w:val="center"/>
            <w:hideMark/>
            <w:tcPrChange w:id="2043" w:author="Alex" w:date="2015-05-12T22:14:00Z">
              <w:tcPr>
                <w:tcW w:w="559" w:type="pct"/>
                <w:tcBorders>
                  <w:top w:val="nil"/>
                  <w:left w:val="nil"/>
                  <w:bottom w:val="nil"/>
                  <w:right w:val="nil"/>
                </w:tcBorders>
                <w:shd w:val="clear" w:color="auto" w:fill="auto"/>
                <w:noWrap/>
                <w:vAlign w:val="center"/>
                <w:hideMark/>
              </w:tcPr>
            </w:tcPrChange>
          </w:tcPr>
          <w:p w14:paraId="350E657A" w14:textId="77777777" w:rsidR="00BB3BDA" w:rsidRPr="001E61A8" w:rsidRDefault="00BB3BDA" w:rsidP="00570380">
            <w:pPr>
              <w:spacing w:line="480" w:lineRule="auto"/>
              <w:jc w:val="right"/>
              <w:rPr>
                <w:rFonts w:ascii="Lucida Grande" w:eastAsia="宋体" w:hAnsi="Lucida Grande" w:cs="Times New Roman"/>
                <w:sz w:val="18"/>
                <w:szCs w:val="18"/>
              </w:rPr>
              <w:pPrChange w:id="2044" w:author="Alex" w:date="2015-05-13T12:13:00Z">
                <w:pPr>
                  <w:jc w:val="right"/>
                </w:pPr>
              </w:pPrChange>
            </w:pPr>
            <w:r w:rsidRPr="001E61A8">
              <w:rPr>
                <w:rFonts w:eastAsia="宋体" w:cs="Times New Roman"/>
              </w:rPr>
              <w:t xml:space="preserve">0.142 </w:t>
            </w:r>
          </w:p>
        </w:tc>
        <w:tc>
          <w:tcPr>
            <w:tcW w:w="672" w:type="pct"/>
            <w:shd w:val="clear" w:color="auto" w:fill="auto"/>
            <w:noWrap/>
            <w:vAlign w:val="center"/>
            <w:hideMark/>
            <w:tcPrChange w:id="2045" w:author="Alex" w:date="2015-05-12T22:14:00Z">
              <w:tcPr>
                <w:tcW w:w="672" w:type="pct"/>
                <w:tcBorders>
                  <w:top w:val="nil"/>
                  <w:left w:val="nil"/>
                  <w:bottom w:val="nil"/>
                  <w:right w:val="nil"/>
                </w:tcBorders>
                <w:shd w:val="clear" w:color="auto" w:fill="auto"/>
                <w:noWrap/>
                <w:vAlign w:val="center"/>
                <w:hideMark/>
              </w:tcPr>
            </w:tcPrChange>
          </w:tcPr>
          <w:p w14:paraId="0457CDEB" w14:textId="77777777" w:rsidR="00BB3BDA" w:rsidRPr="001E61A8" w:rsidRDefault="00BB3BDA" w:rsidP="00570380">
            <w:pPr>
              <w:spacing w:line="480" w:lineRule="auto"/>
              <w:jc w:val="right"/>
              <w:rPr>
                <w:rFonts w:ascii="Lucida Grande" w:eastAsia="宋体" w:hAnsi="Lucida Grande" w:cs="Times New Roman"/>
                <w:sz w:val="18"/>
                <w:szCs w:val="18"/>
              </w:rPr>
              <w:pPrChange w:id="2046" w:author="Alex" w:date="2015-05-13T12:13:00Z">
                <w:pPr>
                  <w:jc w:val="right"/>
                </w:pPr>
              </w:pPrChange>
            </w:pPr>
            <w:r w:rsidRPr="001E61A8">
              <w:rPr>
                <w:rFonts w:eastAsia="宋体" w:cs="Times New Roman"/>
              </w:rPr>
              <w:t xml:space="preserve">0.087 </w:t>
            </w:r>
          </w:p>
        </w:tc>
        <w:tc>
          <w:tcPr>
            <w:tcW w:w="621" w:type="pct"/>
            <w:shd w:val="clear" w:color="auto" w:fill="auto"/>
            <w:noWrap/>
            <w:vAlign w:val="center"/>
            <w:hideMark/>
            <w:tcPrChange w:id="2047" w:author="Alex" w:date="2015-05-12T22:14:00Z">
              <w:tcPr>
                <w:tcW w:w="621" w:type="pct"/>
                <w:tcBorders>
                  <w:top w:val="nil"/>
                  <w:left w:val="nil"/>
                  <w:bottom w:val="nil"/>
                  <w:right w:val="nil"/>
                </w:tcBorders>
                <w:shd w:val="clear" w:color="auto" w:fill="auto"/>
                <w:noWrap/>
                <w:vAlign w:val="center"/>
                <w:hideMark/>
              </w:tcPr>
            </w:tcPrChange>
          </w:tcPr>
          <w:p w14:paraId="3783669F" w14:textId="77777777" w:rsidR="00BB3BDA" w:rsidRPr="001E61A8" w:rsidRDefault="00BB3BDA" w:rsidP="00570380">
            <w:pPr>
              <w:spacing w:line="480" w:lineRule="auto"/>
              <w:jc w:val="right"/>
              <w:rPr>
                <w:rFonts w:ascii="Lucida Grande" w:eastAsia="宋体" w:hAnsi="Lucida Grande" w:cs="Times New Roman"/>
                <w:sz w:val="18"/>
                <w:szCs w:val="18"/>
              </w:rPr>
              <w:pPrChange w:id="2048" w:author="Alex" w:date="2015-05-13T12:13:00Z">
                <w:pPr>
                  <w:jc w:val="right"/>
                </w:pPr>
              </w:pPrChange>
            </w:pPr>
            <w:r w:rsidRPr="001E61A8">
              <w:rPr>
                <w:rFonts w:eastAsia="宋体" w:cs="Times New Roman"/>
              </w:rPr>
              <w:t xml:space="preserve">0.263 </w:t>
            </w:r>
          </w:p>
        </w:tc>
        <w:tc>
          <w:tcPr>
            <w:tcW w:w="620" w:type="pct"/>
            <w:shd w:val="clear" w:color="auto" w:fill="auto"/>
            <w:noWrap/>
            <w:vAlign w:val="center"/>
            <w:hideMark/>
            <w:tcPrChange w:id="2049" w:author="Alex" w:date="2015-05-12T22:14:00Z">
              <w:tcPr>
                <w:tcW w:w="620" w:type="pct"/>
                <w:tcBorders>
                  <w:top w:val="nil"/>
                  <w:left w:val="nil"/>
                  <w:bottom w:val="nil"/>
                  <w:right w:val="nil"/>
                </w:tcBorders>
                <w:shd w:val="clear" w:color="auto" w:fill="auto"/>
                <w:noWrap/>
                <w:vAlign w:val="center"/>
                <w:hideMark/>
              </w:tcPr>
            </w:tcPrChange>
          </w:tcPr>
          <w:p w14:paraId="4704A8B8" w14:textId="77777777" w:rsidR="00BB3BDA" w:rsidRPr="001E61A8" w:rsidRDefault="00BB3BDA" w:rsidP="00570380">
            <w:pPr>
              <w:spacing w:line="480" w:lineRule="auto"/>
              <w:jc w:val="right"/>
              <w:rPr>
                <w:rFonts w:ascii="Lucida Grande" w:eastAsia="宋体" w:hAnsi="Lucida Grande" w:cs="Times New Roman"/>
                <w:sz w:val="18"/>
                <w:szCs w:val="18"/>
              </w:rPr>
              <w:pPrChange w:id="2050" w:author="Alex" w:date="2015-05-13T12:13:00Z">
                <w:pPr>
                  <w:jc w:val="right"/>
                </w:pPr>
              </w:pPrChange>
            </w:pPr>
            <w:r w:rsidRPr="001E61A8">
              <w:rPr>
                <w:rFonts w:eastAsia="宋体" w:cs="Times New Roman"/>
              </w:rPr>
              <w:t xml:space="preserve">0.317 </w:t>
            </w:r>
          </w:p>
        </w:tc>
        <w:tc>
          <w:tcPr>
            <w:tcW w:w="548" w:type="pct"/>
            <w:shd w:val="clear" w:color="auto" w:fill="auto"/>
            <w:noWrap/>
            <w:vAlign w:val="center"/>
            <w:hideMark/>
            <w:tcPrChange w:id="2051" w:author="Alex" w:date="2015-05-12T22:14:00Z">
              <w:tcPr>
                <w:tcW w:w="548" w:type="pct"/>
                <w:tcBorders>
                  <w:top w:val="nil"/>
                  <w:left w:val="nil"/>
                  <w:bottom w:val="nil"/>
                  <w:right w:val="nil"/>
                </w:tcBorders>
                <w:shd w:val="clear" w:color="auto" w:fill="auto"/>
                <w:noWrap/>
                <w:vAlign w:val="center"/>
                <w:hideMark/>
              </w:tcPr>
            </w:tcPrChange>
          </w:tcPr>
          <w:p w14:paraId="18C97536" w14:textId="77777777" w:rsidR="00BB3BDA" w:rsidRPr="001E61A8" w:rsidRDefault="00BB3BDA" w:rsidP="00570380">
            <w:pPr>
              <w:spacing w:line="480" w:lineRule="auto"/>
              <w:jc w:val="right"/>
              <w:rPr>
                <w:rFonts w:ascii="Lucida Grande" w:eastAsia="宋体" w:hAnsi="Lucida Grande" w:cs="Times New Roman"/>
                <w:sz w:val="18"/>
                <w:szCs w:val="18"/>
              </w:rPr>
              <w:pPrChange w:id="2052" w:author="Alex" w:date="2015-05-13T12:13:00Z">
                <w:pPr>
                  <w:jc w:val="right"/>
                </w:pPr>
              </w:pPrChange>
            </w:pPr>
            <w:r w:rsidRPr="001E61A8">
              <w:rPr>
                <w:rFonts w:eastAsia="宋体" w:cs="Times New Roman"/>
              </w:rPr>
              <w:t xml:space="preserve">0.007 </w:t>
            </w:r>
          </w:p>
        </w:tc>
        <w:tc>
          <w:tcPr>
            <w:tcW w:w="547" w:type="pct"/>
            <w:shd w:val="clear" w:color="auto" w:fill="auto"/>
            <w:noWrap/>
            <w:vAlign w:val="center"/>
            <w:hideMark/>
            <w:tcPrChange w:id="2053" w:author="Alex" w:date="2015-05-12T22:14:00Z">
              <w:tcPr>
                <w:tcW w:w="547" w:type="pct"/>
                <w:tcBorders>
                  <w:top w:val="nil"/>
                  <w:left w:val="nil"/>
                  <w:bottom w:val="nil"/>
                  <w:right w:val="nil"/>
                </w:tcBorders>
                <w:shd w:val="clear" w:color="auto" w:fill="auto"/>
                <w:noWrap/>
                <w:vAlign w:val="center"/>
                <w:hideMark/>
              </w:tcPr>
            </w:tcPrChange>
          </w:tcPr>
          <w:p w14:paraId="03A24E58" w14:textId="77777777" w:rsidR="00BB3BDA" w:rsidRPr="001E61A8" w:rsidRDefault="00BB3BDA" w:rsidP="00570380">
            <w:pPr>
              <w:spacing w:line="480" w:lineRule="auto"/>
              <w:jc w:val="right"/>
              <w:rPr>
                <w:rFonts w:ascii="Lucida Grande" w:eastAsia="宋体" w:hAnsi="Lucida Grande" w:cs="Times New Roman"/>
                <w:sz w:val="18"/>
                <w:szCs w:val="18"/>
              </w:rPr>
              <w:pPrChange w:id="2054" w:author="Alex" w:date="2015-05-13T12:13:00Z">
                <w:pPr>
                  <w:jc w:val="right"/>
                </w:pPr>
              </w:pPrChange>
            </w:pPr>
            <w:r w:rsidRPr="001E61A8">
              <w:rPr>
                <w:rFonts w:eastAsia="宋体" w:cs="Times New Roman"/>
              </w:rPr>
              <w:t xml:space="preserve">0.055 </w:t>
            </w:r>
          </w:p>
        </w:tc>
      </w:tr>
      <w:tr w:rsidR="00BC4118" w:rsidRPr="001E61A8" w14:paraId="3E42DA3B" w14:textId="77777777" w:rsidTr="00090B52">
        <w:trPr>
          <w:trHeight w:val="300"/>
          <w:trPrChange w:id="2055" w:author="Alex" w:date="2015-05-12T22:14:00Z">
            <w:trPr>
              <w:trHeight w:val="300"/>
            </w:trPr>
          </w:trPrChange>
        </w:trPr>
        <w:tc>
          <w:tcPr>
            <w:tcW w:w="1433" w:type="pct"/>
            <w:shd w:val="clear" w:color="auto" w:fill="auto"/>
            <w:noWrap/>
            <w:vAlign w:val="center"/>
            <w:hideMark/>
            <w:tcPrChange w:id="2056" w:author="Alex" w:date="2015-05-12T22:14:00Z">
              <w:tcPr>
                <w:tcW w:w="1433" w:type="pct"/>
                <w:tcBorders>
                  <w:top w:val="nil"/>
                  <w:left w:val="nil"/>
                  <w:bottom w:val="nil"/>
                  <w:right w:val="nil"/>
                </w:tcBorders>
                <w:shd w:val="clear" w:color="auto" w:fill="auto"/>
                <w:noWrap/>
                <w:vAlign w:val="center"/>
                <w:hideMark/>
              </w:tcPr>
            </w:tcPrChange>
          </w:tcPr>
          <w:p w14:paraId="2C986C70" w14:textId="77777777" w:rsidR="00BB3BDA" w:rsidRPr="001E61A8" w:rsidRDefault="00BB3BDA" w:rsidP="00570380">
            <w:pPr>
              <w:spacing w:line="480" w:lineRule="auto"/>
              <w:rPr>
                <w:rFonts w:eastAsia="宋体" w:cs="Times New Roman"/>
              </w:rPr>
              <w:pPrChange w:id="2057" w:author="Alex" w:date="2015-05-13T12:13:00Z">
                <w:pPr/>
              </w:pPrChange>
            </w:pPr>
            <w:r w:rsidRPr="001E61A8">
              <w:rPr>
                <w:rFonts w:eastAsia="宋体" w:cs="Times New Roman"/>
              </w:rPr>
              <w:t>SR_3_pstat_pm</w:t>
            </w:r>
          </w:p>
        </w:tc>
        <w:tc>
          <w:tcPr>
            <w:tcW w:w="559" w:type="pct"/>
            <w:shd w:val="clear" w:color="auto" w:fill="auto"/>
            <w:noWrap/>
            <w:vAlign w:val="center"/>
            <w:hideMark/>
            <w:tcPrChange w:id="2058" w:author="Alex" w:date="2015-05-12T22:14:00Z">
              <w:tcPr>
                <w:tcW w:w="559" w:type="pct"/>
                <w:tcBorders>
                  <w:top w:val="nil"/>
                  <w:left w:val="nil"/>
                  <w:bottom w:val="nil"/>
                  <w:right w:val="nil"/>
                </w:tcBorders>
                <w:shd w:val="clear" w:color="auto" w:fill="auto"/>
                <w:noWrap/>
                <w:vAlign w:val="center"/>
                <w:hideMark/>
              </w:tcPr>
            </w:tcPrChange>
          </w:tcPr>
          <w:p w14:paraId="6E84DE26" w14:textId="77777777" w:rsidR="00BB3BDA" w:rsidRPr="001E61A8" w:rsidRDefault="00BB3BDA" w:rsidP="00570380">
            <w:pPr>
              <w:spacing w:line="480" w:lineRule="auto"/>
              <w:jc w:val="right"/>
              <w:rPr>
                <w:rFonts w:ascii="Lucida Grande" w:eastAsia="宋体" w:hAnsi="Lucida Grande" w:cs="Times New Roman"/>
                <w:sz w:val="18"/>
                <w:szCs w:val="18"/>
              </w:rPr>
              <w:pPrChange w:id="2059" w:author="Alex" w:date="2015-05-13T12:13:00Z">
                <w:pPr>
                  <w:jc w:val="right"/>
                </w:pPr>
              </w:pPrChange>
            </w:pPr>
            <w:r w:rsidRPr="001E61A8">
              <w:rPr>
                <w:rFonts w:eastAsia="宋体" w:cs="Times New Roman"/>
              </w:rPr>
              <w:t xml:space="preserve">0.164 </w:t>
            </w:r>
          </w:p>
        </w:tc>
        <w:tc>
          <w:tcPr>
            <w:tcW w:w="672" w:type="pct"/>
            <w:shd w:val="clear" w:color="auto" w:fill="auto"/>
            <w:noWrap/>
            <w:vAlign w:val="center"/>
            <w:hideMark/>
            <w:tcPrChange w:id="2060" w:author="Alex" w:date="2015-05-12T22:14:00Z">
              <w:tcPr>
                <w:tcW w:w="672" w:type="pct"/>
                <w:tcBorders>
                  <w:top w:val="nil"/>
                  <w:left w:val="nil"/>
                  <w:bottom w:val="nil"/>
                  <w:right w:val="nil"/>
                </w:tcBorders>
                <w:shd w:val="clear" w:color="auto" w:fill="auto"/>
                <w:noWrap/>
                <w:vAlign w:val="center"/>
                <w:hideMark/>
              </w:tcPr>
            </w:tcPrChange>
          </w:tcPr>
          <w:p w14:paraId="7A4B535C" w14:textId="77777777" w:rsidR="00BB3BDA" w:rsidRPr="001E61A8" w:rsidRDefault="00BB3BDA" w:rsidP="00570380">
            <w:pPr>
              <w:spacing w:line="480" w:lineRule="auto"/>
              <w:jc w:val="right"/>
              <w:rPr>
                <w:rFonts w:ascii="Lucida Grande" w:eastAsia="宋体" w:hAnsi="Lucida Grande" w:cs="Times New Roman"/>
                <w:sz w:val="18"/>
                <w:szCs w:val="18"/>
              </w:rPr>
              <w:pPrChange w:id="2061" w:author="Alex" w:date="2015-05-13T12:13:00Z">
                <w:pPr>
                  <w:jc w:val="right"/>
                </w:pPr>
              </w:pPrChange>
            </w:pPr>
            <w:r w:rsidRPr="001E61A8">
              <w:rPr>
                <w:rFonts w:eastAsia="宋体" w:cs="Times New Roman"/>
              </w:rPr>
              <w:t xml:space="preserve">0.096 </w:t>
            </w:r>
          </w:p>
        </w:tc>
        <w:tc>
          <w:tcPr>
            <w:tcW w:w="621" w:type="pct"/>
            <w:shd w:val="clear" w:color="auto" w:fill="auto"/>
            <w:noWrap/>
            <w:vAlign w:val="center"/>
            <w:hideMark/>
            <w:tcPrChange w:id="2062" w:author="Alex" w:date="2015-05-12T22:14:00Z">
              <w:tcPr>
                <w:tcW w:w="621" w:type="pct"/>
                <w:tcBorders>
                  <w:top w:val="nil"/>
                  <w:left w:val="nil"/>
                  <w:bottom w:val="nil"/>
                  <w:right w:val="nil"/>
                </w:tcBorders>
                <w:shd w:val="clear" w:color="auto" w:fill="auto"/>
                <w:noWrap/>
                <w:vAlign w:val="center"/>
                <w:hideMark/>
              </w:tcPr>
            </w:tcPrChange>
          </w:tcPr>
          <w:p w14:paraId="36C9DE7E" w14:textId="77777777" w:rsidR="00BB3BDA" w:rsidRPr="001E61A8" w:rsidRDefault="00BB3BDA" w:rsidP="00570380">
            <w:pPr>
              <w:spacing w:line="480" w:lineRule="auto"/>
              <w:jc w:val="right"/>
              <w:rPr>
                <w:rFonts w:ascii="Lucida Grande" w:eastAsia="宋体" w:hAnsi="Lucida Grande" w:cs="Times New Roman"/>
                <w:sz w:val="18"/>
                <w:szCs w:val="18"/>
              </w:rPr>
              <w:pPrChange w:id="2063" w:author="Alex" w:date="2015-05-13T12:13:00Z">
                <w:pPr>
                  <w:jc w:val="right"/>
                </w:pPr>
              </w:pPrChange>
            </w:pPr>
            <w:r w:rsidRPr="001E61A8">
              <w:rPr>
                <w:rFonts w:eastAsia="宋体" w:cs="Times New Roman"/>
              </w:rPr>
              <w:t xml:space="preserve">0.050 </w:t>
            </w:r>
          </w:p>
        </w:tc>
        <w:tc>
          <w:tcPr>
            <w:tcW w:w="620" w:type="pct"/>
            <w:shd w:val="clear" w:color="auto" w:fill="auto"/>
            <w:noWrap/>
            <w:vAlign w:val="center"/>
            <w:hideMark/>
            <w:tcPrChange w:id="2064" w:author="Alex" w:date="2015-05-12T22:14:00Z">
              <w:tcPr>
                <w:tcW w:w="620" w:type="pct"/>
                <w:tcBorders>
                  <w:top w:val="nil"/>
                  <w:left w:val="nil"/>
                  <w:bottom w:val="nil"/>
                  <w:right w:val="nil"/>
                </w:tcBorders>
                <w:shd w:val="clear" w:color="auto" w:fill="auto"/>
                <w:noWrap/>
                <w:vAlign w:val="center"/>
                <w:hideMark/>
              </w:tcPr>
            </w:tcPrChange>
          </w:tcPr>
          <w:p w14:paraId="79695B2A" w14:textId="77777777" w:rsidR="00BB3BDA" w:rsidRPr="001E61A8" w:rsidRDefault="00BB3BDA" w:rsidP="00570380">
            <w:pPr>
              <w:spacing w:line="480" w:lineRule="auto"/>
              <w:jc w:val="right"/>
              <w:rPr>
                <w:rFonts w:ascii="Lucida Grande" w:eastAsia="宋体" w:hAnsi="Lucida Grande" w:cs="Times New Roman"/>
                <w:sz w:val="18"/>
                <w:szCs w:val="18"/>
              </w:rPr>
              <w:pPrChange w:id="2065" w:author="Alex" w:date="2015-05-13T12:13:00Z">
                <w:pPr>
                  <w:jc w:val="right"/>
                </w:pPr>
              </w:pPrChange>
            </w:pPr>
            <w:r w:rsidRPr="001E61A8">
              <w:rPr>
                <w:rFonts w:eastAsia="宋体" w:cs="Times New Roman"/>
              </w:rPr>
              <w:t xml:space="preserve">0.064 </w:t>
            </w:r>
          </w:p>
        </w:tc>
        <w:tc>
          <w:tcPr>
            <w:tcW w:w="548" w:type="pct"/>
            <w:shd w:val="clear" w:color="auto" w:fill="auto"/>
            <w:noWrap/>
            <w:vAlign w:val="center"/>
            <w:hideMark/>
            <w:tcPrChange w:id="2066" w:author="Alex" w:date="2015-05-12T22:14:00Z">
              <w:tcPr>
                <w:tcW w:w="548" w:type="pct"/>
                <w:tcBorders>
                  <w:top w:val="nil"/>
                  <w:left w:val="nil"/>
                  <w:bottom w:val="nil"/>
                  <w:right w:val="nil"/>
                </w:tcBorders>
                <w:shd w:val="clear" w:color="auto" w:fill="auto"/>
                <w:noWrap/>
                <w:vAlign w:val="center"/>
                <w:hideMark/>
              </w:tcPr>
            </w:tcPrChange>
          </w:tcPr>
          <w:p w14:paraId="59DB60D4" w14:textId="77777777" w:rsidR="00BB3BDA" w:rsidRPr="001E61A8" w:rsidRDefault="00BB3BDA" w:rsidP="00570380">
            <w:pPr>
              <w:spacing w:line="480" w:lineRule="auto"/>
              <w:jc w:val="right"/>
              <w:rPr>
                <w:rFonts w:ascii="Lucida Grande" w:eastAsia="宋体" w:hAnsi="Lucida Grande" w:cs="Times New Roman"/>
                <w:sz w:val="18"/>
                <w:szCs w:val="18"/>
              </w:rPr>
              <w:pPrChange w:id="2067" w:author="Alex" w:date="2015-05-13T12:13:00Z">
                <w:pPr>
                  <w:jc w:val="right"/>
                </w:pPr>
              </w:pPrChange>
            </w:pPr>
            <w:r w:rsidRPr="001E61A8">
              <w:rPr>
                <w:rFonts w:eastAsia="宋体" w:cs="Times New Roman"/>
              </w:rPr>
              <w:t xml:space="preserve">-0.131 </w:t>
            </w:r>
          </w:p>
        </w:tc>
        <w:tc>
          <w:tcPr>
            <w:tcW w:w="547" w:type="pct"/>
            <w:shd w:val="clear" w:color="auto" w:fill="auto"/>
            <w:noWrap/>
            <w:vAlign w:val="center"/>
            <w:hideMark/>
            <w:tcPrChange w:id="2068" w:author="Alex" w:date="2015-05-12T22:14:00Z">
              <w:tcPr>
                <w:tcW w:w="547" w:type="pct"/>
                <w:tcBorders>
                  <w:top w:val="nil"/>
                  <w:left w:val="nil"/>
                  <w:bottom w:val="nil"/>
                  <w:right w:val="nil"/>
                </w:tcBorders>
                <w:shd w:val="clear" w:color="auto" w:fill="auto"/>
                <w:noWrap/>
                <w:vAlign w:val="center"/>
                <w:hideMark/>
              </w:tcPr>
            </w:tcPrChange>
          </w:tcPr>
          <w:p w14:paraId="501E878C" w14:textId="77777777" w:rsidR="00BB3BDA" w:rsidRPr="001E61A8" w:rsidRDefault="00BB3BDA" w:rsidP="00570380">
            <w:pPr>
              <w:spacing w:line="480" w:lineRule="auto"/>
              <w:jc w:val="right"/>
              <w:rPr>
                <w:rFonts w:ascii="Lucida Grande" w:eastAsia="宋体" w:hAnsi="Lucida Grande" w:cs="Times New Roman"/>
                <w:sz w:val="18"/>
                <w:szCs w:val="18"/>
              </w:rPr>
              <w:pPrChange w:id="2069" w:author="Alex" w:date="2015-05-13T12:13:00Z">
                <w:pPr>
                  <w:jc w:val="right"/>
                </w:pPr>
              </w:pPrChange>
            </w:pPr>
            <w:r w:rsidRPr="001E61A8">
              <w:rPr>
                <w:rFonts w:eastAsia="宋体" w:cs="Times New Roman"/>
              </w:rPr>
              <w:t xml:space="preserve">-0.069 </w:t>
            </w:r>
          </w:p>
        </w:tc>
      </w:tr>
      <w:tr w:rsidR="00BC4118" w:rsidRPr="001E61A8" w14:paraId="0295F4C3" w14:textId="77777777" w:rsidTr="00090B52">
        <w:trPr>
          <w:trHeight w:val="300"/>
          <w:trPrChange w:id="2070" w:author="Alex" w:date="2015-05-12T22:14:00Z">
            <w:trPr>
              <w:trHeight w:val="300"/>
            </w:trPr>
          </w:trPrChange>
        </w:trPr>
        <w:tc>
          <w:tcPr>
            <w:tcW w:w="1433" w:type="pct"/>
            <w:shd w:val="clear" w:color="auto" w:fill="auto"/>
            <w:noWrap/>
            <w:vAlign w:val="center"/>
            <w:hideMark/>
            <w:tcPrChange w:id="2071" w:author="Alex" w:date="2015-05-12T22:14:00Z">
              <w:tcPr>
                <w:tcW w:w="1433" w:type="pct"/>
                <w:tcBorders>
                  <w:top w:val="nil"/>
                  <w:left w:val="nil"/>
                  <w:bottom w:val="nil"/>
                  <w:right w:val="nil"/>
                </w:tcBorders>
                <w:shd w:val="clear" w:color="auto" w:fill="auto"/>
                <w:noWrap/>
                <w:vAlign w:val="center"/>
                <w:hideMark/>
              </w:tcPr>
            </w:tcPrChange>
          </w:tcPr>
          <w:p w14:paraId="25BAD124" w14:textId="77777777" w:rsidR="00BB3BDA" w:rsidRPr="001E61A8" w:rsidRDefault="00BB3BDA" w:rsidP="00570380">
            <w:pPr>
              <w:spacing w:line="480" w:lineRule="auto"/>
              <w:rPr>
                <w:rFonts w:eastAsia="宋体" w:cs="Times New Roman"/>
              </w:rPr>
              <w:pPrChange w:id="2072" w:author="Alex" w:date="2015-05-13T12:13:00Z">
                <w:pPr/>
              </w:pPrChange>
            </w:pPr>
            <w:r w:rsidRPr="001E61A8">
              <w:rPr>
                <w:rFonts w:eastAsia="宋体" w:cs="Times New Roman"/>
              </w:rPr>
              <w:t>SR_3_total_score</w:t>
            </w:r>
          </w:p>
        </w:tc>
        <w:tc>
          <w:tcPr>
            <w:tcW w:w="559" w:type="pct"/>
            <w:shd w:val="clear" w:color="auto" w:fill="auto"/>
            <w:noWrap/>
            <w:vAlign w:val="center"/>
            <w:hideMark/>
            <w:tcPrChange w:id="2073" w:author="Alex" w:date="2015-05-12T22:14:00Z">
              <w:tcPr>
                <w:tcW w:w="559" w:type="pct"/>
                <w:tcBorders>
                  <w:top w:val="nil"/>
                  <w:left w:val="nil"/>
                  <w:bottom w:val="nil"/>
                  <w:right w:val="nil"/>
                </w:tcBorders>
                <w:shd w:val="clear" w:color="auto" w:fill="auto"/>
                <w:noWrap/>
                <w:vAlign w:val="center"/>
                <w:hideMark/>
              </w:tcPr>
            </w:tcPrChange>
          </w:tcPr>
          <w:p w14:paraId="0AF62567" w14:textId="77777777" w:rsidR="00BB3BDA" w:rsidRPr="001E61A8" w:rsidRDefault="00BB3BDA" w:rsidP="00570380">
            <w:pPr>
              <w:spacing w:line="480" w:lineRule="auto"/>
              <w:jc w:val="right"/>
              <w:rPr>
                <w:rFonts w:ascii="Lucida Grande" w:eastAsia="宋体" w:hAnsi="Lucida Grande" w:cs="Times New Roman"/>
                <w:sz w:val="18"/>
                <w:szCs w:val="18"/>
              </w:rPr>
              <w:pPrChange w:id="2074" w:author="Alex" w:date="2015-05-13T12:13:00Z">
                <w:pPr>
                  <w:jc w:val="right"/>
                </w:pPr>
              </w:pPrChange>
            </w:pPr>
            <w:r w:rsidRPr="001E61A8">
              <w:rPr>
                <w:rFonts w:eastAsia="宋体" w:cs="Times New Roman"/>
              </w:rPr>
              <w:t xml:space="preserve">-0.078 </w:t>
            </w:r>
          </w:p>
        </w:tc>
        <w:tc>
          <w:tcPr>
            <w:tcW w:w="672" w:type="pct"/>
            <w:shd w:val="clear" w:color="auto" w:fill="auto"/>
            <w:noWrap/>
            <w:vAlign w:val="center"/>
            <w:hideMark/>
            <w:tcPrChange w:id="2075" w:author="Alex" w:date="2015-05-12T22:14:00Z">
              <w:tcPr>
                <w:tcW w:w="672" w:type="pct"/>
                <w:tcBorders>
                  <w:top w:val="nil"/>
                  <w:left w:val="nil"/>
                  <w:bottom w:val="nil"/>
                  <w:right w:val="nil"/>
                </w:tcBorders>
                <w:shd w:val="clear" w:color="auto" w:fill="auto"/>
                <w:noWrap/>
                <w:vAlign w:val="center"/>
                <w:hideMark/>
              </w:tcPr>
            </w:tcPrChange>
          </w:tcPr>
          <w:p w14:paraId="2005934C" w14:textId="77777777" w:rsidR="00BB3BDA" w:rsidRPr="001E61A8" w:rsidRDefault="00BB3BDA" w:rsidP="00570380">
            <w:pPr>
              <w:spacing w:line="480" w:lineRule="auto"/>
              <w:jc w:val="right"/>
              <w:rPr>
                <w:rFonts w:ascii="Lucida Grande" w:eastAsia="宋体" w:hAnsi="Lucida Grande" w:cs="Times New Roman"/>
                <w:sz w:val="18"/>
                <w:szCs w:val="18"/>
              </w:rPr>
              <w:pPrChange w:id="2076" w:author="Alex" w:date="2015-05-13T12:13:00Z">
                <w:pPr>
                  <w:jc w:val="right"/>
                </w:pPr>
              </w:pPrChange>
            </w:pPr>
            <w:r w:rsidRPr="001E61A8">
              <w:rPr>
                <w:rFonts w:eastAsia="宋体" w:cs="Times New Roman"/>
              </w:rPr>
              <w:t xml:space="preserve">0.093 </w:t>
            </w:r>
          </w:p>
        </w:tc>
        <w:tc>
          <w:tcPr>
            <w:tcW w:w="621" w:type="pct"/>
            <w:shd w:val="clear" w:color="auto" w:fill="auto"/>
            <w:noWrap/>
            <w:vAlign w:val="center"/>
            <w:hideMark/>
            <w:tcPrChange w:id="2077" w:author="Alex" w:date="2015-05-12T22:14:00Z">
              <w:tcPr>
                <w:tcW w:w="621" w:type="pct"/>
                <w:tcBorders>
                  <w:top w:val="nil"/>
                  <w:left w:val="nil"/>
                  <w:bottom w:val="nil"/>
                  <w:right w:val="nil"/>
                </w:tcBorders>
                <w:shd w:val="clear" w:color="auto" w:fill="auto"/>
                <w:noWrap/>
                <w:vAlign w:val="center"/>
                <w:hideMark/>
              </w:tcPr>
            </w:tcPrChange>
          </w:tcPr>
          <w:p w14:paraId="10F08AE7" w14:textId="77777777" w:rsidR="00BB3BDA" w:rsidRPr="001E61A8" w:rsidRDefault="00BB3BDA" w:rsidP="00570380">
            <w:pPr>
              <w:spacing w:line="480" w:lineRule="auto"/>
              <w:jc w:val="right"/>
              <w:rPr>
                <w:rFonts w:ascii="Lucida Grande" w:eastAsia="宋体" w:hAnsi="Lucida Grande" w:cs="Times New Roman"/>
                <w:sz w:val="18"/>
                <w:szCs w:val="18"/>
              </w:rPr>
              <w:pPrChange w:id="2078" w:author="Alex" w:date="2015-05-13T12:13:00Z">
                <w:pPr>
                  <w:jc w:val="right"/>
                </w:pPr>
              </w:pPrChange>
            </w:pPr>
            <w:r w:rsidRPr="001E61A8">
              <w:rPr>
                <w:rFonts w:eastAsia="宋体" w:cs="Times New Roman"/>
              </w:rPr>
              <w:t xml:space="preserve">-0.092 </w:t>
            </w:r>
          </w:p>
        </w:tc>
        <w:tc>
          <w:tcPr>
            <w:tcW w:w="620" w:type="pct"/>
            <w:shd w:val="clear" w:color="auto" w:fill="auto"/>
            <w:noWrap/>
            <w:vAlign w:val="center"/>
            <w:hideMark/>
            <w:tcPrChange w:id="2079" w:author="Alex" w:date="2015-05-12T22:14:00Z">
              <w:tcPr>
                <w:tcW w:w="620" w:type="pct"/>
                <w:tcBorders>
                  <w:top w:val="nil"/>
                  <w:left w:val="nil"/>
                  <w:bottom w:val="nil"/>
                  <w:right w:val="nil"/>
                </w:tcBorders>
                <w:shd w:val="clear" w:color="auto" w:fill="auto"/>
                <w:noWrap/>
                <w:vAlign w:val="center"/>
                <w:hideMark/>
              </w:tcPr>
            </w:tcPrChange>
          </w:tcPr>
          <w:p w14:paraId="770D6D8C" w14:textId="77777777" w:rsidR="00BB3BDA" w:rsidRPr="001E61A8" w:rsidRDefault="00BB3BDA" w:rsidP="00570380">
            <w:pPr>
              <w:spacing w:line="480" w:lineRule="auto"/>
              <w:jc w:val="right"/>
              <w:rPr>
                <w:rFonts w:ascii="Lucida Grande" w:eastAsia="宋体" w:hAnsi="Lucida Grande" w:cs="Times New Roman"/>
                <w:sz w:val="18"/>
                <w:szCs w:val="18"/>
              </w:rPr>
              <w:pPrChange w:id="2080" w:author="Alex" w:date="2015-05-13T12:13:00Z">
                <w:pPr>
                  <w:jc w:val="right"/>
                </w:pPr>
              </w:pPrChange>
            </w:pPr>
            <w:r w:rsidRPr="001E61A8">
              <w:rPr>
                <w:rFonts w:eastAsia="宋体" w:cs="Times New Roman"/>
              </w:rPr>
              <w:t xml:space="preserve">-0.050 </w:t>
            </w:r>
          </w:p>
        </w:tc>
        <w:tc>
          <w:tcPr>
            <w:tcW w:w="548" w:type="pct"/>
            <w:shd w:val="clear" w:color="auto" w:fill="auto"/>
            <w:noWrap/>
            <w:vAlign w:val="center"/>
            <w:hideMark/>
            <w:tcPrChange w:id="2081" w:author="Alex" w:date="2015-05-12T22:14:00Z">
              <w:tcPr>
                <w:tcW w:w="548" w:type="pct"/>
                <w:tcBorders>
                  <w:top w:val="nil"/>
                  <w:left w:val="nil"/>
                  <w:bottom w:val="nil"/>
                  <w:right w:val="nil"/>
                </w:tcBorders>
                <w:shd w:val="clear" w:color="auto" w:fill="auto"/>
                <w:noWrap/>
                <w:vAlign w:val="center"/>
                <w:hideMark/>
              </w:tcPr>
            </w:tcPrChange>
          </w:tcPr>
          <w:p w14:paraId="59308573" w14:textId="77777777" w:rsidR="00BB3BDA" w:rsidRPr="001E61A8" w:rsidRDefault="00BB3BDA" w:rsidP="00570380">
            <w:pPr>
              <w:spacing w:line="480" w:lineRule="auto"/>
              <w:jc w:val="right"/>
              <w:rPr>
                <w:rFonts w:ascii="Lucida Grande" w:eastAsia="宋体" w:hAnsi="Lucida Grande" w:cs="Times New Roman"/>
                <w:sz w:val="18"/>
                <w:szCs w:val="18"/>
              </w:rPr>
              <w:pPrChange w:id="2082" w:author="Alex" w:date="2015-05-13T12:13:00Z">
                <w:pPr>
                  <w:jc w:val="right"/>
                </w:pPr>
              </w:pPrChange>
            </w:pPr>
            <w:r w:rsidRPr="001E61A8">
              <w:rPr>
                <w:rFonts w:eastAsia="宋体" w:cs="Times New Roman"/>
              </w:rPr>
              <w:t xml:space="preserve">-0.081 </w:t>
            </w:r>
          </w:p>
        </w:tc>
        <w:tc>
          <w:tcPr>
            <w:tcW w:w="547" w:type="pct"/>
            <w:shd w:val="clear" w:color="auto" w:fill="auto"/>
            <w:noWrap/>
            <w:vAlign w:val="center"/>
            <w:hideMark/>
            <w:tcPrChange w:id="2083" w:author="Alex" w:date="2015-05-12T22:14:00Z">
              <w:tcPr>
                <w:tcW w:w="547" w:type="pct"/>
                <w:tcBorders>
                  <w:top w:val="nil"/>
                  <w:left w:val="nil"/>
                  <w:bottom w:val="nil"/>
                  <w:right w:val="nil"/>
                </w:tcBorders>
                <w:shd w:val="clear" w:color="auto" w:fill="auto"/>
                <w:noWrap/>
                <w:vAlign w:val="center"/>
                <w:hideMark/>
              </w:tcPr>
            </w:tcPrChange>
          </w:tcPr>
          <w:p w14:paraId="357C74B4" w14:textId="77777777" w:rsidR="00BB3BDA" w:rsidRPr="001E61A8" w:rsidRDefault="00BB3BDA" w:rsidP="00570380">
            <w:pPr>
              <w:spacing w:line="480" w:lineRule="auto"/>
              <w:jc w:val="right"/>
              <w:rPr>
                <w:rFonts w:ascii="Lucida Grande" w:eastAsia="宋体" w:hAnsi="Lucida Grande" w:cs="Times New Roman"/>
                <w:sz w:val="18"/>
                <w:szCs w:val="18"/>
              </w:rPr>
              <w:pPrChange w:id="2084" w:author="Alex" w:date="2015-05-13T12:13:00Z">
                <w:pPr>
                  <w:jc w:val="right"/>
                </w:pPr>
              </w:pPrChange>
            </w:pPr>
            <w:r w:rsidRPr="001E61A8">
              <w:rPr>
                <w:rFonts w:eastAsia="宋体" w:cs="Times New Roman"/>
              </w:rPr>
              <w:t xml:space="preserve">0.024 </w:t>
            </w:r>
          </w:p>
        </w:tc>
      </w:tr>
      <w:tr w:rsidR="00BC4118" w:rsidRPr="001E61A8" w14:paraId="6B625437" w14:textId="77777777" w:rsidTr="00090B52">
        <w:trPr>
          <w:trHeight w:val="300"/>
          <w:trPrChange w:id="2085" w:author="Alex" w:date="2015-05-12T22:14:00Z">
            <w:trPr>
              <w:trHeight w:val="300"/>
            </w:trPr>
          </w:trPrChange>
        </w:trPr>
        <w:tc>
          <w:tcPr>
            <w:tcW w:w="1433" w:type="pct"/>
            <w:shd w:val="clear" w:color="auto" w:fill="auto"/>
            <w:noWrap/>
            <w:vAlign w:val="center"/>
            <w:hideMark/>
            <w:tcPrChange w:id="2086" w:author="Alex" w:date="2015-05-12T22:14:00Z">
              <w:tcPr>
                <w:tcW w:w="1433" w:type="pct"/>
                <w:tcBorders>
                  <w:top w:val="nil"/>
                  <w:left w:val="nil"/>
                  <w:bottom w:val="nil"/>
                  <w:right w:val="nil"/>
                </w:tcBorders>
                <w:shd w:val="clear" w:color="auto" w:fill="auto"/>
                <w:noWrap/>
                <w:vAlign w:val="center"/>
                <w:hideMark/>
              </w:tcPr>
            </w:tcPrChange>
          </w:tcPr>
          <w:p w14:paraId="4DDB885F" w14:textId="77777777" w:rsidR="00BB3BDA" w:rsidRPr="001E61A8" w:rsidRDefault="00BB3BDA" w:rsidP="00570380">
            <w:pPr>
              <w:spacing w:line="480" w:lineRule="auto"/>
              <w:rPr>
                <w:rFonts w:eastAsia="宋体" w:cs="Times New Roman"/>
              </w:rPr>
              <w:pPrChange w:id="2087" w:author="Alex" w:date="2015-05-13T12:13:00Z">
                <w:pPr/>
              </w:pPrChange>
            </w:pPr>
            <w:r w:rsidRPr="001E61A8">
              <w:rPr>
                <w:rFonts w:eastAsia="宋体" w:cs="Times New Roman"/>
              </w:rPr>
              <w:t>SR_4_all_cst</w:t>
            </w:r>
          </w:p>
        </w:tc>
        <w:tc>
          <w:tcPr>
            <w:tcW w:w="559" w:type="pct"/>
            <w:shd w:val="clear" w:color="auto" w:fill="auto"/>
            <w:noWrap/>
            <w:vAlign w:val="center"/>
            <w:hideMark/>
            <w:tcPrChange w:id="2088" w:author="Alex" w:date="2015-05-12T22:14:00Z">
              <w:tcPr>
                <w:tcW w:w="559" w:type="pct"/>
                <w:tcBorders>
                  <w:top w:val="nil"/>
                  <w:left w:val="nil"/>
                  <w:bottom w:val="nil"/>
                  <w:right w:val="nil"/>
                </w:tcBorders>
                <w:shd w:val="clear" w:color="auto" w:fill="auto"/>
                <w:noWrap/>
                <w:vAlign w:val="center"/>
                <w:hideMark/>
              </w:tcPr>
            </w:tcPrChange>
          </w:tcPr>
          <w:p w14:paraId="7A0B92CE" w14:textId="77777777" w:rsidR="00BB3BDA" w:rsidRPr="001E61A8" w:rsidRDefault="00BB3BDA" w:rsidP="00570380">
            <w:pPr>
              <w:spacing w:line="480" w:lineRule="auto"/>
              <w:jc w:val="right"/>
              <w:rPr>
                <w:rFonts w:ascii="Lucida Grande" w:eastAsia="宋体" w:hAnsi="Lucida Grande" w:cs="Times New Roman"/>
                <w:sz w:val="18"/>
                <w:szCs w:val="18"/>
              </w:rPr>
              <w:pPrChange w:id="2089" w:author="Alex" w:date="2015-05-13T12:13:00Z">
                <w:pPr>
                  <w:jc w:val="right"/>
                </w:pPr>
              </w:pPrChange>
            </w:pPr>
            <w:r w:rsidRPr="001E61A8">
              <w:rPr>
                <w:rFonts w:eastAsia="宋体" w:cs="Times New Roman"/>
              </w:rPr>
              <w:t xml:space="preserve">0.000 </w:t>
            </w:r>
          </w:p>
        </w:tc>
        <w:tc>
          <w:tcPr>
            <w:tcW w:w="672" w:type="pct"/>
            <w:shd w:val="clear" w:color="auto" w:fill="auto"/>
            <w:noWrap/>
            <w:vAlign w:val="center"/>
            <w:hideMark/>
            <w:tcPrChange w:id="2090" w:author="Alex" w:date="2015-05-12T22:14:00Z">
              <w:tcPr>
                <w:tcW w:w="672" w:type="pct"/>
                <w:tcBorders>
                  <w:top w:val="nil"/>
                  <w:left w:val="nil"/>
                  <w:bottom w:val="nil"/>
                  <w:right w:val="nil"/>
                </w:tcBorders>
                <w:shd w:val="clear" w:color="auto" w:fill="auto"/>
                <w:noWrap/>
                <w:vAlign w:val="center"/>
                <w:hideMark/>
              </w:tcPr>
            </w:tcPrChange>
          </w:tcPr>
          <w:p w14:paraId="290BE811" w14:textId="77777777" w:rsidR="00BB3BDA" w:rsidRPr="001E61A8" w:rsidRDefault="00BB3BDA" w:rsidP="00570380">
            <w:pPr>
              <w:spacing w:line="480" w:lineRule="auto"/>
              <w:jc w:val="right"/>
              <w:rPr>
                <w:rFonts w:ascii="Lucida Grande" w:eastAsia="宋体" w:hAnsi="Lucida Grande" w:cs="Times New Roman"/>
                <w:sz w:val="18"/>
                <w:szCs w:val="18"/>
              </w:rPr>
              <w:pPrChange w:id="2091" w:author="Alex" w:date="2015-05-13T12:13:00Z">
                <w:pPr>
                  <w:jc w:val="right"/>
                </w:pPr>
              </w:pPrChange>
            </w:pPr>
            <w:r w:rsidRPr="001E61A8">
              <w:rPr>
                <w:rFonts w:eastAsia="宋体" w:cs="Times New Roman"/>
              </w:rPr>
              <w:t xml:space="preserve">0.000 </w:t>
            </w:r>
          </w:p>
        </w:tc>
        <w:tc>
          <w:tcPr>
            <w:tcW w:w="621" w:type="pct"/>
            <w:shd w:val="clear" w:color="auto" w:fill="auto"/>
            <w:noWrap/>
            <w:vAlign w:val="center"/>
            <w:hideMark/>
            <w:tcPrChange w:id="2092" w:author="Alex" w:date="2015-05-12T22:14:00Z">
              <w:tcPr>
                <w:tcW w:w="621" w:type="pct"/>
                <w:tcBorders>
                  <w:top w:val="nil"/>
                  <w:left w:val="nil"/>
                  <w:bottom w:val="nil"/>
                  <w:right w:val="nil"/>
                </w:tcBorders>
                <w:shd w:val="clear" w:color="auto" w:fill="auto"/>
                <w:noWrap/>
                <w:vAlign w:val="center"/>
                <w:hideMark/>
              </w:tcPr>
            </w:tcPrChange>
          </w:tcPr>
          <w:p w14:paraId="48D29823" w14:textId="77777777" w:rsidR="00BB3BDA" w:rsidRPr="001E61A8" w:rsidRDefault="00BB3BDA" w:rsidP="00570380">
            <w:pPr>
              <w:spacing w:line="480" w:lineRule="auto"/>
              <w:jc w:val="right"/>
              <w:rPr>
                <w:rFonts w:ascii="Lucida Grande" w:eastAsia="宋体" w:hAnsi="Lucida Grande" w:cs="Times New Roman"/>
                <w:sz w:val="18"/>
                <w:szCs w:val="18"/>
              </w:rPr>
              <w:pPrChange w:id="2093" w:author="Alex" w:date="2015-05-13T12:13:00Z">
                <w:pPr>
                  <w:jc w:val="right"/>
                </w:pPr>
              </w:pPrChange>
            </w:pPr>
            <w:r w:rsidRPr="001E61A8">
              <w:rPr>
                <w:rFonts w:eastAsia="宋体" w:cs="Times New Roman"/>
              </w:rPr>
              <w:t xml:space="preserve">0.000 </w:t>
            </w:r>
          </w:p>
        </w:tc>
        <w:tc>
          <w:tcPr>
            <w:tcW w:w="620" w:type="pct"/>
            <w:shd w:val="clear" w:color="auto" w:fill="auto"/>
            <w:noWrap/>
            <w:vAlign w:val="center"/>
            <w:hideMark/>
            <w:tcPrChange w:id="2094" w:author="Alex" w:date="2015-05-12T22:14:00Z">
              <w:tcPr>
                <w:tcW w:w="620" w:type="pct"/>
                <w:tcBorders>
                  <w:top w:val="nil"/>
                  <w:left w:val="nil"/>
                  <w:bottom w:val="nil"/>
                  <w:right w:val="nil"/>
                </w:tcBorders>
                <w:shd w:val="clear" w:color="auto" w:fill="auto"/>
                <w:noWrap/>
                <w:vAlign w:val="center"/>
                <w:hideMark/>
              </w:tcPr>
            </w:tcPrChange>
          </w:tcPr>
          <w:p w14:paraId="522346E3" w14:textId="77777777" w:rsidR="00BB3BDA" w:rsidRPr="001E61A8" w:rsidRDefault="00BB3BDA" w:rsidP="00570380">
            <w:pPr>
              <w:spacing w:line="480" w:lineRule="auto"/>
              <w:jc w:val="right"/>
              <w:rPr>
                <w:rFonts w:ascii="Lucida Grande" w:eastAsia="宋体" w:hAnsi="Lucida Grande" w:cs="Times New Roman"/>
                <w:sz w:val="18"/>
                <w:szCs w:val="18"/>
              </w:rPr>
              <w:pPrChange w:id="2095" w:author="Alex" w:date="2015-05-13T12:13:00Z">
                <w:pPr>
                  <w:jc w:val="right"/>
                </w:pPr>
              </w:pPrChange>
            </w:pPr>
            <w:r w:rsidRPr="001E61A8">
              <w:rPr>
                <w:rFonts w:eastAsia="宋体" w:cs="Times New Roman"/>
              </w:rPr>
              <w:t xml:space="preserve">0.000 </w:t>
            </w:r>
          </w:p>
        </w:tc>
        <w:tc>
          <w:tcPr>
            <w:tcW w:w="548" w:type="pct"/>
            <w:shd w:val="clear" w:color="auto" w:fill="auto"/>
            <w:noWrap/>
            <w:vAlign w:val="center"/>
            <w:hideMark/>
            <w:tcPrChange w:id="2096" w:author="Alex" w:date="2015-05-12T22:14:00Z">
              <w:tcPr>
                <w:tcW w:w="548" w:type="pct"/>
                <w:tcBorders>
                  <w:top w:val="nil"/>
                  <w:left w:val="nil"/>
                  <w:bottom w:val="nil"/>
                  <w:right w:val="nil"/>
                </w:tcBorders>
                <w:shd w:val="clear" w:color="auto" w:fill="auto"/>
                <w:noWrap/>
                <w:vAlign w:val="center"/>
                <w:hideMark/>
              </w:tcPr>
            </w:tcPrChange>
          </w:tcPr>
          <w:p w14:paraId="2E6359F1" w14:textId="77777777" w:rsidR="00BB3BDA" w:rsidRPr="001E61A8" w:rsidRDefault="00BB3BDA" w:rsidP="00570380">
            <w:pPr>
              <w:spacing w:line="480" w:lineRule="auto"/>
              <w:jc w:val="right"/>
              <w:rPr>
                <w:rFonts w:ascii="Lucida Grande" w:eastAsia="宋体" w:hAnsi="Lucida Grande" w:cs="Times New Roman"/>
                <w:sz w:val="18"/>
                <w:szCs w:val="18"/>
              </w:rPr>
              <w:pPrChange w:id="2097" w:author="Alex" w:date="2015-05-13T12:13:00Z">
                <w:pPr>
                  <w:jc w:val="right"/>
                </w:pPr>
              </w:pPrChange>
            </w:pPr>
            <w:r w:rsidRPr="001E61A8">
              <w:rPr>
                <w:rFonts w:eastAsia="宋体" w:cs="Times New Roman"/>
              </w:rPr>
              <w:t xml:space="preserve">0.000 </w:t>
            </w:r>
          </w:p>
        </w:tc>
        <w:tc>
          <w:tcPr>
            <w:tcW w:w="547" w:type="pct"/>
            <w:shd w:val="clear" w:color="auto" w:fill="auto"/>
            <w:noWrap/>
            <w:vAlign w:val="center"/>
            <w:hideMark/>
            <w:tcPrChange w:id="2098" w:author="Alex" w:date="2015-05-12T22:14:00Z">
              <w:tcPr>
                <w:tcW w:w="547" w:type="pct"/>
                <w:tcBorders>
                  <w:top w:val="nil"/>
                  <w:left w:val="nil"/>
                  <w:bottom w:val="nil"/>
                  <w:right w:val="nil"/>
                </w:tcBorders>
                <w:shd w:val="clear" w:color="auto" w:fill="auto"/>
                <w:noWrap/>
                <w:vAlign w:val="center"/>
                <w:hideMark/>
              </w:tcPr>
            </w:tcPrChange>
          </w:tcPr>
          <w:p w14:paraId="347E4679" w14:textId="77777777" w:rsidR="00BB3BDA" w:rsidRPr="001E61A8" w:rsidRDefault="00BB3BDA" w:rsidP="00570380">
            <w:pPr>
              <w:spacing w:line="480" w:lineRule="auto"/>
              <w:jc w:val="right"/>
              <w:rPr>
                <w:rFonts w:ascii="Lucida Grande" w:eastAsia="宋体" w:hAnsi="Lucida Grande" w:cs="Times New Roman"/>
                <w:sz w:val="18"/>
                <w:szCs w:val="18"/>
              </w:rPr>
              <w:pPrChange w:id="2099" w:author="Alex" w:date="2015-05-13T12:13:00Z">
                <w:pPr>
                  <w:jc w:val="right"/>
                </w:pPr>
              </w:pPrChange>
            </w:pPr>
            <w:r w:rsidRPr="001E61A8">
              <w:rPr>
                <w:rFonts w:eastAsia="宋体" w:cs="Times New Roman"/>
              </w:rPr>
              <w:t xml:space="preserve">0.000 </w:t>
            </w:r>
          </w:p>
        </w:tc>
      </w:tr>
      <w:tr w:rsidR="00BC4118" w:rsidRPr="001E61A8" w14:paraId="09C66842" w14:textId="77777777" w:rsidTr="00090B52">
        <w:trPr>
          <w:trHeight w:val="300"/>
          <w:trPrChange w:id="2100" w:author="Alex" w:date="2015-05-12T22:14:00Z">
            <w:trPr>
              <w:trHeight w:val="300"/>
            </w:trPr>
          </w:trPrChange>
        </w:trPr>
        <w:tc>
          <w:tcPr>
            <w:tcW w:w="1433" w:type="pct"/>
            <w:shd w:val="clear" w:color="auto" w:fill="auto"/>
            <w:noWrap/>
            <w:vAlign w:val="center"/>
            <w:hideMark/>
            <w:tcPrChange w:id="2101" w:author="Alex" w:date="2015-05-12T22:14:00Z">
              <w:tcPr>
                <w:tcW w:w="1433" w:type="pct"/>
                <w:tcBorders>
                  <w:top w:val="nil"/>
                  <w:left w:val="nil"/>
                  <w:bottom w:val="nil"/>
                  <w:right w:val="nil"/>
                </w:tcBorders>
                <w:shd w:val="clear" w:color="auto" w:fill="auto"/>
                <w:noWrap/>
                <w:vAlign w:val="center"/>
                <w:hideMark/>
              </w:tcPr>
            </w:tcPrChange>
          </w:tcPr>
          <w:p w14:paraId="3645AE07" w14:textId="77777777" w:rsidR="00BB3BDA" w:rsidRPr="001E61A8" w:rsidRDefault="00BB3BDA" w:rsidP="00570380">
            <w:pPr>
              <w:spacing w:line="480" w:lineRule="auto"/>
              <w:rPr>
                <w:rFonts w:eastAsia="宋体" w:cs="Times New Roman"/>
              </w:rPr>
              <w:pPrChange w:id="2102" w:author="Alex" w:date="2015-05-13T12:13:00Z">
                <w:pPr/>
              </w:pPrChange>
            </w:pPr>
            <w:r w:rsidRPr="001E61A8">
              <w:rPr>
                <w:rFonts w:eastAsia="宋体" w:cs="Times New Roman"/>
              </w:rPr>
              <w:t>SR_4_burunsat_pm</w:t>
            </w:r>
          </w:p>
        </w:tc>
        <w:tc>
          <w:tcPr>
            <w:tcW w:w="559" w:type="pct"/>
            <w:shd w:val="clear" w:color="auto" w:fill="auto"/>
            <w:noWrap/>
            <w:vAlign w:val="center"/>
            <w:hideMark/>
            <w:tcPrChange w:id="2103" w:author="Alex" w:date="2015-05-12T22:14:00Z">
              <w:tcPr>
                <w:tcW w:w="559" w:type="pct"/>
                <w:tcBorders>
                  <w:top w:val="nil"/>
                  <w:left w:val="nil"/>
                  <w:bottom w:val="nil"/>
                  <w:right w:val="nil"/>
                </w:tcBorders>
                <w:shd w:val="clear" w:color="auto" w:fill="auto"/>
                <w:noWrap/>
                <w:vAlign w:val="center"/>
                <w:hideMark/>
              </w:tcPr>
            </w:tcPrChange>
          </w:tcPr>
          <w:p w14:paraId="2A3219B0" w14:textId="77777777" w:rsidR="00BB3BDA" w:rsidRPr="001E61A8" w:rsidRDefault="00BB3BDA" w:rsidP="00570380">
            <w:pPr>
              <w:spacing w:line="480" w:lineRule="auto"/>
              <w:jc w:val="right"/>
              <w:rPr>
                <w:rFonts w:ascii="Lucida Grande" w:eastAsia="宋体" w:hAnsi="Lucida Grande" w:cs="Times New Roman"/>
                <w:sz w:val="18"/>
                <w:szCs w:val="18"/>
              </w:rPr>
              <w:pPrChange w:id="2104" w:author="Alex" w:date="2015-05-13T12:13:00Z">
                <w:pPr>
                  <w:jc w:val="right"/>
                </w:pPr>
              </w:pPrChange>
            </w:pPr>
            <w:r w:rsidRPr="001E61A8">
              <w:rPr>
                <w:rFonts w:eastAsia="宋体" w:cs="Times New Roman"/>
              </w:rPr>
              <w:t xml:space="preserve">0.123 </w:t>
            </w:r>
          </w:p>
        </w:tc>
        <w:tc>
          <w:tcPr>
            <w:tcW w:w="672" w:type="pct"/>
            <w:shd w:val="clear" w:color="auto" w:fill="auto"/>
            <w:noWrap/>
            <w:vAlign w:val="center"/>
            <w:hideMark/>
            <w:tcPrChange w:id="2105" w:author="Alex" w:date="2015-05-12T22:14:00Z">
              <w:tcPr>
                <w:tcW w:w="672" w:type="pct"/>
                <w:tcBorders>
                  <w:top w:val="nil"/>
                  <w:left w:val="nil"/>
                  <w:bottom w:val="nil"/>
                  <w:right w:val="nil"/>
                </w:tcBorders>
                <w:shd w:val="clear" w:color="auto" w:fill="auto"/>
                <w:noWrap/>
                <w:vAlign w:val="center"/>
                <w:hideMark/>
              </w:tcPr>
            </w:tcPrChange>
          </w:tcPr>
          <w:p w14:paraId="5F1031ED" w14:textId="77777777" w:rsidR="00BB3BDA" w:rsidRPr="001E61A8" w:rsidRDefault="00BB3BDA" w:rsidP="00570380">
            <w:pPr>
              <w:spacing w:line="480" w:lineRule="auto"/>
              <w:jc w:val="right"/>
              <w:rPr>
                <w:rFonts w:ascii="Lucida Grande" w:eastAsia="宋体" w:hAnsi="Lucida Grande" w:cs="Times New Roman"/>
                <w:sz w:val="18"/>
                <w:szCs w:val="18"/>
              </w:rPr>
              <w:pPrChange w:id="2106" w:author="Alex" w:date="2015-05-13T12:13:00Z">
                <w:pPr>
                  <w:jc w:val="right"/>
                </w:pPr>
              </w:pPrChange>
            </w:pPr>
            <w:r w:rsidRPr="001E61A8">
              <w:rPr>
                <w:rFonts w:eastAsia="宋体" w:cs="Times New Roman"/>
              </w:rPr>
              <w:t xml:space="preserve">0.135 </w:t>
            </w:r>
          </w:p>
        </w:tc>
        <w:tc>
          <w:tcPr>
            <w:tcW w:w="621" w:type="pct"/>
            <w:shd w:val="clear" w:color="auto" w:fill="auto"/>
            <w:noWrap/>
            <w:vAlign w:val="center"/>
            <w:hideMark/>
            <w:tcPrChange w:id="2107" w:author="Alex" w:date="2015-05-12T22:14:00Z">
              <w:tcPr>
                <w:tcW w:w="621" w:type="pct"/>
                <w:tcBorders>
                  <w:top w:val="nil"/>
                  <w:left w:val="nil"/>
                  <w:bottom w:val="nil"/>
                  <w:right w:val="nil"/>
                </w:tcBorders>
                <w:shd w:val="clear" w:color="auto" w:fill="auto"/>
                <w:noWrap/>
                <w:vAlign w:val="center"/>
                <w:hideMark/>
              </w:tcPr>
            </w:tcPrChange>
          </w:tcPr>
          <w:p w14:paraId="0B584BC2" w14:textId="77777777" w:rsidR="00BB3BDA" w:rsidRPr="001E61A8" w:rsidRDefault="00BB3BDA" w:rsidP="00570380">
            <w:pPr>
              <w:spacing w:line="480" w:lineRule="auto"/>
              <w:jc w:val="right"/>
              <w:rPr>
                <w:rFonts w:ascii="Lucida Grande" w:eastAsia="宋体" w:hAnsi="Lucida Grande" w:cs="Times New Roman"/>
                <w:sz w:val="18"/>
                <w:szCs w:val="18"/>
              </w:rPr>
              <w:pPrChange w:id="2108" w:author="Alex" w:date="2015-05-13T12:13:00Z">
                <w:pPr>
                  <w:jc w:val="right"/>
                </w:pPr>
              </w:pPrChange>
            </w:pPr>
            <w:r w:rsidRPr="001E61A8">
              <w:rPr>
                <w:rFonts w:eastAsia="宋体" w:cs="Times New Roman"/>
              </w:rPr>
              <w:t xml:space="preserve">0.089 </w:t>
            </w:r>
          </w:p>
        </w:tc>
        <w:tc>
          <w:tcPr>
            <w:tcW w:w="620" w:type="pct"/>
            <w:shd w:val="clear" w:color="auto" w:fill="auto"/>
            <w:noWrap/>
            <w:vAlign w:val="center"/>
            <w:hideMark/>
            <w:tcPrChange w:id="2109" w:author="Alex" w:date="2015-05-12T22:14:00Z">
              <w:tcPr>
                <w:tcW w:w="620" w:type="pct"/>
                <w:tcBorders>
                  <w:top w:val="nil"/>
                  <w:left w:val="nil"/>
                  <w:bottom w:val="nil"/>
                  <w:right w:val="nil"/>
                </w:tcBorders>
                <w:shd w:val="clear" w:color="auto" w:fill="auto"/>
                <w:noWrap/>
                <w:vAlign w:val="center"/>
                <w:hideMark/>
              </w:tcPr>
            </w:tcPrChange>
          </w:tcPr>
          <w:p w14:paraId="555F1237" w14:textId="77777777" w:rsidR="00BB3BDA" w:rsidRPr="001E61A8" w:rsidRDefault="00BB3BDA" w:rsidP="00570380">
            <w:pPr>
              <w:spacing w:line="480" w:lineRule="auto"/>
              <w:jc w:val="right"/>
              <w:rPr>
                <w:rFonts w:ascii="Lucida Grande" w:eastAsia="宋体" w:hAnsi="Lucida Grande" w:cs="Times New Roman"/>
                <w:sz w:val="18"/>
                <w:szCs w:val="18"/>
              </w:rPr>
              <w:pPrChange w:id="2110" w:author="Alex" w:date="2015-05-13T12:13:00Z">
                <w:pPr>
                  <w:jc w:val="right"/>
                </w:pPr>
              </w:pPrChange>
            </w:pPr>
            <w:r w:rsidRPr="001E61A8">
              <w:rPr>
                <w:rFonts w:eastAsia="宋体" w:cs="Times New Roman"/>
              </w:rPr>
              <w:t xml:space="preserve">0.078 </w:t>
            </w:r>
          </w:p>
        </w:tc>
        <w:tc>
          <w:tcPr>
            <w:tcW w:w="548" w:type="pct"/>
            <w:shd w:val="clear" w:color="auto" w:fill="auto"/>
            <w:noWrap/>
            <w:vAlign w:val="center"/>
            <w:hideMark/>
            <w:tcPrChange w:id="2111" w:author="Alex" w:date="2015-05-12T22:14:00Z">
              <w:tcPr>
                <w:tcW w:w="548" w:type="pct"/>
                <w:tcBorders>
                  <w:top w:val="nil"/>
                  <w:left w:val="nil"/>
                  <w:bottom w:val="nil"/>
                  <w:right w:val="nil"/>
                </w:tcBorders>
                <w:shd w:val="clear" w:color="auto" w:fill="auto"/>
                <w:noWrap/>
                <w:vAlign w:val="center"/>
                <w:hideMark/>
              </w:tcPr>
            </w:tcPrChange>
          </w:tcPr>
          <w:p w14:paraId="3B4A9F6C" w14:textId="77777777" w:rsidR="00BB3BDA" w:rsidRPr="001E61A8" w:rsidRDefault="00BB3BDA" w:rsidP="00570380">
            <w:pPr>
              <w:spacing w:line="480" w:lineRule="auto"/>
              <w:jc w:val="right"/>
              <w:rPr>
                <w:rFonts w:ascii="Lucida Grande" w:eastAsia="宋体" w:hAnsi="Lucida Grande" w:cs="Times New Roman"/>
                <w:sz w:val="18"/>
                <w:szCs w:val="18"/>
              </w:rPr>
              <w:pPrChange w:id="2112" w:author="Alex" w:date="2015-05-13T12:13:00Z">
                <w:pPr>
                  <w:jc w:val="right"/>
                </w:pPr>
              </w:pPrChange>
            </w:pPr>
            <w:r w:rsidRPr="001E61A8">
              <w:rPr>
                <w:rFonts w:eastAsia="宋体" w:cs="Times New Roman"/>
              </w:rPr>
              <w:t xml:space="preserve">0.067 </w:t>
            </w:r>
          </w:p>
        </w:tc>
        <w:tc>
          <w:tcPr>
            <w:tcW w:w="547" w:type="pct"/>
            <w:shd w:val="clear" w:color="auto" w:fill="auto"/>
            <w:noWrap/>
            <w:vAlign w:val="center"/>
            <w:hideMark/>
            <w:tcPrChange w:id="2113" w:author="Alex" w:date="2015-05-12T22:14:00Z">
              <w:tcPr>
                <w:tcW w:w="547" w:type="pct"/>
                <w:tcBorders>
                  <w:top w:val="nil"/>
                  <w:left w:val="nil"/>
                  <w:bottom w:val="nil"/>
                  <w:right w:val="nil"/>
                </w:tcBorders>
                <w:shd w:val="clear" w:color="auto" w:fill="auto"/>
                <w:noWrap/>
                <w:vAlign w:val="center"/>
                <w:hideMark/>
              </w:tcPr>
            </w:tcPrChange>
          </w:tcPr>
          <w:p w14:paraId="38D2CB1A" w14:textId="77777777" w:rsidR="00BB3BDA" w:rsidRPr="001E61A8" w:rsidRDefault="00BB3BDA" w:rsidP="00570380">
            <w:pPr>
              <w:spacing w:line="480" w:lineRule="auto"/>
              <w:jc w:val="right"/>
              <w:rPr>
                <w:rFonts w:ascii="Lucida Grande" w:eastAsia="宋体" w:hAnsi="Lucida Grande" w:cs="Times New Roman"/>
                <w:sz w:val="18"/>
                <w:szCs w:val="18"/>
              </w:rPr>
              <w:pPrChange w:id="2114" w:author="Alex" w:date="2015-05-13T12:13:00Z">
                <w:pPr>
                  <w:jc w:val="right"/>
                </w:pPr>
              </w:pPrChange>
            </w:pPr>
            <w:r w:rsidRPr="001E61A8">
              <w:rPr>
                <w:rFonts w:eastAsia="宋体" w:cs="Times New Roman"/>
              </w:rPr>
              <w:t xml:space="preserve">0.138 </w:t>
            </w:r>
          </w:p>
        </w:tc>
      </w:tr>
      <w:tr w:rsidR="00BC4118" w:rsidRPr="001E61A8" w14:paraId="521EDFC6" w14:textId="77777777" w:rsidTr="00090B52">
        <w:trPr>
          <w:trHeight w:val="300"/>
          <w:trPrChange w:id="2115" w:author="Alex" w:date="2015-05-12T22:14:00Z">
            <w:trPr>
              <w:trHeight w:val="300"/>
            </w:trPr>
          </w:trPrChange>
        </w:trPr>
        <w:tc>
          <w:tcPr>
            <w:tcW w:w="1433" w:type="pct"/>
            <w:shd w:val="clear" w:color="auto" w:fill="auto"/>
            <w:noWrap/>
            <w:vAlign w:val="center"/>
            <w:hideMark/>
            <w:tcPrChange w:id="2116" w:author="Alex" w:date="2015-05-12T22:14:00Z">
              <w:tcPr>
                <w:tcW w:w="1433" w:type="pct"/>
                <w:tcBorders>
                  <w:top w:val="nil"/>
                  <w:left w:val="nil"/>
                  <w:bottom w:val="nil"/>
                  <w:right w:val="nil"/>
                </w:tcBorders>
                <w:shd w:val="clear" w:color="auto" w:fill="auto"/>
                <w:noWrap/>
                <w:vAlign w:val="center"/>
                <w:hideMark/>
              </w:tcPr>
            </w:tcPrChange>
          </w:tcPr>
          <w:p w14:paraId="1B9A6E37" w14:textId="77777777" w:rsidR="00BB3BDA" w:rsidRPr="001E61A8" w:rsidRDefault="00BB3BDA" w:rsidP="00570380">
            <w:pPr>
              <w:spacing w:line="480" w:lineRule="auto"/>
              <w:rPr>
                <w:rFonts w:eastAsia="宋体" w:cs="Times New Roman"/>
              </w:rPr>
              <w:pPrChange w:id="2117" w:author="Alex" w:date="2015-05-13T12:13:00Z">
                <w:pPr/>
              </w:pPrChange>
            </w:pPr>
            <w:r w:rsidRPr="001E61A8">
              <w:rPr>
                <w:rFonts w:eastAsia="宋体" w:cs="Times New Roman"/>
              </w:rPr>
              <w:t>SR_4_fa_rep</w:t>
            </w:r>
          </w:p>
        </w:tc>
        <w:tc>
          <w:tcPr>
            <w:tcW w:w="559" w:type="pct"/>
            <w:shd w:val="clear" w:color="auto" w:fill="auto"/>
            <w:noWrap/>
            <w:vAlign w:val="center"/>
            <w:hideMark/>
            <w:tcPrChange w:id="2118" w:author="Alex" w:date="2015-05-12T22:14:00Z">
              <w:tcPr>
                <w:tcW w:w="559" w:type="pct"/>
                <w:tcBorders>
                  <w:top w:val="nil"/>
                  <w:left w:val="nil"/>
                  <w:bottom w:val="nil"/>
                  <w:right w:val="nil"/>
                </w:tcBorders>
                <w:shd w:val="clear" w:color="auto" w:fill="auto"/>
                <w:noWrap/>
                <w:vAlign w:val="center"/>
                <w:hideMark/>
              </w:tcPr>
            </w:tcPrChange>
          </w:tcPr>
          <w:p w14:paraId="0E82FD57" w14:textId="77777777" w:rsidR="00BB3BDA" w:rsidRPr="001E61A8" w:rsidRDefault="00BB3BDA" w:rsidP="00570380">
            <w:pPr>
              <w:spacing w:line="480" w:lineRule="auto"/>
              <w:jc w:val="right"/>
              <w:rPr>
                <w:rFonts w:ascii="Lucida Grande" w:eastAsia="宋体" w:hAnsi="Lucida Grande" w:cs="Times New Roman"/>
                <w:sz w:val="18"/>
                <w:szCs w:val="18"/>
              </w:rPr>
              <w:pPrChange w:id="2119" w:author="Alex" w:date="2015-05-13T12:13:00Z">
                <w:pPr>
                  <w:jc w:val="right"/>
                </w:pPr>
              </w:pPrChange>
            </w:pPr>
            <w:r w:rsidRPr="001E61A8">
              <w:rPr>
                <w:rFonts w:eastAsia="宋体" w:cs="Times New Roman"/>
              </w:rPr>
              <w:t xml:space="preserve">-0.118 </w:t>
            </w:r>
          </w:p>
        </w:tc>
        <w:tc>
          <w:tcPr>
            <w:tcW w:w="672" w:type="pct"/>
            <w:shd w:val="clear" w:color="auto" w:fill="auto"/>
            <w:noWrap/>
            <w:vAlign w:val="center"/>
            <w:hideMark/>
            <w:tcPrChange w:id="2120" w:author="Alex" w:date="2015-05-12T22:14:00Z">
              <w:tcPr>
                <w:tcW w:w="672" w:type="pct"/>
                <w:tcBorders>
                  <w:top w:val="nil"/>
                  <w:left w:val="nil"/>
                  <w:bottom w:val="nil"/>
                  <w:right w:val="nil"/>
                </w:tcBorders>
                <w:shd w:val="clear" w:color="auto" w:fill="auto"/>
                <w:noWrap/>
                <w:vAlign w:val="center"/>
                <w:hideMark/>
              </w:tcPr>
            </w:tcPrChange>
          </w:tcPr>
          <w:p w14:paraId="523D9F69" w14:textId="77777777" w:rsidR="00BB3BDA" w:rsidRPr="001E61A8" w:rsidRDefault="00BB3BDA" w:rsidP="00570380">
            <w:pPr>
              <w:spacing w:line="480" w:lineRule="auto"/>
              <w:jc w:val="right"/>
              <w:rPr>
                <w:rFonts w:ascii="Lucida Grande" w:eastAsia="宋体" w:hAnsi="Lucida Grande" w:cs="Times New Roman"/>
                <w:sz w:val="18"/>
                <w:szCs w:val="18"/>
              </w:rPr>
              <w:pPrChange w:id="2121" w:author="Alex" w:date="2015-05-13T12:13:00Z">
                <w:pPr>
                  <w:jc w:val="right"/>
                </w:pPr>
              </w:pPrChange>
            </w:pPr>
            <w:r w:rsidRPr="001E61A8">
              <w:rPr>
                <w:rFonts w:eastAsia="宋体" w:cs="Times New Roman"/>
              </w:rPr>
              <w:t xml:space="preserve">-0.024 </w:t>
            </w:r>
          </w:p>
        </w:tc>
        <w:tc>
          <w:tcPr>
            <w:tcW w:w="621" w:type="pct"/>
            <w:shd w:val="clear" w:color="auto" w:fill="auto"/>
            <w:noWrap/>
            <w:vAlign w:val="center"/>
            <w:hideMark/>
            <w:tcPrChange w:id="2122" w:author="Alex" w:date="2015-05-12T22:14:00Z">
              <w:tcPr>
                <w:tcW w:w="621" w:type="pct"/>
                <w:tcBorders>
                  <w:top w:val="nil"/>
                  <w:left w:val="nil"/>
                  <w:bottom w:val="nil"/>
                  <w:right w:val="nil"/>
                </w:tcBorders>
                <w:shd w:val="clear" w:color="auto" w:fill="auto"/>
                <w:noWrap/>
                <w:vAlign w:val="center"/>
                <w:hideMark/>
              </w:tcPr>
            </w:tcPrChange>
          </w:tcPr>
          <w:p w14:paraId="211970D0" w14:textId="77777777" w:rsidR="00BB3BDA" w:rsidRPr="001E61A8" w:rsidRDefault="00BB3BDA" w:rsidP="00570380">
            <w:pPr>
              <w:spacing w:line="480" w:lineRule="auto"/>
              <w:jc w:val="right"/>
              <w:rPr>
                <w:rFonts w:ascii="Lucida Grande" w:eastAsia="宋体" w:hAnsi="Lucida Grande" w:cs="Times New Roman"/>
                <w:sz w:val="18"/>
                <w:szCs w:val="18"/>
              </w:rPr>
              <w:pPrChange w:id="2123" w:author="Alex" w:date="2015-05-13T12:13:00Z">
                <w:pPr>
                  <w:jc w:val="right"/>
                </w:pPr>
              </w:pPrChange>
            </w:pPr>
            <w:r w:rsidRPr="001E61A8">
              <w:rPr>
                <w:rFonts w:eastAsia="宋体" w:cs="Times New Roman"/>
              </w:rPr>
              <w:t xml:space="preserve">-0.235 </w:t>
            </w:r>
          </w:p>
        </w:tc>
        <w:tc>
          <w:tcPr>
            <w:tcW w:w="620" w:type="pct"/>
            <w:shd w:val="clear" w:color="auto" w:fill="auto"/>
            <w:noWrap/>
            <w:vAlign w:val="center"/>
            <w:hideMark/>
            <w:tcPrChange w:id="2124" w:author="Alex" w:date="2015-05-12T22:14:00Z">
              <w:tcPr>
                <w:tcW w:w="620" w:type="pct"/>
                <w:tcBorders>
                  <w:top w:val="nil"/>
                  <w:left w:val="nil"/>
                  <w:bottom w:val="nil"/>
                  <w:right w:val="nil"/>
                </w:tcBorders>
                <w:shd w:val="clear" w:color="auto" w:fill="auto"/>
                <w:noWrap/>
                <w:vAlign w:val="center"/>
                <w:hideMark/>
              </w:tcPr>
            </w:tcPrChange>
          </w:tcPr>
          <w:p w14:paraId="6809A417" w14:textId="77777777" w:rsidR="00BB3BDA" w:rsidRPr="001E61A8" w:rsidRDefault="00BB3BDA" w:rsidP="00570380">
            <w:pPr>
              <w:spacing w:line="480" w:lineRule="auto"/>
              <w:jc w:val="right"/>
              <w:rPr>
                <w:rFonts w:ascii="Lucida Grande" w:eastAsia="宋体" w:hAnsi="Lucida Grande" w:cs="Times New Roman"/>
                <w:sz w:val="18"/>
                <w:szCs w:val="18"/>
              </w:rPr>
              <w:pPrChange w:id="2125" w:author="Alex" w:date="2015-05-13T12:13:00Z">
                <w:pPr>
                  <w:jc w:val="right"/>
                </w:pPr>
              </w:pPrChange>
            </w:pPr>
            <w:r w:rsidRPr="001E61A8">
              <w:rPr>
                <w:rFonts w:eastAsia="宋体" w:cs="Times New Roman"/>
              </w:rPr>
              <w:t xml:space="preserve">-0.212 </w:t>
            </w:r>
          </w:p>
        </w:tc>
        <w:tc>
          <w:tcPr>
            <w:tcW w:w="548" w:type="pct"/>
            <w:shd w:val="clear" w:color="auto" w:fill="auto"/>
            <w:noWrap/>
            <w:vAlign w:val="center"/>
            <w:hideMark/>
            <w:tcPrChange w:id="2126" w:author="Alex" w:date="2015-05-12T22:14:00Z">
              <w:tcPr>
                <w:tcW w:w="548" w:type="pct"/>
                <w:tcBorders>
                  <w:top w:val="nil"/>
                  <w:left w:val="nil"/>
                  <w:bottom w:val="nil"/>
                  <w:right w:val="nil"/>
                </w:tcBorders>
                <w:shd w:val="clear" w:color="auto" w:fill="auto"/>
                <w:noWrap/>
                <w:vAlign w:val="center"/>
                <w:hideMark/>
              </w:tcPr>
            </w:tcPrChange>
          </w:tcPr>
          <w:p w14:paraId="54E8FFF7" w14:textId="77777777" w:rsidR="00BB3BDA" w:rsidRPr="001E61A8" w:rsidRDefault="00BB3BDA" w:rsidP="00570380">
            <w:pPr>
              <w:spacing w:line="480" w:lineRule="auto"/>
              <w:jc w:val="right"/>
              <w:rPr>
                <w:rFonts w:ascii="Lucida Grande" w:eastAsia="宋体" w:hAnsi="Lucida Grande" w:cs="Times New Roman"/>
                <w:sz w:val="18"/>
                <w:szCs w:val="18"/>
              </w:rPr>
              <w:pPrChange w:id="2127" w:author="Alex" w:date="2015-05-13T12:13:00Z">
                <w:pPr>
                  <w:jc w:val="right"/>
                </w:pPr>
              </w:pPrChange>
            </w:pPr>
            <w:r w:rsidRPr="001E61A8">
              <w:rPr>
                <w:rFonts w:eastAsia="宋体" w:cs="Times New Roman"/>
              </w:rPr>
              <w:t xml:space="preserve">-0.153 </w:t>
            </w:r>
          </w:p>
        </w:tc>
        <w:tc>
          <w:tcPr>
            <w:tcW w:w="547" w:type="pct"/>
            <w:shd w:val="clear" w:color="auto" w:fill="auto"/>
            <w:noWrap/>
            <w:vAlign w:val="center"/>
            <w:hideMark/>
            <w:tcPrChange w:id="2128" w:author="Alex" w:date="2015-05-12T22:14:00Z">
              <w:tcPr>
                <w:tcW w:w="547" w:type="pct"/>
                <w:tcBorders>
                  <w:top w:val="nil"/>
                  <w:left w:val="nil"/>
                  <w:bottom w:val="nil"/>
                  <w:right w:val="nil"/>
                </w:tcBorders>
                <w:shd w:val="clear" w:color="auto" w:fill="auto"/>
                <w:noWrap/>
                <w:vAlign w:val="center"/>
                <w:hideMark/>
              </w:tcPr>
            </w:tcPrChange>
          </w:tcPr>
          <w:p w14:paraId="09B07901" w14:textId="77777777" w:rsidR="00BB3BDA" w:rsidRPr="001E61A8" w:rsidRDefault="00BB3BDA" w:rsidP="00570380">
            <w:pPr>
              <w:spacing w:line="480" w:lineRule="auto"/>
              <w:jc w:val="right"/>
              <w:rPr>
                <w:rFonts w:ascii="Lucida Grande" w:eastAsia="宋体" w:hAnsi="Lucida Grande" w:cs="Times New Roman"/>
                <w:sz w:val="18"/>
                <w:szCs w:val="18"/>
              </w:rPr>
              <w:pPrChange w:id="2129" w:author="Alex" w:date="2015-05-13T12:13:00Z">
                <w:pPr>
                  <w:jc w:val="right"/>
                </w:pPr>
              </w:pPrChange>
            </w:pPr>
            <w:r w:rsidRPr="001E61A8">
              <w:rPr>
                <w:rFonts w:eastAsia="宋体" w:cs="Times New Roman"/>
              </w:rPr>
              <w:t xml:space="preserve">-0.103 </w:t>
            </w:r>
          </w:p>
        </w:tc>
      </w:tr>
      <w:tr w:rsidR="00BC4118" w:rsidRPr="001E61A8" w14:paraId="16401EE4" w14:textId="77777777" w:rsidTr="00090B52">
        <w:trPr>
          <w:trHeight w:val="300"/>
          <w:trPrChange w:id="2130" w:author="Alex" w:date="2015-05-12T22:14:00Z">
            <w:trPr>
              <w:trHeight w:val="300"/>
            </w:trPr>
          </w:trPrChange>
        </w:trPr>
        <w:tc>
          <w:tcPr>
            <w:tcW w:w="1433" w:type="pct"/>
            <w:shd w:val="clear" w:color="auto" w:fill="auto"/>
            <w:noWrap/>
            <w:vAlign w:val="center"/>
            <w:hideMark/>
            <w:tcPrChange w:id="2131" w:author="Alex" w:date="2015-05-12T22:14:00Z">
              <w:tcPr>
                <w:tcW w:w="1433" w:type="pct"/>
                <w:tcBorders>
                  <w:top w:val="nil"/>
                  <w:left w:val="nil"/>
                  <w:bottom w:val="nil"/>
                  <w:right w:val="nil"/>
                </w:tcBorders>
                <w:shd w:val="clear" w:color="auto" w:fill="auto"/>
                <w:noWrap/>
                <w:vAlign w:val="center"/>
                <w:hideMark/>
              </w:tcPr>
            </w:tcPrChange>
          </w:tcPr>
          <w:p w14:paraId="057B828E" w14:textId="77777777" w:rsidR="00BB3BDA" w:rsidRPr="001E61A8" w:rsidRDefault="00BB3BDA" w:rsidP="00570380">
            <w:pPr>
              <w:spacing w:line="480" w:lineRule="auto"/>
              <w:rPr>
                <w:rFonts w:eastAsia="宋体" w:cs="Times New Roman"/>
              </w:rPr>
              <w:pPrChange w:id="2132" w:author="Alex" w:date="2015-05-13T12:13:00Z">
                <w:pPr/>
              </w:pPrChange>
            </w:pPr>
            <w:r w:rsidRPr="001E61A8">
              <w:rPr>
                <w:rFonts w:eastAsia="宋体" w:cs="Times New Roman"/>
              </w:rPr>
              <w:t>SR_4_hbond_pm</w:t>
            </w:r>
          </w:p>
        </w:tc>
        <w:tc>
          <w:tcPr>
            <w:tcW w:w="559" w:type="pct"/>
            <w:shd w:val="clear" w:color="auto" w:fill="auto"/>
            <w:noWrap/>
            <w:vAlign w:val="center"/>
            <w:hideMark/>
            <w:tcPrChange w:id="2133" w:author="Alex" w:date="2015-05-12T22:14:00Z">
              <w:tcPr>
                <w:tcW w:w="559" w:type="pct"/>
                <w:tcBorders>
                  <w:top w:val="nil"/>
                  <w:left w:val="nil"/>
                  <w:bottom w:val="nil"/>
                  <w:right w:val="nil"/>
                </w:tcBorders>
                <w:shd w:val="clear" w:color="auto" w:fill="auto"/>
                <w:noWrap/>
                <w:vAlign w:val="center"/>
                <w:hideMark/>
              </w:tcPr>
            </w:tcPrChange>
          </w:tcPr>
          <w:p w14:paraId="6E4C29F8" w14:textId="77777777" w:rsidR="00BB3BDA" w:rsidRPr="001E61A8" w:rsidRDefault="00BB3BDA" w:rsidP="00570380">
            <w:pPr>
              <w:spacing w:line="480" w:lineRule="auto"/>
              <w:jc w:val="right"/>
              <w:rPr>
                <w:rFonts w:ascii="Lucida Grande" w:eastAsia="宋体" w:hAnsi="Lucida Grande" w:cs="Times New Roman"/>
                <w:sz w:val="18"/>
                <w:szCs w:val="18"/>
              </w:rPr>
              <w:pPrChange w:id="2134" w:author="Alex" w:date="2015-05-13T12:13:00Z">
                <w:pPr>
                  <w:jc w:val="right"/>
                </w:pPr>
              </w:pPrChange>
            </w:pPr>
            <w:r w:rsidRPr="001E61A8">
              <w:rPr>
                <w:rFonts w:eastAsia="宋体" w:cs="Times New Roman"/>
              </w:rPr>
              <w:t xml:space="preserve">-0.197 </w:t>
            </w:r>
          </w:p>
        </w:tc>
        <w:tc>
          <w:tcPr>
            <w:tcW w:w="672" w:type="pct"/>
            <w:shd w:val="clear" w:color="auto" w:fill="auto"/>
            <w:noWrap/>
            <w:vAlign w:val="center"/>
            <w:hideMark/>
            <w:tcPrChange w:id="2135" w:author="Alex" w:date="2015-05-12T22:14:00Z">
              <w:tcPr>
                <w:tcW w:w="672" w:type="pct"/>
                <w:tcBorders>
                  <w:top w:val="nil"/>
                  <w:left w:val="nil"/>
                  <w:bottom w:val="nil"/>
                  <w:right w:val="nil"/>
                </w:tcBorders>
                <w:shd w:val="clear" w:color="auto" w:fill="auto"/>
                <w:noWrap/>
                <w:vAlign w:val="center"/>
                <w:hideMark/>
              </w:tcPr>
            </w:tcPrChange>
          </w:tcPr>
          <w:p w14:paraId="7AF30B9F" w14:textId="77777777" w:rsidR="00BB3BDA" w:rsidRPr="001E61A8" w:rsidRDefault="00BB3BDA" w:rsidP="00570380">
            <w:pPr>
              <w:spacing w:line="480" w:lineRule="auto"/>
              <w:jc w:val="right"/>
              <w:rPr>
                <w:rFonts w:ascii="Lucida Grande" w:eastAsia="宋体" w:hAnsi="Lucida Grande" w:cs="Times New Roman"/>
                <w:sz w:val="18"/>
                <w:szCs w:val="18"/>
              </w:rPr>
              <w:pPrChange w:id="2136" w:author="Alex" w:date="2015-05-13T12:13:00Z">
                <w:pPr>
                  <w:jc w:val="right"/>
                </w:pPr>
              </w:pPrChange>
            </w:pPr>
            <w:r w:rsidRPr="001E61A8">
              <w:rPr>
                <w:rFonts w:eastAsia="宋体" w:cs="Times New Roman"/>
              </w:rPr>
              <w:t xml:space="preserve">-0.206 </w:t>
            </w:r>
          </w:p>
        </w:tc>
        <w:tc>
          <w:tcPr>
            <w:tcW w:w="621" w:type="pct"/>
            <w:shd w:val="clear" w:color="auto" w:fill="auto"/>
            <w:noWrap/>
            <w:vAlign w:val="center"/>
            <w:hideMark/>
            <w:tcPrChange w:id="2137" w:author="Alex" w:date="2015-05-12T22:14:00Z">
              <w:tcPr>
                <w:tcW w:w="621" w:type="pct"/>
                <w:tcBorders>
                  <w:top w:val="nil"/>
                  <w:left w:val="nil"/>
                  <w:bottom w:val="nil"/>
                  <w:right w:val="nil"/>
                </w:tcBorders>
                <w:shd w:val="clear" w:color="auto" w:fill="auto"/>
                <w:noWrap/>
                <w:vAlign w:val="center"/>
                <w:hideMark/>
              </w:tcPr>
            </w:tcPrChange>
          </w:tcPr>
          <w:p w14:paraId="5911CEC4" w14:textId="77777777" w:rsidR="00BB3BDA" w:rsidRPr="001E61A8" w:rsidRDefault="00BB3BDA" w:rsidP="00570380">
            <w:pPr>
              <w:spacing w:line="480" w:lineRule="auto"/>
              <w:jc w:val="right"/>
              <w:rPr>
                <w:rFonts w:ascii="Lucida Grande" w:eastAsia="宋体" w:hAnsi="Lucida Grande" w:cs="Times New Roman"/>
                <w:sz w:val="18"/>
                <w:szCs w:val="18"/>
              </w:rPr>
              <w:pPrChange w:id="2138" w:author="Alex" w:date="2015-05-13T12:13:00Z">
                <w:pPr>
                  <w:jc w:val="right"/>
                </w:pPr>
              </w:pPrChange>
            </w:pPr>
            <w:r w:rsidRPr="001E61A8">
              <w:rPr>
                <w:rFonts w:eastAsia="宋体" w:cs="Times New Roman"/>
              </w:rPr>
              <w:t xml:space="preserve">0.046 </w:t>
            </w:r>
          </w:p>
        </w:tc>
        <w:tc>
          <w:tcPr>
            <w:tcW w:w="620" w:type="pct"/>
            <w:shd w:val="clear" w:color="auto" w:fill="auto"/>
            <w:noWrap/>
            <w:vAlign w:val="center"/>
            <w:hideMark/>
            <w:tcPrChange w:id="2139" w:author="Alex" w:date="2015-05-12T22:14:00Z">
              <w:tcPr>
                <w:tcW w:w="620" w:type="pct"/>
                <w:tcBorders>
                  <w:top w:val="nil"/>
                  <w:left w:val="nil"/>
                  <w:bottom w:val="nil"/>
                  <w:right w:val="nil"/>
                </w:tcBorders>
                <w:shd w:val="clear" w:color="auto" w:fill="auto"/>
                <w:noWrap/>
                <w:vAlign w:val="center"/>
                <w:hideMark/>
              </w:tcPr>
            </w:tcPrChange>
          </w:tcPr>
          <w:p w14:paraId="1B3626B9" w14:textId="77777777" w:rsidR="00BB3BDA" w:rsidRPr="001E61A8" w:rsidRDefault="00BB3BDA" w:rsidP="00570380">
            <w:pPr>
              <w:spacing w:line="480" w:lineRule="auto"/>
              <w:jc w:val="right"/>
              <w:rPr>
                <w:rFonts w:ascii="Lucida Grande" w:eastAsia="宋体" w:hAnsi="Lucida Grande" w:cs="Times New Roman"/>
                <w:sz w:val="18"/>
                <w:szCs w:val="18"/>
              </w:rPr>
              <w:pPrChange w:id="2140" w:author="Alex" w:date="2015-05-13T12:13:00Z">
                <w:pPr>
                  <w:jc w:val="right"/>
                </w:pPr>
              </w:pPrChange>
            </w:pPr>
            <w:r w:rsidRPr="001E61A8">
              <w:rPr>
                <w:rFonts w:eastAsia="宋体" w:cs="Times New Roman"/>
              </w:rPr>
              <w:t xml:space="preserve">0.069 </w:t>
            </w:r>
          </w:p>
        </w:tc>
        <w:tc>
          <w:tcPr>
            <w:tcW w:w="548" w:type="pct"/>
            <w:shd w:val="clear" w:color="auto" w:fill="auto"/>
            <w:noWrap/>
            <w:vAlign w:val="center"/>
            <w:hideMark/>
            <w:tcPrChange w:id="2141" w:author="Alex" w:date="2015-05-12T22:14:00Z">
              <w:tcPr>
                <w:tcW w:w="548" w:type="pct"/>
                <w:tcBorders>
                  <w:top w:val="nil"/>
                  <w:left w:val="nil"/>
                  <w:bottom w:val="nil"/>
                  <w:right w:val="nil"/>
                </w:tcBorders>
                <w:shd w:val="clear" w:color="auto" w:fill="auto"/>
                <w:noWrap/>
                <w:vAlign w:val="center"/>
                <w:hideMark/>
              </w:tcPr>
            </w:tcPrChange>
          </w:tcPr>
          <w:p w14:paraId="077841CE" w14:textId="77777777" w:rsidR="00BB3BDA" w:rsidRPr="001E61A8" w:rsidRDefault="00BB3BDA" w:rsidP="00570380">
            <w:pPr>
              <w:spacing w:line="480" w:lineRule="auto"/>
              <w:jc w:val="right"/>
              <w:rPr>
                <w:rFonts w:ascii="Lucida Grande" w:eastAsia="宋体" w:hAnsi="Lucida Grande" w:cs="Times New Roman"/>
                <w:sz w:val="18"/>
                <w:szCs w:val="18"/>
              </w:rPr>
              <w:pPrChange w:id="2142" w:author="Alex" w:date="2015-05-13T12:13:00Z">
                <w:pPr>
                  <w:jc w:val="right"/>
                </w:pPr>
              </w:pPrChange>
            </w:pPr>
            <w:r w:rsidRPr="001E61A8">
              <w:rPr>
                <w:rFonts w:eastAsia="宋体" w:cs="Times New Roman"/>
              </w:rPr>
              <w:t xml:space="preserve">-0.211 </w:t>
            </w:r>
          </w:p>
        </w:tc>
        <w:tc>
          <w:tcPr>
            <w:tcW w:w="547" w:type="pct"/>
            <w:shd w:val="clear" w:color="auto" w:fill="auto"/>
            <w:noWrap/>
            <w:vAlign w:val="center"/>
            <w:hideMark/>
            <w:tcPrChange w:id="2143" w:author="Alex" w:date="2015-05-12T22:14:00Z">
              <w:tcPr>
                <w:tcW w:w="547" w:type="pct"/>
                <w:tcBorders>
                  <w:top w:val="nil"/>
                  <w:left w:val="nil"/>
                  <w:bottom w:val="nil"/>
                  <w:right w:val="nil"/>
                </w:tcBorders>
                <w:shd w:val="clear" w:color="auto" w:fill="auto"/>
                <w:noWrap/>
                <w:vAlign w:val="center"/>
                <w:hideMark/>
              </w:tcPr>
            </w:tcPrChange>
          </w:tcPr>
          <w:p w14:paraId="2B8130F6" w14:textId="77777777" w:rsidR="00BB3BDA" w:rsidRPr="001E61A8" w:rsidRDefault="00BB3BDA" w:rsidP="00570380">
            <w:pPr>
              <w:spacing w:line="480" w:lineRule="auto"/>
              <w:jc w:val="right"/>
              <w:rPr>
                <w:rFonts w:ascii="Lucida Grande" w:eastAsia="宋体" w:hAnsi="Lucida Grande" w:cs="Times New Roman"/>
                <w:sz w:val="18"/>
                <w:szCs w:val="18"/>
              </w:rPr>
              <w:pPrChange w:id="2144" w:author="Alex" w:date="2015-05-13T12:13:00Z">
                <w:pPr>
                  <w:jc w:val="right"/>
                </w:pPr>
              </w:pPrChange>
            </w:pPr>
            <w:r w:rsidRPr="001E61A8">
              <w:rPr>
                <w:rFonts w:eastAsia="宋体" w:cs="Times New Roman"/>
              </w:rPr>
              <w:t xml:space="preserve">-0.182 </w:t>
            </w:r>
          </w:p>
        </w:tc>
      </w:tr>
      <w:tr w:rsidR="00BC4118" w:rsidRPr="001E61A8" w14:paraId="099D8133" w14:textId="77777777" w:rsidTr="00090B52">
        <w:trPr>
          <w:trHeight w:val="300"/>
          <w:trPrChange w:id="2145" w:author="Alex" w:date="2015-05-12T22:14:00Z">
            <w:trPr>
              <w:trHeight w:val="300"/>
            </w:trPr>
          </w:trPrChange>
        </w:trPr>
        <w:tc>
          <w:tcPr>
            <w:tcW w:w="1433" w:type="pct"/>
            <w:shd w:val="clear" w:color="auto" w:fill="auto"/>
            <w:noWrap/>
            <w:vAlign w:val="center"/>
            <w:hideMark/>
            <w:tcPrChange w:id="2146" w:author="Alex" w:date="2015-05-12T22:14:00Z">
              <w:tcPr>
                <w:tcW w:w="1433" w:type="pct"/>
                <w:tcBorders>
                  <w:top w:val="nil"/>
                  <w:left w:val="nil"/>
                  <w:bottom w:val="nil"/>
                  <w:right w:val="nil"/>
                </w:tcBorders>
                <w:shd w:val="clear" w:color="auto" w:fill="auto"/>
                <w:noWrap/>
                <w:vAlign w:val="center"/>
                <w:hideMark/>
              </w:tcPr>
            </w:tcPrChange>
          </w:tcPr>
          <w:p w14:paraId="34EDDC48" w14:textId="77777777" w:rsidR="00BB3BDA" w:rsidRPr="001E61A8" w:rsidRDefault="00BB3BDA" w:rsidP="00570380">
            <w:pPr>
              <w:spacing w:line="480" w:lineRule="auto"/>
              <w:rPr>
                <w:rFonts w:eastAsia="宋体" w:cs="Times New Roman"/>
              </w:rPr>
              <w:pPrChange w:id="2147" w:author="Alex" w:date="2015-05-13T12:13:00Z">
                <w:pPr/>
              </w:pPrChange>
            </w:pPr>
            <w:r w:rsidRPr="001E61A8">
              <w:rPr>
                <w:rFonts w:eastAsia="宋体" w:cs="Times New Roman"/>
              </w:rPr>
              <w:t>SR_4_hbond_sc</w:t>
            </w:r>
          </w:p>
        </w:tc>
        <w:tc>
          <w:tcPr>
            <w:tcW w:w="559" w:type="pct"/>
            <w:shd w:val="clear" w:color="auto" w:fill="auto"/>
            <w:noWrap/>
            <w:vAlign w:val="center"/>
            <w:hideMark/>
            <w:tcPrChange w:id="2148" w:author="Alex" w:date="2015-05-12T22:14:00Z">
              <w:tcPr>
                <w:tcW w:w="559" w:type="pct"/>
                <w:tcBorders>
                  <w:top w:val="nil"/>
                  <w:left w:val="nil"/>
                  <w:bottom w:val="nil"/>
                  <w:right w:val="nil"/>
                </w:tcBorders>
                <w:shd w:val="clear" w:color="auto" w:fill="auto"/>
                <w:noWrap/>
                <w:vAlign w:val="center"/>
                <w:hideMark/>
              </w:tcPr>
            </w:tcPrChange>
          </w:tcPr>
          <w:p w14:paraId="24288CA0" w14:textId="77777777" w:rsidR="00BB3BDA" w:rsidRPr="001E61A8" w:rsidRDefault="00BB3BDA" w:rsidP="00570380">
            <w:pPr>
              <w:spacing w:line="480" w:lineRule="auto"/>
              <w:jc w:val="right"/>
              <w:rPr>
                <w:rFonts w:ascii="Lucida Grande" w:eastAsia="宋体" w:hAnsi="Lucida Grande" w:cs="Times New Roman"/>
                <w:sz w:val="18"/>
                <w:szCs w:val="18"/>
              </w:rPr>
              <w:pPrChange w:id="2149" w:author="Alex" w:date="2015-05-13T12:13:00Z">
                <w:pPr>
                  <w:jc w:val="right"/>
                </w:pPr>
              </w:pPrChange>
            </w:pPr>
            <w:r w:rsidRPr="001E61A8">
              <w:rPr>
                <w:rFonts w:eastAsia="宋体" w:cs="Times New Roman"/>
              </w:rPr>
              <w:t xml:space="preserve">0.299 </w:t>
            </w:r>
          </w:p>
        </w:tc>
        <w:tc>
          <w:tcPr>
            <w:tcW w:w="672" w:type="pct"/>
            <w:shd w:val="clear" w:color="auto" w:fill="auto"/>
            <w:noWrap/>
            <w:vAlign w:val="center"/>
            <w:hideMark/>
            <w:tcPrChange w:id="2150" w:author="Alex" w:date="2015-05-12T22:14:00Z">
              <w:tcPr>
                <w:tcW w:w="672" w:type="pct"/>
                <w:tcBorders>
                  <w:top w:val="nil"/>
                  <w:left w:val="nil"/>
                  <w:bottom w:val="nil"/>
                  <w:right w:val="nil"/>
                </w:tcBorders>
                <w:shd w:val="clear" w:color="auto" w:fill="auto"/>
                <w:noWrap/>
                <w:vAlign w:val="center"/>
                <w:hideMark/>
              </w:tcPr>
            </w:tcPrChange>
          </w:tcPr>
          <w:p w14:paraId="42A7A121" w14:textId="77777777" w:rsidR="00BB3BDA" w:rsidRPr="001E61A8" w:rsidRDefault="00BB3BDA" w:rsidP="00570380">
            <w:pPr>
              <w:spacing w:line="480" w:lineRule="auto"/>
              <w:jc w:val="right"/>
              <w:rPr>
                <w:rFonts w:ascii="Lucida Grande" w:eastAsia="宋体" w:hAnsi="Lucida Grande" w:cs="Times New Roman"/>
                <w:sz w:val="18"/>
                <w:szCs w:val="18"/>
              </w:rPr>
              <w:pPrChange w:id="2151" w:author="Alex" w:date="2015-05-13T12:13:00Z">
                <w:pPr>
                  <w:jc w:val="right"/>
                </w:pPr>
              </w:pPrChange>
            </w:pPr>
            <w:r w:rsidRPr="001E61A8">
              <w:rPr>
                <w:rFonts w:eastAsia="宋体" w:cs="Times New Roman"/>
              </w:rPr>
              <w:t xml:space="preserve">0.092 </w:t>
            </w:r>
          </w:p>
        </w:tc>
        <w:tc>
          <w:tcPr>
            <w:tcW w:w="621" w:type="pct"/>
            <w:shd w:val="clear" w:color="auto" w:fill="auto"/>
            <w:noWrap/>
            <w:vAlign w:val="center"/>
            <w:hideMark/>
            <w:tcPrChange w:id="2152" w:author="Alex" w:date="2015-05-12T22:14:00Z">
              <w:tcPr>
                <w:tcW w:w="621" w:type="pct"/>
                <w:tcBorders>
                  <w:top w:val="nil"/>
                  <w:left w:val="nil"/>
                  <w:bottom w:val="nil"/>
                  <w:right w:val="nil"/>
                </w:tcBorders>
                <w:shd w:val="clear" w:color="auto" w:fill="auto"/>
                <w:noWrap/>
                <w:vAlign w:val="center"/>
                <w:hideMark/>
              </w:tcPr>
            </w:tcPrChange>
          </w:tcPr>
          <w:p w14:paraId="33DD4203" w14:textId="77777777" w:rsidR="00BB3BDA" w:rsidRPr="001E61A8" w:rsidRDefault="00BB3BDA" w:rsidP="00570380">
            <w:pPr>
              <w:spacing w:line="480" w:lineRule="auto"/>
              <w:jc w:val="right"/>
              <w:rPr>
                <w:rFonts w:ascii="Lucida Grande" w:eastAsia="宋体" w:hAnsi="Lucida Grande" w:cs="Times New Roman"/>
                <w:sz w:val="18"/>
                <w:szCs w:val="18"/>
              </w:rPr>
              <w:pPrChange w:id="2153" w:author="Alex" w:date="2015-05-13T12:13:00Z">
                <w:pPr>
                  <w:jc w:val="right"/>
                </w:pPr>
              </w:pPrChange>
            </w:pPr>
            <w:r w:rsidRPr="001E61A8">
              <w:rPr>
                <w:rFonts w:eastAsia="宋体" w:cs="Times New Roman"/>
              </w:rPr>
              <w:t xml:space="preserve">-0.009 </w:t>
            </w:r>
          </w:p>
        </w:tc>
        <w:tc>
          <w:tcPr>
            <w:tcW w:w="620" w:type="pct"/>
            <w:shd w:val="clear" w:color="auto" w:fill="auto"/>
            <w:noWrap/>
            <w:vAlign w:val="center"/>
            <w:hideMark/>
            <w:tcPrChange w:id="2154" w:author="Alex" w:date="2015-05-12T22:14:00Z">
              <w:tcPr>
                <w:tcW w:w="620" w:type="pct"/>
                <w:tcBorders>
                  <w:top w:val="nil"/>
                  <w:left w:val="nil"/>
                  <w:bottom w:val="nil"/>
                  <w:right w:val="nil"/>
                </w:tcBorders>
                <w:shd w:val="clear" w:color="auto" w:fill="auto"/>
                <w:noWrap/>
                <w:vAlign w:val="center"/>
                <w:hideMark/>
              </w:tcPr>
            </w:tcPrChange>
          </w:tcPr>
          <w:p w14:paraId="4A3A2A75" w14:textId="77777777" w:rsidR="00BB3BDA" w:rsidRPr="001E61A8" w:rsidRDefault="00BB3BDA" w:rsidP="00570380">
            <w:pPr>
              <w:spacing w:line="480" w:lineRule="auto"/>
              <w:jc w:val="right"/>
              <w:rPr>
                <w:rFonts w:ascii="Lucida Grande" w:eastAsia="宋体" w:hAnsi="Lucida Grande" w:cs="Times New Roman"/>
                <w:sz w:val="18"/>
                <w:szCs w:val="18"/>
              </w:rPr>
              <w:pPrChange w:id="2155" w:author="Alex" w:date="2015-05-13T12:13:00Z">
                <w:pPr>
                  <w:jc w:val="right"/>
                </w:pPr>
              </w:pPrChange>
            </w:pPr>
            <w:r w:rsidRPr="001E61A8">
              <w:rPr>
                <w:rFonts w:eastAsia="宋体" w:cs="Times New Roman"/>
              </w:rPr>
              <w:t xml:space="preserve">-0.063 </w:t>
            </w:r>
          </w:p>
        </w:tc>
        <w:tc>
          <w:tcPr>
            <w:tcW w:w="548" w:type="pct"/>
            <w:shd w:val="clear" w:color="auto" w:fill="auto"/>
            <w:noWrap/>
            <w:vAlign w:val="center"/>
            <w:hideMark/>
            <w:tcPrChange w:id="2156" w:author="Alex" w:date="2015-05-12T22:14:00Z">
              <w:tcPr>
                <w:tcW w:w="548" w:type="pct"/>
                <w:tcBorders>
                  <w:top w:val="nil"/>
                  <w:left w:val="nil"/>
                  <w:bottom w:val="nil"/>
                  <w:right w:val="nil"/>
                </w:tcBorders>
                <w:shd w:val="clear" w:color="auto" w:fill="auto"/>
                <w:noWrap/>
                <w:vAlign w:val="center"/>
                <w:hideMark/>
              </w:tcPr>
            </w:tcPrChange>
          </w:tcPr>
          <w:p w14:paraId="347B9B47" w14:textId="77777777" w:rsidR="00BB3BDA" w:rsidRPr="001E61A8" w:rsidRDefault="00BB3BDA" w:rsidP="00570380">
            <w:pPr>
              <w:spacing w:line="480" w:lineRule="auto"/>
              <w:jc w:val="right"/>
              <w:rPr>
                <w:rFonts w:ascii="Lucida Grande" w:eastAsia="宋体" w:hAnsi="Lucida Grande" w:cs="Times New Roman"/>
                <w:sz w:val="18"/>
                <w:szCs w:val="18"/>
              </w:rPr>
              <w:pPrChange w:id="2157" w:author="Alex" w:date="2015-05-13T12:13:00Z">
                <w:pPr>
                  <w:jc w:val="right"/>
                </w:pPr>
              </w:pPrChange>
            </w:pPr>
            <w:r w:rsidRPr="001E61A8">
              <w:rPr>
                <w:rFonts w:eastAsia="宋体" w:cs="Times New Roman"/>
              </w:rPr>
              <w:t xml:space="preserve">0.058 </w:t>
            </w:r>
          </w:p>
        </w:tc>
        <w:tc>
          <w:tcPr>
            <w:tcW w:w="547" w:type="pct"/>
            <w:shd w:val="clear" w:color="auto" w:fill="auto"/>
            <w:noWrap/>
            <w:vAlign w:val="center"/>
            <w:hideMark/>
            <w:tcPrChange w:id="2158" w:author="Alex" w:date="2015-05-12T22:14:00Z">
              <w:tcPr>
                <w:tcW w:w="547" w:type="pct"/>
                <w:tcBorders>
                  <w:top w:val="nil"/>
                  <w:left w:val="nil"/>
                  <w:bottom w:val="nil"/>
                  <w:right w:val="nil"/>
                </w:tcBorders>
                <w:shd w:val="clear" w:color="auto" w:fill="auto"/>
                <w:noWrap/>
                <w:vAlign w:val="center"/>
                <w:hideMark/>
              </w:tcPr>
            </w:tcPrChange>
          </w:tcPr>
          <w:p w14:paraId="0500C54B" w14:textId="77777777" w:rsidR="00BB3BDA" w:rsidRPr="001E61A8" w:rsidRDefault="00BB3BDA" w:rsidP="00570380">
            <w:pPr>
              <w:spacing w:line="480" w:lineRule="auto"/>
              <w:jc w:val="right"/>
              <w:rPr>
                <w:rFonts w:ascii="Lucida Grande" w:eastAsia="宋体" w:hAnsi="Lucida Grande" w:cs="Times New Roman"/>
                <w:sz w:val="18"/>
                <w:szCs w:val="18"/>
              </w:rPr>
              <w:pPrChange w:id="2159" w:author="Alex" w:date="2015-05-13T12:13:00Z">
                <w:pPr>
                  <w:jc w:val="right"/>
                </w:pPr>
              </w:pPrChange>
            </w:pPr>
            <w:r w:rsidRPr="001E61A8">
              <w:rPr>
                <w:rFonts w:eastAsia="宋体" w:cs="Times New Roman"/>
              </w:rPr>
              <w:t xml:space="preserve">0.061 </w:t>
            </w:r>
          </w:p>
        </w:tc>
      </w:tr>
      <w:tr w:rsidR="00BC4118" w:rsidRPr="001E61A8" w14:paraId="4620AF00" w14:textId="77777777" w:rsidTr="00090B52">
        <w:trPr>
          <w:trHeight w:val="300"/>
          <w:trPrChange w:id="2160" w:author="Alex" w:date="2015-05-12T22:14:00Z">
            <w:trPr>
              <w:trHeight w:val="300"/>
            </w:trPr>
          </w:trPrChange>
        </w:trPr>
        <w:tc>
          <w:tcPr>
            <w:tcW w:w="1433" w:type="pct"/>
            <w:shd w:val="clear" w:color="auto" w:fill="auto"/>
            <w:noWrap/>
            <w:vAlign w:val="center"/>
            <w:hideMark/>
            <w:tcPrChange w:id="2161" w:author="Alex" w:date="2015-05-12T22:14:00Z">
              <w:tcPr>
                <w:tcW w:w="1433" w:type="pct"/>
                <w:tcBorders>
                  <w:top w:val="nil"/>
                  <w:left w:val="nil"/>
                  <w:bottom w:val="nil"/>
                  <w:right w:val="nil"/>
                </w:tcBorders>
                <w:shd w:val="clear" w:color="auto" w:fill="auto"/>
                <w:noWrap/>
                <w:vAlign w:val="center"/>
                <w:hideMark/>
              </w:tcPr>
            </w:tcPrChange>
          </w:tcPr>
          <w:p w14:paraId="7A7248C8" w14:textId="77777777" w:rsidR="00BB3BDA" w:rsidRPr="001E61A8" w:rsidRDefault="00BB3BDA" w:rsidP="00570380">
            <w:pPr>
              <w:spacing w:line="480" w:lineRule="auto"/>
              <w:rPr>
                <w:rFonts w:eastAsia="宋体" w:cs="Times New Roman"/>
              </w:rPr>
              <w:pPrChange w:id="2162" w:author="Alex" w:date="2015-05-13T12:13:00Z">
                <w:pPr/>
              </w:pPrChange>
            </w:pPr>
            <w:r w:rsidRPr="001E61A8">
              <w:rPr>
                <w:rFonts w:eastAsia="宋体" w:cs="Times New Roman"/>
              </w:rPr>
              <w:t>SR_4_nlpstat_pm</w:t>
            </w:r>
          </w:p>
        </w:tc>
        <w:tc>
          <w:tcPr>
            <w:tcW w:w="559" w:type="pct"/>
            <w:shd w:val="clear" w:color="auto" w:fill="auto"/>
            <w:noWrap/>
            <w:vAlign w:val="center"/>
            <w:hideMark/>
            <w:tcPrChange w:id="2163" w:author="Alex" w:date="2015-05-12T22:14:00Z">
              <w:tcPr>
                <w:tcW w:w="559" w:type="pct"/>
                <w:tcBorders>
                  <w:top w:val="nil"/>
                  <w:left w:val="nil"/>
                  <w:bottom w:val="nil"/>
                  <w:right w:val="nil"/>
                </w:tcBorders>
                <w:shd w:val="clear" w:color="auto" w:fill="auto"/>
                <w:noWrap/>
                <w:vAlign w:val="center"/>
                <w:hideMark/>
              </w:tcPr>
            </w:tcPrChange>
          </w:tcPr>
          <w:p w14:paraId="0D5F16E6" w14:textId="77777777" w:rsidR="00BB3BDA" w:rsidRPr="001E61A8" w:rsidRDefault="00BB3BDA" w:rsidP="00570380">
            <w:pPr>
              <w:spacing w:line="480" w:lineRule="auto"/>
              <w:jc w:val="right"/>
              <w:rPr>
                <w:rFonts w:ascii="Lucida Grande" w:eastAsia="宋体" w:hAnsi="Lucida Grande" w:cs="Times New Roman"/>
                <w:sz w:val="18"/>
                <w:szCs w:val="18"/>
              </w:rPr>
              <w:pPrChange w:id="2164" w:author="Alex" w:date="2015-05-13T12:13:00Z">
                <w:pPr>
                  <w:jc w:val="right"/>
                </w:pPr>
              </w:pPrChange>
            </w:pPr>
            <w:r w:rsidRPr="001E61A8">
              <w:rPr>
                <w:rFonts w:eastAsia="宋体" w:cs="Times New Roman"/>
              </w:rPr>
              <w:t xml:space="preserve">0.067 </w:t>
            </w:r>
          </w:p>
        </w:tc>
        <w:tc>
          <w:tcPr>
            <w:tcW w:w="672" w:type="pct"/>
            <w:shd w:val="clear" w:color="auto" w:fill="auto"/>
            <w:noWrap/>
            <w:vAlign w:val="center"/>
            <w:hideMark/>
            <w:tcPrChange w:id="2165" w:author="Alex" w:date="2015-05-12T22:14:00Z">
              <w:tcPr>
                <w:tcW w:w="672" w:type="pct"/>
                <w:tcBorders>
                  <w:top w:val="nil"/>
                  <w:left w:val="nil"/>
                  <w:bottom w:val="nil"/>
                  <w:right w:val="nil"/>
                </w:tcBorders>
                <w:shd w:val="clear" w:color="auto" w:fill="auto"/>
                <w:noWrap/>
                <w:vAlign w:val="center"/>
                <w:hideMark/>
              </w:tcPr>
            </w:tcPrChange>
          </w:tcPr>
          <w:p w14:paraId="13FE1AF2" w14:textId="77777777" w:rsidR="00BB3BDA" w:rsidRPr="001E61A8" w:rsidRDefault="00BB3BDA" w:rsidP="00570380">
            <w:pPr>
              <w:spacing w:line="480" w:lineRule="auto"/>
              <w:jc w:val="right"/>
              <w:rPr>
                <w:rFonts w:ascii="Lucida Grande" w:eastAsia="宋体" w:hAnsi="Lucida Grande" w:cs="Times New Roman"/>
                <w:sz w:val="18"/>
                <w:szCs w:val="18"/>
              </w:rPr>
              <w:pPrChange w:id="2166" w:author="Alex" w:date="2015-05-13T12:13:00Z">
                <w:pPr>
                  <w:jc w:val="right"/>
                </w:pPr>
              </w:pPrChange>
            </w:pPr>
            <w:r w:rsidRPr="001E61A8">
              <w:rPr>
                <w:rFonts w:eastAsia="宋体" w:cs="Times New Roman"/>
              </w:rPr>
              <w:t xml:space="preserve">0.174 </w:t>
            </w:r>
          </w:p>
        </w:tc>
        <w:tc>
          <w:tcPr>
            <w:tcW w:w="621" w:type="pct"/>
            <w:shd w:val="clear" w:color="auto" w:fill="auto"/>
            <w:noWrap/>
            <w:vAlign w:val="center"/>
            <w:hideMark/>
            <w:tcPrChange w:id="2167" w:author="Alex" w:date="2015-05-12T22:14:00Z">
              <w:tcPr>
                <w:tcW w:w="621" w:type="pct"/>
                <w:tcBorders>
                  <w:top w:val="nil"/>
                  <w:left w:val="nil"/>
                  <w:bottom w:val="nil"/>
                  <w:right w:val="nil"/>
                </w:tcBorders>
                <w:shd w:val="clear" w:color="auto" w:fill="auto"/>
                <w:noWrap/>
                <w:vAlign w:val="center"/>
                <w:hideMark/>
              </w:tcPr>
            </w:tcPrChange>
          </w:tcPr>
          <w:p w14:paraId="165C81E5" w14:textId="77777777" w:rsidR="00BB3BDA" w:rsidRPr="001E61A8" w:rsidRDefault="00BB3BDA" w:rsidP="00570380">
            <w:pPr>
              <w:spacing w:line="480" w:lineRule="auto"/>
              <w:jc w:val="right"/>
              <w:rPr>
                <w:rFonts w:ascii="Lucida Grande" w:eastAsia="宋体" w:hAnsi="Lucida Grande" w:cs="Times New Roman"/>
                <w:sz w:val="18"/>
                <w:szCs w:val="18"/>
              </w:rPr>
              <w:pPrChange w:id="2168" w:author="Alex" w:date="2015-05-13T12:13:00Z">
                <w:pPr>
                  <w:jc w:val="right"/>
                </w:pPr>
              </w:pPrChange>
            </w:pPr>
            <w:r w:rsidRPr="001E61A8">
              <w:rPr>
                <w:rFonts w:eastAsia="宋体" w:cs="Times New Roman"/>
              </w:rPr>
              <w:t xml:space="preserve">0.160 </w:t>
            </w:r>
          </w:p>
        </w:tc>
        <w:tc>
          <w:tcPr>
            <w:tcW w:w="620" w:type="pct"/>
            <w:shd w:val="clear" w:color="auto" w:fill="auto"/>
            <w:noWrap/>
            <w:vAlign w:val="center"/>
            <w:hideMark/>
            <w:tcPrChange w:id="2169" w:author="Alex" w:date="2015-05-12T22:14:00Z">
              <w:tcPr>
                <w:tcW w:w="620" w:type="pct"/>
                <w:tcBorders>
                  <w:top w:val="nil"/>
                  <w:left w:val="nil"/>
                  <w:bottom w:val="nil"/>
                  <w:right w:val="nil"/>
                </w:tcBorders>
                <w:shd w:val="clear" w:color="auto" w:fill="auto"/>
                <w:noWrap/>
                <w:vAlign w:val="center"/>
                <w:hideMark/>
              </w:tcPr>
            </w:tcPrChange>
          </w:tcPr>
          <w:p w14:paraId="75EFE8B5" w14:textId="77777777" w:rsidR="00BB3BDA" w:rsidRPr="001E61A8" w:rsidRDefault="00BB3BDA" w:rsidP="00570380">
            <w:pPr>
              <w:spacing w:line="480" w:lineRule="auto"/>
              <w:jc w:val="right"/>
              <w:rPr>
                <w:rFonts w:ascii="Lucida Grande" w:eastAsia="宋体" w:hAnsi="Lucida Grande" w:cs="Times New Roman"/>
                <w:sz w:val="18"/>
                <w:szCs w:val="18"/>
              </w:rPr>
              <w:pPrChange w:id="2170" w:author="Alex" w:date="2015-05-13T12:13:00Z">
                <w:pPr>
                  <w:jc w:val="right"/>
                </w:pPr>
              </w:pPrChange>
            </w:pPr>
            <w:r w:rsidRPr="001E61A8">
              <w:rPr>
                <w:rFonts w:eastAsia="宋体" w:cs="Times New Roman"/>
              </w:rPr>
              <w:t xml:space="preserve">0.244 </w:t>
            </w:r>
          </w:p>
        </w:tc>
        <w:tc>
          <w:tcPr>
            <w:tcW w:w="548" w:type="pct"/>
            <w:shd w:val="clear" w:color="auto" w:fill="auto"/>
            <w:noWrap/>
            <w:vAlign w:val="center"/>
            <w:hideMark/>
            <w:tcPrChange w:id="2171" w:author="Alex" w:date="2015-05-12T22:14:00Z">
              <w:tcPr>
                <w:tcW w:w="548" w:type="pct"/>
                <w:tcBorders>
                  <w:top w:val="nil"/>
                  <w:left w:val="nil"/>
                  <w:bottom w:val="nil"/>
                  <w:right w:val="nil"/>
                </w:tcBorders>
                <w:shd w:val="clear" w:color="auto" w:fill="auto"/>
                <w:noWrap/>
                <w:vAlign w:val="center"/>
                <w:hideMark/>
              </w:tcPr>
            </w:tcPrChange>
          </w:tcPr>
          <w:p w14:paraId="0FBF62A4" w14:textId="77777777" w:rsidR="00BB3BDA" w:rsidRPr="001E61A8" w:rsidRDefault="00BB3BDA" w:rsidP="00570380">
            <w:pPr>
              <w:spacing w:line="480" w:lineRule="auto"/>
              <w:jc w:val="right"/>
              <w:rPr>
                <w:rFonts w:ascii="Lucida Grande" w:eastAsia="宋体" w:hAnsi="Lucida Grande" w:cs="Times New Roman"/>
                <w:sz w:val="18"/>
                <w:szCs w:val="18"/>
              </w:rPr>
              <w:pPrChange w:id="2172" w:author="Alex" w:date="2015-05-13T12:13:00Z">
                <w:pPr>
                  <w:jc w:val="right"/>
                </w:pPr>
              </w:pPrChange>
            </w:pPr>
            <w:r w:rsidRPr="001E61A8">
              <w:rPr>
                <w:rFonts w:eastAsia="宋体" w:cs="Times New Roman"/>
              </w:rPr>
              <w:t xml:space="preserve">-0.007 </w:t>
            </w:r>
          </w:p>
        </w:tc>
        <w:tc>
          <w:tcPr>
            <w:tcW w:w="547" w:type="pct"/>
            <w:shd w:val="clear" w:color="auto" w:fill="auto"/>
            <w:noWrap/>
            <w:vAlign w:val="center"/>
            <w:hideMark/>
            <w:tcPrChange w:id="2173" w:author="Alex" w:date="2015-05-12T22:14:00Z">
              <w:tcPr>
                <w:tcW w:w="547" w:type="pct"/>
                <w:tcBorders>
                  <w:top w:val="nil"/>
                  <w:left w:val="nil"/>
                  <w:bottom w:val="nil"/>
                  <w:right w:val="nil"/>
                </w:tcBorders>
                <w:shd w:val="clear" w:color="auto" w:fill="auto"/>
                <w:noWrap/>
                <w:vAlign w:val="center"/>
                <w:hideMark/>
              </w:tcPr>
            </w:tcPrChange>
          </w:tcPr>
          <w:p w14:paraId="3C37DCDC" w14:textId="77777777" w:rsidR="00BB3BDA" w:rsidRPr="001E61A8" w:rsidRDefault="00BB3BDA" w:rsidP="00570380">
            <w:pPr>
              <w:spacing w:line="480" w:lineRule="auto"/>
              <w:jc w:val="right"/>
              <w:rPr>
                <w:rFonts w:ascii="Lucida Grande" w:eastAsia="宋体" w:hAnsi="Lucida Grande" w:cs="Times New Roman"/>
                <w:sz w:val="18"/>
                <w:szCs w:val="18"/>
              </w:rPr>
              <w:pPrChange w:id="2174" w:author="Alex" w:date="2015-05-13T12:13:00Z">
                <w:pPr>
                  <w:jc w:val="right"/>
                </w:pPr>
              </w:pPrChange>
            </w:pPr>
            <w:r w:rsidRPr="001E61A8">
              <w:rPr>
                <w:rFonts w:eastAsia="宋体" w:cs="Times New Roman"/>
              </w:rPr>
              <w:t xml:space="preserve">-0.015 </w:t>
            </w:r>
          </w:p>
        </w:tc>
      </w:tr>
      <w:tr w:rsidR="00BC4118" w:rsidRPr="001E61A8" w14:paraId="7F0CCDE3" w14:textId="77777777" w:rsidTr="00090B52">
        <w:trPr>
          <w:trHeight w:val="300"/>
          <w:trPrChange w:id="2175" w:author="Alex" w:date="2015-05-12T22:14:00Z">
            <w:trPr>
              <w:trHeight w:val="300"/>
            </w:trPr>
          </w:trPrChange>
        </w:trPr>
        <w:tc>
          <w:tcPr>
            <w:tcW w:w="1433" w:type="pct"/>
            <w:shd w:val="clear" w:color="auto" w:fill="auto"/>
            <w:noWrap/>
            <w:vAlign w:val="center"/>
            <w:hideMark/>
            <w:tcPrChange w:id="2176" w:author="Alex" w:date="2015-05-12T22:14:00Z">
              <w:tcPr>
                <w:tcW w:w="1433" w:type="pct"/>
                <w:tcBorders>
                  <w:top w:val="nil"/>
                  <w:left w:val="nil"/>
                  <w:bottom w:val="nil"/>
                  <w:right w:val="nil"/>
                </w:tcBorders>
                <w:shd w:val="clear" w:color="auto" w:fill="auto"/>
                <w:noWrap/>
                <w:vAlign w:val="center"/>
                <w:hideMark/>
              </w:tcPr>
            </w:tcPrChange>
          </w:tcPr>
          <w:p w14:paraId="6EE66CFD" w14:textId="77777777" w:rsidR="00BB3BDA" w:rsidRPr="001E61A8" w:rsidRDefault="00BB3BDA" w:rsidP="00570380">
            <w:pPr>
              <w:spacing w:line="480" w:lineRule="auto"/>
              <w:rPr>
                <w:rFonts w:eastAsia="宋体" w:cs="Times New Roman"/>
              </w:rPr>
              <w:pPrChange w:id="2177" w:author="Alex" w:date="2015-05-13T12:13:00Z">
                <w:pPr/>
              </w:pPrChange>
            </w:pPr>
            <w:r w:rsidRPr="001E61A8">
              <w:rPr>
                <w:rFonts w:eastAsia="宋体" w:cs="Times New Roman"/>
              </w:rPr>
              <w:t>SR_4_pstat_pm</w:t>
            </w:r>
          </w:p>
        </w:tc>
        <w:tc>
          <w:tcPr>
            <w:tcW w:w="559" w:type="pct"/>
            <w:shd w:val="clear" w:color="auto" w:fill="auto"/>
            <w:noWrap/>
            <w:vAlign w:val="center"/>
            <w:hideMark/>
            <w:tcPrChange w:id="2178" w:author="Alex" w:date="2015-05-12T22:14:00Z">
              <w:tcPr>
                <w:tcW w:w="559" w:type="pct"/>
                <w:tcBorders>
                  <w:top w:val="nil"/>
                  <w:left w:val="nil"/>
                  <w:bottom w:val="nil"/>
                  <w:right w:val="nil"/>
                </w:tcBorders>
                <w:shd w:val="clear" w:color="auto" w:fill="auto"/>
                <w:noWrap/>
                <w:vAlign w:val="center"/>
                <w:hideMark/>
              </w:tcPr>
            </w:tcPrChange>
          </w:tcPr>
          <w:p w14:paraId="18F00585" w14:textId="77777777" w:rsidR="00BB3BDA" w:rsidRPr="001E61A8" w:rsidRDefault="00BB3BDA" w:rsidP="00570380">
            <w:pPr>
              <w:spacing w:line="480" w:lineRule="auto"/>
              <w:jc w:val="right"/>
              <w:rPr>
                <w:rFonts w:ascii="Lucida Grande" w:eastAsia="宋体" w:hAnsi="Lucida Grande" w:cs="Times New Roman"/>
                <w:sz w:val="18"/>
                <w:szCs w:val="18"/>
              </w:rPr>
              <w:pPrChange w:id="2179" w:author="Alex" w:date="2015-05-13T12:13:00Z">
                <w:pPr>
                  <w:jc w:val="right"/>
                </w:pPr>
              </w:pPrChange>
            </w:pPr>
            <w:r w:rsidRPr="001E61A8">
              <w:rPr>
                <w:rFonts w:eastAsia="宋体" w:cs="Times New Roman"/>
              </w:rPr>
              <w:t xml:space="preserve">0.040 </w:t>
            </w:r>
          </w:p>
        </w:tc>
        <w:tc>
          <w:tcPr>
            <w:tcW w:w="672" w:type="pct"/>
            <w:shd w:val="clear" w:color="auto" w:fill="auto"/>
            <w:noWrap/>
            <w:vAlign w:val="center"/>
            <w:hideMark/>
            <w:tcPrChange w:id="2180" w:author="Alex" w:date="2015-05-12T22:14:00Z">
              <w:tcPr>
                <w:tcW w:w="672" w:type="pct"/>
                <w:tcBorders>
                  <w:top w:val="nil"/>
                  <w:left w:val="nil"/>
                  <w:bottom w:val="nil"/>
                  <w:right w:val="nil"/>
                </w:tcBorders>
                <w:shd w:val="clear" w:color="auto" w:fill="auto"/>
                <w:noWrap/>
                <w:vAlign w:val="center"/>
                <w:hideMark/>
              </w:tcPr>
            </w:tcPrChange>
          </w:tcPr>
          <w:p w14:paraId="4B109077" w14:textId="77777777" w:rsidR="00BB3BDA" w:rsidRPr="001E61A8" w:rsidRDefault="00BB3BDA" w:rsidP="00570380">
            <w:pPr>
              <w:spacing w:line="480" w:lineRule="auto"/>
              <w:jc w:val="right"/>
              <w:rPr>
                <w:rFonts w:ascii="Lucida Grande" w:eastAsia="宋体" w:hAnsi="Lucida Grande" w:cs="Times New Roman"/>
                <w:sz w:val="18"/>
                <w:szCs w:val="18"/>
              </w:rPr>
              <w:pPrChange w:id="2181" w:author="Alex" w:date="2015-05-13T12:13:00Z">
                <w:pPr>
                  <w:jc w:val="right"/>
                </w:pPr>
              </w:pPrChange>
            </w:pPr>
            <w:r w:rsidRPr="001E61A8">
              <w:rPr>
                <w:rFonts w:eastAsia="宋体" w:cs="Times New Roman"/>
              </w:rPr>
              <w:t xml:space="preserve">0.098 </w:t>
            </w:r>
          </w:p>
        </w:tc>
        <w:tc>
          <w:tcPr>
            <w:tcW w:w="621" w:type="pct"/>
            <w:shd w:val="clear" w:color="auto" w:fill="auto"/>
            <w:noWrap/>
            <w:vAlign w:val="center"/>
            <w:hideMark/>
            <w:tcPrChange w:id="2182" w:author="Alex" w:date="2015-05-12T22:14:00Z">
              <w:tcPr>
                <w:tcW w:w="621" w:type="pct"/>
                <w:tcBorders>
                  <w:top w:val="nil"/>
                  <w:left w:val="nil"/>
                  <w:bottom w:val="nil"/>
                  <w:right w:val="nil"/>
                </w:tcBorders>
                <w:shd w:val="clear" w:color="auto" w:fill="auto"/>
                <w:noWrap/>
                <w:vAlign w:val="center"/>
                <w:hideMark/>
              </w:tcPr>
            </w:tcPrChange>
          </w:tcPr>
          <w:p w14:paraId="5582F434" w14:textId="77777777" w:rsidR="00BB3BDA" w:rsidRPr="001E61A8" w:rsidRDefault="00BB3BDA" w:rsidP="00570380">
            <w:pPr>
              <w:spacing w:line="480" w:lineRule="auto"/>
              <w:jc w:val="right"/>
              <w:rPr>
                <w:rFonts w:ascii="Lucida Grande" w:eastAsia="宋体" w:hAnsi="Lucida Grande" w:cs="Times New Roman"/>
                <w:sz w:val="18"/>
                <w:szCs w:val="18"/>
              </w:rPr>
              <w:pPrChange w:id="2183" w:author="Alex" w:date="2015-05-13T12:13:00Z">
                <w:pPr>
                  <w:jc w:val="right"/>
                </w:pPr>
              </w:pPrChange>
            </w:pPr>
            <w:r w:rsidRPr="001E61A8">
              <w:rPr>
                <w:rFonts w:eastAsia="宋体" w:cs="Times New Roman"/>
              </w:rPr>
              <w:t xml:space="preserve">0.105 </w:t>
            </w:r>
          </w:p>
        </w:tc>
        <w:tc>
          <w:tcPr>
            <w:tcW w:w="620" w:type="pct"/>
            <w:shd w:val="clear" w:color="auto" w:fill="auto"/>
            <w:noWrap/>
            <w:vAlign w:val="center"/>
            <w:hideMark/>
            <w:tcPrChange w:id="2184" w:author="Alex" w:date="2015-05-12T22:14:00Z">
              <w:tcPr>
                <w:tcW w:w="620" w:type="pct"/>
                <w:tcBorders>
                  <w:top w:val="nil"/>
                  <w:left w:val="nil"/>
                  <w:bottom w:val="nil"/>
                  <w:right w:val="nil"/>
                </w:tcBorders>
                <w:shd w:val="clear" w:color="auto" w:fill="auto"/>
                <w:noWrap/>
                <w:vAlign w:val="center"/>
                <w:hideMark/>
              </w:tcPr>
            </w:tcPrChange>
          </w:tcPr>
          <w:p w14:paraId="1BDF59F7" w14:textId="77777777" w:rsidR="00BB3BDA" w:rsidRPr="001E61A8" w:rsidRDefault="00BB3BDA" w:rsidP="00570380">
            <w:pPr>
              <w:spacing w:line="480" w:lineRule="auto"/>
              <w:jc w:val="right"/>
              <w:rPr>
                <w:rFonts w:ascii="Lucida Grande" w:eastAsia="宋体" w:hAnsi="Lucida Grande" w:cs="Times New Roman"/>
                <w:sz w:val="18"/>
                <w:szCs w:val="18"/>
              </w:rPr>
              <w:pPrChange w:id="2185" w:author="Alex" w:date="2015-05-13T12:13:00Z">
                <w:pPr>
                  <w:jc w:val="right"/>
                </w:pPr>
              </w:pPrChange>
            </w:pPr>
            <w:r w:rsidRPr="001E61A8">
              <w:rPr>
                <w:rFonts w:eastAsia="宋体" w:cs="Times New Roman"/>
              </w:rPr>
              <w:t xml:space="preserve">0.152 </w:t>
            </w:r>
          </w:p>
        </w:tc>
        <w:tc>
          <w:tcPr>
            <w:tcW w:w="548" w:type="pct"/>
            <w:shd w:val="clear" w:color="auto" w:fill="auto"/>
            <w:noWrap/>
            <w:vAlign w:val="center"/>
            <w:hideMark/>
            <w:tcPrChange w:id="2186" w:author="Alex" w:date="2015-05-12T22:14:00Z">
              <w:tcPr>
                <w:tcW w:w="548" w:type="pct"/>
                <w:tcBorders>
                  <w:top w:val="nil"/>
                  <w:left w:val="nil"/>
                  <w:bottom w:val="nil"/>
                  <w:right w:val="nil"/>
                </w:tcBorders>
                <w:shd w:val="clear" w:color="auto" w:fill="auto"/>
                <w:noWrap/>
                <w:vAlign w:val="center"/>
                <w:hideMark/>
              </w:tcPr>
            </w:tcPrChange>
          </w:tcPr>
          <w:p w14:paraId="628B21DC" w14:textId="77777777" w:rsidR="00BB3BDA" w:rsidRPr="001E61A8" w:rsidRDefault="00BB3BDA" w:rsidP="00570380">
            <w:pPr>
              <w:spacing w:line="480" w:lineRule="auto"/>
              <w:jc w:val="right"/>
              <w:rPr>
                <w:rFonts w:ascii="Lucida Grande" w:eastAsia="宋体" w:hAnsi="Lucida Grande" w:cs="Times New Roman"/>
                <w:sz w:val="18"/>
                <w:szCs w:val="18"/>
              </w:rPr>
              <w:pPrChange w:id="2187" w:author="Alex" w:date="2015-05-13T12:13:00Z">
                <w:pPr>
                  <w:jc w:val="right"/>
                </w:pPr>
              </w:pPrChange>
            </w:pPr>
            <w:r w:rsidRPr="001E61A8">
              <w:rPr>
                <w:rFonts w:eastAsia="宋体" w:cs="Times New Roman"/>
              </w:rPr>
              <w:t xml:space="preserve">-0.025 </w:t>
            </w:r>
          </w:p>
        </w:tc>
        <w:tc>
          <w:tcPr>
            <w:tcW w:w="547" w:type="pct"/>
            <w:shd w:val="clear" w:color="auto" w:fill="auto"/>
            <w:noWrap/>
            <w:vAlign w:val="center"/>
            <w:hideMark/>
            <w:tcPrChange w:id="2188" w:author="Alex" w:date="2015-05-12T22:14:00Z">
              <w:tcPr>
                <w:tcW w:w="547" w:type="pct"/>
                <w:tcBorders>
                  <w:top w:val="nil"/>
                  <w:left w:val="nil"/>
                  <w:bottom w:val="nil"/>
                  <w:right w:val="nil"/>
                </w:tcBorders>
                <w:shd w:val="clear" w:color="auto" w:fill="auto"/>
                <w:noWrap/>
                <w:vAlign w:val="center"/>
                <w:hideMark/>
              </w:tcPr>
            </w:tcPrChange>
          </w:tcPr>
          <w:p w14:paraId="0E9ED98E" w14:textId="77777777" w:rsidR="00BB3BDA" w:rsidRPr="001E61A8" w:rsidRDefault="00BB3BDA" w:rsidP="00570380">
            <w:pPr>
              <w:spacing w:line="480" w:lineRule="auto"/>
              <w:jc w:val="right"/>
              <w:rPr>
                <w:rFonts w:ascii="Lucida Grande" w:eastAsia="宋体" w:hAnsi="Lucida Grande" w:cs="Times New Roman"/>
                <w:sz w:val="18"/>
                <w:szCs w:val="18"/>
              </w:rPr>
              <w:pPrChange w:id="2189" w:author="Alex" w:date="2015-05-13T12:13:00Z">
                <w:pPr>
                  <w:jc w:val="right"/>
                </w:pPr>
              </w:pPrChange>
            </w:pPr>
            <w:r w:rsidRPr="001E61A8">
              <w:rPr>
                <w:rFonts w:eastAsia="宋体" w:cs="Times New Roman"/>
              </w:rPr>
              <w:t xml:space="preserve">-0.072 </w:t>
            </w:r>
          </w:p>
        </w:tc>
      </w:tr>
      <w:tr w:rsidR="00BC4118" w:rsidRPr="001E61A8" w14:paraId="22C5D682" w14:textId="77777777" w:rsidTr="00090B52">
        <w:trPr>
          <w:trHeight w:val="300"/>
          <w:trPrChange w:id="2190" w:author="Alex" w:date="2015-05-12T22:14:00Z">
            <w:trPr>
              <w:trHeight w:val="300"/>
            </w:trPr>
          </w:trPrChange>
        </w:trPr>
        <w:tc>
          <w:tcPr>
            <w:tcW w:w="1433" w:type="pct"/>
            <w:shd w:val="clear" w:color="auto" w:fill="auto"/>
            <w:noWrap/>
            <w:vAlign w:val="center"/>
            <w:hideMark/>
            <w:tcPrChange w:id="2191" w:author="Alex" w:date="2015-05-12T22:14:00Z">
              <w:tcPr>
                <w:tcW w:w="1433" w:type="pct"/>
                <w:tcBorders>
                  <w:top w:val="nil"/>
                  <w:left w:val="nil"/>
                  <w:bottom w:val="nil"/>
                  <w:right w:val="nil"/>
                </w:tcBorders>
                <w:shd w:val="clear" w:color="auto" w:fill="auto"/>
                <w:noWrap/>
                <w:vAlign w:val="center"/>
                <w:hideMark/>
              </w:tcPr>
            </w:tcPrChange>
          </w:tcPr>
          <w:p w14:paraId="29436B3D" w14:textId="77777777" w:rsidR="00BB3BDA" w:rsidRPr="001E61A8" w:rsidRDefault="00BB3BDA" w:rsidP="00570380">
            <w:pPr>
              <w:spacing w:line="480" w:lineRule="auto"/>
              <w:rPr>
                <w:rFonts w:eastAsia="宋体" w:cs="Times New Roman"/>
              </w:rPr>
              <w:pPrChange w:id="2192" w:author="Alex" w:date="2015-05-13T12:13:00Z">
                <w:pPr/>
              </w:pPrChange>
            </w:pPr>
            <w:r w:rsidRPr="001E61A8">
              <w:rPr>
                <w:rFonts w:eastAsia="宋体" w:cs="Times New Roman"/>
              </w:rPr>
              <w:t>SR_4_total_score</w:t>
            </w:r>
          </w:p>
        </w:tc>
        <w:tc>
          <w:tcPr>
            <w:tcW w:w="559" w:type="pct"/>
            <w:shd w:val="clear" w:color="auto" w:fill="auto"/>
            <w:noWrap/>
            <w:vAlign w:val="center"/>
            <w:hideMark/>
            <w:tcPrChange w:id="2193" w:author="Alex" w:date="2015-05-12T22:14:00Z">
              <w:tcPr>
                <w:tcW w:w="559" w:type="pct"/>
                <w:tcBorders>
                  <w:top w:val="nil"/>
                  <w:left w:val="nil"/>
                  <w:bottom w:val="nil"/>
                  <w:right w:val="nil"/>
                </w:tcBorders>
                <w:shd w:val="clear" w:color="auto" w:fill="auto"/>
                <w:noWrap/>
                <w:vAlign w:val="center"/>
                <w:hideMark/>
              </w:tcPr>
            </w:tcPrChange>
          </w:tcPr>
          <w:p w14:paraId="1A75BAAF" w14:textId="77777777" w:rsidR="00BB3BDA" w:rsidRPr="001E61A8" w:rsidRDefault="00BB3BDA" w:rsidP="00570380">
            <w:pPr>
              <w:spacing w:line="480" w:lineRule="auto"/>
              <w:jc w:val="right"/>
              <w:rPr>
                <w:rFonts w:ascii="Lucida Grande" w:eastAsia="宋体" w:hAnsi="Lucida Grande" w:cs="Times New Roman"/>
                <w:sz w:val="18"/>
                <w:szCs w:val="18"/>
              </w:rPr>
              <w:pPrChange w:id="2194" w:author="Alex" w:date="2015-05-13T12:13:00Z">
                <w:pPr>
                  <w:jc w:val="right"/>
                </w:pPr>
              </w:pPrChange>
            </w:pPr>
            <w:r w:rsidRPr="001E61A8">
              <w:rPr>
                <w:rFonts w:eastAsia="宋体" w:cs="Times New Roman"/>
              </w:rPr>
              <w:t xml:space="preserve">0.096 </w:t>
            </w:r>
          </w:p>
        </w:tc>
        <w:tc>
          <w:tcPr>
            <w:tcW w:w="672" w:type="pct"/>
            <w:shd w:val="clear" w:color="auto" w:fill="auto"/>
            <w:noWrap/>
            <w:vAlign w:val="center"/>
            <w:hideMark/>
            <w:tcPrChange w:id="2195" w:author="Alex" w:date="2015-05-12T22:14:00Z">
              <w:tcPr>
                <w:tcW w:w="672" w:type="pct"/>
                <w:tcBorders>
                  <w:top w:val="nil"/>
                  <w:left w:val="nil"/>
                  <w:bottom w:val="nil"/>
                  <w:right w:val="nil"/>
                </w:tcBorders>
                <w:shd w:val="clear" w:color="auto" w:fill="auto"/>
                <w:noWrap/>
                <w:vAlign w:val="center"/>
                <w:hideMark/>
              </w:tcPr>
            </w:tcPrChange>
          </w:tcPr>
          <w:p w14:paraId="318795E7" w14:textId="77777777" w:rsidR="00BB3BDA" w:rsidRPr="001E61A8" w:rsidRDefault="00BB3BDA" w:rsidP="00570380">
            <w:pPr>
              <w:spacing w:line="480" w:lineRule="auto"/>
              <w:jc w:val="right"/>
              <w:rPr>
                <w:rFonts w:ascii="Lucida Grande" w:eastAsia="宋体" w:hAnsi="Lucida Grande" w:cs="Times New Roman"/>
                <w:sz w:val="18"/>
                <w:szCs w:val="18"/>
              </w:rPr>
              <w:pPrChange w:id="2196" w:author="Alex" w:date="2015-05-13T12:13:00Z">
                <w:pPr>
                  <w:jc w:val="right"/>
                </w:pPr>
              </w:pPrChange>
            </w:pPr>
            <w:r w:rsidRPr="001E61A8">
              <w:rPr>
                <w:rFonts w:eastAsia="宋体" w:cs="Times New Roman"/>
              </w:rPr>
              <w:t xml:space="preserve">0.045 </w:t>
            </w:r>
          </w:p>
        </w:tc>
        <w:tc>
          <w:tcPr>
            <w:tcW w:w="621" w:type="pct"/>
            <w:shd w:val="clear" w:color="auto" w:fill="auto"/>
            <w:noWrap/>
            <w:vAlign w:val="center"/>
            <w:hideMark/>
            <w:tcPrChange w:id="2197" w:author="Alex" w:date="2015-05-12T22:14:00Z">
              <w:tcPr>
                <w:tcW w:w="621" w:type="pct"/>
                <w:tcBorders>
                  <w:top w:val="nil"/>
                  <w:left w:val="nil"/>
                  <w:bottom w:val="nil"/>
                  <w:right w:val="nil"/>
                </w:tcBorders>
                <w:shd w:val="clear" w:color="auto" w:fill="auto"/>
                <w:noWrap/>
                <w:vAlign w:val="center"/>
                <w:hideMark/>
              </w:tcPr>
            </w:tcPrChange>
          </w:tcPr>
          <w:p w14:paraId="398E9FF3" w14:textId="77777777" w:rsidR="00BB3BDA" w:rsidRPr="001E61A8" w:rsidRDefault="00BB3BDA" w:rsidP="00570380">
            <w:pPr>
              <w:spacing w:line="480" w:lineRule="auto"/>
              <w:jc w:val="right"/>
              <w:rPr>
                <w:rFonts w:ascii="Lucida Grande" w:eastAsia="宋体" w:hAnsi="Lucida Grande" w:cs="Times New Roman"/>
                <w:sz w:val="18"/>
                <w:szCs w:val="18"/>
              </w:rPr>
              <w:pPrChange w:id="2198" w:author="Alex" w:date="2015-05-13T12:13:00Z">
                <w:pPr>
                  <w:jc w:val="right"/>
                </w:pPr>
              </w:pPrChange>
            </w:pPr>
            <w:r w:rsidRPr="001E61A8">
              <w:rPr>
                <w:rFonts w:eastAsia="宋体" w:cs="Times New Roman"/>
              </w:rPr>
              <w:t xml:space="preserve">0.193 </w:t>
            </w:r>
          </w:p>
        </w:tc>
        <w:tc>
          <w:tcPr>
            <w:tcW w:w="620" w:type="pct"/>
            <w:shd w:val="clear" w:color="auto" w:fill="auto"/>
            <w:noWrap/>
            <w:vAlign w:val="center"/>
            <w:hideMark/>
            <w:tcPrChange w:id="2199" w:author="Alex" w:date="2015-05-12T22:14:00Z">
              <w:tcPr>
                <w:tcW w:w="620" w:type="pct"/>
                <w:tcBorders>
                  <w:top w:val="nil"/>
                  <w:left w:val="nil"/>
                  <w:bottom w:val="nil"/>
                  <w:right w:val="nil"/>
                </w:tcBorders>
                <w:shd w:val="clear" w:color="auto" w:fill="auto"/>
                <w:noWrap/>
                <w:vAlign w:val="center"/>
                <w:hideMark/>
              </w:tcPr>
            </w:tcPrChange>
          </w:tcPr>
          <w:p w14:paraId="2F9B0FBC" w14:textId="77777777" w:rsidR="00BB3BDA" w:rsidRPr="001E61A8" w:rsidRDefault="00BB3BDA" w:rsidP="00570380">
            <w:pPr>
              <w:spacing w:line="480" w:lineRule="auto"/>
              <w:jc w:val="right"/>
              <w:rPr>
                <w:rFonts w:ascii="Lucida Grande" w:eastAsia="宋体" w:hAnsi="Lucida Grande" w:cs="Times New Roman"/>
                <w:sz w:val="18"/>
                <w:szCs w:val="18"/>
              </w:rPr>
              <w:pPrChange w:id="2200" w:author="Alex" w:date="2015-05-13T12:13:00Z">
                <w:pPr>
                  <w:jc w:val="right"/>
                </w:pPr>
              </w:pPrChange>
            </w:pPr>
            <w:r w:rsidRPr="001E61A8">
              <w:rPr>
                <w:rFonts w:eastAsia="宋体" w:cs="Times New Roman"/>
              </w:rPr>
              <w:t xml:space="preserve">-0.121 </w:t>
            </w:r>
          </w:p>
        </w:tc>
        <w:tc>
          <w:tcPr>
            <w:tcW w:w="548" w:type="pct"/>
            <w:shd w:val="clear" w:color="auto" w:fill="auto"/>
            <w:noWrap/>
            <w:vAlign w:val="center"/>
            <w:hideMark/>
            <w:tcPrChange w:id="2201" w:author="Alex" w:date="2015-05-12T22:14:00Z">
              <w:tcPr>
                <w:tcW w:w="548" w:type="pct"/>
                <w:tcBorders>
                  <w:top w:val="nil"/>
                  <w:left w:val="nil"/>
                  <w:bottom w:val="nil"/>
                  <w:right w:val="nil"/>
                </w:tcBorders>
                <w:shd w:val="clear" w:color="auto" w:fill="auto"/>
                <w:noWrap/>
                <w:vAlign w:val="center"/>
                <w:hideMark/>
              </w:tcPr>
            </w:tcPrChange>
          </w:tcPr>
          <w:p w14:paraId="6AB76CB2" w14:textId="77777777" w:rsidR="00BB3BDA" w:rsidRPr="001E61A8" w:rsidRDefault="00BB3BDA" w:rsidP="00570380">
            <w:pPr>
              <w:spacing w:line="480" w:lineRule="auto"/>
              <w:jc w:val="right"/>
              <w:rPr>
                <w:rFonts w:ascii="Lucida Grande" w:eastAsia="宋体" w:hAnsi="Lucida Grande" w:cs="Times New Roman"/>
                <w:sz w:val="18"/>
                <w:szCs w:val="18"/>
              </w:rPr>
              <w:pPrChange w:id="2202" w:author="Alex" w:date="2015-05-13T12:13:00Z">
                <w:pPr>
                  <w:jc w:val="right"/>
                </w:pPr>
              </w:pPrChange>
            </w:pPr>
            <w:r w:rsidRPr="001E61A8">
              <w:rPr>
                <w:rFonts w:eastAsia="宋体" w:cs="Times New Roman"/>
              </w:rPr>
              <w:t xml:space="preserve">-0.181 </w:t>
            </w:r>
          </w:p>
        </w:tc>
        <w:tc>
          <w:tcPr>
            <w:tcW w:w="547" w:type="pct"/>
            <w:shd w:val="clear" w:color="auto" w:fill="auto"/>
            <w:noWrap/>
            <w:vAlign w:val="center"/>
            <w:hideMark/>
            <w:tcPrChange w:id="2203" w:author="Alex" w:date="2015-05-12T22:14:00Z">
              <w:tcPr>
                <w:tcW w:w="547" w:type="pct"/>
                <w:tcBorders>
                  <w:top w:val="nil"/>
                  <w:left w:val="nil"/>
                  <w:bottom w:val="nil"/>
                  <w:right w:val="nil"/>
                </w:tcBorders>
                <w:shd w:val="clear" w:color="auto" w:fill="auto"/>
                <w:noWrap/>
                <w:vAlign w:val="center"/>
                <w:hideMark/>
              </w:tcPr>
            </w:tcPrChange>
          </w:tcPr>
          <w:p w14:paraId="19D1DADC" w14:textId="77777777" w:rsidR="00BB3BDA" w:rsidRPr="001E61A8" w:rsidRDefault="00BB3BDA" w:rsidP="00570380">
            <w:pPr>
              <w:spacing w:line="480" w:lineRule="auto"/>
              <w:jc w:val="right"/>
              <w:rPr>
                <w:rFonts w:ascii="Lucida Grande" w:eastAsia="宋体" w:hAnsi="Lucida Grande" w:cs="Times New Roman"/>
                <w:sz w:val="18"/>
                <w:szCs w:val="18"/>
              </w:rPr>
              <w:pPrChange w:id="2204" w:author="Alex" w:date="2015-05-13T12:13:00Z">
                <w:pPr>
                  <w:jc w:val="right"/>
                </w:pPr>
              </w:pPrChange>
            </w:pPr>
            <w:r w:rsidRPr="001E61A8">
              <w:rPr>
                <w:rFonts w:eastAsia="宋体" w:cs="Times New Roman"/>
              </w:rPr>
              <w:t xml:space="preserve">-0.076 </w:t>
            </w:r>
          </w:p>
        </w:tc>
      </w:tr>
      <w:tr w:rsidR="00BC4118" w:rsidRPr="001E61A8" w14:paraId="505C7C2C" w14:textId="77777777" w:rsidTr="00090B52">
        <w:trPr>
          <w:trHeight w:val="300"/>
          <w:trPrChange w:id="2205" w:author="Alex" w:date="2015-05-12T22:14:00Z">
            <w:trPr>
              <w:trHeight w:val="300"/>
            </w:trPr>
          </w:trPrChange>
        </w:trPr>
        <w:tc>
          <w:tcPr>
            <w:tcW w:w="1433" w:type="pct"/>
            <w:shd w:val="clear" w:color="auto" w:fill="auto"/>
            <w:noWrap/>
            <w:vAlign w:val="center"/>
            <w:hideMark/>
            <w:tcPrChange w:id="2206" w:author="Alex" w:date="2015-05-12T22:14:00Z">
              <w:tcPr>
                <w:tcW w:w="1433" w:type="pct"/>
                <w:tcBorders>
                  <w:top w:val="nil"/>
                  <w:left w:val="nil"/>
                  <w:bottom w:val="nil"/>
                  <w:right w:val="nil"/>
                </w:tcBorders>
                <w:shd w:val="clear" w:color="auto" w:fill="auto"/>
                <w:noWrap/>
                <w:vAlign w:val="center"/>
                <w:hideMark/>
              </w:tcPr>
            </w:tcPrChange>
          </w:tcPr>
          <w:p w14:paraId="1AC2EFA1" w14:textId="77777777" w:rsidR="00BB3BDA" w:rsidRPr="001E61A8" w:rsidRDefault="00BB3BDA" w:rsidP="00570380">
            <w:pPr>
              <w:spacing w:line="480" w:lineRule="auto"/>
              <w:rPr>
                <w:rFonts w:eastAsia="宋体" w:cs="Times New Roman"/>
              </w:rPr>
              <w:pPrChange w:id="2207" w:author="Alex" w:date="2015-05-13T12:13:00Z">
                <w:pPr/>
              </w:pPrChange>
            </w:pPr>
            <w:r w:rsidRPr="001E61A8">
              <w:rPr>
                <w:rFonts w:eastAsia="宋体" w:cs="Times New Roman"/>
              </w:rPr>
              <w:t>SR_5_all_cst</w:t>
            </w:r>
          </w:p>
        </w:tc>
        <w:tc>
          <w:tcPr>
            <w:tcW w:w="559" w:type="pct"/>
            <w:shd w:val="clear" w:color="auto" w:fill="auto"/>
            <w:noWrap/>
            <w:vAlign w:val="center"/>
            <w:hideMark/>
            <w:tcPrChange w:id="2208" w:author="Alex" w:date="2015-05-12T22:14:00Z">
              <w:tcPr>
                <w:tcW w:w="559" w:type="pct"/>
                <w:tcBorders>
                  <w:top w:val="nil"/>
                  <w:left w:val="nil"/>
                  <w:bottom w:val="nil"/>
                  <w:right w:val="nil"/>
                </w:tcBorders>
                <w:shd w:val="clear" w:color="auto" w:fill="auto"/>
                <w:noWrap/>
                <w:vAlign w:val="center"/>
                <w:hideMark/>
              </w:tcPr>
            </w:tcPrChange>
          </w:tcPr>
          <w:p w14:paraId="436FA205" w14:textId="77777777" w:rsidR="00BB3BDA" w:rsidRPr="001E61A8" w:rsidRDefault="00BB3BDA" w:rsidP="00570380">
            <w:pPr>
              <w:spacing w:line="480" w:lineRule="auto"/>
              <w:jc w:val="right"/>
              <w:rPr>
                <w:rFonts w:ascii="Lucida Grande" w:eastAsia="宋体" w:hAnsi="Lucida Grande" w:cs="Times New Roman"/>
                <w:sz w:val="18"/>
                <w:szCs w:val="18"/>
              </w:rPr>
              <w:pPrChange w:id="2209" w:author="Alex" w:date="2015-05-13T12:13:00Z">
                <w:pPr>
                  <w:jc w:val="right"/>
                </w:pPr>
              </w:pPrChange>
            </w:pPr>
            <w:r w:rsidRPr="001E61A8">
              <w:rPr>
                <w:rFonts w:eastAsia="宋体" w:cs="Times New Roman"/>
              </w:rPr>
              <w:t xml:space="preserve">0.128 </w:t>
            </w:r>
          </w:p>
        </w:tc>
        <w:tc>
          <w:tcPr>
            <w:tcW w:w="672" w:type="pct"/>
            <w:shd w:val="clear" w:color="auto" w:fill="auto"/>
            <w:noWrap/>
            <w:vAlign w:val="center"/>
            <w:hideMark/>
            <w:tcPrChange w:id="2210" w:author="Alex" w:date="2015-05-12T22:14:00Z">
              <w:tcPr>
                <w:tcW w:w="672" w:type="pct"/>
                <w:tcBorders>
                  <w:top w:val="nil"/>
                  <w:left w:val="nil"/>
                  <w:bottom w:val="nil"/>
                  <w:right w:val="nil"/>
                </w:tcBorders>
                <w:shd w:val="clear" w:color="auto" w:fill="auto"/>
                <w:noWrap/>
                <w:vAlign w:val="center"/>
                <w:hideMark/>
              </w:tcPr>
            </w:tcPrChange>
          </w:tcPr>
          <w:p w14:paraId="2CA76BF0" w14:textId="77777777" w:rsidR="00BB3BDA" w:rsidRPr="001E61A8" w:rsidRDefault="00BB3BDA" w:rsidP="00570380">
            <w:pPr>
              <w:spacing w:line="480" w:lineRule="auto"/>
              <w:jc w:val="right"/>
              <w:rPr>
                <w:rFonts w:ascii="Lucida Grande" w:eastAsia="宋体" w:hAnsi="Lucida Grande" w:cs="Times New Roman"/>
                <w:sz w:val="18"/>
                <w:szCs w:val="18"/>
              </w:rPr>
              <w:pPrChange w:id="2211" w:author="Alex" w:date="2015-05-13T12:13:00Z">
                <w:pPr>
                  <w:jc w:val="right"/>
                </w:pPr>
              </w:pPrChange>
            </w:pPr>
            <w:r w:rsidRPr="001E61A8">
              <w:rPr>
                <w:rFonts w:eastAsia="宋体" w:cs="Times New Roman"/>
              </w:rPr>
              <w:t xml:space="preserve">0.074 </w:t>
            </w:r>
          </w:p>
        </w:tc>
        <w:tc>
          <w:tcPr>
            <w:tcW w:w="621" w:type="pct"/>
            <w:shd w:val="clear" w:color="auto" w:fill="auto"/>
            <w:noWrap/>
            <w:vAlign w:val="center"/>
            <w:hideMark/>
            <w:tcPrChange w:id="2212" w:author="Alex" w:date="2015-05-12T22:14:00Z">
              <w:tcPr>
                <w:tcW w:w="621" w:type="pct"/>
                <w:tcBorders>
                  <w:top w:val="nil"/>
                  <w:left w:val="nil"/>
                  <w:bottom w:val="nil"/>
                  <w:right w:val="nil"/>
                </w:tcBorders>
                <w:shd w:val="clear" w:color="auto" w:fill="auto"/>
                <w:noWrap/>
                <w:vAlign w:val="center"/>
                <w:hideMark/>
              </w:tcPr>
            </w:tcPrChange>
          </w:tcPr>
          <w:p w14:paraId="2DE4B306" w14:textId="77777777" w:rsidR="00BB3BDA" w:rsidRPr="001E61A8" w:rsidRDefault="00BB3BDA" w:rsidP="00570380">
            <w:pPr>
              <w:spacing w:line="480" w:lineRule="auto"/>
              <w:jc w:val="right"/>
              <w:rPr>
                <w:rFonts w:ascii="Lucida Grande" w:eastAsia="宋体" w:hAnsi="Lucida Grande" w:cs="Times New Roman"/>
                <w:sz w:val="18"/>
                <w:szCs w:val="18"/>
              </w:rPr>
              <w:pPrChange w:id="2213" w:author="Alex" w:date="2015-05-13T12:13:00Z">
                <w:pPr>
                  <w:jc w:val="right"/>
                </w:pPr>
              </w:pPrChange>
            </w:pPr>
            <w:r w:rsidRPr="001E61A8">
              <w:rPr>
                <w:rFonts w:eastAsia="宋体" w:cs="Times New Roman"/>
              </w:rPr>
              <w:t xml:space="preserve">-0.091 </w:t>
            </w:r>
          </w:p>
        </w:tc>
        <w:tc>
          <w:tcPr>
            <w:tcW w:w="620" w:type="pct"/>
            <w:shd w:val="clear" w:color="auto" w:fill="auto"/>
            <w:noWrap/>
            <w:vAlign w:val="center"/>
            <w:hideMark/>
            <w:tcPrChange w:id="2214" w:author="Alex" w:date="2015-05-12T22:14:00Z">
              <w:tcPr>
                <w:tcW w:w="620" w:type="pct"/>
                <w:tcBorders>
                  <w:top w:val="nil"/>
                  <w:left w:val="nil"/>
                  <w:bottom w:val="nil"/>
                  <w:right w:val="nil"/>
                </w:tcBorders>
                <w:shd w:val="clear" w:color="auto" w:fill="auto"/>
                <w:noWrap/>
                <w:vAlign w:val="center"/>
                <w:hideMark/>
              </w:tcPr>
            </w:tcPrChange>
          </w:tcPr>
          <w:p w14:paraId="39B4C90B" w14:textId="77777777" w:rsidR="00BB3BDA" w:rsidRPr="001E61A8" w:rsidRDefault="00BB3BDA" w:rsidP="00570380">
            <w:pPr>
              <w:spacing w:line="480" w:lineRule="auto"/>
              <w:jc w:val="right"/>
              <w:rPr>
                <w:rFonts w:ascii="Lucida Grande" w:eastAsia="宋体" w:hAnsi="Lucida Grande" w:cs="Times New Roman"/>
                <w:sz w:val="18"/>
                <w:szCs w:val="18"/>
              </w:rPr>
              <w:pPrChange w:id="2215" w:author="Alex" w:date="2015-05-13T12:13:00Z">
                <w:pPr>
                  <w:jc w:val="right"/>
                </w:pPr>
              </w:pPrChange>
            </w:pPr>
            <w:r w:rsidRPr="001E61A8">
              <w:rPr>
                <w:rFonts w:eastAsia="宋体" w:cs="Times New Roman"/>
              </w:rPr>
              <w:t xml:space="preserve">-0.048 </w:t>
            </w:r>
          </w:p>
        </w:tc>
        <w:tc>
          <w:tcPr>
            <w:tcW w:w="548" w:type="pct"/>
            <w:shd w:val="clear" w:color="auto" w:fill="auto"/>
            <w:noWrap/>
            <w:vAlign w:val="center"/>
            <w:hideMark/>
            <w:tcPrChange w:id="2216" w:author="Alex" w:date="2015-05-12T22:14:00Z">
              <w:tcPr>
                <w:tcW w:w="548" w:type="pct"/>
                <w:tcBorders>
                  <w:top w:val="nil"/>
                  <w:left w:val="nil"/>
                  <w:bottom w:val="nil"/>
                  <w:right w:val="nil"/>
                </w:tcBorders>
                <w:shd w:val="clear" w:color="auto" w:fill="auto"/>
                <w:noWrap/>
                <w:vAlign w:val="center"/>
                <w:hideMark/>
              </w:tcPr>
            </w:tcPrChange>
          </w:tcPr>
          <w:p w14:paraId="679178FF" w14:textId="77777777" w:rsidR="00BB3BDA" w:rsidRPr="001E61A8" w:rsidRDefault="00BB3BDA" w:rsidP="00570380">
            <w:pPr>
              <w:spacing w:line="480" w:lineRule="auto"/>
              <w:jc w:val="right"/>
              <w:rPr>
                <w:rFonts w:ascii="Lucida Grande" w:eastAsia="宋体" w:hAnsi="Lucida Grande" w:cs="Times New Roman"/>
                <w:sz w:val="18"/>
                <w:szCs w:val="18"/>
              </w:rPr>
              <w:pPrChange w:id="2217" w:author="Alex" w:date="2015-05-13T12:13:00Z">
                <w:pPr>
                  <w:jc w:val="right"/>
                </w:pPr>
              </w:pPrChange>
            </w:pPr>
            <w:r w:rsidRPr="001E61A8">
              <w:rPr>
                <w:rFonts w:eastAsia="宋体" w:cs="Times New Roman"/>
              </w:rPr>
              <w:t xml:space="preserve">-0.062 </w:t>
            </w:r>
          </w:p>
        </w:tc>
        <w:tc>
          <w:tcPr>
            <w:tcW w:w="547" w:type="pct"/>
            <w:shd w:val="clear" w:color="auto" w:fill="auto"/>
            <w:noWrap/>
            <w:vAlign w:val="center"/>
            <w:hideMark/>
            <w:tcPrChange w:id="2218" w:author="Alex" w:date="2015-05-12T22:14:00Z">
              <w:tcPr>
                <w:tcW w:w="547" w:type="pct"/>
                <w:tcBorders>
                  <w:top w:val="nil"/>
                  <w:left w:val="nil"/>
                  <w:bottom w:val="nil"/>
                  <w:right w:val="nil"/>
                </w:tcBorders>
                <w:shd w:val="clear" w:color="auto" w:fill="auto"/>
                <w:noWrap/>
                <w:vAlign w:val="center"/>
                <w:hideMark/>
              </w:tcPr>
            </w:tcPrChange>
          </w:tcPr>
          <w:p w14:paraId="52DBABD9" w14:textId="77777777" w:rsidR="00BB3BDA" w:rsidRPr="001E61A8" w:rsidRDefault="00BB3BDA" w:rsidP="00570380">
            <w:pPr>
              <w:spacing w:line="480" w:lineRule="auto"/>
              <w:jc w:val="right"/>
              <w:rPr>
                <w:rFonts w:ascii="Lucida Grande" w:eastAsia="宋体" w:hAnsi="Lucida Grande" w:cs="Times New Roman"/>
                <w:sz w:val="18"/>
                <w:szCs w:val="18"/>
              </w:rPr>
              <w:pPrChange w:id="2219" w:author="Alex" w:date="2015-05-13T12:13:00Z">
                <w:pPr>
                  <w:jc w:val="right"/>
                </w:pPr>
              </w:pPrChange>
            </w:pPr>
            <w:r w:rsidRPr="001E61A8">
              <w:rPr>
                <w:rFonts w:eastAsia="宋体" w:cs="Times New Roman"/>
              </w:rPr>
              <w:t xml:space="preserve">-0.082 </w:t>
            </w:r>
          </w:p>
        </w:tc>
      </w:tr>
      <w:tr w:rsidR="00BC4118" w:rsidRPr="001E61A8" w14:paraId="1FC8F9A4" w14:textId="77777777" w:rsidTr="00090B52">
        <w:trPr>
          <w:trHeight w:val="300"/>
          <w:trPrChange w:id="2220" w:author="Alex" w:date="2015-05-12T22:14:00Z">
            <w:trPr>
              <w:trHeight w:val="300"/>
            </w:trPr>
          </w:trPrChange>
        </w:trPr>
        <w:tc>
          <w:tcPr>
            <w:tcW w:w="1433" w:type="pct"/>
            <w:shd w:val="clear" w:color="auto" w:fill="auto"/>
            <w:noWrap/>
            <w:vAlign w:val="center"/>
            <w:hideMark/>
            <w:tcPrChange w:id="2221" w:author="Alex" w:date="2015-05-12T22:14:00Z">
              <w:tcPr>
                <w:tcW w:w="1433" w:type="pct"/>
                <w:tcBorders>
                  <w:top w:val="nil"/>
                  <w:left w:val="nil"/>
                  <w:bottom w:val="nil"/>
                  <w:right w:val="nil"/>
                </w:tcBorders>
                <w:shd w:val="clear" w:color="auto" w:fill="auto"/>
                <w:noWrap/>
                <w:vAlign w:val="center"/>
                <w:hideMark/>
              </w:tcPr>
            </w:tcPrChange>
          </w:tcPr>
          <w:p w14:paraId="071483BF" w14:textId="77777777" w:rsidR="00BB3BDA" w:rsidRPr="001E61A8" w:rsidRDefault="00BB3BDA" w:rsidP="00570380">
            <w:pPr>
              <w:spacing w:line="480" w:lineRule="auto"/>
              <w:rPr>
                <w:rFonts w:eastAsia="宋体" w:cs="Times New Roman"/>
              </w:rPr>
              <w:pPrChange w:id="2222" w:author="Alex" w:date="2015-05-13T12:13:00Z">
                <w:pPr/>
              </w:pPrChange>
            </w:pPr>
            <w:r w:rsidRPr="001E61A8">
              <w:rPr>
                <w:rFonts w:eastAsia="宋体" w:cs="Times New Roman"/>
              </w:rPr>
              <w:t>SR_5_burunsat_pm</w:t>
            </w:r>
          </w:p>
        </w:tc>
        <w:tc>
          <w:tcPr>
            <w:tcW w:w="559" w:type="pct"/>
            <w:shd w:val="clear" w:color="auto" w:fill="auto"/>
            <w:noWrap/>
            <w:vAlign w:val="center"/>
            <w:hideMark/>
            <w:tcPrChange w:id="2223" w:author="Alex" w:date="2015-05-12T22:14:00Z">
              <w:tcPr>
                <w:tcW w:w="559" w:type="pct"/>
                <w:tcBorders>
                  <w:top w:val="nil"/>
                  <w:left w:val="nil"/>
                  <w:bottom w:val="nil"/>
                  <w:right w:val="nil"/>
                </w:tcBorders>
                <w:shd w:val="clear" w:color="auto" w:fill="auto"/>
                <w:noWrap/>
                <w:vAlign w:val="center"/>
                <w:hideMark/>
              </w:tcPr>
            </w:tcPrChange>
          </w:tcPr>
          <w:p w14:paraId="390EEF1C" w14:textId="77777777" w:rsidR="00BB3BDA" w:rsidRPr="001E61A8" w:rsidRDefault="00BB3BDA" w:rsidP="00570380">
            <w:pPr>
              <w:spacing w:line="480" w:lineRule="auto"/>
              <w:jc w:val="right"/>
              <w:rPr>
                <w:rFonts w:ascii="Lucida Grande" w:eastAsia="宋体" w:hAnsi="Lucida Grande" w:cs="Times New Roman"/>
                <w:sz w:val="18"/>
                <w:szCs w:val="18"/>
              </w:rPr>
              <w:pPrChange w:id="2224" w:author="Alex" w:date="2015-05-13T12:13:00Z">
                <w:pPr>
                  <w:jc w:val="right"/>
                </w:pPr>
              </w:pPrChange>
            </w:pPr>
            <w:r w:rsidRPr="001E61A8">
              <w:rPr>
                <w:rFonts w:eastAsia="宋体" w:cs="Times New Roman"/>
              </w:rPr>
              <w:t xml:space="preserve">0.055 </w:t>
            </w:r>
          </w:p>
        </w:tc>
        <w:tc>
          <w:tcPr>
            <w:tcW w:w="672" w:type="pct"/>
            <w:shd w:val="clear" w:color="auto" w:fill="auto"/>
            <w:noWrap/>
            <w:vAlign w:val="center"/>
            <w:hideMark/>
            <w:tcPrChange w:id="2225" w:author="Alex" w:date="2015-05-12T22:14:00Z">
              <w:tcPr>
                <w:tcW w:w="672" w:type="pct"/>
                <w:tcBorders>
                  <w:top w:val="nil"/>
                  <w:left w:val="nil"/>
                  <w:bottom w:val="nil"/>
                  <w:right w:val="nil"/>
                </w:tcBorders>
                <w:shd w:val="clear" w:color="auto" w:fill="auto"/>
                <w:noWrap/>
                <w:vAlign w:val="center"/>
                <w:hideMark/>
              </w:tcPr>
            </w:tcPrChange>
          </w:tcPr>
          <w:p w14:paraId="0CF7CBE8" w14:textId="77777777" w:rsidR="00BB3BDA" w:rsidRPr="001E61A8" w:rsidRDefault="00BB3BDA" w:rsidP="00570380">
            <w:pPr>
              <w:spacing w:line="480" w:lineRule="auto"/>
              <w:jc w:val="right"/>
              <w:rPr>
                <w:rFonts w:ascii="Lucida Grande" w:eastAsia="宋体" w:hAnsi="Lucida Grande" w:cs="Times New Roman"/>
                <w:sz w:val="18"/>
                <w:szCs w:val="18"/>
              </w:rPr>
              <w:pPrChange w:id="2226" w:author="Alex" w:date="2015-05-13T12:13:00Z">
                <w:pPr>
                  <w:jc w:val="right"/>
                </w:pPr>
              </w:pPrChange>
            </w:pPr>
            <w:r w:rsidRPr="001E61A8">
              <w:rPr>
                <w:rFonts w:eastAsia="宋体" w:cs="Times New Roman"/>
              </w:rPr>
              <w:t xml:space="preserve">0.052 </w:t>
            </w:r>
          </w:p>
        </w:tc>
        <w:tc>
          <w:tcPr>
            <w:tcW w:w="621" w:type="pct"/>
            <w:shd w:val="clear" w:color="auto" w:fill="auto"/>
            <w:noWrap/>
            <w:vAlign w:val="center"/>
            <w:hideMark/>
            <w:tcPrChange w:id="2227" w:author="Alex" w:date="2015-05-12T22:14:00Z">
              <w:tcPr>
                <w:tcW w:w="621" w:type="pct"/>
                <w:tcBorders>
                  <w:top w:val="nil"/>
                  <w:left w:val="nil"/>
                  <w:bottom w:val="nil"/>
                  <w:right w:val="nil"/>
                </w:tcBorders>
                <w:shd w:val="clear" w:color="auto" w:fill="auto"/>
                <w:noWrap/>
                <w:vAlign w:val="center"/>
                <w:hideMark/>
              </w:tcPr>
            </w:tcPrChange>
          </w:tcPr>
          <w:p w14:paraId="195648BE" w14:textId="77777777" w:rsidR="00BB3BDA" w:rsidRPr="001E61A8" w:rsidRDefault="00BB3BDA" w:rsidP="00570380">
            <w:pPr>
              <w:spacing w:line="480" w:lineRule="auto"/>
              <w:jc w:val="right"/>
              <w:rPr>
                <w:rFonts w:ascii="Lucida Grande" w:eastAsia="宋体" w:hAnsi="Lucida Grande" w:cs="Times New Roman"/>
                <w:sz w:val="18"/>
                <w:szCs w:val="18"/>
              </w:rPr>
              <w:pPrChange w:id="2228" w:author="Alex" w:date="2015-05-13T12:13:00Z">
                <w:pPr>
                  <w:jc w:val="right"/>
                </w:pPr>
              </w:pPrChange>
            </w:pPr>
            <w:r w:rsidRPr="001E61A8">
              <w:rPr>
                <w:rFonts w:eastAsia="宋体" w:cs="Times New Roman"/>
              </w:rPr>
              <w:t xml:space="preserve">0.061 </w:t>
            </w:r>
          </w:p>
        </w:tc>
        <w:tc>
          <w:tcPr>
            <w:tcW w:w="620" w:type="pct"/>
            <w:shd w:val="clear" w:color="auto" w:fill="auto"/>
            <w:noWrap/>
            <w:vAlign w:val="center"/>
            <w:hideMark/>
            <w:tcPrChange w:id="2229" w:author="Alex" w:date="2015-05-12T22:14:00Z">
              <w:tcPr>
                <w:tcW w:w="620" w:type="pct"/>
                <w:tcBorders>
                  <w:top w:val="nil"/>
                  <w:left w:val="nil"/>
                  <w:bottom w:val="nil"/>
                  <w:right w:val="nil"/>
                </w:tcBorders>
                <w:shd w:val="clear" w:color="auto" w:fill="auto"/>
                <w:noWrap/>
                <w:vAlign w:val="center"/>
                <w:hideMark/>
              </w:tcPr>
            </w:tcPrChange>
          </w:tcPr>
          <w:p w14:paraId="1E31631D" w14:textId="77777777" w:rsidR="00BB3BDA" w:rsidRPr="001E61A8" w:rsidRDefault="00BB3BDA" w:rsidP="00570380">
            <w:pPr>
              <w:spacing w:line="480" w:lineRule="auto"/>
              <w:jc w:val="right"/>
              <w:rPr>
                <w:rFonts w:ascii="Lucida Grande" w:eastAsia="宋体" w:hAnsi="Lucida Grande" w:cs="Times New Roman"/>
                <w:sz w:val="18"/>
                <w:szCs w:val="18"/>
              </w:rPr>
              <w:pPrChange w:id="2230" w:author="Alex" w:date="2015-05-13T12:13:00Z">
                <w:pPr>
                  <w:jc w:val="right"/>
                </w:pPr>
              </w:pPrChange>
            </w:pPr>
            <w:r w:rsidRPr="001E61A8">
              <w:rPr>
                <w:rFonts w:eastAsia="宋体" w:cs="Times New Roman"/>
              </w:rPr>
              <w:t xml:space="preserve">-0.031 </w:t>
            </w:r>
          </w:p>
        </w:tc>
        <w:tc>
          <w:tcPr>
            <w:tcW w:w="548" w:type="pct"/>
            <w:shd w:val="clear" w:color="auto" w:fill="auto"/>
            <w:noWrap/>
            <w:vAlign w:val="center"/>
            <w:hideMark/>
            <w:tcPrChange w:id="2231" w:author="Alex" w:date="2015-05-12T22:14:00Z">
              <w:tcPr>
                <w:tcW w:w="548" w:type="pct"/>
                <w:tcBorders>
                  <w:top w:val="nil"/>
                  <w:left w:val="nil"/>
                  <w:bottom w:val="nil"/>
                  <w:right w:val="nil"/>
                </w:tcBorders>
                <w:shd w:val="clear" w:color="auto" w:fill="auto"/>
                <w:noWrap/>
                <w:vAlign w:val="center"/>
                <w:hideMark/>
              </w:tcPr>
            </w:tcPrChange>
          </w:tcPr>
          <w:p w14:paraId="67B40AF4" w14:textId="77777777" w:rsidR="00BB3BDA" w:rsidRPr="001E61A8" w:rsidRDefault="00BB3BDA" w:rsidP="00570380">
            <w:pPr>
              <w:spacing w:line="480" w:lineRule="auto"/>
              <w:jc w:val="right"/>
              <w:rPr>
                <w:rFonts w:ascii="Lucida Grande" w:eastAsia="宋体" w:hAnsi="Lucida Grande" w:cs="Times New Roman"/>
                <w:sz w:val="18"/>
                <w:szCs w:val="18"/>
              </w:rPr>
              <w:pPrChange w:id="2232" w:author="Alex" w:date="2015-05-13T12:13:00Z">
                <w:pPr>
                  <w:jc w:val="right"/>
                </w:pPr>
              </w:pPrChange>
            </w:pPr>
            <w:r w:rsidRPr="001E61A8">
              <w:rPr>
                <w:rFonts w:eastAsia="宋体" w:cs="Times New Roman"/>
              </w:rPr>
              <w:t xml:space="preserve">0.136 </w:t>
            </w:r>
          </w:p>
        </w:tc>
        <w:tc>
          <w:tcPr>
            <w:tcW w:w="547" w:type="pct"/>
            <w:shd w:val="clear" w:color="auto" w:fill="auto"/>
            <w:noWrap/>
            <w:vAlign w:val="center"/>
            <w:hideMark/>
            <w:tcPrChange w:id="2233" w:author="Alex" w:date="2015-05-12T22:14:00Z">
              <w:tcPr>
                <w:tcW w:w="547" w:type="pct"/>
                <w:tcBorders>
                  <w:top w:val="nil"/>
                  <w:left w:val="nil"/>
                  <w:bottom w:val="nil"/>
                  <w:right w:val="nil"/>
                </w:tcBorders>
                <w:shd w:val="clear" w:color="auto" w:fill="auto"/>
                <w:noWrap/>
                <w:vAlign w:val="center"/>
                <w:hideMark/>
              </w:tcPr>
            </w:tcPrChange>
          </w:tcPr>
          <w:p w14:paraId="01150E0F" w14:textId="77777777" w:rsidR="00BB3BDA" w:rsidRPr="001E61A8" w:rsidRDefault="00BB3BDA" w:rsidP="00570380">
            <w:pPr>
              <w:spacing w:line="480" w:lineRule="auto"/>
              <w:jc w:val="right"/>
              <w:rPr>
                <w:rFonts w:ascii="Lucida Grande" w:eastAsia="宋体" w:hAnsi="Lucida Grande" w:cs="Times New Roman"/>
                <w:sz w:val="18"/>
                <w:szCs w:val="18"/>
              </w:rPr>
              <w:pPrChange w:id="2234" w:author="Alex" w:date="2015-05-13T12:13:00Z">
                <w:pPr>
                  <w:jc w:val="right"/>
                </w:pPr>
              </w:pPrChange>
            </w:pPr>
            <w:r w:rsidRPr="001E61A8">
              <w:rPr>
                <w:rFonts w:eastAsia="宋体" w:cs="Times New Roman"/>
              </w:rPr>
              <w:t xml:space="preserve">0.099 </w:t>
            </w:r>
          </w:p>
        </w:tc>
      </w:tr>
      <w:tr w:rsidR="00BC4118" w:rsidRPr="001E61A8" w14:paraId="27E9D6CA" w14:textId="77777777" w:rsidTr="00090B52">
        <w:trPr>
          <w:trHeight w:val="300"/>
          <w:trPrChange w:id="2235" w:author="Alex" w:date="2015-05-12T22:14:00Z">
            <w:trPr>
              <w:trHeight w:val="300"/>
            </w:trPr>
          </w:trPrChange>
        </w:trPr>
        <w:tc>
          <w:tcPr>
            <w:tcW w:w="1433" w:type="pct"/>
            <w:shd w:val="clear" w:color="auto" w:fill="auto"/>
            <w:noWrap/>
            <w:vAlign w:val="center"/>
            <w:hideMark/>
            <w:tcPrChange w:id="2236" w:author="Alex" w:date="2015-05-12T22:14:00Z">
              <w:tcPr>
                <w:tcW w:w="1433" w:type="pct"/>
                <w:tcBorders>
                  <w:top w:val="nil"/>
                  <w:left w:val="nil"/>
                  <w:bottom w:val="nil"/>
                  <w:right w:val="nil"/>
                </w:tcBorders>
                <w:shd w:val="clear" w:color="auto" w:fill="auto"/>
                <w:noWrap/>
                <w:vAlign w:val="center"/>
                <w:hideMark/>
              </w:tcPr>
            </w:tcPrChange>
          </w:tcPr>
          <w:p w14:paraId="7C1DD826" w14:textId="77777777" w:rsidR="00BB3BDA" w:rsidRPr="001E61A8" w:rsidRDefault="00BB3BDA" w:rsidP="00570380">
            <w:pPr>
              <w:spacing w:line="480" w:lineRule="auto"/>
              <w:rPr>
                <w:rFonts w:eastAsia="宋体" w:cs="Times New Roman"/>
              </w:rPr>
              <w:pPrChange w:id="2237" w:author="Alex" w:date="2015-05-13T12:13:00Z">
                <w:pPr/>
              </w:pPrChange>
            </w:pPr>
            <w:r w:rsidRPr="001E61A8">
              <w:rPr>
                <w:rFonts w:eastAsia="宋体" w:cs="Times New Roman"/>
              </w:rPr>
              <w:t>SR_5_dsasa_1_2</w:t>
            </w:r>
          </w:p>
        </w:tc>
        <w:tc>
          <w:tcPr>
            <w:tcW w:w="559" w:type="pct"/>
            <w:shd w:val="clear" w:color="auto" w:fill="auto"/>
            <w:noWrap/>
            <w:vAlign w:val="center"/>
            <w:hideMark/>
            <w:tcPrChange w:id="2238" w:author="Alex" w:date="2015-05-12T22:14:00Z">
              <w:tcPr>
                <w:tcW w:w="559" w:type="pct"/>
                <w:tcBorders>
                  <w:top w:val="nil"/>
                  <w:left w:val="nil"/>
                  <w:bottom w:val="nil"/>
                  <w:right w:val="nil"/>
                </w:tcBorders>
                <w:shd w:val="clear" w:color="auto" w:fill="auto"/>
                <w:noWrap/>
                <w:vAlign w:val="center"/>
                <w:hideMark/>
              </w:tcPr>
            </w:tcPrChange>
          </w:tcPr>
          <w:p w14:paraId="1FFA31C4" w14:textId="77777777" w:rsidR="00BB3BDA" w:rsidRPr="001E61A8" w:rsidRDefault="00BB3BDA" w:rsidP="00570380">
            <w:pPr>
              <w:spacing w:line="480" w:lineRule="auto"/>
              <w:jc w:val="right"/>
              <w:rPr>
                <w:rFonts w:ascii="Lucida Grande" w:eastAsia="宋体" w:hAnsi="Lucida Grande" w:cs="Times New Roman"/>
                <w:sz w:val="18"/>
                <w:szCs w:val="18"/>
              </w:rPr>
              <w:pPrChange w:id="2239" w:author="Alex" w:date="2015-05-13T12:13:00Z">
                <w:pPr>
                  <w:jc w:val="right"/>
                </w:pPr>
              </w:pPrChange>
            </w:pPr>
            <w:r w:rsidRPr="001E61A8">
              <w:rPr>
                <w:rFonts w:eastAsia="宋体" w:cs="Times New Roman"/>
              </w:rPr>
              <w:t xml:space="preserve">0.235 </w:t>
            </w:r>
          </w:p>
        </w:tc>
        <w:tc>
          <w:tcPr>
            <w:tcW w:w="672" w:type="pct"/>
            <w:shd w:val="clear" w:color="auto" w:fill="auto"/>
            <w:noWrap/>
            <w:vAlign w:val="center"/>
            <w:hideMark/>
            <w:tcPrChange w:id="2240" w:author="Alex" w:date="2015-05-12T22:14:00Z">
              <w:tcPr>
                <w:tcW w:w="672" w:type="pct"/>
                <w:tcBorders>
                  <w:top w:val="nil"/>
                  <w:left w:val="nil"/>
                  <w:bottom w:val="nil"/>
                  <w:right w:val="nil"/>
                </w:tcBorders>
                <w:shd w:val="clear" w:color="auto" w:fill="auto"/>
                <w:noWrap/>
                <w:vAlign w:val="center"/>
                <w:hideMark/>
              </w:tcPr>
            </w:tcPrChange>
          </w:tcPr>
          <w:p w14:paraId="5C53E320" w14:textId="77777777" w:rsidR="00BB3BDA" w:rsidRPr="001E61A8" w:rsidRDefault="00BB3BDA" w:rsidP="00570380">
            <w:pPr>
              <w:spacing w:line="480" w:lineRule="auto"/>
              <w:jc w:val="right"/>
              <w:rPr>
                <w:rFonts w:ascii="Lucida Grande" w:eastAsia="宋体" w:hAnsi="Lucida Grande" w:cs="Times New Roman"/>
                <w:sz w:val="18"/>
                <w:szCs w:val="18"/>
              </w:rPr>
              <w:pPrChange w:id="2241" w:author="Alex" w:date="2015-05-13T12:13:00Z">
                <w:pPr>
                  <w:jc w:val="right"/>
                </w:pPr>
              </w:pPrChange>
            </w:pPr>
            <w:r w:rsidRPr="001E61A8">
              <w:rPr>
                <w:rFonts w:eastAsia="宋体" w:cs="Times New Roman"/>
              </w:rPr>
              <w:t xml:space="preserve">0.189 </w:t>
            </w:r>
          </w:p>
        </w:tc>
        <w:tc>
          <w:tcPr>
            <w:tcW w:w="621" w:type="pct"/>
            <w:shd w:val="clear" w:color="auto" w:fill="auto"/>
            <w:noWrap/>
            <w:vAlign w:val="center"/>
            <w:hideMark/>
            <w:tcPrChange w:id="2242" w:author="Alex" w:date="2015-05-12T22:14:00Z">
              <w:tcPr>
                <w:tcW w:w="621" w:type="pct"/>
                <w:tcBorders>
                  <w:top w:val="nil"/>
                  <w:left w:val="nil"/>
                  <w:bottom w:val="nil"/>
                  <w:right w:val="nil"/>
                </w:tcBorders>
                <w:shd w:val="clear" w:color="auto" w:fill="auto"/>
                <w:noWrap/>
                <w:vAlign w:val="center"/>
                <w:hideMark/>
              </w:tcPr>
            </w:tcPrChange>
          </w:tcPr>
          <w:p w14:paraId="193D21F0" w14:textId="77777777" w:rsidR="00BB3BDA" w:rsidRPr="001E61A8" w:rsidRDefault="00BB3BDA" w:rsidP="00570380">
            <w:pPr>
              <w:spacing w:line="480" w:lineRule="auto"/>
              <w:jc w:val="right"/>
              <w:rPr>
                <w:rFonts w:ascii="Lucida Grande" w:eastAsia="宋体" w:hAnsi="Lucida Grande" w:cs="Times New Roman"/>
                <w:sz w:val="18"/>
                <w:szCs w:val="18"/>
              </w:rPr>
              <w:pPrChange w:id="2243" w:author="Alex" w:date="2015-05-13T12:13:00Z">
                <w:pPr>
                  <w:jc w:val="right"/>
                </w:pPr>
              </w:pPrChange>
            </w:pPr>
            <w:r w:rsidRPr="001E61A8">
              <w:rPr>
                <w:rFonts w:eastAsia="宋体" w:cs="Times New Roman"/>
              </w:rPr>
              <w:t xml:space="preserve">0.037 </w:t>
            </w:r>
          </w:p>
        </w:tc>
        <w:tc>
          <w:tcPr>
            <w:tcW w:w="620" w:type="pct"/>
            <w:shd w:val="clear" w:color="auto" w:fill="auto"/>
            <w:noWrap/>
            <w:vAlign w:val="center"/>
            <w:hideMark/>
            <w:tcPrChange w:id="2244" w:author="Alex" w:date="2015-05-12T22:14:00Z">
              <w:tcPr>
                <w:tcW w:w="620" w:type="pct"/>
                <w:tcBorders>
                  <w:top w:val="nil"/>
                  <w:left w:val="nil"/>
                  <w:bottom w:val="nil"/>
                  <w:right w:val="nil"/>
                </w:tcBorders>
                <w:shd w:val="clear" w:color="auto" w:fill="auto"/>
                <w:noWrap/>
                <w:vAlign w:val="center"/>
                <w:hideMark/>
              </w:tcPr>
            </w:tcPrChange>
          </w:tcPr>
          <w:p w14:paraId="594BA976" w14:textId="77777777" w:rsidR="00BB3BDA" w:rsidRPr="001E61A8" w:rsidRDefault="00BB3BDA" w:rsidP="00570380">
            <w:pPr>
              <w:spacing w:line="480" w:lineRule="auto"/>
              <w:jc w:val="right"/>
              <w:rPr>
                <w:rFonts w:ascii="Lucida Grande" w:eastAsia="宋体" w:hAnsi="Lucida Grande" w:cs="Times New Roman"/>
                <w:sz w:val="18"/>
                <w:szCs w:val="18"/>
              </w:rPr>
              <w:pPrChange w:id="2245" w:author="Alex" w:date="2015-05-13T12:13:00Z">
                <w:pPr>
                  <w:jc w:val="right"/>
                </w:pPr>
              </w:pPrChange>
            </w:pPr>
            <w:r w:rsidRPr="001E61A8">
              <w:rPr>
                <w:rFonts w:eastAsia="宋体" w:cs="Times New Roman"/>
              </w:rPr>
              <w:t xml:space="preserve">0.147 </w:t>
            </w:r>
          </w:p>
        </w:tc>
        <w:tc>
          <w:tcPr>
            <w:tcW w:w="548" w:type="pct"/>
            <w:shd w:val="clear" w:color="auto" w:fill="auto"/>
            <w:noWrap/>
            <w:vAlign w:val="center"/>
            <w:hideMark/>
            <w:tcPrChange w:id="2246" w:author="Alex" w:date="2015-05-12T22:14:00Z">
              <w:tcPr>
                <w:tcW w:w="548" w:type="pct"/>
                <w:tcBorders>
                  <w:top w:val="nil"/>
                  <w:left w:val="nil"/>
                  <w:bottom w:val="nil"/>
                  <w:right w:val="nil"/>
                </w:tcBorders>
                <w:shd w:val="clear" w:color="auto" w:fill="auto"/>
                <w:noWrap/>
                <w:vAlign w:val="center"/>
                <w:hideMark/>
              </w:tcPr>
            </w:tcPrChange>
          </w:tcPr>
          <w:p w14:paraId="46B0F353" w14:textId="77777777" w:rsidR="00BB3BDA" w:rsidRPr="001E61A8" w:rsidRDefault="00BB3BDA" w:rsidP="00570380">
            <w:pPr>
              <w:spacing w:line="480" w:lineRule="auto"/>
              <w:jc w:val="right"/>
              <w:rPr>
                <w:rFonts w:ascii="Lucida Grande" w:eastAsia="宋体" w:hAnsi="Lucida Grande" w:cs="Times New Roman"/>
                <w:sz w:val="18"/>
                <w:szCs w:val="18"/>
              </w:rPr>
              <w:pPrChange w:id="2247" w:author="Alex" w:date="2015-05-13T12:13:00Z">
                <w:pPr>
                  <w:jc w:val="right"/>
                </w:pPr>
              </w:pPrChange>
            </w:pPr>
            <w:r w:rsidRPr="001E61A8">
              <w:rPr>
                <w:rFonts w:eastAsia="宋体" w:cs="Times New Roman"/>
              </w:rPr>
              <w:t xml:space="preserve">0.215 </w:t>
            </w:r>
          </w:p>
        </w:tc>
        <w:tc>
          <w:tcPr>
            <w:tcW w:w="547" w:type="pct"/>
            <w:shd w:val="clear" w:color="auto" w:fill="auto"/>
            <w:noWrap/>
            <w:vAlign w:val="center"/>
            <w:hideMark/>
            <w:tcPrChange w:id="2248" w:author="Alex" w:date="2015-05-12T22:14:00Z">
              <w:tcPr>
                <w:tcW w:w="547" w:type="pct"/>
                <w:tcBorders>
                  <w:top w:val="nil"/>
                  <w:left w:val="nil"/>
                  <w:bottom w:val="nil"/>
                  <w:right w:val="nil"/>
                </w:tcBorders>
                <w:shd w:val="clear" w:color="auto" w:fill="auto"/>
                <w:noWrap/>
                <w:vAlign w:val="center"/>
                <w:hideMark/>
              </w:tcPr>
            </w:tcPrChange>
          </w:tcPr>
          <w:p w14:paraId="0D73A0BB" w14:textId="77777777" w:rsidR="00BB3BDA" w:rsidRPr="001E61A8" w:rsidRDefault="00BB3BDA" w:rsidP="00570380">
            <w:pPr>
              <w:spacing w:line="480" w:lineRule="auto"/>
              <w:jc w:val="right"/>
              <w:rPr>
                <w:rFonts w:ascii="Lucida Grande" w:eastAsia="宋体" w:hAnsi="Lucida Grande" w:cs="Times New Roman"/>
                <w:sz w:val="18"/>
                <w:szCs w:val="18"/>
              </w:rPr>
              <w:pPrChange w:id="2249" w:author="Alex" w:date="2015-05-13T12:13:00Z">
                <w:pPr>
                  <w:jc w:val="right"/>
                </w:pPr>
              </w:pPrChange>
            </w:pPr>
            <w:r w:rsidRPr="001E61A8">
              <w:rPr>
                <w:rFonts w:eastAsia="宋体" w:cs="Times New Roman"/>
              </w:rPr>
              <w:t xml:space="preserve">0.201 </w:t>
            </w:r>
          </w:p>
        </w:tc>
      </w:tr>
      <w:tr w:rsidR="00BC4118" w:rsidRPr="001E61A8" w14:paraId="4B42EBC3" w14:textId="77777777" w:rsidTr="00090B52">
        <w:trPr>
          <w:trHeight w:val="300"/>
          <w:trPrChange w:id="2250" w:author="Alex" w:date="2015-05-12T22:14:00Z">
            <w:trPr>
              <w:trHeight w:val="300"/>
            </w:trPr>
          </w:trPrChange>
        </w:trPr>
        <w:tc>
          <w:tcPr>
            <w:tcW w:w="1433" w:type="pct"/>
            <w:shd w:val="clear" w:color="auto" w:fill="auto"/>
            <w:noWrap/>
            <w:vAlign w:val="center"/>
            <w:hideMark/>
            <w:tcPrChange w:id="2251" w:author="Alex" w:date="2015-05-12T22:14:00Z">
              <w:tcPr>
                <w:tcW w:w="1433" w:type="pct"/>
                <w:tcBorders>
                  <w:top w:val="nil"/>
                  <w:left w:val="nil"/>
                  <w:bottom w:val="nil"/>
                  <w:right w:val="nil"/>
                </w:tcBorders>
                <w:shd w:val="clear" w:color="auto" w:fill="auto"/>
                <w:noWrap/>
                <w:vAlign w:val="center"/>
                <w:hideMark/>
              </w:tcPr>
            </w:tcPrChange>
          </w:tcPr>
          <w:p w14:paraId="50E1C758" w14:textId="77777777" w:rsidR="00BB3BDA" w:rsidRPr="001E61A8" w:rsidRDefault="00BB3BDA" w:rsidP="00570380">
            <w:pPr>
              <w:spacing w:line="480" w:lineRule="auto"/>
              <w:rPr>
                <w:rFonts w:eastAsia="宋体" w:cs="Times New Roman"/>
              </w:rPr>
              <w:pPrChange w:id="2252" w:author="Alex" w:date="2015-05-13T12:13:00Z">
                <w:pPr/>
              </w:pPrChange>
            </w:pPr>
            <w:r w:rsidRPr="001E61A8">
              <w:rPr>
                <w:rFonts w:eastAsia="宋体" w:cs="Times New Roman"/>
              </w:rPr>
              <w:t>SR_5_fa_rep</w:t>
            </w:r>
          </w:p>
        </w:tc>
        <w:tc>
          <w:tcPr>
            <w:tcW w:w="559" w:type="pct"/>
            <w:shd w:val="clear" w:color="auto" w:fill="auto"/>
            <w:noWrap/>
            <w:vAlign w:val="center"/>
            <w:hideMark/>
            <w:tcPrChange w:id="2253" w:author="Alex" w:date="2015-05-12T22:14:00Z">
              <w:tcPr>
                <w:tcW w:w="559" w:type="pct"/>
                <w:tcBorders>
                  <w:top w:val="nil"/>
                  <w:left w:val="nil"/>
                  <w:bottom w:val="nil"/>
                  <w:right w:val="nil"/>
                </w:tcBorders>
                <w:shd w:val="clear" w:color="auto" w:fill="auto"/>
                <w:noWrap/>
                <w:vAlign w:val="center"/>
                <w:hideMark/>
              </w:tcPr>
            </w:tcPrChange>
          </w:tcPr>
          <w:p w14:paraId="00A94B25" w14:textId="77777777" w:rsidR="00BB3BDA" w:rsidRPr="001E61A8" w:rsidRDefault="00BB3BDA" w:rsidP="00570380">
            <w:pPr>
              <w:spacing w:line="480" w:lineRule="auto"/>
              <w:jc w:val="right"/>
              <w:rPr>
                <w:rFonts w:eastAsia="宋体" w:cs="Times New Roman"/>
              </w:rPr>
              <w:pPrChange w:id="2254" w:author="Alex" w:date="2015-05-13T12:13:00Z">
                <w:pPr>
                  <w:jc w:val="right"/>
                </w:pPr>
              </w:pPrChange>
            </w:pPr>
            <w:r w:rsidRPr="001E61A8">
              <w:rPr>
                <w:rFonts w:eastAsia="宋体" w:cs="Times New Roman"/>
              </w:rPr>
              <w:t xml:space="preserve">-0.012 </w:t>
            </w:r>
          </w:p>
        </w:tc>
        <w:tc>
          <w:tcPr>
            <w:tcW w:w="672" w:type="pct"/>
            <w:shd w:val="clear" w:color="auto" w:fill="auto"/>
            <w:noWrap/>
            <w:vAlign w:val="center"/>
            <w:hideMark/>
            <w:tcPrChange w:id="2255" w:author="Alex" w:date="2015-05-12T22:14:00Z">
              <w:tcPr>
                <w:tcW w:w="672" w:type="pct"/>
                <w:tcBorders>
                  <w:top w:val="nil"/>
                  <w:left w:val="nil"/>
                  <w:bottom w:val="nil"/>
                  <w:right w:val="nil"/>
                </w:tcBorders>
                <w:shd w:val="clear" w:color="auto" w:fill="auto"/>
                <w:noWrap/>
                <w:vAlign w:val="center"/>
                <w:hideMark/>
              </w:tcPr>
            </w:tcPrChange>
          </w:tcPr>
          <w:p w14:paraId="79B48B8D" w14:textId="77777777" w:rsidR="00BB3BDA" w:rsidRPr="001E61A8" w:rsidRDefault="00BB3BDA" w:rsidP="00570380">
            <w:pPr>
              <w:spacing w:line="480" w:lineRule="auto"/>
              <w:jc w:val="right"/>
              <w:rPr>
                <w:rFonts w:ascii="Lucida Grande" w:eastAsia="宋体" w:hAnsi="Lucida Grande" w:cs="Times New Roman"/>
                <w:sz w:val="18"/>
                <w:szCs w:val="18"/>
              </w:rPr>
              <w:pPrChange w:id="2256" w:author="Alex" w:date="2015-05-13T12:13:00Z">
                <w:pPr>
                  <w:jc w:val="right"/>
                </w:pPr>
              </w:pPrChange>
            </w:pPr>
            <w:r w:rsidRPr="001E61A8">
              <w:rPr>
                <w:rFonts w:eastAsia="宋体" w:cs="Times New Roman"/>
              </w:rPr>
              <w:t xml:space="preserve">-0.064 </w:t>
            </w:r>
          </w:p>
        </w:tc>
        <w:tc>
          <w:tcPr>
            <w:tcW w:w="621" w:type="pct"/>
            <w:shd w:val="clear" w:color="auto" w:fill="auto"/>
            <w:noWrap/>
            <w:vAlign w:val="center"/>
            <w:hideMark/>
            <w:tcPrChange w:id="2257" w:author="Alex" w:date="2015-05-12T22:14:00Z">
              <w:tcPr>
                <w:tcW w:w="621" w:type="pct"/>
                <w:tcBorders>
                  <w:top w:val="nil"/>
                  <w:left w:val="nil"/>
                  <w:bottom w:val="nil"/>
                  <w:right w:val="nil"/>
                </w:tcBorders>
                <w:shd w:val="clear" w:color="auto" w:fill="auto"/>
                <w:noWrap/>
                <w:vAlign w:val="center"/>
                <w:hideMark/>
              </w:tcPr>
            </w:tcPrChange>
          </w:tcPr>
          <w:p w14:paraId="1E5A9A82" w14:textId="77777777" w:rsidR="00BB3BDA" w:rsidRPr="001E61A8" w:rsidRDefault="00BB3BDA" w:rsidP="00570380">
            <w:pPr>
              <w:spacing w:line="480" w:lineRule="auto"/>
              <w:jc w:val="right"/>
              <w:rPr>
                <w:rFonts w:ascii="Lucida Grande" w:eastAsia="宋体" w:hAnsi="Lucida Grande" w:cs="Times New Roman"/>
                <w:sz w:val="18"/>
                <w:szCs w:val="18"/>
              </w:rPr>
              <w:pPrChange w:id="2258" w:author="Alex" w:date="2015-05-13T12:13:00Z">
                <w:pPr>
                  <w:jc w:val="right"/>
                </w:pPr>
              </w:pPrChange>
            </w:pPr>
            <w:r w:rsidRPr="001E61A8">
              <w:rPr>
                <w:rFonts w:eastAsia="宋体" w:cs="Times New Roman"/>
              </w:rPr>
              <w:t xml:space="preserve">0.165 </w:t>
            </w:r>
          </w:p>
        </w:tc>
        <w:tc>
          <w:tcPr>
            <w:tcW w:w="620" w:type="pct"/>
            <w:shd w:val="clear" w:color="auto" w:fill="auto"/>
            <w:noWrap/>
            <w:vAlign w:val="center"/>
            <w:hideMark/>
            <w:tcPrChange w:id="2259" w:author="Alex" w:date="2015-05-12T22:14:00Z">
              <w:tcPr>
                <w:tcW w:w="620" w:type="pct"/>
                <w:tcBorders>
                  <w:top w:val="nil"/>
                  <w:left w:val="nil"/>
                  <w:bottom w:val="nil"/>
                  <w:right w:val="nil"/>
                </w:tcBorders>
                <w:shd w:val="clear" w:color="auto" w:fill="auto"/>
                <w:noWrap/>
                <w:vAlign w:val="center"/>
                <w:hideMark/>
              </w:tcPr>
            </w:tcPrChange>
          </w:tcPr>
          <w:p w14:paraId="14E63D07" w14:textId="77777777" w:rsidR="00BB3BDA" w:rsidRPr="001E61A8" w:rsidRDefault="00BB3BDA" w:rsidP="00570380">
            <w:pPr>
              <w:spacing w:line="480" w:lineRule="auto"/>
              <w:jc w:val="right"/>
              <w:rPr>
                <w:rFonts w:ascii="Lucida Grande" w:eastAsia="宋体" w:hAnsi="Lucida Grande" w:cs="Times New Roman"/>
                <w:sz w:val="18"/>
                <w:szCs w:val="18"/>
              </w:rPr>
              <w:pPrChange w:id="2260" w:author="Alex" w:date="2015-05-13T12:13:00Z">
                <w:pPr>
                  <w:jc w:val="right"/>
                </w:pPr>
              </w:pPrChange>
            </w:pPr>
            <w:r w:rsidRPr="001E61A8">
              <w:rPr>
                <w:rFonts w:eastAsia="宋体" w:cs="Times New Roman"/>
              </w:rPr>
              <w:t xml:space="preserve">-0.019 </w:t>
            </w:r>
          </w:p>
        </w:tc>
        <w:tc>
          <w:tcPr>
            <w:tcW w:w="548" w:type="pct"/>
            <w:shd w:val="clear" w:color="auto" w:fill="auto"/>
            <w:noWrap/>
            <w:vAlign w:val="center"/>
            <w:hideMark/>
            <w:tcPrChange w:id="2261" w:author="Alex" w:date="2015-05-12T22:14:00Z">
              <w:tcPr>
                <w:tcW w:w="548" w:type="pct"/>
                <w:tcBorders>
                  <w:top w:val="nil"/>
                  <w:left w:val="nil"/>
                  <w:bottom w:val="nil"/>
                  <w:right w:val="nil"/>
                </w:tcBorders>
                <w:shd w:val="clear" w:color="auto" w:fill="auto"/>
                <w:noWrap/>
                <w:vAlign w:val="center"/>
                <w:hideMark/>
              </w:tcPr>
            </w:tcPrChange>
          </w:tcPr>
          <w:p w14:paraId="5FBFFA2D" w14:textId="77777777" w:rsidR="00BB3BDA" w:rsidRPr="001E61A8" w:rsidRDefault="00BB3BDA" w:rsidP="00570380">
            <w:pPr>
              <w:spacing w:line="480" w:lineRule="auto"/>
              <w:jc w:val="right"/>
              <w:rPr>
                <w:rFonts w:ascii="Lucida Grande" w:eastAsia="宋体" w:hAnsi="Lucida Grande" w:cs="Times New Roman"/>
                <w:sz w:val="18"/>
                <w:szCs w:val="18"/>
              </w:rPr>
              <w:pPrChange w:id="2262" w:author="Alex" w:date="2015-05-13T12:13:00Z">
                <w:pPr>
                  <w:jc w:val="right"/>
                </w:pPr>
              </w:pPrChange>
            </w:pPr>
            <w:r w:rsidRPr="001E61A8">
              <w:rPr>
                <w:rFonts w:eastAsia="宋体" w:cs="Times New Roman"/>
              </w:rPr>
              <w:t xml:space="preserve">0.058 </w:t>
            </w:r>
          </w:p>
        </w:tc>
        <w:tc>
          <w:tcPr>
            <w:tcW w:w="547" w:type="pct"/>
            <w:shd w:val="clear" w:color="auto" w:fill="auto"/>
            <w:noWrap/>
            <w:vAlign w:val="center"/>
            <w:hideMark/>
            <w:tcPrChange w:id="2263" w:author="Alex" w:date="2015-05-12T22:14:00Z">
              <w:tcPr>
                <w:tcW w:w="547" w:type="pct"/>
                <w:tcBorders>
                  <w:top w:val="nil"/>
                  <w:left w:val="nil"/>
                  <w:bottom w:val="nil"/>
                  <w:right w:val="nil"/>
                </w:tcBorders>
                <w:shd w:val="clear" w:color="auto" w:fill="auto"/>
                <w:noWrap/>
                <w:vAlign w:val="center"/>
                <w:hideMark/>
              </w:tcPr>
            </w:tcPrChange>
          </w:tcPr>
          <w:p w14:paraId="62ED78DF" w14:textId="77777777" w:rsidR="00BB3BDA" w:rsidRPr="001E61A8" w:rsidRDefault="00BB3BDA" w:rsidP="00570380">
            <w:pPr>
              <w:spacing w:line="480" w:lineRule="auto"/>
              <w:jc w:val="right"/>
              <w:rPr>
                <w:rFonts w:ascii="Lucida Grande" w:eastAsia="宋体" w:hAnsi="Lucida Grande" w:cs="Times New Roman"/>
                <w:sz w:val="18"/>
                <w:szCs w:val="18"/>
              </w:rPr>
              <w:pPrChange w:id="2264" w:author="Alex" w:date="2015-05-13T12:13:00Z">
                <w:pPr>
                  <w:jc w:val="right"/>
                </w:pPr>
              </w:pPrChange>
            </w:pPr>
            <w:r w:rsidRPr="001E61A8">
              <w:rPr>
                <w:rFonts w:eastAsia="宋体" w:cs="Times New Roman"/>
              </w:rPr>
              <w:t xml:space="preserve">-0.030 </w:t>
            </w:r>
          </w:p>
        </w:tc>
      </w:tr>
      <w:tr w:rsidR="00BC4118" w:rsidRPr="001E61A8" w14:paraId="4B703B5E" w14:textId="77777777" w:rsidTr="00090B52">
        <w:trPr>
          <w:trHeight w:val="300"/>
          <w:trPrChange w:id="2265" w:author="Alex" w:date="2015-05-12T22:14:00Z">
            <w:trPr>
              <w:trHeight w:val="300"/>
            </w:trPr>
          </w:trPrChange>
        </w:trPr>
        <w:tc>
          <w:tcPr>
            <w:tcW w:w="1433" w:type="pct"/>
            <w:shd w:val="clear" w:color="auto" w:fill="auto"/>
            <w:noWrap/>
            <w:vAlign w:val="center"/>
            <w:hideMark/>
            <w:tcPrChange w:id="2266" w:author="Alex" w:date="2015-05-12T22:14:00Z">
              <w:tcPr>
                <w:tcW w:w="1433" w:type="pct"/>
                <w:tcBorders>
                  <w:top w:val="nil"/>
                  <w:left w:val="nil"/>
                  <w:bottom w:val="nil"/>
                  <w:right w:val="nil"/>
                </w:tcBorders>
                <w:shd w:val="clear" w:color="auto" w:fill="auto"/>
                <w:noWrap/>
                <w:vAlign w:val="center"/>
                <w:hideMark/>
              </w:tcPr>
            </w:tcPrChange>
          </w:tcPr>
          <w:p w14:paraId="615B6F21" w14:textId="77777777" w:rsidR="00BB3BDA" w:rsidRPr="001E61A8" w:rsidRDefault="00BB3BDA" w:rsidP="00570380">
            <w:pPr>
              <w:spacing w:line="480" w:lineRule="auto"/>
              <w:rPr>
                <w:rFonts w:eastAsia="宋体" w:cs="Times New Roman"/>
              </w:rPr>
              <w:pPrChange w:id="2267" w:author="Alex" w:date="2015-05-13T12:13:00Z">
                <w:pPr/>
              </w:pPrChange>
            </w:pPr>
            <w:r w:rsidRPr="001E61A8">
              <w:rPr>
                <w:rFonts w:eastAsia="宋体" w:cs="Times New Roman"/>
              </w:rPr>
              <w:t>SR_5_hbond_pm</w:t>
            </w:r>
          </w:p>
        </w:tc>
        <w:tc>
          <w:tcPr>
            <w:tcW w:w="559" w:type="pct"/>
            <w:shd w:val="clear" w:color="auto" w:fill="auto"/>
            <w:noWrap/>
            <w:vAlign w:val="center"/>
            <w:hideMark/>
            <w:tcPrChange w:id="2268" w:author="Alex" w:date="2015-05-12T22:14:00Z">
              <w:tcPr>
                <w:tcW w:w="559" w:type="pct"/>
                <w:tcBorders>
                  <w:top w:val="nil"/>
                  <w:left w:val="nil"/>
                  <w:bottom w:val="nil"/>
                  <w:right w:val="nil"/>
                </w:tcBorders>
                <w:shd w:val="clear" w:color="auto" w:fill="auto"/>
                <w:noWrap/>
                <w:vAlign w:val="center"/>
                <w:hideMark/>
              </w:tcPr>
            </w:tcPrChange>
          </w:tcPr>
          <w:p w14:paraId="0BC33649" w14:textId="77777777" w:rsidR="00BB3BDA" w:rsidRPr="001E61A8" w:rsidRDefault="00BB3BDA" w:rsidP="00570380">
            <w:pPr>
              <w:spacing w:line="480" w:lineRule="auto"/>
              <w:jc w:val="right"/>
              <w:rPr>
                <w:rFonts w:ascii="Lucida Grande" w:eastAsia="宋体" w:hAnsi="Lucida Grande" w:cs="Times New Roman"/>
                <w:sz w:val="18"/>
                <w:szCs w:val="18"/>
              </w:rPr>
              <w:pPrChange w:id="2269" w:author="Alex" w:date="2015-05-13T12:13:00Z">
                <w:pPr>
                  <w:jc w:val="right"/>
                </w:pPr>
              </w:pPrChange>
            </w:pPr>
            <w:r w:rsidRPr="001E61A8">
              <w:rPr>
                <w:rFonts w:eastAsia="宋体" w:cs="Times New Roman"/>
              </w:rPr>
              <w:t xml:space="preserve">0.514 </w:t>
            </w:r>
          </w:p>
        </w:tc>
        <w:tc>
          <w:tcPr>
            <w:tcW w:w="672" w:type="pct"/>
            <w:shd w:val="clear" w:color="auto" w:fill="auto"/>
            <w:noWrap/>
            <w:vAlign w:val="center"/>
            <w:hideMark/>
            <w:tcPrChange w:id="2270" w:author="Alex" w:date="2015-05-12T22:14:00Z">
              <w:tcPr>
                <w:tcW w:w="672" w:type="pct"/>
                <w:tcBorders>
                  <w:top w:val="nil"/>
                  <w:left w:val="nil"/>
                  <w:bottom w:val="nil"/>
                  <w:right w:val="nil"/>
                </w:tcBorders>
                <w:shd w:val="clear" w:color="auto" w:fill="auto"/>
                <w:noWrap/>
                <w:vAlign w:val="center"/>
                <w:hideMark/>
              </w:tcPr>
            </w:tcPrChange>
          </w:tcPr>
          <w:p w14:paraId="5B063435" w14:textId="77777777" w:rsidR="00BB3BDA" w:rsidRPr="001E61A8" w:rsidRDefault="00BB3BDA" w:rsidP="00570380">
            <w:pPr>
              <w:spacing w:line="480" w:lineRule="auto"/>
              <w:jc w:val="right"/>
              <w:rPr>
                <w:rFonts w:ascii="Lucida Grande" w:eastAsia="宋体" w:hAnsi="Lucida Grande" w:cs="Times New Roman"/>
                <w:sz w:val="18"/>
                <w:szCs w:val="18"/>
              </w:rPr>
              <w:pPrChange w:id="2271" w:author="Alex" w:date="2015-05-13T12:13:00Z">
                <w:pPr>
                  <w:jc w:val="right"/>
                </w:pPr>
              </w:pPrChange>
            </w:pPr>
            <w:r w:rsidRPr="001E61A8">
              <w:rPr>
                <w:rFonts w:eastAsia="宋体" w:cs="Times New Roman"/>
              </w:rPr>
              <w:t xml:space="preserve">0.410 </w:t>
            </w:r>
          </w:p>
        </w:tc>
        <w:tc>
          <w:tcPr>
            <w:tcW w:w="621" w:type="pct"/>
            <w:shd w:val="clear" w:color="auto" w:fill="auto"/>
            <w:noWrap/>
            <w:vAlign w:val="center"/>
            <w:hideMark/>
            <w:tcPrChange w:id="2272" w:author="Alex" w:date="2015-05-12T22:14:00Z">
              <w:tcPr>
                <w:tcW w:w="621" w:type="pct"/>
                <w:tcBorders>
                  <w:top w:val="nil"/>
                  <w:left w:val="nil"/>
                  <w:bottom w:val="nil"/>
                  <w:right w:val="nil"/>
                </w:tcBorders>
                <w:shd w:val="clear" w:color="auto" w:fill="auto"/>
                <w:noWrap/>
                <w:vAlign w:val="center"/>
                <w:hideMark/>
              </w:tcPr>
            </w:tcPrChange>
          </w:tcPr>
          <w:p w14:paraId="180DBD1B" w14:textId="77777777" w:rsidR="00BB3BDA" w:rsidRPr="001E61A8" w:rsidRDefault="00BB3BDA" w:rsidP="00570380">
            <w:pPr>
              <w:spacing w:line="480" w:lineRule="auto"/>
              <w:jc w:val="right"/>
              <w:rPr>
                <w:rFonts w:ascii="Lucida Grande" w:eastAsia="宋体" w:hAnsi="Lucida Grande" w:cs="Times New Roman"/>
                <w:sz w:val="18"/>
                <w:szCs w:val="18"/>
              </w:rPr>
              <w:pPrChange w:id="2273" w:author="Alex" w:date="2015-05-13T12:13:00Z">
                <w:pPr>
                  <w:jc w:val="right"/>
                </w:pPr>
              </w:pPrChange>
            </w:pPr>
            <w:r w:rsidRPr="001E61A8">
              <w:rPr>
                <w:rFonts w:eastAsia="宋体" w:cs="Times New Roman"/>
              </w:rPr>
              <w:t xml:space="preserve">0.267 </w:t>
            </w:r>
          </w:p>
        </w:tc>
        <w:tc>
          <w:tcPr>
            <w:tcW w:w="620" w:type="pct"/>
            <w:shd w:val="clear" w:color="auto" w:fill="auto"/>
            <w:noWrap/>
            <w:vAlign w:val="center"/>
            <w:hideMark/>
            <w:tcPrChange w:id="2274" w:author="Alex" w:date="2015-05-12T22:14:00Z">
              <w:tcPr>
                <w:tcW w:w="620" w:type="pct"/>
                <w:tcBorders>
                  <w:top w:val="nil"/>
                  <w:left w:val="nil"/>
                  <w:bottom w:val="nil"/>
                  <w:right w:val="nil"/>
                </w:tcBorders>
                <w:shd w:val="clear" w:color="auto" w:fill="auto"/>
                <w:noWrap/>
                <w:vAlign w:val="center"/>
                <w:hideMark/>
              </w:tcPr>
            </w:tcPrChange>
          </w:tcPr>
          <w:p w14:paraId="621C8534" w14:textId="77777777" w:rsidR="00BB3BDA" w:rsidRPr="001E61A8" w:rsidRDefault="00BB3BDA" w:rsidP="00570380">
            <w:pPr>
              <w:spacing w:line="480" w:lineRule="auto"/>
              <w:jc w:val="right"/>
              <w:rPr>
                <w:rFonts w:ascii="Lucida Grande" w:eastAsia="宋体" w:hAnsi="Lucida Grande" w:cs="Times New Roman"/>
                <w:sz w:val="18"/>
                <w:szCs w:val="18"/>
              </w:rPr>
              <w:pPrChange w:id="2275" w:author="Alex" w:date="2015-05-13T12:13:00Z">
                <w:pPr>
                  <w:jc w:val="right"/>
                </w:pPr>
              </w:pPrChange>
            </w:pPr>
            <w:r w:rsidRPr="001E61A8">
              <w:rPr>
                <w:rFonts w:eastAsia="宋体" w:cs="Times New Roman"/>
              </w:rPr>
              <w:t xml:space="preserve">0.334 </w:t>
            </w:r>
          </w:p>
        </w:tc>
        <w:tc>
          <w:tcPr>
            <w:tcW w:w="548" w:type="pct"/>
            <w:shd w:val="clear" w:color="auto" w:fill="auto"/>
            <w:noWrap/>
            <w:vAlign w:val="center"/>
            <w:hideMark/>
            <w:tcPrChange w:id="2276" w:author="Alex" w:date="2015-05-12T22:14:00Z">
              <w:tcPr>
                <w:tcW w:w="548" w:type="pct"/>
                <w:tcBorders>
                  <w:top w:val="nil"/>
                  <w:left w:val="nil"/>
                  <w:bottom w:val="nil"/>
                  <w:right w:val="nil"/>
                </w:tcBorders>
                <w:shd w:val="clear" w:color="auto" w:fill="auto"/>
                <w:noWrap/>
                <w:vAlign w:val="center"/>
                <w:hideMark/>
              </w:tcPr>
            </w:tcPrChange>
          </w:tcPr>
          <w:p w14:paraId="7B2F1845" w14:textId="77777777" w:rsidR="00BB3BDA" w:rsidRPr="001E61A8" w:rsidRDefault="00BB3BDA" w:rsidP="00570380">
            <w:pPr>
              <w:spacing w:line="480" w:lineRule="auto"/>
              <w:jc w:val="right"/>
              <w:rPr>
                <w:rFonts w:ascii="Lucida Grande" w:eastAsia="宋体" w:hAnsi="Lucida Grande" w:cs="Times New Roman"/>
                <w:sz w:val="18"/>
                <w:szCs w:val="18"/>
              </w:rPr>
              <w:pPrChange w:id="2277" w:author="Alex" w:date="2015-05-13T12:13:00Z">
                <w:pPr>
                  <w:jc w:val="right"/>
                </w:pPr>
              </w:pPrChange>
            </w:pPr>
            <w:r w:rsidRPr="001E61A8">
              <w:rPr>
                <w:rFonts w:eastAsia="宋体" w:cs="Times New Roman"/>
              </w:rPr>
              <w:t xml:space="preserve">0.267 </w:t>
            </w:r>
          </w:p>
        </w:tc>
        <w:tc>
          <w:tcPr>
            <w:tcW w:w="547" w:type="pct"/>
            <w:shd w:val="clear" w:color="auto" w:fill="auto"/>
            <w:noWrap/>
            <w:vAlign w:val="center"/>
            <w:hideMark/>
            <w:tcPrChange w:id="2278" w:author="Alex" w:date="2015-05-12T22:14:00Z">
              <w:tcPr>
                <w:tcW w:w="547" w:type="pct"/>
                <w:tcBorders>
                  <w:top w:val="nil"/>
                  <w:left w:val="nil"/>
                  <w:bottom w:val="nil"/>
                  <w:right w:val="nil"/>
                </w:tcBorders>
                <w:shd w:val="clear" w:color="auto" w:fill="auto"/>
                <w:noWrap/>
                <w:vAlign w:val="center"/>
                <w:hideMark/>
              </w:tcPr>
            </w:tcPrChange>
          </w:tcPr>
          <w:p w14:paraId="58C2FCFC" w14:textId="77777777" w:rsidR="00BB3BDA" w:rsidRPr="001E61A8" w:rsidRDefault="00BB3BDA" w:rsidP="00570380">
            <w:pPr>
              <w:spacing w:line="480" w:lineRule="auto"/>
              <w:jc w:val="right"/>
              <w:rPr>
                <w:rFonts w:ascii="Lucida Grande" w:eastAsia="宋体" w:hAnsi="Lucida Grande" w:cs="Times New Roman"/>
                <w:sz w:val="18"/>
                <w:szCs w:val="18"/>
              </w:rPr>
              <w:pPrChange w:id="2279" w:author="Alex" w:date="2015-05-13T12:13:00Z">
                <w:pPr>
                  <w:jc w:val="right"/>
                </w:pPr>
              </w:pPrChange>
            </w:pPr>
            <w:r w:rsidRPr="001E61A8">
              <w:rPr>
                <w:rFonts w:eastAsia="宋体" w:cs="Times New Roman"/>
              </w:rPr>
              <w:t xml:space="preserve">0.146 </w:t>
            </w:r>
          </w:p>
        </w:tc>
      </w:tr>
      <w:tr w:rsidR="00BC4118" w:rsidRPr="001E61A8" w14:paraId="3A02C32A" w14:textId="77777777" w:rsidTr="00090B52">
        <w:trPr>
          <w:trHeight w:val="300"/>
          <w:trPrChange w:id="2280" w:author="Alex" w:date="2015-05-12T22:14:00Z">
            <w:trPr>
              <w:trHeight w:val="300"/>
            </w:trPr>
          </w:trPrChange>
        </w:trPr>
        <w:tc>
          <w:tcPr>
            <w:tcW w:w="1433" w:type="pct"/>
            <w:shd w:val="clear" w:color="auto" w:fill="auto"/>
            <w:noWrap/>
            <w:vAlign w:val="center"/>
            <w:hideMark/>
            <w:tcPrChange w:id="2281" w:author="Alex" w:date="2015-05-12T22:14:00Z">
              <w:tcPr>
                <w:tcW w:w="1433" w:type="pct"/>
                <w:tcBorders>
                  <w:top w:val="nil"/>
                  <w:left w:val="nil"/>
                  <w:bottom w:val="nil"/>
                  <w:right w:val="nil"/>
                </w:tcBorders>
                <w:shd w:val="clear" w:color="auto" w:fill="auto"/>
                <w:noWrap/>
                <w:vAlign w:val="center"/>
                <w:hideMark/>
              </w:tcPr>
            </w:tcPrChange>
          </w:tcPr>
          <w:p w14:paraId="2BA26D9A" w14:textId="77777777" w:rsidR="00BB3BDA" w:rsidRPr="001E61A8" w:rsidRDefault="00BB3BDA" w:rsidP="00570380">
            <w:pPr>
              <w:spacing w:line="480" w:lineRule="auto"/>
              <w:rPr>
                <w:rFonts w:eastAsia="宋体" w:cs="Times New Roman"/>
              </w:rPr>
              <w:pPrChange w:id="2282" w:author="Alex" w:date="2015-05-13T12:13:00Z">
                <w:pPr/>
              </w:pPrChange>
            </w:pPr>
            <w:r w:rsidRPr="001E61A8">
              <w:rPr>
                <w:rFonts w:eastAsia="宋体" w:cs="Times New Roman"/>
              </w:rPr>
              <w:lastRenderedPageBreak/>
              <w:t>SR_5_hbond_sc</w:t>
            </w:r>
          </w:p>
        </w:tc>
        <w:tc>
          <w:tcPr>
            <w:tcW w:w="559" w:type="pct"/>
            <w:shd w:val="clear" w:color="auto" w:fill="auto"/>
            <w:noWrap/>
            <w:vAlign w:val="center"/>
            <w:hideMark/>
            <w:tcPrChange w:id="2283" w:author="Alex" w:date="2015-05-12T22:14:00Z">
              <w:tcPr>
                <w:tcW w:w="559" w:type="pct"/>
                <w:tcBorders>
                  <w:top w:val="nil"/>
                  <w:left w:val="nil"/>
                  <w:bottom w:val="nil"/>
                  <w:right w:val="nil"/>
                </w:tcBorders>
                <w:shd w:val="clear" w:color="auto" w:fill="auto"/>
                <w:noWrap/>
                <w:vAlign w:val="center"/>
                <w:hideMark/>
              </w:tcPr>
            </w:tcPrChange>
          </w:tcPr>
          <w:p w14:paraId="1153685E" w14:textId="77777777" w:rsidR="00BB3BDA" w:rsidRPr="001E61A8" w:rsidRDefault="00BB3BDA" w:rsidP="00570380">
            <w:pPr>
              <w:spacing w:line="480" w:lineRule="auto"/>
              <w:jc w:val="right"/>
              <w:rPr>
                <w:rFonts w:ascii="Lucida Grande" w:eastAsia="宋体" w:hAnsi="Lucida Grande" w:cs="Times New Roman"/>
                <w:sz w:val="18"/>
                <w:szCs w:val="18"/>
              </w:rPr>
              <w:pPrChange w:id="2284" w:author="Alex" w:date="2015-05-13T12:13:00Z">
                <w:pPr>
                  <w:jc w:val="right"/>
                </w:pPr>
              </w:pPrChange>
            </w:pPr>
            <w:r w:rsidRPr="001E61A8">
              <w:rPr>
                <w:rFonts w:eastAsia="宋体" w:cs="Times New Roman"/>
              </w:rPr>
              <w:t xml:space="preserve">-0.524 </w:t>
            </w:r>
          </w:p>
        </w:tc>
        <w:tc>
          <w:tcPr>
            <w:tcW w:w="672" w:type="pct"/>
            <w:shd w:val="clear" w:color="auto" w:fill="auto"/>
            <w:noWrap/>
            <w:vAlign w:val="center"/>
            <w:hideMark/>
            <w:tcPrChange w:id="2285" w:author="Alex" w:date="2015-05-12T22:14:00Z">
              <w:tcPr>
                <w:tcW w:w="672" w:type="pct"/>
                <w:tcBorders>
                  <w:top w:val="nil"/>
                  <w:left w:val="nil"/>
                  <w:bottom w:val="nil"/>
                  <w:right w:val="nil"/>
                </w:tcBorders>
                <w:shd w:val="clear" w:color="auto" w:fill="auto"/>
                <w:noWrap/>
                <w:vAlign w:val="center"/>
                <w:hideMark/>
              </w:tcPr>
            </w:tcPrChange>
          </w:tcPr>
          <w:p w14:paraId="47D79333" w14:textId="77777777" w:rsidR="00BB3BDA" w:rsidRPr="001E61A8" w:rsidRDefault="00BB3BDA" w:rsidP="00570380">
            <w:pPr>
              <w:spacing w:line="480" w:lineRule="auto"/>
              <w:jc w:val="right"/>
              <w:rPr>
                <w:rFonts w:eastAsia="宋体" w:cs="Times New Roman"/>
              </w:rPr>
              <w:pPrChange w:id="2286" w:author="Alex" w:date="2015-05-13T12:13:00Z">
                <w:pPr>
                  <w:jc w:val="right"/>
                </w:pPr>
              </w:pPrChange>
            </w:pPr>
            <w:r w:rsidRPr="001E61A8">
              <w:rPr>
                <w:rFonts w:eastAsia="宋体" w:cs="Times New Roman"/>
              </w:rPr>
              <w:t xml:space="preserve">-0.447 </w:t>
            </w:r>
          </w:p>
        </w:tc>
        <w:tc>
          <w:tcPr>
            <w:tcW w:w="621" w:type="pct"/>
            <w:shd w:val="clear" w:color="auto" w:fill="auto"/>
            <w:noWrap/>
            <w:vAlign w:val="center"/>
            <w:hideMark/>
            <w:tcPrChange w:id="2287" w:author="Alex" w:date="2015-05-12T22:14:00Z">
              <w:tcPr>
                <w:tcW w:w="621" w:type="pct"/>
                <w:tcBorders>
                  <w:top w:val="nil"/>
                  <w:left w:val="nil"/>
                  <w:bottom w:val="nil"/>
                  <w:right w:val="nil"/>
                </w:tcBorders>
                <w:shd w:val="clear" w:color="auto" w:fill="auto"/>
                <w:noWrap/>
                <w:vAlign w:val="center"/>
                <w:hideMark/>
              </w:tcPr>
            </w:tcPrChange>
          </w:tcPr>
          <w:p w14:paraId="3436D615" w14:textId="77777777" w:rsidR="00BB3BDA" w:rsidRPr="001E61A8" w:rsidRDefault="00BB3BDA" w:rsidP="00570380">
            <w:pPr>
              <w:spacing w:line="480" w:lineRule="auto"/>
              <w:jc w:val="right"/>
              <w:rPr>
                <w:rFonts w:ascii="Lucida Grande" w:eastAsia="宋体" w:hAnsi="Lucida Grande" w:cs="Times New Roman"/>
                <w:sz w:val="18"/>
                <w:szCs w:val="18"/>
              </w:rPr>
              <w:pPrChange w:id="2288" w:author="Alex" w:date="2015-05-13T12:13:00Z">
                <w:pPr>
                  <w:jc w:val="right"/>
                </w:pPr>
              </w:pPrChange>
            </w:pPr>
            <w:r w:rsidRPr="001E61A8">
              <w:rPr>
                <w:rFonts w:eastAsia="宋体" w:cs="Times New Roman"/>
              </w:rPr>
              <w:t xml:space="preserve">-0.266 </w:t>
            </w:r>
          </w:p>
        </w:tc>
        <w:tc>
          <w:tcPr>
            <w:tcW w:w="620" w:type="pct"/>
            <w:shd w:val="clear" w:color="auto" w:fill="auto"/>
            <w:noWrap/>
            <w:vAlign w:val="center"/>
            <w:hideMark/>
            <w:tcPrChange w:id="2289" w:author="Alex" w:date="2015-05-12T22:14:00Z">
              <w:tcPr>
                <w:tcW w:w="620" w:type="pct"/>
                <w:tcBorders>
                  <w:top w:val="nil"/>
                  <w:left w:val="nil"/>
                  <w:bottom w:val="nil"/>
                  <w:right w:val="nil"/>
                </w:tcBorders>
                <w:shd w:val="clear" w:color="auto" w:fill="auto"/>
                <w:noWrap/>
                <w:vAlign w:val="center"/>
                <w:hideMark/>
              </w:tcPr>
            </w:tcPrChange>
          </w:tcPr>
          <w:p w14:paraId="36BFB334" w14:textId="77777777" w:rsidR="00BB3BDA" w:rsidRPr="001E61A8" w:rsidRDefault="00BB3BDA" w:rsidP="00570380">
            <w:pPr>
              <w:spacing w:line="480" w:lineRule="auto"/>
              <w:jc w:val="right"/>
              <w:rPr>
                <w:rFonts w:ascii="Lucida Grande" w:eastAsia="宋体" w:hAnsi="Lucida Grande" w:cs="Times New Roman"/>
                <w:sz w:val="18"/>
                <w:szCs w:val="18"/>
              </w:rPr>
              <w:pPrChange w:id="2290" w:author="Alex" w:date="2015-05-13T12:13:00Z">
                <w:pPr>
                  <w:jc w:val="right"/>
                </w:pPr>
              </w:pPrChange>
            </w:pPr>
            <w:r w:rsidRPr="001E61A8">
              <w:rPr>
                <w:rFonts w:eastAsia="宋体" w:cs="Times New Roman"/>
              </w:rPr>
              <w:t xml:space="preserve">-0.341 </w:t>
            </w:r>
          </w:p>
        </w:tc>
        <w:tc>
          <w:tcPr>
            <w:tcW w:w="548" w:type="pct"/>
            <w:shd w:val="clear" w:color="auto" w:fill="auto"/>
            <w:noWrap/>
            <w:vAlign w:val="center"/>
            <w:hideMark/>
            <w:tcPrChange w:id="2291" w:author="Alex" w:date="2015-05-12T22:14:00Z">
              <w:tcPr>
                <w:tcW w:w="548" w:type="pct"/>
                <w:tcBorders>
                  <w:top w:val="nil"/>
                  <w:left w:val="nil"/>
                  <w:bottom w:val="nil"/>
                  <w:right w:val="nil"/>
                </w:tcBorders>
                <w:shd w:val="clear" w:color="auto" w:fill="auto"/>
                <w:noWrap/>
                <w:vAlign w:val="center"/>
                <w:hideMark/>
              </w:tcPr>
            </w:tcPrChange>
          </w:tcPr>
          <w:p w14:paraId="734AA7FB" w14:textId="77777777" w:rsidR="00BB3BDA" w:rsidRPr="001E61A8" w:rsidRDefault="00BB3BDA" w:rsidP="00570380">
            <w:pPr>
              <w:spacing w:line="480" w:lineRule="auto"/>
              <w:jc w:val="right"/>
              <w:rPr>
                <w:rFonts w:ascii="Lucida Grande" w:eastAsia="宋体" w:hAnsi="Lucida Grande" w:cs="Times New Roman"/>
                <w:sz w:val="18"/>
                <w:szCs w:val="18"/>
              </w:rPr>
              <w:pPrChange w:id="2292" w:author="Alex" w:date="2015-05-13T12:13:00Z">
                <w:pPr>
                  <w:jc w:val="right"/>
                </w:pPr>
              </w:pPrChange>
            </w:pPr>
            <w:r w:rsidRPr="001E61A8">
              <w:rPr>
                <w:rFonts w:eastAsia="宋体" w:cs="Times New Roman"/>
              </w:rPr>
              <w:t xml:space="preserve">-0.273 </w:t>
            </w:r>
          </w:p>
        </w:tc>
        <w:tc>
          <w:tcPr>
            <w:tcW w:w="547" w:type="pct"/>
            <w:shd w:val="clear" w:color="auto" w:fill="auto"/>
            <w:noWrap/>
            <w:vAlign w:val="center"/>
            <w:hideMark/>
            <w:tcPrChange w:id="2293" w:author="Alex" w:date="2015-05-12T22:14:00Z">
              <w:tcPr>
                <w:tcW w:w="547" w:type="pct"/>
                <w:tcBorders>
                  <w:top w:val="nil"/>
                  <w:left w:val="nil"/>
                  <w:bottom w:val="nil"/>
                  <w:right w:val="nil"/>
                </w:tcBorders>
                <w:shd w:val="clear" w:color="auto" w:fill="auto"/>
                <w:noWrap/>
                <w:vAlign w:val="center"/>
                <w:hideMark/>
              </w:tcPr>
            </w:tcPrChange>
          </w:tcPr>
          <w:p w14:paraId="121B3D13" w14:textId="77777777" w:rsidR="00BB3BDA" w:rsidRPr="001E61A8" w:rsidRDefault="00BB3BDA" w:rsidP="00570380">
            <w:pPr>
              <w:spacing w:line="480" w:lineRule="auto"/>
              <w:jc w:val="right"/>
              <w:rPr>
                <w:rFonts w:ascii="Lucida Grande" w:eastAsia="宋体" w:hAnsi="Lucida Grande" w:cs="Times New Roman"/>
                <w:sz w:val="18"/>
                <w:szCs w:val="18"/>
              </w:rPr>
              <w:pPrChange w:id="2294" w:author="Alex" w:date="2015-05-13T12:13:00Z">
                <w:pPr>
                  <w:jc w:val="right"/>
                </w:pPr>
              </w:pPrChange>
            </w:pPr>
            <w:r w:rsidRPr="001E61A8">
              <w:rPr>
                <w:rFonts w:eastAsia="宋体" w:cs="Times New Roman"/>
              </w:rPr>
              <w:t xml:space="preserve">-0.194 </w:t>
            </w:r>
          </w:p>
        </w:tc>
      </w:tr>
      <w:tr w:rsidR="00BC4118" w:rsidRPr="001E61A8" w14:paraId="069334F0" w14:textId="77777777" w:rsidTr="00090B52">
        <w:trPr>
          <w:trHeight w:val="300"/>
          <w:trPrChange w:id="2295" w:author="Alex" w:date="2015-05-12T22:14:00Z">
            <w:trPr>
              <w:trHeight w:val="300"/>
            </w:trPr>
          </w:trPrChange>
        </w:trPr>
        <w:tc>
          <w:tcPr>
            <w:tcW w:w="1433" w:type="pct"/>
            <w:shd w:val="clear" w:color="auto" w:fill="auto"/>
            <w:noWrap/>
            <w:vAlign w:val="center"/>
            <w:hideMark/>
            <w:tcPrChange w:id="2296" w:author="Alex" w:date="2015-05-12T22:14:00Z">
              <w:tcPr>
                <w:tcW w:w="1433" w:type="pct"/>
                <w:tcBorders>
                  <w:top w:val="nil"/>
                  <w:left w:val="nil"/>
                  <w:bottom w:val="nil"/>
                  <w:right w:val="nil"/>
                </w:tcBorders>
                <w:shd w:val="clear" w:color="auto" w:fill="auto"/>
                <w:noWrap/>
                <w:vAlign w:val="center"/>
                <w:hideMark/>
              </w:tcPr>
            </w:tcPrChange>
          </w:tcPr>
          <w:p w14:paraId="1706041E" w14:textId="77777777" w:rsidR="00BB3BDA" w:rsidRPr="001E61A8" w:rsidRDefault="00BB3BDA" w:rsidP="00570380">
            <w:pPr>
              <w:spacing w:line="480" w:lineRule="auto"/>
              <w:rPr>
                <w:rFonts w:eastAsia="宋体" w:cs="Times New Roman"/>
              </w:rPr>
              <w:pPrChange w:id="2297" w:author="Alex" w:date="2015-05-13T12:13:00Z">
                <w:pPr/>
              </w:pPrChange>
            </w:pPr>
            <w:r w:rsidRPr="001E61A8">
              <w:rPr>
                <w:rFonts w:eastAsia="宋体" w:cs="Times New Roman"/>
              </w:rPr>
              <w:t>SR_5_interf_E_1_2</w:t>
            </w:r>
          </w:p>
        </w:tc>
        <w:tc>
          <w:tcPr>
            <w:tcW w:w="559" w:type="pct"/>
            <w:shd w:val="clear" w:color="auto" w:fill="auto"/>
            <w:noWrap/>
            <w:vAlign w:val="center"/>
            <w:hideMark/>
            <w:tcPrChange w:id="2298" w:author="Alex" w:date="2015-05-12T22:14:00Z">
              <w:tcPr>
                <w:tcW w:w="559" w:type="pct"/>
                <w:tcBorders>
                  <w:top w:val="nil"/>
                  <w:left w:val="nil"/>
                  <w:bottom w:val="nil"/>
                  <w:right w:val="nil"/>
                </w:tcBorders>
                <w:shd w:val="clear" w:color="auto" w:fill="auto"/>
                <w:noWrap/>
                <w:vAlign w:val="center"/>
                <w:hideMark/>
              </w:tcPr>
            </w:tcPrChange>
          </w:tcPr>
          <w:p w14:paraId="5CD8AEEA" w14:textId="77777777" w:rsidR="00BB3BDA" w:rsidRPr="001E61A8" w:rsidRDefault="00BB3BDA" w:rsidP="00570380">
            <w:pPr>
              <w:spacing w:line="480" w:lineRule="auto"/>
              <w:jc w:val="right"/>
              <w:rPr>
                <w:rFonts w:ascii="Lucida Grande" w:eastAsia="宋体" w:hAnsi="Lucida Grande" w:cs="Times New Roman"/>
                <w:sz w:val="18"/>
                <w:szCs w:val="18"/>
              </w:rPr>
              <w:pPrChange w:id="2299" w:author="Alex" w:date="2015-05-13T12:13:00Z">
                <w:pPr>
                  <w:jc w:val="right"/>
                </w:pPr>
              </w:pPrChange>
            </w:pPr>
            <w:r w:rsidRPr="001E61A8">
              <w:rPr>
                <w:rFonts w:eastAsia="宋体" w:cs="Times New Roman"/>
              </w:rPr>
              <w:t xml:space="preserve">-0.461 </w:t>
            </w:r>
          </w:p>
        </w:tc>
        <w:tc>
          <w:tcPr>
            <w:tcW w:w="672" w:type="pct"/>
            <w:shd w:val="clear" w:color="auto" w:fill="auto"/>
            <w:noWrap/>
            <w:vAlign w:val="center"/>
            <w:hideMark/>
            <w:tcPrChange w:id="2300" w:author="Alex" w:date="2015-05-12T22:14:00Z">
              <w:tcPr>
                <w:tcW w:w="672" w:type="pct"/>
                <w:tcBorders>
                  <w:top w:val="nil"/>
                  <w:left w:val="nil"/>
                  <w:bottom w:val="nil"/>
                  <w:right w:val="nil"/>
                </w:tcBorders>
                <w:shd w:val="clear" w:color="auto" w:fill="auto"/>
                <w:noWrap/>
                <w:vAlign w:val="center"/>
                <w:hideMark/>
              </w:tcPr>
            </w:tcPrChange>
          </w:tcPr>
          <w:p w14:paraId="7FBB33CD" w14:textId="77777777" w:rsidR="00BB3BDA" w:rsidRPr="001E61A8" w:rsidRDefault="00BB3BDA" w:rsidP="00570380">
            <w:pPr>
              <w:spacing w:line="480" w:lineRule="auto"/>
              <w:jc w:val="right"/>
              <w:rPr>
                <w:rFonts w:ascii="Lucida Grande" w:eastAsia="宋体" w:hAnsi="Lucida Grande" w:cs="Times New Roman"/>
                <w:sz w:val="18"/>
                <w:szCs w:val="18"/>
              </w:rPr>
              <w:pPrChange w:id="2301" w:author="Alex" w:date="2015-05-13T12:13:00Z">
                <w:pPr>
                  <w:jc w:val="right"/>
                </w:pPr>
              </w:pPrChange>
            </w:pPr>
            <w:r w:rsidRPr="001E61A8">
              <w:rPr>
                <w:rFonts w:eastAsia="宋体" w:cs="Times New Roman"/>
              </w:rPr>
              <w:t xml:space="preserve">-0.469 </w:t>
            </w:r>
          </w:p>
        </w:tc>
        <w:tc>
          <w:tcPr>
            <w:tcW w:w="621" w:type="pct"/>
            <w:shd w:val="clear" w:color="auto" w:fill="auto"/>
            <w:noWrap/>
            <w:vAlign w:val="center"/>
            <w:hideMark/>
            <w:tcPrChange w:id="2302" w:author="Alex" w:date="2015-05-12T22:14:00Z">
              <w:tcPr>
                <w:tcW w:w="621" w:type="pct"/>
                <w:tcBorders>
                  <w:top w:val="nil"/>
                  <w:left w:val="nil"/>
                  <w:bottom w:val="nil"/>
                  <w:right w:val="nil"/>
                </w:tcBorders>
                <w:shd w:val="clear" w:color="auto" w:fill="auto"/>
                <w:noWrap/>
                <w:vAlign w:val="center"/>
                <w:hideMark/>
              </w:tcPr>
            </w:tcPrChange>
          </w:tcPr>
          <w:p w14:paraId="4BBF35C9" w14:textId="77777777" w:rsidR="00BB3BDA" w:rsidRPr="001E61A8" w:rsidRDefault="00BB3BDA" w:rsidP="00570380">
            <w:pPr>
              <w:spacing w:line="480" w:lineRule="auto"/>
              <w:jc w:val="right"/>
              <w:rPr>
                <w:rFonts w:ascii="Lucida Grande" w:eastAsia="宋体" w:hAnsi="Lucida Grande" w:cs="Times New Roman"/>
                <w:sz w:val="18"/>
                <w:szCs w:val="18"/>
              </w:rPr>
              <w:pPrChange w:id="2303" w:author="Alex" w:date="2015-05-13T12:13:00Z">
                <w:pPr>
                  <w:jc w:val="right"/>
                </w:pPr>
              </w:pPrChange>
            </w:pPr>
            <w:r w:rsidRPr="001E61A8">
              <w:rPr>
                <w:rFonts w:eastAsia="宋体" w:cs="Times New Roman"/>
              </w:rPr>
              <w:t xml:space="preserve">-0.237 </w:t>
            </w:r>
          </w:p>
        </w:tc>
        <w:tc>
          <w:tcPr>
            <w:tcW w:w="620" w:type="pct"/>
            <w:shd w:val="clear" w:color="auto" w:fill="auto"/>
            <w:noWrap/>
            <w:vAlign w:val="center"/>
            <w:hideMark/>
            <w:tcPrChange w:id="2304" w:author="Alex" w:date="2015-05-12T22:14:00Z">
              <w:tcPr>
                <w:tcW w:w="620" w:type="pct"/>
                <w:tcBorders>
                  <w:top w:val="nil"/>
                  <w:left w:val="nil"/>
                  <w:bottom w:val="nil"/>
                  <w:right w:val="nil"/>
                </w:tcBorders>
                <w:shd w:val="clear" w:color="auto" w:fill="auto"/>
                <w:noWrap/>
                <w:vAlign w:val="center"/>
                <w:hideMark/>
              </w:tcPr>
            </w:tcPrChange>
          </w:tcPr>
          <w:p w14:paraId="017F32AB" w14:textId="77777777" w:rsidR="00BB3BDA" w:rsidRPr="001E61A8" w:rsidRDefault="00BB3BDA" w:rsidP="00570380">
            <w:pPr>
              <w:spacing w:line="480" w:lineRule="auto"/>
              <w:jc w:val="right"/>
              <w:rPr>
                <w:rFonts w:ascii="Lucida Grande" w:eastAsia="宋体" w:hAnsi="Lucida Grande" w:cs="Times New Roman"/>
                <w:sz w:val="18"/>
                <w:szCs w:val="18"/>
              </w:rPr>
              <w:pPrChange w:id="2305" w:author="Alex" w:date="2015-05-13T12:13:00Z">
                <w:pPr>
                  <w:jc w:val="right"/>
                </w:pPr>
              </w:pPrChange>
            </w:pPr>
            <w:r w:rsidRPr="001E61A8">
              <w:rPr>
                <w:rFonts w:eastAsia="宋体" w:cs="Times New Roman"/>
              </w:rPr>
              <w:t xml:space="preserve">-0.231 </w:t>
            </w:r>
          </w:p>
        </w:tc>
        <w:tc>
          <w:tcPr>
            <w:tcW w:w="548" w:type="pct"/>
            <w:shd w:val="clear" w:color="auto" w:fill="auto"/>
            <w:noWrap/>
            <w:vAlign w:val="center"/>
            <w:hideMark/>
            <w:tcPrChange w:id="2306" w:author="Alex" w:date="2015-05-12T22:14:00Z">
              <w:tcPr>
                <w:tcW w:w="548" w:type="pct"/>
                <w:tcBorders>
                  <w:top w:val="nil"/>
                  <w:left w:val="nil"/>
                  <w:bottom w:val="nil"/>
                  <w:right w:val="nil"/>
                </w:tcBorders>
                <w:shd w:val="clear" w:color="auto" w:fill="auto"/>
                <w:noWrap/>
                <w:vAlign w:val="center"/>
                <w:hideMark/>
              </w:tcPr>
            </w:tcPrChange>
          </w:tcPr>
          <w:p w14:paraId="07C78B03" w14:textId="77777777" w:rsidR="00BB3BDA" w:rsidRPr="001E61A8" w:rsidRDefault="00BB3BDA" w:rsidP="00570380">
            <w:pPr>
              <w:spacing w:line="480" w:lineRule="auto"/>
              <w:jc w:val="right"/>
              <w:rPr>
                <w:rFonts w:ascii="Lucida Grande" w:eastAsia="宋体" w:hAnsi="Lucida Grande" w:cs="Times New Roman"/>
                <w:sz w:val="18"/>
                <w:szCs w:val="18"/>
              </w:rPr>
              <w:pPrChange w:id="2307" w:author="Alex" w:date="2015-05-13T12:13:00Z">
                <w:pPr>
                  <w:jc w:val="right"/>
                </w:pPr>
              </w:pPrChange>
            </w:pPr>
            <w:r w:rsidRPr="001E61A8">
              <w:rPr>
                <w:rFonts w:eastAsia="宋体" w:cs="Times New Roman"/>
              </w:rPr>
              <w:t xml:space="preserve">-0.266 </w:t>
            </w:r>
          </w:p>
        </w:tc>
        <w:tc>
          <w:tcPr>
            <w:tcW w:w="547" w:type="pct"/>
            <w:shd w:val="clear" w:color="auto" w:fill="auto"/>
            <w:noWrap/>
            <w:vAlign w:val="center"/>
            <w:hideMark/>
            <w:tcPrChange w:id="2308" w:author="Alex" w:date="2015-05-12T22:14:00Z">
              <w:tcPr>
                <w:tcW w:w="547" w:type="pct"/>
                <w:tcBorders>
                  <w:top w:val="nil"/>
                  <w:left w:val="nil"/>
                  <w:bottom w:val="nil"/>
                  <w:right w:val="nil"/>
                </w:tcBorders>
                <w:shd w:val="clear" w:color="auto" w:fill="auto"/>
                <w:noWrap/>
                <w:vAlign w:val="center"/>
                <w:hideMark/>
              </w:tcPr>
            </w:tcPrChange>
          </w:tcPr>
          <w:p w14:paraId="0D2CB11C" w14:textId="77777777" w:rsidR="00BB3BDA" w:rsidRPr="001E61A8" w:rsidRDefault="00BB3BDA" w:rsidP="00570380">
            <w:pPr>
              <w:spacing w:line="480" w:lineRule="auto"/>
              <w:jc w:val="right"/>
              <w:rPr>
                <w:rFonts w:ascii="Lucida Grande" w:eastAsia="宋体" w:hAnsi="Lucida Grande" w:cs="Times New Roman"/>
                <w:sz w:val="18"/>
                <w:szCs w:val="18"/>
              </w:rPr>
              <w:pPrChange w:id="2309" w:author="Alex" w:date="2015-05-13T12:13:00Z">
                <w:pPr>
                  <w:jc w:val="right"/>
                </w:pPr>
              </w:pPrChange>
            </w:pPr>
            <w:r w:rsidRPr="001E61A8">
              <w:rPr>
                <w:rFonts w:eastAsia="宋体" w:cs="Times New Roman"/>
              </w:rPr>
              <w:t xml:space="preserve">-0.278 </w:t>
            </w:r>
          </w:p>
        </w:tc>
      </w:tr>
      <w:tr w:rsidR="00BC4118" w:rsidRPr="001E61A8" w14:paraId="3BEDEE34" w14:textId="77777777" w:rsidTr="00090B52">
        <w:trPr>
          <w:trHeight w:val="300"/>
          <w:trPrChange w:id="2310" w:author="Alex" w:date="2015-05-12T22:14:00Z">
            <w:trPr>
              <w:trHeight w:val="300"/>
            </w:trPr>
          </w:trPrChange>
        </w:trPr>
        <w:tc>
          <w:tcPr>
            <w:tcW w:w="1433" w:type="pct"/>
            <w:shd w:val="clear" w:color="auto" w:fill="auto"/>
            <w:noWrap/>
            <w:vAlign w:val="center"/>
            <w:hideMark/>
            <w:tcPrChange w:id="2311" w:author="Alex" w:date="2015-05-12T22:14:00Z">
              <w:tcPr>
                <w:tcW w:w="1433" w:type="pct"/>
                <w:tcBorders>
                  <w:top w:val="nil"/>
                  <w:left w:val="nil"/>
                  <w:bottom w:val="nil"/>
                  <w:right w:val="nil"/>
                </w:tcBorders>
                <w:shd w:val="clear" w:color="auto" w:fill="auto"/>
                <w:noWrap/>
                <w:vAlign w:val="center"/>
                <w:hideMark/>
              </w:tcPr>
            </w:tcPrChange>
          </w:tcPr>
          <w:p w14:paraId="58628808" w14:textId="77777777" w:rsidR="00BB3BDA" w:rsidRPr="001E61A8" w:rsidRDefault="00BB3BDA" w:rsidP="00570380">
            <w:pPr>
              <w:spacing w:line="480" w:lineRule="auto"/>
              <w:rPr>
                <w:rFonts w:eastAsia="宋体" w:cs="Times New Roman"/>
              </w:rPr>
              <w:pPrChange w:id="2312" w:author="Alex" w:date="2015-05-13T12:13:00Z">
                <w:pPr/>
              </w:pPrChange>
            </w:pPr>
            <w:r w:rsidRPr="001E61A8">
              <w:rPr>
                <w:rFonts w:eastAsia="宋体" w:cs="Times New Roman"/>
              </w:rPr>
              <w:t>SR_5_total_score</w:t>
            </w:r>
          </w:p>
        </w:tc>
        <w:tc>
          <w:tcPr>
            <w:tcW w:w="559" w:type="pct"/>
            <w:shd w:val="clear" w:color="auto" w:fill="auto"/>
            <w:noWrap/>
            <w:vAlign w:val="center"/>
            <w:hideMark/>
            <w:tcPrChange w:id="2313" w:author="Alex" w:date="2015-05-12T22:14:00Z">
              <w:tcPr>
                <w:tcW w:w="559" w:type="pct"/>
                <w:tcBorders>
                  <w:top w:val="nil"/>
                  <w:left w:val="nil"/>
                  <w:bottom w:val="nil"/>
                  <w:right w:val="nil"/>
                </w:tcBorders>
                <w:shd w:val="clear" w:color="auto" w:fill="auto"/>
                <w:noWrap/>
                <w:vAlign w:val="center"/>
                <w:hideMark/>
              </w:tcPr>
            </w:tcPrChange>
          </w:tcPr>
          <w:p w14:paraId="57097CE0" w14:textId="77777777" w:rsidR="00BB3BDA" w:rsidRPr="001E61A8" w:rsidRDefault="00BB3BDA" w:rsidP="00570380">
            <w:pPr>
              <w:spacing w:line="480" w:lineRule="auto"/>
              <w:jc w:val="right"/>
              <w:rPr>
                <w:rFonts w:ascii="Lucida Grande" w:eastAsia="宋体" w:hAnsi="Lucida Grande" w:cs="Times New Roman"/>
                <w:sz w:val="18"/>
                <w:szCs w:val="18"/>
              </w:rPr>
              <w:pPrChange w:id="2314" w:author="Alex" w:date="2015-05-13T12:13:00Z">
                <w:pPr>
                  <w:jc w:val="right"/>
                </w:pPr>
              </w:pPrChange>
            </w:pPr>
            <w:r w:rsidRPr="001E61A8">
              <w:rPr>
                <w:rFonts w:eastAsia="宋体" w:cs="Times New Roman"/>
              </w:rPr>
              <w:t xml:space="preserve">-0.462 </w:t>
            </w:r>
          </w:p>
        </w:tc>
        <w:tc>
          <w:tcPr>
            <w:tcW w:w="672" w:type="pct"/>
            <w:shd w:val="clear" w:color="auto" w:fill="auto"/>
            <w:noWrap/>
            <w:vAlign w:val="center"/>
            <w:hideMark/>
            <w:tcPrChange w:id="2315" w:author="Alex" w:date="2015-05-12T22:14:00Z">
              <w:tcPr>
                <w:tcW w:w="672" w:type="pct"/>
                <w:tcBorders>
                  <w:top w:val="nil"/>
                  <w:left w:val="nil"/>
                  <w:bottom w:val="nil"/>
                  <w:right w:val="nil"/>
                </w:tcBorders>
                <w:shd w:val="clear" w:color="auto" w:fill="auto"/>
                <w:noWrap/>
                <w:vAlign w:val="center"/>
                <w:hideMark/>
              </w:tcPr>
            </w:tcPrChange>
          </w:tcPr>
          <w:p w14:paraId="220876FE" w14:textId="77777777" w:rsidR="00BB3BDA" w:rsidRPr="001E61A8" w:rsidRDefault="00BB3BDA" w:rsidP="00570380">
            <w:pPr>
              <w:spacing w:line="480" w:lineRule="auto"/>
              <w:jc w:val="right"/>
              <w:rPr>
                <w:rFonts w:ascii="Lucida Grande" w:eastAsia="宋体" w:hAnsi="Lucida Grande" w:cs="Times New Roman"/>
                <w:sz w:val="18"/>
                <w:szCs w:val="18"/>
              </w:rPr>
              <w:pPrChange w:id="2316" w:author="Alex" w:date="2015-05-13T12:13:00Z">
                <w:pPr>
                  <w:jc w:val="right"/>
                </w:pPr>
              </w:pPrChange>
            </w:pPr>
            <w:r w:rsidRPr="001E61A8">
              <w:rPr>
                <w:rFonts w:eastAsia="宋体" w:cs="Times New Roman"/>
              </w:rPr>
              <w:t xml:space="preserve">-0.471 </w:t>
            </w:r>
          </w:p>
        </w:tc>
        <w:tc>
          <w:tcPr>
            <w:tcW w:w="621" w:type="pct"/>
            <w:shd w:val="clear" w:color="auto" w:fill="auto"/>
            <w:noWrap/>
            <w:vAlign w:val="center"/>
            <w:hideMark/>
            <w:tcPrChange w:id="2317" w:author="Alex" w:date="2015-05-12T22:14:00Z">
              <w:tcPr>
                <w:tcW w:w="621" w:type="pct"/>
                <w:tcBorders>
                  <w:top w:val="nil"/>
                  <w:left w:val="nil"/>
                  <w:bottom w:val="nil"/>
                  <w:right w:val="nil"/>
                </w:tcBorders>
                <w:shd w:val="clear" w:color="auto" w:fill="auto"/>
                <w:noWrap/>
                <w:vAlign w:val="center"/>
                <w:hideMark/>
              </w:tcPr>
            </w:tcPrChange>
          </w:tcPr>
          <w:p w14:paraId="39C9AB0A" w14:textId="77777777" w:rsidR="00BB3BDA" w:rsidRPr="001E61A8" w:rsidRDefault="00BB3BDA" w:rsidP="00570380">
            <w:pPr>
              <w:spacing w:line="480" w:lineRule="auto"/>
              <w:jc w:val="right"/>
              <w:rPr>
                <w:rFonts w:eastAsia="宋体" w:cs="Times New Roman"/>
              </w:rPr>
              <w:pPrChange w:id="2318" w:author="Alex" w:date="2015-05-13T12:13:00Z">
                <w:pPr>
                  <w:jc w:val="right"/>
                </w:pPr>
              </w:pPrChange>
            </w:pPr>
            <w:r w:rsidRPr="001E61A8">
              <w:rPr>
                <w:rFonts w:eastAsia="宋体" w:cs="Times New Roman"/>
              </w:rPr>
              <w:t xml:space="preserve">-0.237 </w:t>
            </w:r>
          </w:p>
        </w:tc>
        <w:tc>
          <w:tcPr>
            <w:tcW w:w="620" w:type="pct"/>
            <w:shd w:val="clear" w:color="auto" w:fill="auto"/>
            <w:noWrap/>
            <w:vAlign w:val="center"/>
            <w:hideMark/>
            <w:tcPrChange w:id="2319" w:author="Alex" w:date="2015-05-12T22:14:00Z">
              <w:tcPr>
                <w:tcW w:w="620" w:type="pct"/>
                <w:tcBorders>
                  <w:top w:val="nil"/>
                  <w:left w:val="nil"/>
                  <w:bottom w:val="nil"/>
                  <w:right w:val="nil"/>
                </w:tcBorders>
                <w:shd w:val="clear" w:color="auto" w:fill="auto"/>
                <w:noWrap/>
                <w:vAlign w:val="center"/>
                <w:hideMark/>
              </w:tcPr>
            </w:tcPrChange>
          </w:tcPr>
          <w:p w14:paraId="08B38464" w14:textId="77777777" w:rsidR="00BB3BDA" w:rsidRPr="001E61A8" w:rsidRDefault="00BB3BDA" w:rsidP="00570380">
            <w:pPr>
              <w:spacing w:line="480" w:lineRule="auto"/>
              <w:jc w:val="right"/>
              <w:rPr>
                <w:rFonts w:ascii="Lucida Grande" w:eastAsia="宋体" w:hAnsi="Lucida Grande" w:cs="Times New Roman"/>
                <w:sz w:val="18"/>
                <w:szCs w:val="18"/>
              </w:rPr>
              <w:pPrChange w:id="2320" w:author="Alex" w:date="2015-05-13T12:13:00Z">
                <w:pPr>
                  <w:jc w:val="right"/>
                </w:pPr>
              </w:pPrChange>
            </w:pPr>
            <w:r w:rsidRPr="001E61A8">
              <w:rPr>
                <w:rFonts w:eastAsia="宋体" w:cs="Times New Roman"/>
              </w:rPr>
              <w:t xml:space="preserve">-0.230 </w:t>
            </w:r>
          </w:p>
        </w:tc>
        <w:tc>
          <w:tcPr>
            <w:tcW w:w="548" w:type="pct"/>
            <w:shd w:val="clear" w:color="auto" w:fill="auto"/>
            <w:noWrap/>
            <w:vAlign w:val="center"/>
            <w:hideMark/>
            <w:tcPrChange w:id="2321" w:author="Alex" w:date="2015-05-12T22:14:00Z">
              <w:tcPr>
                <w:tcW w:w="548" w:type="pct"/>
                <w:tcBorders>
                  <w:top w:val="nil"/>
                  <w:left w:val="nil"/>
                  <w:bottom w:val="nil"/>
                  <w:right w:val="nil"/>
                </w:tcBorders>
                <w:shd w:val="clear" w:color="auto" w:fill="auto"/>
                <w:noWrap/>
                <w:vAlign w:val="center"/>
                <w:hideMark/>
              </w:tcPr>
            </w:tcPrChange>
          </w:tcPr>
          <w:p w14:paraId="69EA9710" w14:textId="77777777" w:rsidR="00BB3BDA" w:rsidRPr="001E61A8" w:rsidRDefault="00BB3BDA" w:rsidP="00570380">
            <w:pPr>
              <w:spacing w:line="480" w:lineRule="auto"/>
              <w:jc w:val="right"/>
              <w:rPr>
                <w:rFonts w:ascii="Lucida Grande" w:eastAsia="宋体" w:hAnsi="Lucida Grande" w:cs="Times New Roman"/>
                <w:sz w:val="18"/>
                <w:szCs w:val="18"/>
              </w:rPr>
              <w:pPrChange w:id="2322" w:author="Alex" w:date="2015-05-13T12:13:00Z">
                <w:pPr>
                  <w:jc w:val="right"/>
                </w:pPr>
              </w:pPrChange>
            </w:pPr>
            <w:r w:rsidRPr="001E61A8">
              <w:rPr>
                <w:rFonts w:eastAsia="宋体" w:cs="Times New Roman"/>
              </w:rPr>
              <w:t xml:space="preserve">-0.267 </w:t>
            </w:r>
          </w:p>
        </w:tc>
        <w:tc>
          <w:tcPr>
            <w:tcW w:w="547" w:type="pct"/>
            <w:shd w:val="clear" w:color="auto" w:fill="auto"/>
            <w:noWrap/>
            <w:vAlign w:val="center"/>
            <w:hideMark/>
            <w:tcPrChange w:id="2323" w:author="Alex" w:date="2015-05-12T22:14:00Z">
              <w:tcPr>
                <w:tcW w:w="547" w:type="pct"/>
                <w:tcBorders>
                  <w:top w:val="nil"/>
                  <w:left w:val="nil"/>
                  <w:bottom w:val="nil"/>
                  <w:right w:val="nil"/>
                </w:tcBorders>
                <w:shd w:val="clear" w:color="auto" w:fill="auto"/>
                <w:noWrap/>
                <w:vAlign w:val="center"/>
                <w:hideMark/>
              </w:tcPr>
            </w:tcPrChange>
          </w:tcPr>
          <w:p w14:paraId="67B23D7E" w14:textId="77777777" w:rsidR="00BB3BDA" w:rsidRPr="001E61A8" w:rsidRDefault="00BB3BDA" w:rsidP="00570380">
            <w:pPr>
              <w:spacing w:line="480" w:lineRule="auto"/>
              <w:jc w:val="right"/>
              <w:rPr>
                <w:rFonts w:ascii="Lucida Grande" w:eastAsia="宋体" w:hAnsi="Lucida Grande" w:cs="Times New Roman"/>
                <w:sz w:val="18"/>
                <w:szCs w:val="18"/>
              </w:rPr>
              <w:pPrChange w:id="2324" w:author="Alex" w:date="2015-05-13T12:13:00Z">
                <w:pPr>
                  <w:jc w:val="right"/>
                </w:pPr>
              </w:pPrChange>
            </w:pPr>
            <w:r w:rsidRPr="001E61A8">
              <w:rPr>
                <w:rFonts w:eastAsia="宋体" w:cs="Times New Roman"/>
              </w:rPr>
              <w:t xml:space="preserve">-0.279 </w:t>
            </w:r>
          </w:p>
        </w:tc>
      </w:tr>
      <w:tr w:rsidR="00BC4118" w:rsidRPr="001E61A8" w14:paraId="0396C929" w14:textId="77777777" w:rsidTr="00090B52">
        <w:trPr>
          <w:trHeight w:val="300"/>
          <w:trPrChange w:id="2325" w:author="Alex" w:date="2015-05-12T22:14:00Z">
            <w:trPr>
              <w:trHeight w:val="300"/>
            </w:trPr>
          </w:trPrChange>
        </w:trPr>
        <w:tc>
          <w:tcPr>
            <w:tcW w:w="1433" w:type="pct"/>
            <w:shd w:val="clear" w:color="auto" w:fill="auto"/>
            <w:noWrap/>
            <w:vAlign w:val="center"/>
            <w:hideMark/>
            <w:tcPrChange w:id="2326" w:author="Alex" w:date="2015-05-12T22:14:00Z">
              <w:tcPr>
                <w:tcW w:w="1433" w:type="pct"/>
                <w:tcBorders>
                  <w:top w:val="nil"/>
                  <w:left w:val="nil"/>
                  <w:bottom w:val="nil"/>
                  <w:right w:val="nil"/>
                </w:tcBorders>
                <w:shd w:val="clear" w:color="auto" w:fill="auto"/>
                <w:noWrap/>
                <w:vAlign w:val="center"/>
                <w:hideMark/>
              </w:tcPr>
            </w:tcPrChange>
          </w:tcPr>
          <w:p w14:paraId="31D81C28" w14:textId="77777777" w:rsidR="00BB3BDA" w:rsidRPr="001E61A8" w:rsidRDefault="00BB3BDA" w:rsidP="00570380">
            <w:pPr>
              <w:spacing w:line="480" w:lineRule="auto"/>
              <w:rPr>
                <w:rFonts w:eastAsia="宋体" w:cs="Times New Roman"/>
              </w:rPr>
              <w:pPrChange w:id="2327" w:author="Alex" w:date="2015-05-13T12:13:00Z">
                <w:pPr/>
              </w:pPrChange>
            </w:pPr>
            <w:r w:rsidRPr="001E61A8">
              <w:rPr>
                <w:rFonts w:eastAsia="宋体" w:cs="Times New Roman"/>
              </w:rPr>
              <w:t>tot_burunsat_pm</w:t>
            </w:r>
          </w:p>
        </w:tc>
        <w:tc>
          <w:tcPr>
            <w:tcW w:w="559" w:type="pct"/>
            <w:shd w:val="clear" w:color="auto" w:fill="auto"/>
            <w:noWrap/>
            <w:vAlign w:val="center"/>
            <w:hideMark/>
            <w:tcPrChange w:id="2328" w:author="Alex" w:date="2015-05-12T22:14:00Z">
              <w:tcPr>
                <w:tcW w:w="559" w:type="pct"/>
                <w:tcBorders>
                  <w:top w:val="nil"/>
                  <w:left w:val="nil"/>
                  <w:bottom w:val="nil"/>
                  <w:right w:val="nil"/>
                </w:tcBorders>
                <w:shd w:val="clear" w:color="auto" w:fill="auto"/>
                <w:noWrap/>
                <w:vAlign w:val="center"/>
                <w:hideMark/>
              </w:tcPr>
            </w:tcPrChange>
          </w:tcPr>
          <w:p w14:paraId="4ABCE726" w14:textId="77777777" w:rsidR="00BB3BDA" w:rsidRPr="001E61A8" w:rsidRDefault="00BB3BDA" w:rsidP="00570380">
            <w:pPr>
              <w:spacing w:line="480" w:lineRule="auto"/>
              <w:jc w:val="right"/>
              <w:rPr>
                <w:rFonts w:ascii="Lucida Grande" w:eastAsia="宋体" w:hAnsi="Lucida Grande" w:cs="Times New Roman"/>
                <w:sz w:val="18"/>
                <w:szCs w:val="18"/>
              </w:rPr>
              <w:pPrChange w:id="2329" w:author="Alex" w:date="2015-05-13T12:13:00Z">
                <w:pPr>
                  <w:jc w:val="right"/>
                </w:pPr>
              </w:pPrChange>
            </w:pPr>
            <w:r w:rsidRPr="001E61A8">
              <w:rPr>
                <w:rFonts w:eastAsia="宋体" w:cs="Times New Roman"/>
              </w:rPr>
              <w:t xml:space="preserve">-0.078 </w:t>
            </w:r>
          </w:p>
        </w:tc>
        <w:tc>
          <w:tcPr>
            <w:tcW w:w="672" w:type="pct"/>
            <w:shd w:val="clear" w:color="auto" w:fill="auto"/>
            <w:noWrap/>
            <w:vAlign w:val="center"/>
            <w:hideMark/>
            <w:tcPrChange w:id="2330" w:author="Alex" w:date="2015-05-12T22:14:00Z">
              <w:tcPr>
                <w:tcW w:w="672" w:type="pct"/>
                <w:tcBorders>
                  <w:top w:val="nil"/>
                  <w:left w:val="nil"/>
                  <w:bottom w:val="nil"/>
                  <w:right w:val="nil"/>
                </w:tcBorders>
                <w:shd w:val="clear" w:color="auto" w:fill="auto"/>
                <w:noWrap/>
                <w:vAlign w:val="center"/>
                <w:hideMark/>
              </w:tcPr>
            </w:tcPrChange>
          </w:tcPr>
          <w:p w14:paraId="4BFC749F" w14:textId="77777777" w:rsidR="00BB3BDA" w:rsidRPr="001E61A8" w:rsidRDefault="00BB3BDA" w:rsidP="00570380">
            <w:pPr>
              <w:spacing w:line="480" w:lineRule="auto"/>
              <w:jc w:val="right"/>
              <w:rPr>
                <w:rFonts w:ascii="Lucida Grande" w:eastAsia="宋体" w:hAnsi="Lucida Grande" w:cs="Times New Roman"/>
                <w:sz w:val="18"/>
                <w:szCs w:val="18"/>
              </w:rPr>
              <w:pPrChange w:id="2331" w:author="Alex" w:date="2015-05-13T12:13:00Z">
                <w:pPr>
                  <w:jc w:val="right"/>
                </w:pPr>
              </w:pPrChange>
            </w:pPr>
            <w:r w:rsidRPr="001E61A8">
              <w:rPr>
                <w:rFonts w:eastAsia="宋体" w:cs="Times New Roman"/>
              </w:rPr>
              <w:t xml:space="preserve">-0.101 </w:t>
            </w:r>
          </w:p>
        </w:tc>
        <w:tc>
          <w:tcPr>
            <w:tcW w:w="621" w:type="pct"/>
            <w:shd w:val="clear" w:color="auto" w:fill="auto"/>
            <w:noWrap/>
            <w:vAlign w:val="center"/>
            <w:hideMark/>
            <w:tcPrChange w:id="2332" w:author="Alex" w:date="2015-05-12T22:14:00Z">
              <w:tcPr>
                <w:tcW w:w="621" w:type="pct"/>
                <w:tcBorders>
                  <w:top w:val="nil"/>
                  <w:left w:val="nil"/>
                  <w:bottom w:val="nil"/>
                  <w:right w:val="nil"/>
                </w:tcBorders>
                <w:shd w:val="clear" w:color="auto" w:fill="auto"/>
                <w:noWrap/>
                <w:vAlign w:val="center"/>
                <w:hideMark/>
              </w:tcPr>
            </w:tcPrChange>
          </w:tcPr>
          <w:p w14:paraId="2F12CD1B" w14:textId="77777777" w:rsidR="00BB3BDA" w:rsidRPr="001E61A8" w:rsidRDefault="00BB3BDA" w:rsidP="00570380">
            <w:pPr>
              <w:spacing w:line="480" w:lineRule="auto"/>
              <w:jc w:val="right"/>
              <w:rPr>
                <w:rFonts w:ascii="Lucida Grande" w:eastAsia="宋体" w:hAnsi="Lucida Grande" w:cs="Times New Roman"/>
                <w:sz w:val="18"/>
                <w:szCs w:val="18"/>
              </w:rPr>
              <w:pPrChange w:id="2333" w:author="Alex" w:date="2015-05-13T12:13:00Z">
                <w:pPr>
                  <w:jc w:val="right"/>
                </w:pPr>
              </w:pPrChange>
            </w:pPr>
            <w:r w:rsidRPr="001E61A8">
              <w:rPr>
                <w:rFonts w:eastAsia="宋体" w:cs="Times New Roman"/>
              </w:rPr>
              <w:t xml:space="preserve">-0.036 </w:t>
            </w:r>
          </w:p>
        </w:tc>
        <w:tc>
          <w:tcPr>
            <w:tcW w:w="620" w:type="pct"/>
            <w:shd w:val="clear" w:color="auto" w:fill="auto"/>
            <w:noWrap/>
            <w:vAlign w:val="center"/>
            <w:hideMark/>
            <w:tcPrChange w:id="2334" w:author="Alex" w:date="2015-05-12T22:14:00Z">
              <w:tcPr>
                <w:tcW w:w="620" w:type="pct"/>
                <w:tcBorders>
                  <w:top w:val="nil"/>
                  <w:left w:val="nil"/>
                  <w:bottom w:val="nil"/>
                  <w:right w:val="nil"/>
                </w:tcBorders>
                <w:shd w:val="clear" w:color="auto" w:fill="auto"/>
                <w:noWrap/>
                <w:vAlign w:val="center"/>
                <w:hideMark/>
              </w:tcPr>
            </w:tcPrChange>
          </w:tcPr>
          <w:p w14:paraId="7F535A60" w14:textId="77777777" w:rsidR="00BB3BDA" w:rsidRPr="001E61A8" w:rsidRDefault="00BB3BDA" w:rsidP="00570380">
            <w:pPr>
              <w:spacing w:line="480" w:lineRule="auto"/>
              <w:jc w:val="right"/>
              <w:rPr>
                <w:rFonts w:ascii="Lucida Grande" w:eastAsia="宋体" w:hAnsi="Lucida Grande" w:cs="Times New Roman"/>
                <w:sz w:val="18"/>
                <w:szCs w:val="18"/>
              </w:rPr>
              <w:pPrChange w:id="2335" w:author="Alex" w:date="2015-05-13T12:13:00Z">
                <w:pPr>
                  <w:jc w:val="right"/>
                </w:pPr>
              </w:pPrChange>
            </w:pPr>
            <w:r w:rsidRPr="001E61A8">
              <w:rPr>
                <w:rFonts w:eastAsia="宋体" w:cs="Times New Roman"/>
              </w:rPr>
              <w:t xml:space="preserve">-0.066 </w:t>
            </w:r>
          </w:p>
        </w:tc>
        <w:tc>
          <w:tcPr>
            <w:tcW w:w="548" w:type="pct"/>
            <w:shd w:val="clear" w:color="auto" w:fill="auto"/>
            <w:noWrap/>
            <w:vAlign w:val="center"/>
            <w:hideMark/>
            <w:tcPrChange w:id="2336" w:author="Alex" w:date="2015-05-12T22:14:00Z">
              <w:tcPr>
                <w:tcW w:w="548" w:type="pct"/>
                <w:tcBorders>
                  <w:top w:val="nil"/>
                  <w:left w:val="nil"/>
                  <w:bottom w:val="nil"/>
                  <w:right w:val="nil"/>
                </w:tcBorders>
                <w:shd w:val="clear" w:color="auto" w:fill="auto"/>
                <w:noWrap/>
                <w:vAlign w:val="center"/>
                <w:hideMark/>
              </w:tcPr>
            </w:tcPrChange>
          </w:tcPr>
          <w:p w14:paraId="3BBEFF59" w14:textId="77777777" w:rsidR="00BB3BDA" w:rsidRPr="001E61A8" w:rsidRDefault="00BB3BDA" w:rsidP="00570380">
            <w:pPr>
              <w:spacing w:line="480" w:lineRule="auto"/>
              <w:jc w:val="right"/>
              <w:rPr>
                <w:rFonts w:ascii="Lucida Grande" w:eastAsia="宋体" w:hAnsi="Lucida Grande" w:cs="Times New Roman"/>
                <w:sz w:val="18"/>
                <w:szCs w:val="18"/>
              </w:rPr>
              <w:pPrChange w:id="2337" w:author="Alex" w:date="2015-05-13T12:13:00Z">
                <w:pPr>
                  <w:jc w:val="right"/>
                </w:pPr>
              </w:pPrChange>
            </w:pPr>
            <w:r w:rsidRPr="001E61A8">
              <w:rPr>
                <w:rFonts w:eastAsia="宋体" w:cs="Times New Roman"/>
              </w:rPr>
              <w:t xml:space="preserve">0.154 </w:t>
            </w:r>
          </w:p>
        </w:tc>
        <w:tc>
          <w:tcPr>
            <w:tcW w:w="547" w:type="pct"/>
            <w:shd w:val="clear" w:color="auto" w:fill="auto"/>
            <w:noWrap/>
            <w:vAlign w:val="center"/>
            <w:hideMark/>
            <w:tcPrChange w:id="2338" w:author="Alex" w:date="2015-05-12T22:14:00Z">
              <w:tcPr>
                <w:tcW w:w="547" w:type="pct"/>
                <w:tcBorders>
                  <w:top w:val="nil"/>
                  <w:left w:val="nil"/>
                  <w:bottom w:val="nil"/>
                  <w:right w:val="nil"/>
                </w:tcBorders>
                <w:shd w:val="clear" w:color="auto" w:fill="auto"/>
                <w:noWrap/>
                <w:vAlign w:val="center"/>
                <w:hideMark/>
              </w:tcPr>
            </w:tcPrChange>
          </w:tcPr>
          <w:p w14:paraId="2956D785" w14:textId="77777777" w:rsidR="00BB3BDA" w:rsidRPr="001E61A8" w:rsidRDefault="00BB3BDA" w:rsidP="00570380">
            <w:pPr>
              <w:spacing w:line="480" w:lineRule="auto"/>
              <w:jc w:val="right"/>
              <w:rPr>
                <w:rFonts w:ascii="Lucida Grande" w:eastAsia="宋体" w:hAnsi="Lucida Grande" w:cs="Times New Roman"/>
                <w:sz w:val="18"/>
                <w:szCs w:val="18"/>
              </w:rPr>
              <w:pPrChange w:id="2339" w:author="Alex" w:date="2015-05-13T12:13:00Z">
                <w:pPr>
                  <w:jc w:val="right"/>
                </w:pPr>
              </w:pPrChange>
            </w:pPr>
            <w:r w:rsidRPr="001E61A8">
              <w:rPr>
                <w:rFonts w:eastAsia="宋体" w:cs="Times New Roman"/>
              </w:rPr>
              <w:t xml:space="preserve">0.056 </w:t>
            </w:r>
          </w:p>
        </w:tc>
      </w:tr>
      <w:tr w:rsidR="00BC4118" w:rsidRPr="001E61A8" w14:paraId="4C4DB0F2" w14:textId="77777777" w:rsidTr="00090B52">
        <w:trPr>
          <w:trHeight w:val="300"/>
          <w:trPrChange w:id="2340" w:author="Alex" w:date="2015-05-12T22:14:00Z">
            <w:trPr>
              <w:trHeight w:val="300"/>
            </w:trPr>
          </w:trPrChange>
        </w:trPr>
        <w:tc>
          <w:tcPr>
            <w:tcW w:w="1433" w:type="pct"/>
            <w:shd w:val="clear" w:color="auto" w:fill="auto"/>
            <w:noWrap/>
            <w:vAlign w:val="center"/>
            <w:hideMark/>
            <w:tcPrChange w:id="2341" w:author="Alex" w:date="2015-05-12T22:14:00Z">
              <w:tcPr>
                <w:tcW w:w="1433" w:type="pct"/>
                <w:tcBorders>
                  <w:top w:val="nil"/>
                  <w:left w:val="nil"/>
                  <w:bottom w:val="nil"/>
                  <w:right w:val="nil"/>
                </w:tcBorders>
                <w:shd w:val="clear" w:color="auto" w:fill="auto"/>
                <w:noWrap/>
                <w:vAlign w:val="center"/>
                <w:hideMark/>
              </w:tcPr>
            </w:tcPrChange>
          </w:tcPr>
          <w:p w14:paraId="4AAFD414" w14:textId="77777777" w:rsidR="00BB3BDA" w:rsidRPr="001E61A8" w:rsidRDefault="00BB3BDA" w:rsidP="00570380">
            <w:pPr>
              <w:spacing w:line="480" w:lineRule="auto"/>
              <w:rPr>
                <w:rFonts w:eastAsia="宋体" w:cs="Times New Roman"/>
              </w:rPr>
              <w:pPrChange w:id="2342" w:author="Alex" w:date="2015-05-13T12:13:00Z">
                <w:pPr/>
              </w:pPrChange>
            </w:pPr>
            <w:r w:rsidRPr="001E61A8">
              <w:rPr>
                <w:rFonts w:eastAsia="宋体" w:cs="Times New Roman"/>
              </w:rPr>
              <w:t>tot_hbond_pm</w:t>
            </w:r>
          </w:p>
        </w:tc>
        <w:tc>
          <w:tcPr>
            <w:tcW w:w="559" w:type="pct"/>
            <w:shd w:val="clear" w:color="auto" w:fill="auto"/>
            <w:noWrap/>
            <w:vAlign w:val="center"/>
            <w:hideMark/>
            <w:tcPrChange w:id="2343" w:author="Alex" w:date="2015-05-12T22:14:00Z">
              <w:tcPr>
                <w:tcW w:w="559" w:type="pct"/>
                <w:tcBorders>
                  <w:top w:val="nil"/>
                  <w:left w:val="nil"/>
                  <w:bottom w:val="nil"/>
                  <w:right w:val="nil"/>
                </w:tcBorders>
                <w:shd w:val="clear" w:color="auto" w:fill="auto"/>
                <w:noWrap/>
                <w:vAlign w:val="center"/>
                <w:hideMark/>
              </w:tcPr>
            </w:tcPrChange>
          </w:tcPr>
          <w:p w14:paraId="5667E738" w14:textId="77777777" w:rsidR="00BB3BDA" w:rsidRPr="001E61A8" w:rsidRDefault="00BB3BDA" w:rsidP="00570380">
            <w:pPr>
              <w:spacing w:line="480" w:lineRule="auto"/>
              <w:jc w:val="right"/>
              <w:rPr>
                <w:rFonts w:ascii="Lucida Grande" w:eastAsia="宋体" w:hAnsi="Lucida Grande" w:cs="Times New Roman"/>
                <w:sz w:val="18"/>
                <w:szCs w:val="18"/>
              </w:rPr>
              <w:pPrChange w:id="2344" w:author="Alex" w:date="2015-05-13T12:13:00Z">
                <w:pPr>
                  <w:jc w:val="right"/>
                </w:pPr>
              </w:pPrChange>
            </w:pPr>
            <w:r w:rsidRPr="001E61A8">
              <w:rPr>
                <w:rFonts w:eastAsia="宋体" w:cs="Times New Roman"/>
              </w:rPr>
              <w:t xml:space="preserve">0.419 </w:t>
            </w:r>
          </w:p>
        </w:tc>
        <w:tc>
          <w:tcPr>
            <w:tcW w:w="672" w:type="pct"/>
            <w:shd w:val="clear" w:color="auto" w:fill="auto"/>
            <w:noWrap/>
            <w:vAlign w:val="center"/>
            <w:hideMark/>
            <w:tcPrChange w:id="2345" w:author="Alex" w:date="2015-05-12T22:14:00Z">
              <w:tcPr>
                <w:tcW w:w="672" w:type="pct"/>
                <w:tcBorders>
                  <w:top w:val="nil"/>
                  <w:left w:val="nil"/>
                  <w:bottom w:val="nil"/>
                  <w:right w:val="nil"/>
                </w:tcBorders>
                <w:shd w:val="clear" w:color="auto" w:fill="auto"/>
                <w:noWrap/>
                <w:vAlign w:val="center"/>
                <w:hideMark/>
              </w:tcPr>
            </w:tcPrChange>
          </w:tcPr>
          <w:p w14:paraId="6B1E3505" w14:textId="77777777" w:rsidR="00BB3BDA" w:rsidRPr="001E61A8" w:rsidRDefault="00BB3BDA" w:rsidP="00570380">
            <w:pPr>
              <w:spacing w:line="480" w:lineRule="auto"/>
              <w:jc w:val="right"/>
              <w:rPr>
                <w:rFonts w:ascii="Lucida Grande" w:eastAsia="宋体" w:hAnsi="Lucida Grande" w:cs="Times New Roman"/>
                <w:sz w:val="18"/>
                <w:szCs w:val="18"/>
              </w:rPr>
              <w:pPrChange w:id="2346" w:author="Alex" w:date="2015-05-13T12:13:00Z">
                <w:pPr>
                  <w:jc w:val="right"/>
                </w:pPr>
              </w:pPrChange>
            </w:pPr>
            <w:r w:rsidRPr="001E61A8">
              <w:rPr>
                <w:rFonts w:eastAsia="宋体" w:cs="Times New Roman"/>
              </w:rPr>
              <w:t xml:space="preserve">0.396 </w:t>
            </w:r>
          </w:p>
        </w:tc>
        <w:tc>
          <w:tcPr>
            <w:tcW w:w="621" w:type="pct"/>
            <w:shd w:val="clear" w:color="auto" w:fill="auto"/>
            <w:noWrap/>
            <w:vAlign w:val="center"/>
            <w:hideMark/>
            <w:tcPrChange w:id="2347" w:author="Alex" w:date="2015-05-12T22:14:00Z">
              <w:tcPr>
                <w:tcW w:w="621" w:type="pct"/>
                <w:tcBorders>
                  <w:top w:val="nil"/>
                  <w:left w:val="nil"/>
                  <w:bottom w:val="nil"/>
                  <w:right w:val="nil"/>
                </w:tcBorders>
                <w:shd w:val="clear" w:color="auto" w:fill="auto"/>
                <w:noWrap/>
                <w:vAlign w:val="center"/>
                <w:hideMark/>
              </w:tcPr>
            </w:tcPrChange>
          </w:tcPr>
          <w:p w14:paraId="00E4ED51" w14:textId="77777777" w:rsidR="00BB3BDA" w:rsidRPr="001E61A8" w:rsidRDefault="00BB3BDA" w:rsidP="00570380">
            <w:pPr>
              <w:spacing w:line="480" w:lineRule="auto"/>
              <w:jc w:val="right"/>
              <w:rPr>
                <w:rFonts w:ascii="Lucida Grande" w:eastAsia="宋体" w:hAnsi="Lucida Grande" w:cs="Times New Roman"/>
                <w:sz w:val="18"/>
                <w:szCs w:val="18"/>
              </w:rPr>
              <w:pPrChange w:id="2348" w:author="Alex" w:date="2015-05-13T12:13:00Z">
                <w:pPr>
                  <w:jc w:val="right"/>
                </w:pPr>
              </w:pPrChange>
            </w:pPr>
            <w:r w:rsidRPr="001E61A8">
              <w:rPr>
                <w:rFonts w:eastAsia="宋体" w:cs="Times New Roman"/>
              </w:rPr>
              <w:t xml:space="preserve">0.291 </w:t>
            </w:r>
          </w:p>
        </w:tc>
        <w:tc>
          <w:tcPr>
            <w:tcW w:w="620" w:type="pct"/>
            <w:shd w:val="clear" w:color="auto" w:fill="auto"/>
            <w:noWrap/>
            <w:vAlign w:val="center"/>
            <w:hideMark/>
            <w:tcPrChange w:id="2349" w:author="Alex" w:date="2015-05-12T22:14:00Z">
              <w:tcPr>
                <w:tcW w:w="620" w:type="pct"/>
                <w:tcBorders>
                  <w:top w:val="nil"/>
                  <w:left w:val="nil"/>
                  <w:bottom w:val="nil"/>
                  <w:right w:val="nil"/>
                </w:tcBorders>
                <w:shd w:val="clear" w:color="auto" w:fill="auto"/>
                <w:noWrap/>
                <w:vAlign w:val="center"/>
                <w:hideMark/>
              </w:tcPr>
            </w:tcPrChange>
          </w:tcPr>
          <w:p w14:paraId="6970F080" w14:textId="77777777" w:rsidR="00BB3BDA" w:rsidRPr="001E61A8" w:rsidRDefault="00BB3BDA" w:rsidP="00570380">
            <w:pPr>
              <w:spacing w:line="480" w:lineRule="auto"/>
              <w:jc w:val="right"/>
              <w:rPr>
                <w:rFonts w:eastAsia="宋体" w:cs="Times New Roman"/>
              </w:rPr>
              <w:pPrChange w:id="2350" w:author="Alex" w:date="2015-05-13T12:13:00Z">
                <w:pPr>
                  <w:jc w:val="right"/>
                </w:pPr>
              </w:pPrChange>
            </w:pPr>
            <w:r w:rsidRPr="001E61A8">
              <w:rPr>
                <w:rFonts w:eastAsia="宋体" w:cs="Times New Roman"/>
              </w:rPr>
              <w:t xml:space="preserve">0.380 </w:t>
            </w:r>
          </w:p>
        </w:tc>
        <w:tc>
          <w:tcPr>
            <w:tcW w:w="548" w:type="pct"/>
            <w:shd w:val="clear" w:color="auto" w:fill="auto"/>
            <w:noWrap/>
            <w:vAlign w:val="center"/>
            <w:hideMark/>
            <w:tcPrChange w:id="2351" w:author="Alex" w:date="2015-05-12T22:14:00Z">
              <w:tcPr>
                <w:tcW w:w="548" w:type="pct"/>
                <w:tcBorders>
                  <w:top w:val="nil"/>
                  <w:left w:val="nil"/>
                  <w:bottom w:val="nil"/>
                  <w:right w:val="nil"/>
                </w:tcBorders>
                <w:shd w:val="clear" w:color="auto" w:fill="auto"/>
                <w:noWrap/>
                <w:vAlign w:val="center"/>
                <w:hideMark/>
              </w:tcPr>
            </w:tcPrChange>
          </w:tcPr>
          <w:p w14:paraId="2CC7418F" w14:textId="77777777" w:rsidR="00BB3BDA" w:rsidRPr="001E61A8" w:rsidRDefault="00BB3BDA" w:rsidP="00570380">
            <w:pPr>
              <w:spacing w:line="480" w:lineRule="auto"/>
              <w:jc w:val="right"/>
              <w:rPr>
                <w:rFonts w:ascii="Lucida Grande" w:eastAsia="宋体" w:hAnsi="Lucida Grande" w:cs="Times New Roman"/>
                <w:sz w:val="18"/>
                <w:szCs w:val="18"/>
              </w:rPr>
              <w:pPrChange w:id="2352" w:author="Alex" w:date="2015-05-13T12:13:00Z">
                <w:pPr>
                  <w:jc w:val="right"/>
                </w:pPr>
              </w:pPrChange>
            </w:pPr>
            <w:r w:rsidRPr="001E61A8">
              <w:rPr>
                <w:rFonts w:eastAsia="宋体" w:cs="Times New Roman"/>
              </w:rPr>
              <w:t xml:space="preserve">0.315 </w:t>
            </w:r>
          </w:p>
        </w:tc>
        <w:tc>
          <w:tcPr>
            <w:tcW w:w="547" w:type="pct"/>
            <w:shd w:val="clear" w:color="auto" w:fill="auto"/>
            <w:noWrap/>
            <w:vAlign w:val="center"/>
            <w:hideMark/>
            <w:tcPrChange w:id="2353" w:author="Alex" w:date="2015-05-12T22:14:00Z">
              <w:tcPr>
                <w:tcW w:w="547" w:type="pct"/>
                <w:tcBorders>
                  <w:top w:val="nil"/>
                  <w:left w:val="nil"/>
                  <w:bottom w:val="nil"/>
                  <w:right w:val="nil"/>
                </w:tcBorders>
                <w:shd w:val="clear" w:color="auto" w:fill="auto"/>
                <w:noWrap/>
                <w:vAlign w:val="center"/>
                <w:hideMark/>
              </w:tcPr>
            </w:tcPrChange>
          </w:tcPr>
          <w:p w14:paraId="732ACED5" w14:textId="77777777" w:rsidR="00BB3BDA" w:rsidRPr="001E61A8" w:rsidRDefault="00BB3BDA" w:rsidP="00570380">
            <w:pPr>
              <w:spacing w:line="480" w:lineRule="auto"/>
              <w:jc w:val="right"/>
              <w:rPr>
                <w:rFonts w:ascii="Lucida Grande" w:eastAsia="宋体" w:hAnsi="Lucida Grande" w:cs="Times New Roman"/>
                <w:sz w:val="18"/>
                <w:szCs w:val="18"/>
              </w:rPr>
              <w:pPrChange w:id="2354" w:author="Alex" w:date="2015-05-13T12:13:00Z">
                <w:pPr>
                  <w:jc w:val="right"/>
                </w:pPr>
              </w:pPrChange>
            </w:pPr>
            <w:r w:rsidRPr="001E61A8">
              <w:rPr>
                <w:rFonts w:eastAsia="宋体" w:cs="Times New Roman"/>
              </w:rPr>
              <w:t xml:space="preserve">0.323 </w:t>
            </w:r>
          </w:p>
        </w:tc>
      </w:tr>
      <w:tr w:rsidR="00BC4118" w:rsidRPr="001E61A8" w14:paraId="76DB0AD3" w14:textId="77777777" w:rsidTr="00090B52">
        <w:trPr>
          <w:trHeight w:val="300"/>
          <w:trPrChange w:id="2355" w:author="Alex" w:date="2015-05-12T22:14:00Z">
            <w:trPr>
              <w:trHeight w:val="300"/>
            </w:trPr>
          </w:trPrChange>
        </w:trPr>
        <w:tc>
          <w:tcPr>
            <w:tcW w:w="1433" w:type="pct"/>
            <w:shd w:val="clear" w:color="auto" w:fill="auto"/>
            <w:noWrap/>
            <w:vAlign w:val="center"/>
            <w:hideMark/>
            <w:tcPrChange w:id="2356" w:author="Alex" w:date="2015-05-12T22:14:00Z">
              <w:tcPr>
                <w:tcW w:w="1433" w:type="pct"/>
                <w:tcBorders>
                  <w:top w:val="nil"/>
                  <w:left w:val="nil"/>
                  <w:bottom w:val="nil"/>
                  <w:right w:val="nil"/>
                </w:tcBorders>
                <w:shd w:val="clear" w:color="auto" w:fill="auto"/>
                <w:noWrap/>
                <w:vAlign w:val="center"/>
                <w:hideMark/>
              </w:tcPr>
            </w:tcPrChange>
          </w:tcPr>
          <w:p w14:paraId="5B8A1F96" w14:textId="77777777" w:rsidR="00BB3BDA" w:rsidRPr="001E61A8" w:rsidRDefault="00BB3BDA" w:rsidP="00570380">
            <w:pPr>
              <w:spacing w:line="480" w:lineRule="auto"/>
              <w:rPr>
                <w:rFonts w:eastAsia="宋体" w:cs="Times New Roman"/>
              </w:rPr>
              <w:pPrChange w:id="2357" w:author="Alex" w:date="2015-05-13T12:13:00Z">
                <w:pPr/>
              </w:pPrChange>
            </w:pPr>
            <w:r w:rsidRPr="001E61A8">
              <w:rPr>
                <w:rFonts w:eastAsia="宋体" w:cs="Times New Roman"/>
              </w:rPr>
              <w:t>tot_NLconts_pm</w:t>
            </w:r>
          </w:p>
        </w:tc>
        <w:tc>
          <w:tcPr>
            <w:tcW w:w="559" w:type="pct"/>
            <w:shd w:val="clear" w:color="auto" w:fill="auto"/>
            <w:noWrap/>
            <w:vAlign w:val="center"/>
            <w:hideMark/>
            <w:tcPrChange w:id="2358" w:author="Alex" w:date="2015-05-12T22:14:00Z">
              <w:tcPr>
                <w:tcW w:w="559" w:type="pct"/>
                <w:tcBorders>
                  <w:top w:val="nil"/>
                  <w:left w:val="nil"/>
                  <w:bottom w:val="nil"/>
                  <w:right w:val="nil"/>
                </w:tcBorders>
                <w:shd w:val="clear" w:color="auto" w:fill="auto"/>
                <w:noWrap/>
                <w:vAlign w:val="center"/>
                <w:hideMark/>
              </w:tcPr>
            </w:tcPrChange>
          </w:tcPr>
          <w:p w14:paraId="5CEA9801" w14:textId="77777777" w:rsidR="00BB3BDA" w:rsidRPr="001E61A8" w:rsidRDefault="00BB3BDA" w:rsidP="00570380">
            <w:pPr>
              <w:spacing w:line="480" w:lineRule="auto"/>
              <w:jc w:val="right"/>
              <w:rPr>
                <w:rFonts w:ascii="Lucida Grande" w:eastAsia="宋体" w:hAnsi="Lucida Grande" w:cs="Times New Roman"/>
                <w:sz w:val="18"/>
                <w:szCs w:val="18"/>
              </w:rPr>
              <w:pPrChange w:id="2359" w:author="Alex" w:date="2015-05-13T12:13:00Z">
                <w:pPr>
                  <w:jc w:val="right"/>
                </w:pPr>
              </w:pPrChange>
            </w:pPr>
            <w:r w:rsidRPr="001E61A8">
              <w:rPr>
                <w:rFonts w:eastAsia="宋体" w:cs="Times New Roman"/>
              </w:rPr>
              <w:t xml:space="preserve">0.570 </w:t>
            </w:r>
          </w:p>
        </w:tc>
        <w:tc>
          <w:tcPr>
            <w:tcW w:w="672" w:type="pct"/>
            <w:shd w:val="clear" w:color="auto" w:fill="auto"/>
            <w:noWrap/>
            <w:vAlign w:val="center"/>
            <w:hideMark/>
            <w:tcPrChange w:id="2360" w:author="Alex" w:date="2015-05-12T22:14:00Z">
              <w:tcPr>
                <w:tcW w:w="672" w:type="pct"/>
                <w:tcBorders>
                  <w:top w:val="nil"/>
                  <w:left w:val="nil"/>
                  <w:bottom w:val="nil"/>
                  <w:right w:val="nil"/>
                </w:tcBorders>
                <w:shd w:val="clear" w:color="auto" w:fill="auto"/>
                <w:noWrap/>
                <w:vAlign w:val="center"/>
                <w:hideMark/>
              </w:tcPr>
            </w:tcPrChange>
          </w:tcPr>
          <w:p w14:paraId="2ED64863" w14:textId="77777777" w:rsidR="00BB3BDA" w:rsidRPr="001E61A8" w:rsidRDefault="00BB3BDA" w:rsidP="00570380">
            <w:pPr>
              <w:spacing w:line="480" w:lineRule="auto"/>
              <w:jc w:val="right"/>
              <w:rPr>
                <w:rFonts w:ascii="Lucida Grande" w:eastAsia="宋体" w:hAnsi="Lucida Grande" w:cs="Times New Roman"/>
                <w:sz w:val="18"/>
                <w:szCs w:val="18"/>
              </w:rPr>
              <w:pPrChange w:id="2361" w:author="Alex" w:date="2015-05-13T12:13:00Z">
                <w:pPr>
                  <w:jc w:val="right"/>
                </w:pPr>
              </w:pPrChange>
            </w:pPr>
            <w:r w:rsidRPr="001E61A8">
              <w:rPr>
                <w:rFonts w:eastAsia="宋体" w:cs="Times New Roman"/>
              </w:rPr>
              <w:t xml:space="preserve">0.548 </w:t>
            </w:r>
          </w:p>
        </w:tc>
        <w:tc>
          <w:tcPr>
            <w:tcW w:w="621" w:type="pct"/>
            <w:shd w:val="clear" w:color="auto" w:fill="auto"/>
            <w:noWrap/>
            <w:vAlign w:val="center"/>
            <w:hideMark/>
            <w:tcPrChange w:id="2362" w:author="Alex" w:date="2015-05-12T22:14:00Z">
              <w:tcPr>
                <w:tcW w:w="621" w:type="pct"/>
                <w:tcBorders>
                  <w:top w:val="nil"/>
                  <w:left w:val="nil"/>
                  <w:bottom w:val="nil"/>
                  <w:right w:val="nil"/>
                </w:tcBorders>
                <w:shd w:val="clear" w:color="auto" w:fill="auto"/>
                <w:noWrap/>
                <w:vAlign w:val="center"/>
                <w:hideMark/>
              </w:tcPr>
            </w:tcPrChange>
          </w:tcPr>
          <w:p w14:paraId="6DA3D8A0" w14:textId="77777777" w:rsidR="00BB3BDA" w:rsidRPr="001E61A8" w:rsidRDefault="00BB3BDA" w:rsidP="00570380">
            <w:pPr>
              <w:spacing w:line="480" w:lineRule="auto"/>
              <w:jc w:val="right"/>
              <w:rPr>
                <w:rFonts w:ascii="Lucida Grande" w:eastAsia="宋体" w:hAnsi="Lucida Grande" w:cs="Times New Roman"/>
                <w:sz w:val="18"/>
                <w:szCs w:val="18"/>
              </w:rPr>
              <w:pPrChange w:id="2363" w:author="Alex" w:date="2015-05-13T12:13:00Z">
                <w:pPr>
                  <w:jc w:val="right"/>
                </w:pPr>
              </w:pPrChange>
            </w:pPr>
            <w:r w:rsidRPr="001E61A8">
              <w:rPr>
                <w:rFonts w:eastAsia="宋体" w:cs="Times New Roman"/>
              </w:rPr>
              <w:t xml:space="preserve">0.246 </w:t>
            </w:r>
          </w:p>
        </w:tc>
        <w:tc>
          <w:tcPr>
            <w:tcW w:w="620" w:type="pct"/>
            <w:shd w:val="clear" w:color="auto" w:fill="auto"/>
            <w:noWrap/>
            <w:vAlign w:val="center"/>
            <w:hideMark/>
            <w:tcPrChange w:id="2364" w:author="Alex" w:date="2015-05-12T22:14:00Z">
              <w:tcPr>
                <w:tcW w:w="620" w:type="pct"/>
                <w:tcBorders>
                  <w:top w:val="nil"/>
                  <w:left w:val="nil"/>
                  <w:bottom w:val="nil"/>
                  <w:right w:val="nil"/>
                </w:tcBorders>
                <w:shd w:val="clear" w:color="auto" w:fill="auto"/>
                <w:noWrap/>
                <w:vAlign w:val="center"/>
                <w:hideMark/>
              </w:tcPr>
            </w:tcPrChange>
          </w:tcPr>
          <w:p w14:paraId="41BA6A16" w14:textId="77777777" w:rsidR="00BB3BDA" w:rsidRPr="001E61A8" w:rsidRDefault="00BB3BDA" w:rsidP="00570380">
            <w:pPr>
              <w:spacing w:line="480" w:lineRule="auto"/>
              <w:jc w:val="right"/>
              <w:rPr>
                <w:rFonts w:ascii="Lucida Grande" w:eastAsia="宋体" w:hAnsi="Lucida Grande" w:cs="Times New Roman"/>
                <w:sz w:val="18"/>
                <w:szCs w:val="18"/>
              </w:rPr>
              <w:pPrChange w:id="2365" w:author="Alex" w:date="2015-05-13T12:13:00Z">
                <w:pPr>
                  <w:jc w:val="right"/>
                </w:pPr>
              </w:pPrChange>
            </w:pPr>
            <w:r w:rsidRPr="001E61A8">
              <w:rPr>
                <w:rFonts w:eastAsia="宋体" w:cs="Times New Roman"/>
              </w:rPr>
              <w:t xml:space="preserve">0.238 </w:t>
            </w:r>
          </w:p>
        </w:tc>
        <w:tc>
          <w:tcPr>
            <w:tcW w:w="548" w:type="pct"/>
            <w:shd w:val="clear" w:color="auto" w:fill="auto"/>
            <w:noWrap/>
            <w:vAlign w:val="center"/>
            <w:hideMark/>
            <w:tcPrChange w:id="2366" w:author="Alex" w:date="2015-05-12T22:14:00Z">
              <w:tcPr>
                <w:tcW w:w="548" w:type="pct"/>
                <w:tcBorders>
                  <w:top w:val="nil"/>
                  <w:left w:val="nil"/>
                  <w:bottom w:val="nil"/>
                  <w:right w:val="nil"/>
                </w:tcBorders>
                <w:shd w:val="clear" w:color="auto" w:fill="auto"/>
                <w:noWrap/>
                <w:vAlign w:val="center"/>
                <w:hideMark/>
              </w:tcPr>
            </w:tcPrChange>
          </w:tcPr>
          <w:p w14:paraId="2784A07D" w14:textId="77777777" w:rsidR="00BB3BDA" w:rsidRPr="001E61A8" w:rsidRDefault="00BB3BDA" w:rsidP="00570380">
            <w:pPr>
              <w:spacing w:line="480" w:lineRule="auto"/>
              <w:jc w:val="right"/>
              <w:rPr>
                <w:rFonts w:ascii="Lucida Grande" w:eastAsia="宋体" w:hAnsi="Lucida Grande" w:cs="Times New Roman"/>
                <w:sz w:val="18"/>
                <w:szCs w:val="18"/>
              </w:rPr>
              <w:pPrChange w:id="2367" w:author="Alex" w:date="2015-05-13T12:13:00Z">
                <w:pPr>
                  <w:jc w:val="right"/>
                </w:pPr>
              </w:pPrChange>
            </w:pPr>
            <w:r w:rsidRPr="001E61A8">
              <w:rPr>
                <w:rFonts w:eastAsia="宋体" w:cs="Times New Roman"/>
              </w:rPr>
              <w:t xml:space="preserve">0.432 </w:t>
            </w:r>
          </w:p>
        </w:tc>
        <w:tc>
          <w:tcPr>
            <w:tcW w:w="547" w:type="pct"/>
            <w:shd w:val="clear" w:color="auto" w:fill="auto"/>
            <w:noWrap/>
            <w:vAlign w:val="center"/>
            <w:hideMark/>
            <w:tcPrChange w:id="2368" w:author="Alex" w:date="2015-05-12T22:14:00Z">
              <w:tcPr>
                <w:tcW w:w="547" w:type="pct"/>
                <w:tcBorders>
                  <w:top w:val="nil"/>
                  <w:left w:val="nil"/>
                  <w:bottom w:val="nil"/>
                  <w:right w:val="nil"/>
                </w:tcBorders>
                <w:shd w:val="clear" w:color="auto" w:fill="auto"/>
                <w:noWrap/>
                <w:vAlign w:val="center"/>
                <w:hideMark/>
              </w:tcPr>
            </w:tcPrChange>
          </w:tcPr>
          <w:p w14:paraId="260DB4BA" w14:textId="77777777" w:rsidR="00BB3BDA" w:rsidRPr="001E61A8" w:rsidRDefault="00BB3BDA" w:rsidP="00570380">
            <w:pPr>
              <w:spacing w:line="480" w:lineRule="auto"/>
              <w:jc w:val="right"/>
              <w:rPr>
                <w:rFonts w:ascii="Lucida Grande" w:eastAsia="宋体" w:hAnsi="Lucida Grande" w:cs="Times New Roman"/>
                <w:sz w:val="18"/>
                <w:szCs w:val="18"/>
              </w:rPr>
              <w:pPrChange w:id="2369" w:author="Alex" w:date="2015-05-13T12:13:00Z">
                <w:pPr>
                  <w:jc w:val="right"/>
                </w:pPr>
              </w:pPrChange>
            </w:pPr>
            <w:r w:rsidRPr="001E61A8">
              <w:rPr>
                <w:rFonts w:eastAsia="宋体" w:cs="Times New Roman"/>
              </w:rPr>
              <w:t xml:space="preserve">0.421 </w:t>
            </w:r>
          </w:p>
        </w:tc>
      </w:tr>
      <w:tr w:rsidR="00BC4118" w:rsidRPr="001E61A8" w14:paraId="5B54BDE8" w14:textId="77777777" w:rsidTr="00090B52">
        <w:trPr>
          <w:trHeight w:val="300"/>
          <w:trPrChange w:id="2370" w:author="Alex" w:date="2015-05-12T22:14:00Z">
            <w:trPr>
              <w:trHeight w:val="300"/>
            </w:trPr>
          </w:trPrChange>
        </w:trPr>
        <w:tc>
          <w:tcPr>
            <w:tcW w:w="1433" w:type="pct"/>
            <w:shd w:val="clear" w:color="auto" w:fill="auto"/>
            <w:noWrap/>
            <w:vAlign w:val="center"/>
            <w:hideMark/>
            <w:tcPrChange w:id="2371" w:author="Alex" w:date="2015-05-12T22:14:00Z">
              <w:tcPr>
                <w:tcW w:w="1433" w:type="pct"/>
                <w:tcBorders>
                  <w:top w:val="nil"/>
                  <w:left w:val="nil"/>
                  <w:bottom w:val="nil"/>
                  <w:right w:val="nil"/>
                </w:tcBorders>
                <w:shd w:val="clear" w:color="auto" w:fill="auto"/>
                <w:noWrap/>
                <w:vAlign w:val="center"/>
                <w:hideMark/>
              </w:tcPr>
            </w:tcPrChange>
          </w:tcPr>
          <w:p w14:paraId="4C3B36E4" w14:textId="77777777" w:rsidR="00BB3BDA" w:rsidRPr="001E61A8" w:rsidRDefault="00BB3BDA" w:rsidP="00570380">
            <w:pPr>
              <w:spacing w:line="480" w:lineRule="auto"/>
              <w:rPr>
                <w:rFonts w:eastAsia="宋体" w:cs="Times New Roman"/>
              </w:rPr>
              <w:pPrChange w:id="2372" w:author="Alex" w:date="2015-05-13T12:13:00Z">
                <w:pPr/>
              </w:pPrChange>
            </w:pPr>
            <w:r w:rsidRPr="001E61A8">
              <w:rPr>
                <w:rFonts w:eastAsia="宋体" w:cs="Times New Roman"/>
              </w:rPr>
              <w:t>tot_nlpstat_pm</w:t>
            </w:r>
          </w:p>
        </w:tc>
        <w:tc>
          <w:tcPr>
            <w:tcW w:w="559" w:type="pct"/>
            <w:shd w:val="clear" w:color="auto" w:fill="auto"/>
            <w:noWrap/>
            <w:vAlign w:val="center"/>
            <w:hideMark/>
            <w:tcPrChange w:id="2373" w:author="Alex" w:date="2015-05-12T22:14:00Z">
              <w:tcPr>
                <w:tcW w:w="559" w:type="pct"/>
                <w:tcBorders>
                  <w:top w:val="nil"/>
                  <w:left w:val="nil"/>
                  <w:bottom w:val="nil"/>
                  <w:right w:val="nil"/>
                </w:tcBorders>
                <w:shd w:val="clear" w:color="auto" w:fill="auto"/>
                <w:noWrap/>
                <w:vAlign w:val="center"/>
                <w:hideMark/>
              </w:tcPr>
            </w:tcPrChange>
          </w:tcPr>
          <w:p w14:paraId="16B59495" w14:textId="77777777" w:rsidR="00BB3BDA" w:rsidRPr="001E61A8" w:rsidRDefault="00BB3BDA" w:rsidP="00570380">
            <w:pPr>
              <w:spacing w:line="480" w:lineRule="auto"/>
              <w:jc w:val="right"/>
              <w:rPr>
                <w:rFonts w:ascii="Lucida Grande" w:eastAsia="宋体" w:hAnsi="Lucida Grande" w:cs="Times New Roman"/>
                <w:sz w:val="18"/>
                <w:szCs w:val="18"/>
              </w:rPr>
              <w:pPrChange w:id="2374" w:author="Alex" w:date="2015-05-13T12:13:00Z">
                <w:pPr>
                  <w:jc w:val="right"/>
                </w:pPr>
              </w:pPrChange>
            </w:pPr>
            <w:r w:rsidRPr="001E61A8">
              <w:rPr>
                <w:rFonts w:eastAsia="宋体" w:cs="Times New Roman"/>
              </w:rPr>
              <w:t xml:space="preserve">0.334 </w:t>
            </w:r>
          </w:p>
        </w:tc>
        <w:tc>
          <w:tcPr>
            <w:tcW w:w="672" w:type="pct"/>
            <w:shd w:val="clear" w:color="auto" w:fill="auto"/>
            <w:noWrap/>
            <w:vAlign w:val="center"/>
            <w:hideMark/>
            <w:tcPrChange w:id="2375" w:author="Alex" w:date="2015-05-12T22:14:00Z">
              <w:tcPr>
                <w:tcW w:w="672" w:type="pct"/>
                <w:tcBorders>
                  <w:top w:val="nil"/>
                  <w:left w:val="nil"/>
                  <w:bottom w:val="nil"/>
                  <w:right w:val="nil"/>
                </w:tcBorders>
                <w:shd w:val="clear" w:color="auto" w:fill="auto"/>
                <w:noWrap/>
                <w:vAlign w:val="center"/>
                <w:hideMark/>
              </w:tcPr>
            </w:tcPrChange>
          </w:tcPr>
          <w:p w14:paraId="4F11E41B" w14:textId="77777777" w:rsidR="00BB3BDA" w:rsidRPr="001E61A8" w:rsidRDefault="00BB3BDA" w:rsidP="00570380">
            <w:pPr>
              <w:spacing w:line="480" w:lineRule="auto"/>
              <w:jc w:val="right"/>
              <w:rPr>
                <w:rFonts w:ascii="Lucida Grande" w:eastAsia="宋体" w:hAnsi="Lucida Grande" w:cs="Times New Roman"/>
                <w:sz w:val="18"/>
                <w:szCs w:val="18"/>
              </w:rPr>
              <w:pPrChange w:id="2376" w:author="Alex" w:date="2015-05-13T12:13:00Z">
                <w:pPr>
                  <w:jc w:val="right"/>
                </w:pPr>
              </w:pPrChange>
            </w:pPr>
            <w:r w:rsidRPr="001E61A8">
              <w:rPr>
                <w:rFonts w:eastAsia="宋体" w:cs="Times New Roman"/>
              </w:rPr>
              <w:t xml:space="preserve">0.313 </w:t>
            </w:r>
          </w:p>
        </w:tc>
        <w:tc>
          <w:tcPr>
            <w:tcW w:w="621" w:type="pct"/>
            <w:shd w:val="clear" w:color="auto" w:fill="auto"/>
            <w:noWrap/>
            <w:vAlign w:val="center"/>
            <w:hideMark/>
            <w:tcPrChange w:id="2377" w:author="Alex" w:date="2015-05-12T22:14:00Z">
              <w:tcPr>
                <w:tcW w:w="621" w:type="pct"/>
                <w:tcBorders>
                  <w:top w:val="nil"/>
                  <w:left w:val="nil"/>
                  <w:bottom w:val="nil"/>
                  <w:right w:val="nil"/>
                </w:tcBorders>
                <w:shd w:val="clear" w:color="auto" w:fill="auto"/>
                <w:noWrap/>
                <w:vAlign w:val="center"/>
                <w:hideMark/>
              </w:tcPr>
            </w:tcPrChange>
          </w:tcPr>
          <w:p w14:paraId="7C68C0B0" w14:textId="77777777" w:rsidR="00BB3BDA" w:rsidRPr="001E61A8" w:rsidRDefault="00BB3BDA" w:rsidP="00570380">
            <w:pPr>
              <w:spacing w:line="480" w:lineRule="auto"/>
              <w:jc w:val="right"/>
              <w:rPr>
                <w:rFonts w:ascii="Lucida Grande" w:eastAsia="宋体" w:hAnsi="Lucida Grande" w:cs="Times New Roman"/>
                <w:sz w:val="18"/>
                <w:szCs w:val="18"/>
              </w:rPr>
              <w:pPrChange w:id="2378" w:author="Alex" w:date="2015-05-13T12:13:00Z">
                <w:pPr>
                  <w:jc w:val="right"/>
                </w:pPr>
              </w:pPrChange>
            </w:pPr>
            <w:r w:rsidRPr="001E61A8">
              <w:rPr>
                <w:rFonts w:eastAsia="宋体" w:cs="Times New Roman"/>
              </w:rPr>
              <w:t xml:space="preserve">0.223 </w:t>
            </w:r>
          </w:p>
        </w:tc>
        <w:tc>
          <w:tcPr>
            <w:tcW w:w="620" w:type="pct"/>
            <w:shd w:val="clear" w:color="auto" w:fill="auto"/>
            <w:noWrap/>
            <w:vAlign w:val="center"/>
            <w:hideMark/>
            <w:tcPrChange w:id="2379" w:author="Alex" w:date="2015-05-12T22:14:00Z">
              <w:tcPr>
                <w:tcW w:w="620" w:type="pct"/>
                <w:tcBorders>
                  <w:top w:val="nil"/>
                  <w:left w:val="nil"/>
                  <w:bottom w:val="nil"/>
                  <w:right w:val="nil"/>
                </w:tcBorders>
                <w:shd w:val="clear" w:color="auto" w:fill="auto"/>
                <w:noWrap/>
                <w:vAlign w:val="center"/>
                <w:hideMark/>
              </w:tcPr>
            </w:tcPrChange>
          </w:tcPr>
          <w:p w14:paraId="59B51AD2" w14:textId="77777777" w:rsidR="00BB3BDA" w:rsidRPr="001E61A8" w:rsidRDefault="00BB3BDA" w:rsidP="00570380">
            <w:pPr>
              <w:spacing w:line="480" w:lineRule="auto"/>
              <w:jc w:val="right"/>
              <w:rPr>
                <w:rFonts w:ascii="Lucida Grande" w:eastAsia="宋体" w:hAnsi="Lucida Grande" w:cs="Times New Roman"/>
                <w:sz w:val="18"/>
                <w:szCs w:val="18"/>
              </w:rPr>
              <w:pPrChange w:id="2380" w:author="Alex" w:date="2015-05-13T12:13:00Z">
                <w:pPr>
                  <w:jc w:val="right"/>
                </w:pPr>
              </w:pPrChange>
            </w:pPr>
            <w:r w:rsidRPr="001E61A8">
              <w:rPr>
                <w:rFonts w:eastAsia="宋体" w:cs="Times New Roman"/>
              </w:rPr>
              <w:t xml:space="preserve">0.164 </w:t>
            </w:r>
          </w:p>
        </w:tc>
        <w:tc>
          <w:tcPr>
            <w:tcW w:w="548" w:type="pct"/>
            <w:shd w:val="clear" w:color="auto" w:fill="auto"/>
            <w:noWrap/>
            <w:vAlign w:val="center"/>
            <w:hideMark/>
            <w:tcPrChange w:id="2381" w:author="Alex" w:date="2015-05-12T22:14:00Z">
              <w:tcPr>
                <w:tcW w:w="548" w:type="pct"/>
                <w:tcBorders>
                  <w:top w:val="nil"/>
                  <w:left w:val="nil"/>
                  <w:bottom w:val="nil"/>
                  <w:right w:val="nil"/>
                </w:tcBorders>
                <w:shd w:val="clear" w:color="auto" w:fill="auto"/>
                <w:noWrap/>
                <w:vAlign w:val="center"/>
                <w:hideMark/>
              </w:tcPr>
            </w:tcPrChange>
          </w:tcPr>
          <w:p w14:paraId="13D2BFEF" w14:textId="77777777" w:rsidR="00BB3BDA" w:rsidRPr="001E61A8" w:rsidRDefault="00BB3BDA" w:rsidP="00570380">
            <w:pPr>
              <w:spacing w:line="480" w:lineRule="auto"/>
              <w:jc w:val="right"/>
              <w:rPr>
                <w:rFonts w:ascii="Lucida Grande" w:eastAsia="宋体" w:hAnsi="Lucida Grande" w:cs="Times New Roman"/>
                <w:sz w:val="18"/>
                <w:szCs w:val="18"/>
              </w:rPr>
              <w:pPrChange w:id="2382" w:author="Alex" w:date="2015-05-13T12:13:00Z">
                <w:pPr>
                  <w:jc w:val="right"/>
                </w:pPr>
              </w:pPrChange>
            </w:pPr>
            <w:r w:rsidRPr="001E61A8">
              <w:rPr>
                <w:rFonts w:eastAsia="宋体" w:cs="Times New Roman"/>
              </w:rPr>
              <w:t xml:space="preserve">0.277 </w:t>
            </w:r>
          </w:p>
        </w:tc>
        <w:tc>
          <w:tcPr>
            <w:tcW w:w="547" w:type="pct"/>
            <w:shd w:val="clear" w:color="auto" w:fill="auto"/>
            <w:noWrap/>
            <w:vAlign w:val="center"/>
            <w:hideMark/>
            <w:tcPrChange w:id="2383" w:author="Alex" w:date="2015-05-12T22:14:00Z">
              <w:tcPr>
                <w:tcW w:w="547" w:type="pct"/>
                <w:tcBorders>
                  <w:top w:val="nil"/>
                  <w:left w:val="nil"/>
                  <w:bottom w:val="nil"/>
                  <w:right w:val="nil"/>
                </w:tcBorders>
                <w:shd w:val="clear" w:color="auto" w:fill="auto"/>
                <w:noWrap/>
                <w:vAlign w:val="center"/>
                <w:hideMark/>
              </w:tcPr>
            </w:tcPrChange>
          </w:tcPr>
          <w:p w14:paraId="1719FEE8" w14:textId="77777777" w:rsidR="00BB3BDA" w:rsidRPr="001E61A8" w:rsidRDefault="00BB3BDA" w:rsidP="00570380">
            <w:pPr>
              <w:spacing w:line="480" w:lineRule="auto"/>
              <w:jc w:val="right"/>
              <w:rPr>
                <w:rFonts w:ascii="Lucida Grande" w:eastAsia="宋体" w:hAnsi="Lucida Grande" w:cs="Times New Roman"/>
                <w:sz w:val="18"/>
                <w:szCs w:val="18"/>
              </w:rPr>
              <w:pPrChange w:id="2384" w:author="Alex" w:date="2015-05-13T12:13:00Z">
                <w:pPr>
                  <w:jc w:val="right"/>
                </w:pPr>
              </w:pPrChange>
            </w:pPr>
            <w:r w:rsidRPr="001E61A8">
              <w:rPr>
                <w:rFonts w:eastAsia="宋体" w:cs="Times New Roman"/>
              </w:rPr>
              <w:t xml:space="preserve">0.277 </w:t>
            </w:r>
          </w:p>
        </w:tc>
      </w:tr>
      <w:tr w:rsidR="00BC4118" w:rsidRPr="001E61A8" w14:paraId="05A076E7" w14:textId="77777777" w:rsidTr="00090B52">
        <w:trPr>
          <w:trHeight w:val="300"/>
          <w:trPrChange w:id="2385" w:author="Alex" w:date="2015-05-12T22:14:00Z">
            <w:trPr>
              <w:trHeight w:val="300"/>
            </w:trPr>
          </w:trPrChange>
        </w:trPr>
        <w:tc>
          <w:tcPr>
            <w:tcW w:w="1433" w:type="pct"/>
            <w:shd w:val="clear" w:color="auto" w:fill="auto"/>
            <w:noWrap/>
            <w:vAlign w:val="center"/>
            <w:hideMark/>
            <w:tcPrChange w:id="2386" w:author="Alex" w:date="2015-05-12T22:14:00Z">
              <w:tcPr>
                <w:tcW w:w="1433" w:type="pct"/>
                <w:tcBorders>
                  <w:top w:val="nil"/>
                  <w:left w:val="nil"/>
                  <w:bottom w:val="nil"/>
                  <w:right w:val="nil"/>
                </w:tcBorders>
                <w:shd w:val="clear" w:color="auto" w:fill="auto"/>
                <w:noWrap/>
                <w:vAlign w:val="center"/>
                <w:hideMark/>
              </w:tcPr>
            </w:tcPrChange>
          </w:tcPr>
          <w:p w14:paraId="5D064CE3" w14:textId="77777777" w:rsidR="00BB3BDA" w:rsidRPr="001E61A8" w:rsidRDefault="00BB3BDA" w:rsidP="00570380">
            <w:pPr>
              <w:spacing w:line="480" w:lineRule="auto"/>
              <w:rPr>
                <w:rFonts w:eastAsia="宋体" w:cs="Times New Roman"/>
              </w:rPr>
              <w:pPrChange w:id="2387" w:author="Alex" w:date="2015-05-13T12:13:00Z">
                <w:pPr/>
              </w:pPrChange>
            </w:pPr>
            <w:r w:rsidRPr="001E61A8">
              <w:rPr>
                <w:rFonts w:eastAsia="宋体" w:cs="Times New Roman"/>
              </w:rPr>
              <w:t>tot_nlsurfaceE_pm</w:t>
            </w:r>
          </w:p>
        </w:tc>
        <w:tc>
          <w:tcPr>
            <w:tcW w:w="559" w:type="pct"/>
            <w:shd w:val="clear" w:color="auto" w:fill="auto"/>
            <w:noWrap/>
            <w:vAlign w:val="center"/>
            <w:hideMark/>
            <w:tcPrChange w:id="2388" w:author="Alex" w:date="2015-05-12T22:14:00Z">
              <w:tcPr>
                <w:tcW w:w="559" w:type="pct"/>
                <w:tcBorders>
                  <w:top w:val="nil"/>
                  <w:left w:val="nil"/>
                  <w:bottom w:val="nil"/>
                  <w:right w:val="nil"/>
                </w:tcBorders>
                <w:shd w:val="clear" w:color="auto" w:fill="auto"/>
                <w:noWrap/>
                <w:vAlign w:val="center"/>
                <w:hideMark/>
              </w:tcPr>
            </w:tcPrChange>
          </w:tcPr>
          <w:p w14:paraId="55C097F9" w14:textId="77777777" w:rsidR="00BB3BDA" w:rsidRPr="001E61A8" w:rsidRDefault="00BB3BDA" w:rsidP="00570380">
            <w:pPr>
              <w:spacing w:line="480" w:lineRule="auto"/>
              <w:jc w:val="right"/>
              <w:rPr>
                <w:rFonts w:ascii="Lucida Grande" w:eastAsia="宋体" w:hAnsi="Lucida Grande" w:cs="Times New Roman"/>
                <w:sz w:val="18"/>
                <w:szCs w:val="18"/>
              </w:rPr>
              <w:pPrChange w:id="2389" w:author="Alex" w:date="2015-05-13T12:13:00Z">
                <w:pPr>
                  <w:jc w:val="right"/>
                </w:pPr>
              </w:pPrChange>
            </w:pPr>
            <w:r w:rsidRPr="001E61A8">
              <w:rPr>
                <w:rFonts w:eastAsia="宋体" w:cs="Times New Roman"/>
              </w:rPr>
              <w:t xml:space="preserve">-0.285 </w:t>
            </w:r>
          </w:p>
        </w:tc>
        <w:tc>
          <w:tcPr>
            <w:tcW w:w="672" w:type="pct"/>
            <w:shd w:val="clear" w:color="auto" w:fill="auto"/>
            <w:noWrap/>
            <w:vAlign w:val="center"/>
            <w:hideMark/>
            <w:tcPrChange w:id="2390" w:author="Alex" w:date="2015-05-12T22:14:00Z">
              <w:tcPr>
                <w:tcW w:w="672" w:type="pct"/>
                <w:tcBorders>
                  <w:top w:val="nil"/>
                  <w:left w:val="nil"/>
                  <w:bottom w:val="nil"/>
                  <w:right w:val="nil"/>
                </w:tcBorders>
                <w:shd w:val="clear" w:color="auto" w:fill="auto"/>
                <w:noWrap/>
                <w:vAlign w:val="center"/>
                <w:hideMark/>
              </w:tcPr>
            </w:tcPrChange>
          </w:tcPr>
          <w:p w14:paraId="589320CB" w14:textId="77777777" w:rsidR="00BB3BDA" w:rsidRPr="001E61A8" w:rsidRDefault="00BB3BDA" w:rsidP="00570380">
            <w:pPr>
              <w:spacing w:line="480" w:lineRule="auto"/>
              <w:jc w:val="right"/>
              <w:rPr>
                <w:rFonts w:ascii="Lucida Grande" w:eastAsia="宋体" w:hAnsi="Lucida Grande" w:cs="Times New Roman"/>
                <w:sz w:val="18"/>
                <w:szCs w:val="18"/>
              </w:rPr>
              <w:pPrChange w:id="2391" w:author="Alex" w:date="2015-05-13T12:13:00Z">
                <w:pPr>
                  <w:jc w:val="right"/>
                </w:pPr>
              </w:pPrChange>
            </w:pPr>
            <w:r w:rsidRPr="001E61A8">
              <w:rPr>
                <w:rFonts w:eastAsia="宋体" w:cs="Times New Roman"/>
              </w:rPr>
              <w:t xml:space="preserve">-0.284 </w:t>
            </w:r>
          </w:p>
        </w:tc>
        <w:tc>
          <w:tcPr>
            <w:tcW w:w="621" w:type="pct"/>
            <w:shd w:val="clear" w:color="auto" w:fill="auto"/>
            <w:noWrap/>
            <w:vAlign w:val="center"/>
            <w:hideMark/>
            <w:tcPrChange w:id="2392" w:author="Alex" w:date="2015-05-12T22:14:00Z">
              <w:tcPr>
                <w:tcW w:w="621" w:type="pct"/>
                <w:tcBorders>
                  <w:top w:val="nil"/>
                  <w:left w:val="nil"/>
                  <w:bottom w:val="nil"/>
                  <w:right w:val="nil"/>
                </w:tcBorders>
                <w:shd w:val="clear" w:color="auto" w:fill="auto"/>
                <w:noWrap/>
                <w:vAlign w:val="center"/>
                <w:hideMark/>
              </w:tcPr>
            </w:tcPrChange>
          </w:tcPr>
          <w:p w14:paraId="1F5DF6D2" w14:textId="77777777" w:rsidR="00BB3BDA" w:rsidRPr="001E61A8" w:rsidRDefault="00BB3BDA" w:rsidP="00570380">
            <w:pPr>
              <w:spacing w:line="480" w:lineRule="auto"/>
              <w:jc w:val="right"/>
              <w:rPr>
                <w:rFonts w:ascii="Lucida Grande" w:eastAsia="宋体" w:hAnsi="Lucida Grande" w:cs="Times New Roman"/>
                <w:sz w:val="18"/>
                <w:szCs w:val="18"/>
              </w:rPr>
              <w:pPrChange w:id="2393" w:author="Alex" w:date="2015-05-13T12:13:00Z">
                <w:pPr>
                  <w:jc w:val="right"/>
                </w:pPr>
              </w:pPrChange>
            </w:pPr>
            <w:r w:rsidRPr="001E61A8">
              <w:rPr>
                <w:rFonts w:eastAsia="宋体" w:cs="Times New Roman"/>
              </w:rPr>
              <w:t xml:space="preserve">-0.193 </w:t>
            </w:r>
          </w:p>
        </w:tc>
        <w:tc>
          <w:tcPr>
            <w:tcW w:w="620" w:type="pct"/>
            <w:shd w:val="clear" w:color="auto" w:fill="auto"/>
            <w:noWrap/>
            <w:vAlign w:val="center"/>
            <w:hideMark/>
            <w:tcPrChange w:id="2394" w:author="Alex" w:date="2015-05-12T22:14:00Z">
              <w:tcPr>
                <w:tcW w:w="620" w:type="pct"/>
                <w:tcBorders>
                  <w:top w:val="nil"/>
                  <w:left w:val="nil"/>
                  <w:bottom w:val="nil"/>
                  <w:right w:val="nil"/>
                </w:tcBorders>
                <w:shd w:val="clear" w:color="auto" w:fill="auto"/>
                <w:noWrap/>
                <w:vAlign w:val="center"/>
                <w:hideMark/>
              </w:tcPr>
            </w:tcPrChange>
          </w:tcPr>
          <w:p w14:paraId="72D29F6B" w14:textId="77777777" w:rsidR="00BB3BDA" w:rsidRPr="001E61A8" w:rsidRDefault="00BB3BDA" w:rsidP="00570380">
            <w:pPr>
              <w:spacing w:line="480" w:lineRule="auto"/>
              <w:jc w:val="right"/>
              <w:rPr>
                <w:rFonts w:ascii="Lucida Grande" w:eastAsia="宋体" w:hAnsi="Lucida Grande" w:cs="Times New Roman"/>
                <w:sz w:val="18"/>
                <w:szCs w:val="18"/>
              </w:rPr>
              <w:pPrChange w:id="2395" w:author="Alex" w:date="2015-05-13T12:13:00Z">
                <w:pPr>
                  <w:jc w:val="right"/>
                </w:pPr>
              </w:pPrChange>
            </w:pPr>
            <w:r w:rsidRPr="001E61A8">
              <w:rPr>
                <w:rFonts w:eastAsia="宋体" w:cs="Times New Roman"/>
              </w:rPr>
              <w:t xml:space="preserve">-0.276 </w:t>
            </w:r>
          </w:p>
        </w:tc>
        <w:tc>
          <w:tcPr>
            <w:tcW w:w="548" w:type="pct"/>
            <w:shd w:val="clear" w:color="auto" w:fill="auto"/>
            <w:noWrap/>
            <w:vAlign w:val="center"/>
            <w:hideMark/>
            <w:tcPrChange w:id="2396" w:author="Alex" w:date="2015-05-12T22:14:00Z">
              <w:tcPr>
                <w:tcW w:w="548" w:type="pct"/>
                <w:tcBorders>
                  <w:top w:val="nil"/>
                  <w:left w:val="nil"/>
                  <w:bottom w:val="nil"/>
                  <w:right w:val="nil"/>
                </w:tcBorders>
                <w:shd w:val="clear" w:color="auto" w:fill="auto"/>
                <w:noWrap/>
                <w:vAlign w:val="center"/>
                <w:hideMark/>
              </w:tcPr>
            </w:tcPrChange>
          </w:tcPr>
          <w:p w14:paraId="153AB081" w14:textId="77777777" w:rsidR="00BB3BDA" w:rsidRPr="001E61A8" w:rsidRDefault="00BB3BDA" w:rsidP="00570380">
            <w:pPr>
              <w:spacing w:line="480" w:lineRule="auto"/>
              <w:jc w:val="right"/>
              <w:rPr>
                <w:rFonts w:ascii="Lucida Grande" w:eastAsia="宋体" w:hAnsi="Lucida Grande" w:cs="Times New Roman"/>
                <w:sz w:val="18"/>
                <w:szCs w:val="18"/>
              </w:rPr>
              <w:pPrChange w:id="2397" w:author="Alex" w:date="2015-05-13T12:13:00Z">
                <w:pPr>
                  <w:jc w:val="right"/>
                </w:pPr>
              </w:pPrChange>
            </w:pPr>
            <w:r w:rsidRPr="001E61A8">
              <w:rPr>
                <w:rFonts w:eastAsia="宋体" w:cs="Times New Roman"/>
              </w:rPr>
              <w:t xml:space="preserve">-0.176 </w:t>
            </w:r>
          </w:p>
        </w:tc>
        <w:tc>
          <w:tcPr>
            <w:tcW w:w="547" w:type="pct"/>
            <w:shd w:val="clear" w:color="auto" w:fill="auto"/>
            <w:noWrap/>
            <w:vAlign w:val="center"/>
            <w:hideMark/>
            <w:tcPrChange w:id="2398" w:author="Alex" w:date="2015-05-12T22:14:00Z">
              <w:tcPr>
                <w:tcW w:w="547" w:type="pct"/>
                <w:tcBorders>
                  <w:top w:val="nil"/>
                  <w:left w:val="nil"/>
                  <w:bottom w:val="nil"/>
                  <w:right w:val="nil"/>
                </w:tcBorders>
                <w:shd w:val="clear" w:color="auto" w:fill="auto"/>
                <w:noWrap/>
                <w:vAlign w:val="center"/>
                <w:hideMark/>
              </w:tcPr>
            </w:tcPrChange>
          </w:tcPr>
          <w:p w14:paraId="0791F63F" w14:textId="77777777" w:rsidR="00BB3BDA" w:rsidRPr="001E61A8" w:rsidRDefault="00BB3BDA" w:rsidP="00570380">
            <w:pPr>
              <w:spacing w:line="480" w:lineRule="auto"/>
              <w:jc w:val="right"/>
              <w:rPr>
                <w:rFonts w:ascii="Lucida Grande" w:eastAsia="宋体" w:hAnsi="Lucida Grande" w:cs="Times New Roman"/>
                <w:sz w:val="18"/>
                <w:szCs w:val="18"/>
              </w:rPr>
              <w:pPrChange w:id="2399" w:author="Alex" w:date="2015-05-13T12:13:00Z">
                <w:pPr>
                  <w:jc w:val="right"/>
                </w:pPr>
              </w:pPrChange>
            </w:pPr>
            <w:r w:rsidRPr="001E61A8">
              <w:rPr>
                <w:rFonts w:eastAsia="宋体" w:cs="Times New Roman"/>
              </w:rPr>
              <w:t xml:space="preserve">-0.111 </w:t>
            </w:r>
          </w:p>
        </w:tc>
      </w:tr>
      <w:tr w:rsidR="00BC4118" w:rsidRPr="001E61A8" w14:paraId="726BB936" w14:textId="77777777" w:rsidTr="00090B52">
        <w:trPr>
          <w:trHeight w:val="300"/>
          <w:trPrChange w:id="2400" w:author="Alex" w:date="2015-05-12T22:14:00Z">
            <w:trPr>
              <w:trHeight w:val="300"/>
            </w:trPr>
          </w:trPrChange>
        </w:trPr>
        <w:tc>
          <w:tcPr>
            <w:tcW w:w="1433" w:type="pct"/>
            <w:shd w:val="clear" w:color="auto" w:fill="auto"/>
            <w:noWrap/>
            <w:vAlign w:val="center"/>
            <w:hideMark/>
            <w:tcPrChange w:id="2401" w:author="Alex" w:date="2015-05-12T22:14:00Z">
              <w:tcPr>
                <w:tcW w:w="1433" w:type="pct"/>
                <w:tcBorders>
                  <w:top w:val="nil"/>
                  <w:left w:val="nil"/>
                  <w:bottom w:val="nil"/>
                  <w:right w:val="nil"/>
                </w:tcBorders>
                <w:shd w:val="clear" w:color="auto" w:fill="auto"/>
                <w:noWrap/>
                <w:vAlign w:val="center"/>
                <w:hideMark/>
              </w:tcPr>
            </w:tcPrChange>
          </w:tcPr>
          <w:p w14:paraId="77FE2F3E" w14:textId="77777777" w:rsidR="00BB3BDA" w:rsidRPr="001E61A8" w:rsidRDefault="00BB3BDA" w:rsidP="00570380">
            <w:pPr>
              <w:spacing w:line="480" w:lineRule="auto"/>
              <w:rPr>
                <w:rFonts w:eastAsia="宋体" w:cs="Times New Roman"/>
              </w:rPr>
              <w:pPrChange w:id="2402" w:author="Alex" w:date="2015-05-13T12:13:00Z">
                <w:pPr/>
              </w:pPrChange>
            </w:pPr>
            <w:r w:rsidRPr="001E61A8">
              <w:rPr>
                <w:rFonts w:eastAsia="宋体" w:cs="Times New Roman"/>
              </w:rPr>
              <w:t>tot_pstat_pm</w:t>
            </w:r>
          </w:p>
        </w:tc>
        <w:tc>
          <w:tcPr>
            <w:tcW w:w="559" w:type="pct"/>
            <w:shd w:val="clear" w:color="auto" w:fill="auto"/>
            <w:noWrap/>
            <w:vAlign w:val="center"/>
            <w:hideMark/>
            <w:tcPrChange w:id="2403" w:author="Alex" w:date="2015-05-12T22:14:00Z">
              <w:tcPr>
                <w:tcW w:w="559" w:type="pct"/>
                <w:tcBorders>
                  <w:top w:val="nil"/>
                  <w:left w:val="nil"/>
                  <w:bottom w:val="nil"/>
                  <w:right w:val="nil"/>
                </w:tcBorders>
                <w:shd w:val="clear" w:color="auto" w:fill="auto"/>
                <w:noWrap/>
                <w:vAlign w:val="center"/>
                <w:hideMark/>
              </w:tcPr>
            </w:tcPrChange>
          </w:tcPr>
          <w:p w14:paraId="6D67479F" w14:textId="77777777" w:rsidR="00BB3BDA" w:rsidRPr="001E61A8" w:rsidRDefault="00BB3BDA" w:rsidP="00570380">
            <w:pPr>
              <w:spacing w:line="480" w:lineRule="auto"/>
              <w:jc w:val="right"/>
              <w:rPr>
                <w:rFonts w:ascii="Lucida Grande" w:eastAsia="宋体" w:hAnsi="Lucida Grande" w:cs="Times New Roman"/>
                <w:sz w:val="18"/>
                <w:szCs w:val="18"/>
              </w:rPr>
              <w:pPrChange w:id="2404" w:author="Alex" w:date="2015-05-13T12:13:00Z">
                <w:pPr>
                  <w:jc w:val="right"/>
                </w:pPr>
              </w:pPrChange>
            </w:pPr>
            <w:r w:rsidRPr="001E61A8">
              <w:rPr>
                <w:rFonts w:eastAsia="宋体" w:cs="Times New Roman"/>
              </w:rPr>
              <w:t xml:space="preserve">0.306 </w:t>
            </w:r>
          </w:p>
        </w:tc>
        <w:tc>
          <w:tcPr>
            <w:tcW w:w="672" w:type="pct"/>
            <w:shd w:val="clear" w:color="auto" w:fill="auto"/>
            <w:noWrap/>
            <w:vAlign w:val="center"/>
            <w:hideMark/>
            <w:tcPrChange w:id="2405" w:author="Alex" w:date="2015-05-12T22:14:00Z">
              <w:tcPr>
                <w:tcW w:w="672" w:type="pct"/>
                <w:tcBorders>
                  <w:top w:val="nil"/>
                  <w:left w:val="nil"/>
                  <w:bottom w:val="nil"/>
                  <w:right w:val="nil"/>
                </w:tcBorders>
                <w:shd w:val="clear" w:color="auto" w:fill="auto"/>
                <w:noWrap/>
                <w:vAlign w:val="center"/>
                <w:hideMark/>
              </w:tcPr>
            </w:tcPrChange>
          </w:tcPr>
          <w:p w14:paraId="2E338065" w14:textId="77777777" w:rsidR="00BB3BDA" w:rsidRPr="001E61A8" w:rsidRDefault="00BB3BDA" w:rsidP="00570380">
            <w:pPr>
              <w:spacing w:line="480" w:lineRule="auto"/>
              <w:jc w:val="right"/>
              <w:rPr>
                <w:rFonts w:ascii="Lucida Grande" w:eastAsia="宋体" w:hAnsi="Lucida Grande" w:cs="Times New Roman"/>
                <w:sz w:val="18"/>
                <w:szCs w:val="18"/>
              </w:rPr>
              <w:pPrChange w:id="2406" w:author="Alex" w:date="2015-05-13T12:13:00Z">
                <w:pPr>
                  <w:jc w:val="right"/>
                </w:pPr>
              </w:pPrChange>
            </w:pPr>
            <w:r w:rsidRPr="001E61A8">
              <w:rPr>
                <w:rFonts w:eastAsia="宋体" w:cs="Times New Roman"/>
              </w:rPr>
              <w:t xml:space="preserve">0.209 </w:t>
            </w:r>
          </w:p>
        </w:tc>
        <w:tc>
          <w:tcPr>
            <w:tcW w:w="621" w:type="pct"/>
            <w:shd w:val="clear" w:color="auto" w:fill="auto"/>
            <w:noWrap/>
            <w:vAlign w:val="center"/>
            <w:hideMark/>
            <w:tcPrChange w:id="2407" w:author="Alex" w:date="2015-05-12T22:14:00Z">
              <w:tcPr>
                <w:tcW w:w="621" w:type="pct"/>
                <w:tcBorders>
                  <w:top w:val="nil"/>
                  <w:left w:val="nil"/>
                  <w:bottom w:val="nil"/>
                  <w:right w:val="nil"/>
                </w:tcBorders>
                <w:shd w:val="clear" w:color="auto" w:fill="auto"/>
                <w:noWrap/>
                <w:vAlign w:val="center"/>
                <w:hideMark/>
              </w:tcPr>
            </w:tcPrChange>
          </w:tcPr>
          <w:p w14:paraId="08D1703F" w14:textId="77777777" w:rsidR="00BB3BDA" w:rsidRPr="001E61A8" w:rsidRDefault="00BB3BDA" w:rsidP="00570380">
            <w:pPr>
              <w:spacing w:line="480" w:lineRule="auto"/>
              <w:jc w:val="right"/>
              <w:rPr>
                <w:rFonts w:ascii="Lucida Grande" w:eastAsia="宋体" w:hAnsi="Lucida Grande" w:cs="Times New Roman"/>
                <w:sz w:val="18"/>
                <w:szCs w:val="18"/>
              </w:rPr>
              <w:pPrChange w:id="2408" w:author="Alex" w:date="2015-05-13T12:13:00Z">
                <w:pPr>
                  <w:jc w:val="right"/>
                </w:pPr>
              </w:pPrChange>
            </w:pPr>
            <w:r w:rsidRPr="001E61A8">
              <w:rPr>
                <w:rFonts w:eastAsia="宋体" w:cs="Times New Roman"/>
              </w:rPr>
              <w:t xml:space="preserve">0.118 </w:t>
            </w:r>
          </w:p>
        </w:tc>
        <w:tc>
          <w:tcPr>
            <w:tcW w:w="620" w:type="pct"/>
            <w:shd w:val="clear" w:color="auto" w:fill="auto"/>
            <w:noWrap/>
            <w:vAlign w:val="center"/>
            <w:hideMark/>
            <w:tcPrChange w:id="2409" w:author="Alex" w:date="2015-05-12T22:14:00Z">
              <w:tcPr>
                <w:tcW w:w="620" w:type="pct"/>
                <w:tcBorders>
                  <w:top w:val="nil"/>
                  <w:left w:val="nil"/>
                  <w:bottom w:val="nil"/>
                  <w:right w:val="nil"/>
                </w:tcBorders>
                <w:shd w:val="clear" w:color="auto" w:fill="auto"/>
                <w:noWrap/>
                <w:vAlign w:val="center"/>
                <w:hideMark/>
              </w:tcPr>
            </w:tcPrChange>
          </w:tcPr>
          <w:p w14:paraId="65CBD449" w14:textId="77777777" w:rsidR="00BB3BDA" w:rsidRPr="001E61A8" w:rsidRDefault="00BB3BDA" w:rsidP="00570380">
            <w:pPr>
              <w:spacing w:line="480" w:lineRule="auto"/>
              <w:jc w:val="right"/>
              <w:rPr>
                <w:rFonts w:ascii="Lucida Grande" w:eastAsia="宋体" w:hAnsi="Lucida Grande" w:cs="Times New Roman"/>
                <w:sz w:val="18"/>
                <w:szCs w:val="18"/>
              </w:rPr>
              <w:pPrChange w:id="2410" w:author="Alex" w:date="2015-05-13T12:13:00Z">
                <w:pPr>
                  <w:jc w:val="right"/>
                </w:pPr>
              </w:pPrChange>
            </w:pPr>
            <w:r w:rsidRPr="001E61A8">
              <w:rPr>
                <w:rFonts w:eastAsia="宋体" w:cs="Times New Roman"/>
              </w:rPr>
              <w:t xml:space="preserve">-0.009 </w:t>
            </w:r>
          </w:p>
        </w:tc>
        <w:tc>
          <w:tcPr>
            <w:tcW w:w="548" w:type="pct"/>
            <w:shd w:val="clear" w:color="auto" w:fill="auto"/>
            <w:noWrap/>
            <w:vAlign w:val="center"/>
            <w:hideMark/>
            <w:tcPrChange w:id="2411" w:author="Alex" w:date="2015-05-12T22:14:00Z">
              <w:tcPr>
                <w:tcW w:w="548" w:type="pct"/>
                <w:tcBorders>
                  <w:top w:val="nil"/>
                  <w:left w:val="nil"/>
                  <w:bottom w:val="nil"/>
                  <w:right w:val="nil"/>
                </w:tcBorders>
                <w:shd w:val="clear" w:color="auto" w:fill="auto"/>
                <w:noWrap/>
                <w:vAlign w:val="center"/>
                <w:hideMark/>
              </w:tcPr>
            </w:tcPrChange>
          </w:tcPr>
          <w:p w14:paraId="579BE596" w14:textId="77777777" w:rsidR="00BB3BDA" w:rsidRPr="001E61A8" w:rsidRDefault="00BB3BDA" w:rsidP="00570380">
            <w:pPr>
              <w:spacing w:line="480" w:lineRule="auto"/>
              <w:jc w:val="right"/>
              <w:rPr>
                <w:rFonts w:ascii="Lucida Grande" w:eastAsia="宋体" w:hAnsi="Lucida Grande" w:cs="Times New Roman"/>
                <w:sz w:val="18"/>
                <w:szCs w:val="18"/>
              </w:rPr>
              <w:pPrChange w:id="2412" w:author="Alex" w:date="2015-05-13T12:13:00Z">
                <w:pPr>
                  <w:jc w:val="right"/>
                </w:pPr>
              </w:pPrChange>
            </w:pPr>
            <w:r w:rsidRPr="001E61A8">
              <w:rPr>
                <w:rFonts w:eastAsia="宋体" w:cs="Times New Roman"/>
              </w:rPr>
              <w:t xml:space="preserve">0.221 </w:t>
            </w:r>
          </w:p>
        </w:tc>
        <w:tc>
          <w:tcPr>
            <w:tcW w:w="547" w:type="pct"/>
            <w:shd w:val="clear" w:color="auto" w:fill="auto"/>
            <w:noWrap/>
            <w:vAlign w:val="center"/>
            <w:hideMark/>
            <w:tcPrChange w:id="2413" w:author="Alex" w:date="2015-05-12T22:14:00Z">
              <w:tcPr>
                <w:tcW w:w="547" w:type="pct"/>
                <w:tcBorders>
                  <w:top w:val="nil"/>
                  <w:left w:val="nil"/>
                  <w:bottom w:val="nil"/>
                  <w:right w:val="nil"/>
                </w:tcBorders>
                <w:shd w:val="clear" w:color="auto" w:fill="auto"/>
                <w:noWrap/>
                <w:vAlign w:val="center"/>
                <w:hideMark/>
              </w:tcPr>
            </w:tcPrChange>
          </w:tcPr>
          <w:p w14:paraId="12C38901" w14:textId="77777777" w:rsidR="00BB3BDA" w:rsidRPr="001E61A8" w:rsidRDefault="00BB3BDA" w:rsidP="00570380">
            <w:pPr>
              <w:spacing w:line="480" w:lineRule="auto"/>
              <w:jc w:val="right"/>
              <w:rPr>
                <w:rFonts w:ascii="Lucida Grande" w:eastAsia="宋体" w:hAnsi="Lucida Grande" w:cs="Times New Roman"/>
                <w:sz w:val="18"/>
                <w:szCs w:val="18"/>
              </w:rPr>
              <w:pPrChange w:id="2414" w:author="Alex" w:date="2015-05-13T12:13:00Z">
                <w:pPr>
                  <w:jc w:val="right"/>
                </w:pPr>
              </w:pPrChange>
            </w:pPr>
            <w:r w:rsidRPr="001E61A8">
              <w:rPr>
                <w:rFonts w:eastAsia="宋体" w:cs="Times New Roman"/>
              </w:rPr>
              <w:t xml:space="preserve">0.161 </w:t>
            </w:r>
          </w:p>
        </w:tc>
      </w:tr>
      <w:tr w:rsidR="00BC4118" w:rsidRPr="001E61A8" w14:paraId="76A81964" w14:textId="77777777" w:rsidTr="00090B52">
        <w:trPr>
          <w:trHeight w:val="300"/>
          <w:trPrChange w:id="2415" w:author="Alex" w:date="2015-05-12T22:14:00Z">
            <w:trPr>
              <w:trHeight w:val="300"/>
            </w:trPr>
          </w:trPrChange>
        </w:trPr>
        <w:tc>
          <w:tcPr>
            <w:tcW w:w="1433" w:type="pct"/>
            <w:shd w:val="clear" w:color="auto" w:fill="auto"/>
            <w:noWrap/>
            <w:vAlign w:val="center"/>
            <w:hideMark/>
            <w:tcPrChange w:id="2416" w:author="Alex" w:date="2015-05-12T22:14:00Z">
              <w:tcPr>
                <w:tcW w:w="1433" w:type="pct"/>
                <w:tcBorders>
                  <w:top w:val="nil"/>
                  <w:left w:val="nil"/>
                  <w:bottom w:val="nil"/>
                  <w:right w:val="nil"/>
                </w:tcBorders>
                <w:shd w:val="clear" w:color="auto" w:fill="auto"/>
                <w:noWrap/>
                <w:vAlign w:val="center"/>
                <w:hideMark/>
              </w:tcPr>
            </w:tcPrChange>
          </w:tcPr>
          <w:p w14:paraId="29AD4242" w14:textId="77777777" w:rsidR="00BB3BDA" w:rsidRPr="001E61A8" w:rsidRDefault="00BB3BDA" w:rsidP="00570380">
            <w:pPr>
              <w:spacing w:line="480" w:lineRule="auto"/>
              <w:rPr>
                <w:rFonts w:eastAsia="宋体" w:cs="Times New Roman"/>
              </w:rPr>
              <w:pPrChange w:id="2417" w:author="Alex" w:date="2015-05-13T12:13:00Z">
                <w:pPr/>
              </w:pPrChange>
            </w:pPr>
            <w:r w:rsidRPr="001E61A8">
              <w:rPr>
                <w:rFonts w:eastAsia="宋体" w:cs="Times New Roman"/>
              </w:rPr>
              <w:t>tot_seq_recovery</w:t>
            </w:r>
          </w:p>
        </w:tc>
        <w:tc>
          <w:tcPr>
            <w:tcW w:w="559" w:type="pct"/>
            <w:shd w:val="clear" w:color="auto" w:fill="auto"/>
            <w:noWrap/>
            <w:vAlign w:val="center"/>
            <w:hideMark/>
            <w:tcPrChange w:id="2418" w:author="Alex" w:date="2015-05-12T22:14:00Z">
              <w:tcPr>
                <w:tcW w:w="559" w:type="pct"/>
                <w:tcBorders>
                  <w:top w:val="nil"/>
                  <w:left w:val="nil"/>
                  <w:bottom w:val="nil"/>
                  <w:right w:val="nil"/>
                </w:tcBorders>
                <w:shd w:val="clear" w:color="auto" w:fill="auto"/>
                <w:noWrap/>
                <w:vAlign w:val="center"/>
                <w:hideMark/>
              </w:tcPr>
            </w:tcPrChange>
          </w:tcPr>
          <w:p w14:paraId="76D39858" w14:textId="77777777" w:rsidR="00BB3BDA" w:rsidRPr="001E61A8" w:rsidRDefault="00BB3BDA" w:rsidP="00570380">
            <w:pPr>
              <w:spacing w:line="480" w:lineRule="auto"/>
              <w:jc w:val="right"/>
              <w:rPr>
                <w:rFonts w:ascii="Lucida Grande" w:eastAsia="宋体" w:hAnsi="Lucida Grande" w:cs="Times New Roman"/>
                <w:sz w:val="18"/>
                <w:szCs w:val="18"/>
              </w:rPr>
              <w:pPrChange w:id="2419" w:author="Alex" w:date="2015-05-13T12:13:00Z">
                <w:pPr>
                  <w:jc w:val="right"/>
                </w:pPr>
              </w:pPrChange>
            </w:pPr>
            <w:r w:rsidRPr="001E61A8">
              <w:rPr>
                <w:rFonts w:eastAsia="宋体" w:cs="Times New Roman"/>
              </w:rPr>
              <w:t xml:space="preserve">0.000 </w:t>
            </w:r>
          </w:p>
        </w:tc>
        <w:tc>
          <w:tcPr>
            <w:tcW w:w="672" w:type="pct"/>
            <w:shd w:val="clear" w:color="auto" w:fill="auto"/>
            <w:noWrap/>
            <w:vAlign w:val="center"/>
            <w:hideMark/>
            <w:tcPrChange w:id="2420" w:author="Alex" w:date="2015-05-12T22:14:00Z">
              <w:tcPr>
                <w:tcW w:w="672" w:type="pct"/>
                <w:tcBorders>
                  <w:top w:val="nil"/>
                  <w:left w:val="nil"/>
                  <w:bottom w:val="nil"/>
                  <w:right w:val="nil"/>
                </w:tcBorders>
                <w:shd w:val="clear" w:color="auto" w:fill="auto"/>
                <w:noWrap/>
                <w:vAlign w:val="center"/>
                <w:hideMark/>
              </w:tcPr>
            </w:tcPrChange>
          </w:tcPr>
          <w:p w14:paraId="2E8854EA" w14:textId="77777777" w:rsidR="00BB3BDA" w:rsidRPr="001E61A8" w:rsidRDefault="00BB3BDA" w:rsidP="00570380">
            <w:pPr>
              <w:spacing w:line="480" w:lineRule="auto"/>
              <w:jc w:val="right"/>
              <w:rPr>
                <w:rFonts w:ascii="Lucida Grande" w:eastAsia="宋体" w:hAnsi="Lucida Grande" w:cs="Times New Roman"/>
                <w:sz w:val="18"/>
                <w:szCs w:val="18"/>
              </w:rPr>
              <w:pPrChange w:id="2421" w:author="Alex" w:date="2015-05-13T12:13:00Z">
                <w:pPr>
                  <w:jc w:val="right"/>
                </w:pPr>
              </w:pPrChange>
            </w:pPr>
            <w:r w:rsidRPr="001E61A8">
              <w:rPr>
                <w:rFonts w:eastAsia="宋体" w:cs="Times New Roman"/>
              </w:rPr>
              <w:t xml:space="preserve">0.000 </w:t>
            </w:r>
          </w:p>
        </w:tc>
        <w:tc>
          <w:tcPr>
            <w:tcW w:w="621" w:type="pct"/>
            <w:shd w:val="clear" w:color="auto" w:fill="auto"/>
            <w:noWrap/>
            <w:vAlign w:val="center"/>
            <w:hideMark/>
            <w:tcPrChange w:id="2422" w:author="Alex" w:date="2015-05-12T22:14:00Z">
              <w:tcPr>
                <w:tcW w:w="621" w:type="pct"/>
                <w:tcBorders>
                  <w:top w:val="nil"/>
                  <w:left w:val="nil"/>
                  <w:bottom w:val="nil"/>
                  <w:right w:val="nil"/>
                </w:tcBorders>
                <w:shd w:val="clear" w:color="auto" w:fill="auto"/>
                <w:noWrap/>
                <w:vAlign w:val="center"/>
                <w:hideMark/>
              </w:tcPr>
            </w:tcPrChange>
          </w:tcPr>
          <w:p w14:paraId="3F2E730B" w14:textId="77777777" w:rsidR="00BB3BDA" w:rsidRPr="001E61A8" w:rsidRDefault="00BB3BDA" w:rsidP="00570380">
            <w:pPr>
              <w:spacing w:line="480" w:lineRule="auto"/>
              <w:jc w:val="right"/>
              <w:rPr>
                <w:rFonts w:ascii="Lucida Grande" w:eastAsia="宋体" w:hAnsi="Lucida Grande" w:cs="Times New Roman"/>
                <w:sz w:val="18"/>
                <w:szCs w:val="18"/>
              </w:rPr>
              <w:pPrChange w:id="2423" w:author="Alex" w:date="2015-05-13T12:13:00Z">
                <w:pPr>
                  <w:jc w:val="right"/>
                </w:pPr>
              </w:pPrChange>
            </w:pPr>
            <w:r w:rsidRPr="001E61A8">
              <w:rPr>
                <w:rFonts w:eastAsia="宋体" w:cs="Times New Roman"/>
              </w:rPr>
              <w:t xml:space="preserve">0.000 </w:t>
            </w:r>
          </w:p>
        </w:tc>
        <w:tc>
          <w:tcPr>
            <w:tcW w:w="620" w:type="pct"/>
            <w:shd w:val="clear" w:color="auto" w:fill="auto"/>
            <w:noWrap/>
            <w:vAlign w:val="center"/>
            <w:hideMark/>
            <w:tcPrChange w:id="2424" w:author="Alex" w:date="2015-05-12T22:14:00Z">
              <w:tcPr>
                <w:tcW w:w="620" w:type="pct"/>
                <w:tcBorders>
                  <w:top w:val="nil"/>
                  <w:left w:val="nil"/>
                  <w:bottom w:val="nil"/>
                  <w:right w:val="nil"/>
                </w:tcBorders>
                <w:shd w:val="clear" w:color="auto" w:fill="auto"/>
                <w:noWrap/>
                <w:vAlign w:val="center"/>
                <w:hideMark/>
              </w:tcPr>
            </w:tcPrChange>
          </w:tcPr>
          <w:p w14:paraId="74004542" w14:textId="77777777" w:rsidR="00BB3BDA" w:rsidRPr="001E61A8" w:rsidRDefault="00BB3BDA" w:rsidP="00570380">
            <w:pPr>
              <w:spacing w:line="480" w:lineRule="auto"/>
              <w:jc w:val="right"/>
              <w:rPr>
                <w:rFonts w:ascii="Lucida Grande" w:eastAsia="宋体" w:hAnsi="Lucida Grande" w:cs="Times New Roman"/>
                <w:sz w:val="18"/>
                <w:szCs w:val="18"/>
              </w:rPr>
              <w:pPrChange w:id="2425" w:author="Alex" w:date="2015-05-13T12:13:00Z">
                <w:pPr>
                  <w:jc w:val="right"/>
                </w:pPr>
              </w:pPrChange>
            </w:pPr>
            <w:r w:rsidRPr="001E61A8">
              <w:rPr>
                <w:rFonts w:eastAsia="宋体" w:cs="Times New Roman"/>
              </w:rPr>
              <w:t xml:space="preserve">0.000 </w:t>
            </w:r>
          </w:p>
        </w:tc>
        <w:tc>
          <w:tcPr>
            <w:tcW w:w="548" w:type="pct"/>
            <w:shd w:val="clear" w:color="auto" w:fill="auto"/>
            <w:noWrap/>
            <w:vAlign w:val="center"/>
            <w:hideMark/>
            <w:tcPrChange w:id="2426" w:author="Alex" w:date="2015-05-12T22:14:00Z">
              <w:tcPr>
                <w:tcW w:w="548" w:type="pct"/>
                <w:tcBorders>
                  <w:top w:val="nil"/>
                  <w:left w:val="nil"/>
                  <w:bottom w:val="nil"/>
                  <w:right w:val="nil"/>
                </w:tcBorders>
                <w:shd w:val="clear" w:color="auto" w:fill="auto"/>
                <w:noWrap/>
                <w:vAlign w:val="center"/>
                <w:hideMark/>
              </w:tcPr>
            </w:tcPrChange>
          </w:tcPr>
          <w:p w14:paraId="496DF421" w14:textId="77777777" w:rsidR="00BB3BDA" w:rsidRPr="001E61A8" w:rsidRDefault="00BB3BDA" w:rsidP="00570380">
            <w:pPr>
              <w:spacing w:line="480" w:lineRule="auto"/>
              <w:jc w:val="right"/>
              <w:rPr>
                <w:rFonts w:ascii="Lucida Grande" w:eastAsia="宋体" w:hAnsi="Lucida Grande" w:cs="Times New Roman"/>
                <w:sz w:val="18"/>
                <w:szCs w:val="18"/>
              </w:rPr>
              <w:pPrChange w:id="2427" w:author="Alex" w:date="2015-05-13T12:13:00Z">
                <w:pPr>
                  <w:jc w:val="right"/>
                </w:pPr>
              </w:pPrChange>
            </w:pPr>
            <w:r w:rsidRPr="001E61A8">
              <w:rPr>
                <w:rFonts w:eastAsia="宋体" w:cs="Times New Roman"/>
              </w:rPr>
              <w:t xml:space="preserve">0.000 </w:t>
            </w:r>
          </w:p>
        </w:tc>
        <w:tc>
          <w:tcPr>
            <w:tcW w:w="547" w:type="pct"/>
            <w:shd w:val="clear" w:color="auto" w:fill="auto"/>
            <w:noWrap/>
            <w:vAlign w:val="center"/>
            <w:hideMark/>
            <w:tcPrChange w:id="2428" w:author="Alex" w:date="2015-05-12T22:14:00Z">
              <w:tcPr>
                <w:tcW w:w="547" w:type="pct"/>
                <w:tcBorders>
                  <w:top w:val="nil"/>
                  <w:left w:val="nil"/>
                  <w:bottom w:val="nil"/>
                  <w:right w:val="nil"/>
                </w:tcBorders>
                <w:shd w:val="clear" w:color="auto" w:fill="auto"/>
                <w:noWrap/>
                <w:vAlign w:val="center"/>
                <w:hideMark/>
              </w:tcPr>
            </w:tcPrChange>
          </w:tcPr>
          <w:p w14:paraId="1A3B7945" w14:textId="77777777" w:rsidR="00BB3BDA" w:rsidRPr="001E61A8" w:rsidRDefault="00BB3BDA" w:rsidP="00570380">
            <w:pPr>
              <w:spacing w:line="480" w:lineRule="auto"/>
              <w:jc w:val="right"/>
              <w:rPr>
                <w:rFonts w:ascii="Lucida Grande" w:eastAsia="宋体" w:hAnsi="Lucida Grande" w:cs="Times New Roman"/>
                <w:sz w:val="18"/>
                <w:szCs w:val="18"/>
              </w:rPr>
              <w:pPrChange w:id="2429" w:author="Alex" w:date="2015-05-13T12:13:00Z">
                <w:pPr>
                  <w:jc w:val="right"/>
                </w:pPr>
              </w:pPrChange>
            </w:pPr>
            <w:r w:rsidRPr="001E61A8">
              <w:rPr>
                <w:rFonts w:eastAsia="宋体" w:cs="Times New Roman"/>
              </w:rPr>
              <w:t xml:space="preserve">0.000 </w:t>
            </w:r>
          </w:p>
        </w:tc>
      </w:tr>
      <w:tr w:rsidR="00BC4118" w:rsidRPr="001E61A8" w14:paraId="4D358373" w14:textId="77777777" w:rsidTr="00090B52">
        <w:trPr>
          <w:trHeight w:val="300"/>
          <w:trPrChange w:id="2430" w:author="Alex" w:date="2015-05-12T22:14:00Z">
            <w:trPr>
              <w:trHeight w:val="300"/>
            </w:trPr>
          </w:trPrChange>
        </w:trPr>
        <w:tc>
          <w:tcPr>
            <w:tcW w:w="1433" w:type="pct"/>
            <w:shd w:val="clear" w:color="auto" w:fill="auto"/>
            <w:noWrap/>
            <w:vAlign w:val="center"/>
            <w:hideMark/>
            <w:tcPrChange w:id="2431" w:author="Alex" w:date="2015-05-12T22:14:00Z">
              <w:tcPr>
                <w:tcW w:w="1433" w:type="pct"/>
                <w:tcBorders>
                  <w:top w:val="nil"/>
                  <w:left w:val="nil"/>
                  <w:bottom w:val="nil"/>
                  <w:right w:val="nil"/>
                </w:tcBorders>
                <w:shd w:val="clear" w:color="auto" w:fill="auto"/>
                <w:noWrap/>
                <w:vAlign w:val="center"/>
                <w:hideMark/>
              </w:tcPr>
            </w:tcPrChange>
          </w:tcPr>
          <w:p w14:paraId="29E2FC8D" w14:textId="77777777" w:rsidR="00BB3BDA" w:rsidRPr="001E61A8" w:rsidRDefault="00BB3BDA" w:rsidP="00570380">
            <w:pPr>
              <w:spacing w:line="480" w:lineRule="auto"/>
              <w:rPr>
                <w:rFonts w:eastAsia="宋体" w:cs="Times New Roman"/>
              </w:rPr>
              <w:pPrChange w:id="2432" w:author="Alex" w:date="2015-05-13T12:13:00Z">
                <w:pPr/>
              </w:pPrChange>
            </w:pPr>
            <w:r w:rsidRPr="001E61A8">
              <w:rPr>
                <w:rFonts w:eastAsia="宋体" w:cs="Times New Roman"/>
              </w:rPr>
              <w:t>tot_total_charge</w:t>
            </w:r>
          </w:p>
        </w:tc>
        <w:tc>
          <w:tcPr>
            <w:tcW w:w="559" w:type="pct"/>
            <w:shd w:val="clear" w:color="auto" w:fill="auto"/>
            <w:noWrap/>
            <w:vAlign w:val="center"/>
            <w:hideMark/>
            <w:tcPrChange w:id="2433" w:author="Alex" w:date="2015-05-12T22:14:00Z">
              <w:tcPr>
                <w:tcW w:w="559" w:type="pct"/>
                <w:tcBorders>
                  <w:top w:val="nil"/>
                  <w:left w:val="nil"/>
                  <w:bottom w:val="nil"/>
                  <w:right w:val="nil"/>
                </w:tcBorders>
                <w:shd w:val="clear" w:color="auto" w:fill="auto"/>
                <w:noWrap/>
                <w:vAlign w:val="center"/>
                <w:hideMark/>
              </w:tcPr>
            </w:tcPrChange>
          </w:tcPr>
          <w:p w14:paraId="03FF845E" w14:textId="77777777" w:rsidR="00BB3BDA" w:rsidRPr="001E61A8" w:rsidRDefault="00BB3BDA" w:rsidP="00570380">
            <w:pPr>
              <w:spacing w:line="480" w:lineRule="auto"/>
              <w:jc w:val="right"/>
              <w:rPr>
                <w:rFonts w:ascii="Lucida Grande" w:eastAsia="宋体" w:hAnsi="Lucida Grande" w:cs="Times New Roman"/>
                <w:sz w:val="18"/>
                <w:szCs w:val="18"/>
              </w:rPr>
              <w:pPrChange w:id="2434" w:author="Alex" w:date="2015-05-13T12:13:00Z">
                <w:pPr>
                  <w:jc w:val="right"/>
                </w:pPr>
              </w:pPrChange>
            </w:pPr>
            <w:r w:rsidRPr="001E61A8">
              <w:rPr>
                <w:rFonts w:eastAsia="宋体" w:cs="Times New Roman"/>
              </w:rPr>
              <w:t xml:space="preserve">0.051 </w:t>
            </w:r>
          </w:p>
        </w:tc>
        <w:tc>
          <w:tcPr>
            <w:tcW w:w="672" w:type="pct"/>
            <w:shd w:val="clear" w:color="auto" w:fill="auto"/>
            <w:noWrap/>
            <w:vAlign w:val="center"/>
            <w:hideMark/>
            <w:tcPrChange w:id="2435" w:author="Alex" w:date="2015-05-12T22:14:00Z">
              <w:tcPr>
                <w:tcW w:w="672" w:type="pct"/>
                <w:tcBorders>
                  <w:top w:val="nil"/>
                  <w:left w:val="nil"/>
                  <w:bottom w:val="nil"/>
                  <w:right w:val="nil"/>
                </w:tcBorders>
                <w:shd w:val="clear" w:color="auto" w:fill="auto"/>
                <w:noWrap/>
                <w:vAlign w:val="center"/>
                <w:hideMark/>
              </w:tcPr>
            </w:tcPrChange>
          </w:tcPr>
          <w:p w14:paraId="7C85C723" w14:textId="77777777" w:rsidR="00BB3BDA" w:rsidRPr="001E61A8" w:rsidRDefault="00BB3BDA" w:rsidP="00570380">
            <w:pPr>
              <w:spacing w:line="480" w:lineRule="auto"/>
              <w:jc w:val="right"/>
              <w:rPr>
                <w:rFonts w:ascii="Lucida Grande" w:eastAsia="宋体" w:hAnsi="Lucida Grande" w:cs="Times New Roman"/>
                <w:sz w:val="18"/>
                <w:szCs w:val="18"/>
              </w:rPr>
              <w:pPrChange w:id="2436" w:author="Alex" w:date="2015-05-13T12:13:00Z">
                <w:pPr>
                  <w:jc w:val="right"/>
                </w:pPr>
              </w:pPrChange>
            </w:pPr>
            <w:r w:rsidRPr="001E61A8">
              <w:rPr>
                <w:rFonts w:eastAsia="宋体" w:cs="Times New Roman"/>
              </w:rPr>
              <w:t xml:space="preserve">0.053 </w:t>
            </w:r>
          </w:p>
        </w:tc>
        <w:tc>
          <w:tcPr>
            <w:tcW w:w="621" w:type="pct"/>
            <w:shd w:val="clear" w:color="auto" w:fill="auto"/>
            <w:noWrap/>
            <w:vAlign w:val="center"/>
            <w:hideMark/>
            <w:tcPrChange w:id="2437" w:author="Alex" w:date="2015-05-12T22:14:00Z">
              <w:tcPr>
                <w:tcW w:w="621" w:type="pct"/>
                <w:tcBorders>
                  <w:top w:val="nil"/>
                  <w:left w:val="nil"/>
                  <w:bottom w:val="nil"/>
                  <w:right w:val="nil"/>
                </w:tcBorders>
                <w:shd w:val="clear" w:color="auto" w:fill="auto"/>
                <w:noWrap/>
                <w:vAlign w:val="center"/>
                <w:hideMark/>
              </w:tcPr>
            </w:tcPrChange>
          </w:tcPr>
          <w:p w14:paraId="33358460" w14:textId="77777777" w:rsidR="00BB3BDA" w:rsidRPr="001E61A8" w:rsidRDefault="00BB3BDA" w:rsidP="00570380">
            <w:pPr>
              <w:spacing w:line="480" w:lineRule="auto"/>
              <w:jc w:val="right"/>
              <w:rPr>
                <w:rFonts w:ascii="Lucida Grande" w:eastAsia="宋体" w:hAnsi="Lucida Grande" w:cs="Times New Roman"/>
                <w:sz w:val="18"/>
                <w:szCs w:val="18"/>
              </w:rPr>
              <w:pPrChange w:id="2438" w:author="Alex" w:date="2015-05-13T12:13:00Z">
                <w:pPr>
                  <w:jc w:val="right"/>
                </w:pPr>
              </w:pPrChange>
            </w:pPr>
            <w:r w:rsidRPr="001E61A8">
              <w:rPr>
                <w:rFonts w:eastAsia="宋体" w:cs="Times New Roman"/>
              </w:rPr>
              <w:t xml:space="preserve">0.199 </w:t>
            </w:r>
          </w:p>
        </w:tc>
        <w:tc>
          <w:tcPr>
            <w:tcW w:w="620" w:type="pct"/>
            <w:shd w:val="clear" w:color="auto" w:fill="auto"/>
            <w:noWrap/>
            <w:vAlign w:val="center"/>
            <w:hideMark/>
            <w:tcPrChange w:id="2439" w:author="Alex" w:date="2015-05-12T22:14:00Z">
              <w:tcPr>
                <w:tcW w:w="620" w:type="pct"/>
                <w:tcBorders>
                  <w:top w:val="nil"/>
                  <w:left w:val="nil"/>
                  <w:bottom w:val="nil"/>
                  <w:right w:val="nil"/>
                </w:tcBorders>
                <w:shd w:val="clear" w:color="auto" w:fill="auto"/>
                <w:noWrap/>
                <w:vAlign w:val="center"/>
                <w:hideMark/>
              </w:tcPr>
            </w:tcPrChange>
          </w:tcPr>
          <w:p w14:paraId="272417B1" w14:textId="77777777" w:rsidR="00BB3BDA" w:rsidRPr="001E61A8" w:rsidRDefault="00BB3BDA" w:rsidP="00570380">
            <w:pPr>
              <w:spacing w:line="480" w:lineRule="auto"/>
              <w:jc w:val="right"/>
              <w:rPr>
                <w:rFonts w:ascii="Lucida Grande" w:eastAsia="宋体" w:hAnsi="Lucida Grande" w:cs="Times New Roman"/>
                <w:sz w:val="18"/>
                <w:szCs w:val="18"/>
              </w:rPr>
              <w:pPrChange w:id="2440" w:author="Alex" w:date="2015-05-13T12:13:00Z">
                <w:pPr>
                  <w:jc w:val="right"/>
                </w:pPr>
              </w:pPrChange>
            </w:pPr>
            <w:r w:rsidRPr="001E61A8">
              <w:rPr>
                <w:rFonts w:eastAsia="宋体" w:cs="Times New Roman"/>
              </w:rPr>
              <w:t xml:space="preserve">0.153 </w:t>
            </w:r>
          </w:p>
        </w:tc>
        <w:tc>
          <w:tcPr>
            <w:tcW w:w="548" w:type="pct"/>
            <w:shd w:val="clear" w:color="auto" w:fill="auto"/>
            <w:noWrap/>
            <w:vAlign w:val="center"/>
            <w:hideMark/>
            <w:tcPrChange w:id="2441" w:author="Alex" w:date="2015-05-12T22:14:00Z">
              <w:tcPr>
                <w:tcW w:w="548" w:type="pct"/>
                <w:tcBorders>
                  <w:top w:val="nil"/>
                  <w:left w:val="nil"/>
                  <w:bottom w:val="nil"/>
                  <w:right w:val="nil"/>
                </w:tcBorders>
                <w:shd w:val="clear" w:color="auto" w:fill="auto"/>
                <w:noWrap/>
                <w:vAlign w:val="center"/>
                <w:hideMark/>
              </w:tcPr>
            </w:tcPrChange>
          </w:tcPr>
          <w:p w14:paraId="2EAD9959" w14:textId="77777777" w:rsidR="00BB3BDA" w:rsidRPr="001E61A8" w:rsidRDefault="00BB3BDA" w:rsidP="00570380">
            <w:pPr>
              <w:spacing w:line="480" w:lineRule="auto"/>
              <w:jc w:val="right"/>
              <w:rPr>
                <w:rFonts w:ascii="Lucida Grande" w:eastAsia="宋体" w:hAnsi="Lucida Grande" w:cs="Times New Roman"/>
                <w:sz w:val="18"/>
                <w:szCs w:val="18"/>
              </w:rPr>
              <w:pPrChange w:id="2442" w:author="Alex" w:date="2015-05-13T12:13:00Z">
                <w:pPr>
                  <w:jc w:val="right"/>
                </w:pPr>
              </w:pPrChange>
            </w:pPr>
            <w:r w:rsidRPr="001E61A8">
              <w:rPr>
                <w:rFonts w:eastAsia="宋体" w:cs="Times New Roman"/>
              </w:rPr>
              <w:t xml:space="preserve">0.103 </w:t>
            </w:r>
          </w:p>
        </w:tc>
        <w:tc>
          <w:tcPr>
            <w:tcW w:w="547" w:type="pct"/>
            <w:shd w:val="clear" w:color="auto" w:fill="auto"/>
            <w:noWrap/>
            <w:vAlign w:val="center"/>
            <w:hideMark/>
            <w:tcPrChange w:id="2443" w:author="Alex" w:date="2015-05-12T22:14:00Z">
              <w:tcPr>
                <w:tcW w:w="547" w:type="pct"/>
                <w:tcBorders>
                  <w:top w:val="nil"/>
                  <w:left w:val="nil"/>
                  <w:bottom w:val="nil"/>
                  <w:right w:val="nil"/>
                </w:tcBorders>
                <w:shd w:val="clear" w:color="auto" w:fill="auto"/>
                <w:noWrap/>
                <w:vAlign w:val="center"/>
                <w:hideMark/>
              </w:tcPr>
            </w:tcPrChange>
          </w:tcPr>
          <w:p w14:paraId="54E0C013" w14:textId="77777777" w:rsidR="00BB3BDA" w:rsidRPr="001E61A8" w:rsidRDefault="00BB3BDA" w:rsidP="00570380">
            <w:pPr>
              <w:spacing w:line="480" w:lineRule="auto"/>
              <w:jc w:val="right"/>
              <w:rPr>
                <w:rFonts w:ascii="Lucida Grande" w:eastAsia="宋体" w:hAnsi="Lucida Grande" w:cs="Times New Roman"/>
                <w:sz w:val="18"/>
                <w:szCs w:val="18"/>
              </w:rPr>
              <w:pPrChange w:id="2444" w:author="Alex" w:date="2015-05-13T12:13:00Z">
                <w:pPr>
                  <w:jc w:val="right"/>
                </w:pPr>
              </w:pPrChange>
            </w:pPr>
            <w:r w:rsidRPr="001E61A8">
              <w:rPr>
                <w:rFonts w:eastAsia="宋体" w:cs="Times New Roman"/>
              </w:rPr>
              <w:t xml:space="preserve">0.123 </w:t>
            </w:r>
          </w:p>
        </w:tc>
      </w:tr>
      <w:tr w:rsidR="00BC4118" w:rsidRPr="001E61A8" w14:paraId="29517521" w14:textId="77777777" w:rsidTr="00090B52">
        <w:trPr>
          <w:trHeight w:val="300"/>
          <w:trPrChange w:id="2445" w:author="Alex" w:date="2015-05-12T22:14:00Z">
            <w:trPr>
              <w:trHeight w:val="300"/>
            </w:trPr>
          </w:trPrChange>
        </w:trPr>
        <w:tc>
          <w:tcPr>
            <w:tcW w:w="1433" w:type="pct"/>
            <w:shd w:val="clear" w:color="auto" w:fill="auto"/>
            <w:noWrap/>
            <w:vAlign w:val="center"/>
            <w:hideMark/>
            <w:tcPrChange w:id="2446" w:author="Alex" w:date="2015-05-12T22:14:00Z">
              <w:tcPr>
                <w:tcW w:w="1433" w:type="pct"/>
                <w:tcBorders>
                  <w:top w:val="nil"/>
                  <w:left w:val="nil"/>
                  <w:bottom w:val="nil"/>
                  <w:right w:val="nil"/>
                </w:tcBorders>
                <w:shd w:val="clear" w:color="auto" w:fill="auto"/>
                <w:noWrap/>
                <w:vAlign w:val="center"/>
                <w:hideMark/>
              </w:tcPr>
            </w:tcPrChange>
          </w:tcPr>
          <w:p w14:paraId="1900B7DC" w14:textId="77777777" w:rsidR="00BB3BDA" w:rsidRPr="001E61A8" w:rsidRDefault="00BB3BDA" w:rsidP="00570380">
            <w:pPr>
              <w:spacing w:line="480" w:lineRule="auto"/>
              <w:rPr>
                <w:rFonts w:eastAsia="宋体" w:cs="Times New Roman"/>
              </w:rPr>
              <w:pPrChange w:id="2447" w:author="Alex" w:date="2015-05-13T12:13:00Z">
                <w:pPr/>
              </w:pPrChange>
            </w:pPr>
            <w:r w:rsidRPr="001E61A8">
              <w:rPr>
                <w:rFonts w:eastAsia="宋体" w:cs="Times New Roman"/>
              </w:rPr>
              <w:t>tot_total_neg_charges</w:t>
            </w:r>
          </w:p>
        </w:tc>
        <w:tc>
          <w:tcPr>
            <w:tcW w:w="559" w:type="pct"/>
            <w:shd w:val="clear" w:color="auto" w:fill="auto"/>
            <w:noWrap/>
            <w:vAlign w:val="center"/>
            <w:hideMark/>
            <w:tcPrChange w:id="2448" w:author="Alex" w:date="2015-05-12T22:14:00Z">
              <w:tcPr>
                <w:tcW w:w="559" w:type="pct"/>
                <w:tcBorders>
                  <w:top w:val="nil"/>
                  <w:left w:val="nil"/>
                  <w:bottom w:val="nil"/>
                  <w:right w:val="nil"/>
                </w:tcBorders>
                <w:shd w:val="clear" w:color="auto" w:fill="auto"/>
                <w:noWrap/>
                <w:vAlign w:val="center"/>
                <w:hideMark/>
              </w:tcPr>
            </w:tcPrChange>
          </w:tcPr>
          <w:p w14:paraId="4B9A27AC" w14:textId="77777777" w:rsidR="00BB3BDA" w:rsidRPr="001E61A8" w:rsidRDefault="00BB3BDA" w:rsidP="00570380">
            <w:pPr>
              <w:spacing w:line="480" w:lineRule="auto"/>
              <w:jc w:val="right"/>
              <w:rPr>
                <w:rFonts w:ascii="Lucida Grande" w:eastAsia="宋体" w:hAnsi="Lucida Grande" w:cs="Times New Roman"/>
                <w:sz w:val="18"/>
                <w:szCs w:val="18"/>
              </w:rPr>
              <w:pPrChange w:id="2449" w:author="Alex" w:date="2015-05-13T12:13:00Z">
                <w:pPr>
                  <w:jc w:val="right"/>
                </w:pPr>
              </w:pPrChange>
            </w:pPr>
            <w:r w:rsidRPr="001E61A8">
              <w:rPr>
                <w:rFonts w:eastAsia="宋体" w:cs="Times New Roman"/>
              </w:rPr>
              <w:t xml:space="preserve">-0.068 </w:t>
            </w:r>
          </w:p>
        </w:tc>
        <w:tc>
          <w:tcPr>
            <w:tcW w:w="672" w:type="pct"/>
            <w:shd w:val="clear" w:color="auto" w:fill="auto"/>
            <w:noWrap/>
            <w:vAlign w:val="center"/>
            <w:hideMark/>
            <w:tcPrChange w:id="2450" w:author="Alex" w:date="2015-05-12T22:14:00Z">
              <w:tcPr>
                <w:tcW w:w="672" w:type="pct"/>
                <w:tcBorders>
                  <w:top w:val="nil"/>
                  <w:left w:val="nil"/>
                  <w:bottom w:val="nil"/>
                  <w:right w:val="nil"/>
                </w:tcBorders>
                <w:shd w:val="clear" w:color="auto" w:fill="auto"/>
                <w:noWrap/>
                <w:vAlign w:val="center"/>
                <w:hideMark/>
              </w:tcPr>
            </w:tcPrChange>
          </w:tcPr>
          <w:p w14:paraId="73F0C686" w14:textId="77777777" w:rsidR="00BB3BDA" w:rsidRPr="001E61A8" w:rsidRDefault="00BB3BDA" w:rsidP="00570380">
            <w:pPr>
              <w:spacing w:line="480" w:lineRule="auto"/>
              <w:jc w:val="right"/>
              <w:rPr>
                <w:rFonts w:ascii="Lucida Grande" w:eastAsia="宋体" w:hAnsi="Lucida Grande" w:cs="Times New Roman"/>
                <w:sz w:val="18"/>
                <w:szCs w:val="18"/>
              </w:rPr>
              <w:pPrChange w:id="2451" w:author="Alex" w:date="2015-05-13T12:13:00Z">
                <w:pPr>
                  <w:jc w:val="right"/>
                </w:pPr>
              </w:pPrChange>
            </w:pPr>
            <w:r w:rsidRPr="001E61A8">
              <w:rPr>
                <w:rFonts w:eastAsia="宋体" w:cs="Times New Roman"/>
              </w:rPr>
              <w:t xml:space="preserve">-0.063 </w:t>
            </w:r>
          </w:p>
        </w:tc>
        <w:tc>
          <w:tcPr>
            <w:tcW w:w="621" w:type="pct"/>
            <w:shd w:val="clear" w:color="auto" w:fill="auto"/>
            <w:noWrap/>
            <w:vAlign w:val="center"/>
            <w:hideMark/>
            <w:tcPrChange w:id="2452" w:author="Alex" w:date="2015-05-12T22:14:00Z">
              <w:tcPr>
                <w:tcW w:w="621" w:type="pct"/>
                <w:tcBorders>
                  <w:top w:val="nil"/>
                  <w:left w:val="nil"/>
                  <w:bottom w:val="nil"/>
                  <w:right w:val="nil"/>
                </w:tcBorders>
                <w:shd w:val="clear" w:color="auto" w:fill="auto"/>
                <w:noWrap/>
                <w:vAlign w:val="center"/>
                <w:hideMark/>
              </w:tcPr>
            </w:tcPrChange>
          </w:tcPr>
          <w:p w14:paraId="76FD0919" w14:textId="77777777" w:rsidR="00BB3BDA" w:rsidRPr="001E61A8" w:rsidRDefault="00BB3BDA" w:rsidP="00570380">
            <w:pPr>
              <w:spacing w:line="480" w:lineRule="auto"/>
              <w:jc w:val="right"/>
              <w:rPr>
                <w:rFonts w:ascii="Lucida Grande" w:eastAsia="宋体" w:hAnsi="Lucida Grande" w:cs="Times New Roman"/>
                <w:sz w:val="18"/>
                <w:szCs w:val="18"/>
              </w:rPr>
              <w:pPrChange w:id="2453" w:author="Alex" w:date="2015-05-13T12:13:00Z">
                <w:pPr>
                  <w:jc w:val="right"/>
                </w:pPr>
              </w:pPrChange>
            </w:pPr>
            <w:r w:rsidRPr="001E61A8">
              <w:rPr>
                <w:rFonts w:eastAsia="宋体" w:cs="Times New Roman"/>
              </w:rPr>
              <w:t xml:space="preserve">-0.148 </w:t>
            </w:r>
          </w:p>
        </w:tc>
        <w:tc>
          <w:tcPr>
            <w:tcW w:w="620" w:type="pct"/>
            <w:shd w:val="clear" w:color="auto" w:fill="auto"/>
            <w:noWrap/>
            <w:vAlign w:val="center"/>
            <w:hideMark/>
            <w:tcPrChange w:id="2454" w:author="Alex" w:date="2015-05-12T22:14:00Z">
              <w:tcPr>
                <w:tcW w:w="620" w:type="pct"/>
                <w:tcBorders>
                  <w:top w:val="nil"/>
                  <w:left w:val="nil"/>
                  <w:bottom w:val="nil"/>
                  <w:right w:val="nil"/>
                </w:tcBorders>
                <w:shd w:val="clear" w:color="auto" w:fill="auto"/>
                <w:noWrap/>
                <w:vAlign w:val="center"/>
                <w:hideMark/>
              </w:tcPr>
            </w:tcPrChange>
          </w:tcPr>
          <w:p w14:paraId="6452FF30" w14:textId="77777777" w:rsidR="00BB3BDA" w:rsidRPr="001E61A8" w:rsidRDefault="00BB3BDA" w:rsidP="00570380">
            <w:pPr>
              <w:spacing w:line="480" w:lineRule="auto"/>
              <w:jc w:val="right"/>
              <w:rPr>
                <w:rFonts w:ascii="Lucida Grande" w:eastAsia="宋体" w:hAnsi="Lucida Grande" w:cs="Times New Roman"/>
                <w:sz w:val="18"/>
                <w:szCs w:val="18"/>
              </w:rPr>
              <w:pPrChange w:id="2455" w:author="Alex" w:date="2015-05-13T12:13:00Z">
                <w:pPr>
                  <w:jc w:val="right"/>
                </w:pPr>
              </w:pPrChange>
            </w:pPr>
            <w:r w:rsidRPr="001E61A8">
              <w:rPr>
                <w:rFonts w:eastAsia="宋体" w:cs="Times New Roman"/>
              </w:rPr>
              <w:t xml:space="preserve">-0.090 </w:t>
            </w:r>
          </w:p>
        </w:tc>
        <w:tc>
          <w:tcPr>
            <w:tcW w:w="548" w:type="pct"/>
            <w:shd w:val="clear" w:color="auto" w:fill="auto"/>
            <w:noWrap/>
            <w:vAlign w:val="center"/>
            <w:hideMark/>
            <w:tcPrChange w:id="2456" w:author="Alex" w:date="2015-05-12T22:14:00Z">
              <w:tcPr>
                <w:tcW w:w="548" w:type="pct"/>
                <w:tcBorders>
                  <w:top w:val="nil"/>
                  <w:left w:val="nil"/>
                  <w:bottom w:val="nil"/>
                  <w:right w:val="nil"/>
                </w:tcBorders>
                <w:shd w:val="clear" w:color="auto" w:fill="auto"/>
                <w:noWrap/>
                <w:vAlign w:val="center"/>
                <w:hideMark/>
              </w:tcPr>
            </w:tcPrChange>
          </w:tcPr>
          <w:p w14:paraId="5F14BF0F" w14:textId="77777777" w:rsidR="00BB3BDA" w:rsidRPr="001E61A8" w:rsidRDefault="00BB3BDA" w:rsidP="00570380">
            <w:pPr>
              <w:spacing w:line="480" w:lineRule="auto"/>
              <w:jc w:val="right"/>
              <w:rPr>
                <w:rFonts w:ascii="Lucida Grande" w:eastAsia="宋体" w:hAnsi="Lucida Grande" w:cs="Times New Roman"/>
                <w:sz w:val="18"/>
                <w:szCs w:val="18"/>
              </w:rPr>
              <w:pPrChange w:id="2457" w:author="Alex" w:date="2015-05-13T12:13:00Z">
                <w:pPr>
                  <w:jc w:val="right"/>
                </w:pPr>
              </w:pPrChange>
            </w:pPr>
            <w:r w:rsidRPr="001E61A8">
              <w:rPr>
                <w:rFonts w:eastAsia="宋体" w:cs="Times New Roman"/>
              </w:rPr>
              <w:t xml:space="preserve">-0.044 </w:t>
            </w:r>
          </w:p>
        </w:tc>
        <w:tc>
          <w:tcPr>
            <w:tcW w:w="547" w:type="pct"/>
            <w:shd w:val="clear" w:color="auto" w:fill="auto"/>
            <w:noWrap/>
            <w:vAlign w:val="center"/>
            <w:hideMark/>
            <w:tcPrChange w:id="2458" w:author="Alex" w:date="2015-05-12T22:14:00Z">
              <w:tcPr>
                <w:tcW w:w="547" w:type="pct"/>
                <w:tcBorders>
                  <w:top w:val="nil"/>
                  <w:left w:val="nil"/>
                  <w:bottom w:val="nil"/>
                  <w:right w:val="nil"/>
                </w:tcBorders>
                <w:shd w:val="clear" w:color="auto" w:fill="auto"/>
                <w:noWrap/>
                <w:vAlign w:val="center"/>
                <w:hideMark/>
              </w:tcPr>
            </w:tcPrChange>
          </w:tcPr>
          <w:p w14:paraId="39F28E7F" w14:textId="77777777" w:rsidR="00BB3BDA" w:rsidRPr="001E61A8" w:rsidRDefault="00BB3BDA" w:rsidP="00570380">
            <w:pPr>
              <w:spacing w:line="480" w:lineRule="auto"/>
              <w:jc w:val="right"/>
              <w:rPr>
                <w:rFonts w:ascii="Lucida Grande" w:eastAsia="宋体" w:hAnsi="Lucida Grande" w:cs="Times New Roman"/>
                <w:sz w:val="18"/>
                <w:szCs w:val="18"/>
              </w:rPr>
              <w:pPrChange w:id="2459" w:author="Alex" w:date="2015-05-13T12:13:00Z">
                <w:pPr>
                  <w:jc w:val="right"/>
                </w:pPr>
              </w:pPrChange>
            </w:pPr>
            <w:r w:rsidRPr="001E61A8">
              <w:rPr>
                <w:rFonts w:eastAsia="宋体" w:cs="Times New Roman"/>
              </w:rPr>
              <w:t xml:space="preserve">-0.034 </w:t>
            </w:r>
          </w:p>
        </w:tc>
      </w:tr>
      <w:tr w:rsidR="00BC4118" w:rsidRPr="001E61A8" w14:paraId="12E3BB13" w14:textId="77777777" w:rsidTr="00090B52">
        <w:trPr>
          <w:trHeight w:val="300"/>
          <w:trPrChange w:id="2460" w:author="Alex" w:date="2015-05-12T22:14:00Z">
            <w:trPr>
              <w:trHeight w:val="300"/>
            </w:trPr>
          </w:trPrChange>
        </w:trPr>
        <w:tc>
          <w:tcPr>
            <w:tcW w:w="1433" w:type="pct"/>
            <w:shd w:val="clear" w:color="auto" w:fill="auto"/>
            <w:noWrap/>
            <w:vAlign w:val="center"/>
            <w:hideMark/>
            <w:tcPrChange w:id="2461" w:author="Alex" w:date="2015-05-12T22:14:00Z">
              <w:tcPr>
                <w:tcW w:w="1433" w:type="pct"/>
                <w:tcBorders>
                  <w:top w:val="nil"/>
                  <w:left w:val="nil"/>
                  <w:bottom w:val="nil"/>
                  <w:right w:val="nil"/>
                </w:tcBorders>
                <w:shd w:val="clear" w:color="auto" w:fill="auto"/>
                <w:noWrap/>
                <w:vAlign w:val="center"/>
                <w:hideMark/>
              </w:tcPr>
            </w:tcPrChange>
          </w:tcPr>
          <w:p w14:paraId="35074868" w14:textId="77777777" w:rsidR="00BB3BDA" w:rsidRPr="001E61A8" w:rsidRDefault="00BB3BDA" w:rsidP="00570380">
            <w:pPr>
              <w:spacing w:line="480" w:lineRule="auto"/>
              <w:rPr>
                <w:rFonts w:eastAsia="宋体" w:cs="Times New Roman"/>
              </w:rPr>
              <w:pPrChange w:id="2462" w:author="Alex" w:date="2015-05-13T12:13:00Z">
                <w:pPr/>
              </w:pPrChange>
            </w:pPr>
            <w:r w:rsidRPr="001E61A8">
              <w:rPr>
                <w:rFonts w:eastAsia="宋体" w:cs="Times New Roman"/>
              </w:rPr>
              <w:t>tot_total_pos_charges</w:t>
            </w:r>
          </w:p>
        </w:tc>
        <w:tc>
          <w:tcPr>
            <w:tcW w:w="559" w:type="pct"/>
            <w:shd w:val="clear" w:color="auto" w:fill="auto"/>
            <w:noWrap/>
            <w:vAlign w:val="center"/>
            <w:hideMark/>
            <w:tcPrChange w:id="2463" w:author="Alex" w:date="2015-05-12T22:14:00Z">
              <w:tcPr>
                <w:tcW w:w="559" w:type="pct"/>
                <w:tcBorders>
                  <w:top w:val="nil"/>
                  <w:left w:val="nil"/>
                  <w:bottom w:val="nil"/>
                  <w:right w:val="nil"/>
                </w:tcBorders>
                <w:shd w:val="clear" w:color="auto" w:fill="auto"/>
                <w:noWrap/>
                <w:vAlign w:val="center"/>
                <w:hideMark/>
              </w:tcPr>
            </w:tcPrChange>
          </w:tcPr>
          <w:p w14:paraId="73719A51" w14:textId="77777777" w:rsidR="00BB3BDA" w:rsidRPr="001E61A8" w:rsidRDefault="00BB3BDA" w:rsidP="00570380">
            <w:pPr>
              <w:spacing w:line="480" w:lineRule="auto"/>
              <w:jc w:val="right"/>
              <w:rPr>
                <w:rFonts w:ascii="Lucida Grande" w:eastAsia="宋体" w:hAnsi="Lucida Grande" w:cs="Times New Roman"/>
                <w:sz w:val="18"/>
                <w:szCs w:val="18"/>
              </w:rPr>
              <w:pPrChange w:id="2464" w:author="Alex" w:date="2015-05-13T12:13:00Z">
                <w:pPr>
                  <w:jc w:val="right"/>
                </w:pPr>
              </w:pPrChange>
            </w:pPr>
            <w:r w:rsidRPr="001E61A8">
              <w:rPr>
                <w:rFonts w:eastAsia="宋体" w:cs="Times New Roman"/>
              </w:rPr>
              <w:t xml:space="preserve">0.010 </w:t>
            </w:r>
          </w:p>
        </w:tc>
        <w:tc>
          <w:tcPr>
            <w:tcW w:w="672" w:type="pct"/>
            <w:shd w:val="clear" w:color="auto" w:fill="auto"/>
            <w:noWrap/>
            <w:vAlign w:val="center"/>
            <w:hideMark/>
            <w:tcPrChange w:id="2465" w:author="Alex" w:date="2015-05-12T22:14:00Z">
              <w:tcPr>
                <w:tcW w:w="672" w:type="pct"/>
                <w:tcBorders>
                  <w:top w:val="nil"/>
                  <w:left w:val="nil"/>
                  <w:bottom w:val="nil"/>
                  <w:right w:val="nil"/>
                </w:tcBorders>
                <w:shd w:val="clear" w:color="auto" w:fill="auto"/>
                <w:noWrap/>
                <w:vAlign w:val="center"/>
                <w:hideMark/>
              </w:tcPr>
            </w:tcPrChange>
          </w:tcPr>
          <w:p w14:paraId="6839FBC7" w14:textId="77777777" w:rsidR="00BB3BDA" w:rsidRPr="001E61A8" w:rsidRDefault="00BB3BDA" w:rsidP="00570380">
            <w:pPr>
              <w:spacing w:line="480" w:lineRule="auto"/>
              <w:jc w:val="right"/>
              <w:rPr>
                <w:rFonts w:ascii="Lucida Grande" w:eastAsia="宋体" w:hAnsi="Lucida Grande" w:cs="Times New Roman"/>
                <w:sz w:val="18"/>
                <w:szCs w:val="18"/>
              </w:rPr>
              <w:pPrChange w:id="2466" w:author="Alex" w:date="2015-05-13T12:13:00Z">
                <w:pPr>
                  <w:jc w:val="right"/>
                </w:pPr>
              </w:pPrChange>
            </w:pPr>
            <w:r w:rsidRPr="001E61A8">
              <w:rPr>
                <w:rFonts w:eastAsia="宋体" w:cs="Times New Roman"/>
              </w:rPr>
              <w:t xml:space="preserve">0.014 </w:t>
            </w:r>
          </w:p>
        </w:tc>
        <w:tc>
          <w:tcPr>
            <w:tcW w:w="621" w:type="pct"/>
            <w:shd w:val="clear" w:color="auto" w:fill="auto"/>
            <w:noWrap/>
            <w:vAlign w:val="center"/>
            <w:hideMark/>
            <w:tcPrChange w:id="2467" w:author="Alex" w:date="2015-05-12T22:14:00Z">
              <w:tcPr>
                <w:tcW w:w="621" w:type="pct"/>
                <w:tcBorders>
                  <w:top w:val="nil"/>
                  <w:left w:val="nil"/>
                  <w:bottom w:val="nil"/>
                  <w:right w:val="nil"/>
                </w:tcBorders>
                <w:shd w:val="clear" w:color="auto" w:fill="auto"/>
                <w:noWrap/>
                <w:vAlign w:val="center"/>
                <w:hideMark/>
              </w:tcPr>
            </w:tcPrChange>
          </w:tcPr>
          <w:p w14:paraId="137CDFEE" w14:textId="77777777" w:rsidR="00BB3BDA" w:rsidRPr="001E61A8" w:rsidRDefault="00BB3BDA" w:rsidP="00570380">
            <w:pPr>
              <w:spacing w:line="480" w:lineRule="auto"/>
              <w:jc w:val="right"/>
              <w:rPr>
                <w:rFonts w:ascii="Lucida Grande" w:eastAsia="宋体" w:hAnsi="Lucida Grande" w:cs="Times New Roman"/>
                <w:sz w:val="18"/>
                <w:szCs w:val="18"/>
              </w:rPr>
              <w:pPrChange w:id="2468" w:author="Alex" w:date="2015-05-13T12:13:00Z">
                <w:pPr>
                  <w:jc w:val="right"/>
                </w:pPr>
              </w:pPrChange>
            </w:pPr>
            <w:r w:rsidRPr="001E61A8">
              <w:rPr>
                <w:rFonts w:eastAsia="宋体" w:cs="Times New Roman"/>
              </w:rPr>
              <w:t xml:space="preserve">0.177 </w:t>
            </w:r>
          </w:p>
        </w:tc>
        <w:tc>
          <w:tcPr>
            <w:tcW w:w="620" w:type="pct"/>
            <w:shd w:val="clear" w:color="auto" w:fill="auto"/>
            <w:noWrap/>
            <w:vAlign w:val="center"/>
            <w:hideMark/>
            <w:tcPrChange w:id="2469" w:author="Alex" w:date="2015-05-12T22:14:00Z">
              <w:tcPr>
                <w:tcW w:w="620" w:type="pct"/>
                <w:tcBorders>
                  <w:top w:val="nil"/>
                  <w:left w:val="nil"/>
                  <w:bottom w:val="nil"/>
                  <w:right w:val="nil"/>
                </w:tcBorders>
                <w:shd w:val="clear" w:color="auto" w:fill="auto"/>
                <w:noWrap/>
                <w:vAlign w:val="center"/>
                <w:hideMark/>
              </w:tcPr>
            </w:tcPrChange>
          </w:tcPr>
          <w:p w14:paraId="38A770BF" w14:textId="77777777" w:rsidR="00BB3BDA" w:rsidRPr="001E61A8" w:rsidRDefault="00BB3BDA" w:rsidP="00570380">
            <w:pPr>
              <w:spacing w:line="480" w:lineRule="auto"/>
              <w:jc w:val="right"/>
              <w:rPr>
                <w:rFonts w:ascii="Lucida Grande" w:eastAsia="宋体" w:hAnsi="Lucida Grande" w:cs="Times New Roman"/>
                <w:sz w:val="18"/>
                <w:szCs w:val="18"/>
              </w:rPr>
              <w:pPrChange w:id="2470" w:author="Alex" w:date="2015-05-13T12:13:00Z">
                <w:pPr>
                  <w:jc w:val="right"/>
                </w:pPr>
              </w:pPrChange>
            </w:pPr>
            <w:r w:rsidRPr="001E61A8">
              <w:rPr>
                <w:rFonts w:eastAsia="宋体" w:cs="Times New Roman"/>
              </w:rPr>
              <w:t xml:space="preserve">0.209 </w:t>
            </w:r>
          </w:p>
        </w:tc>
        <w:tc>
          <w:tcPr>
            <w:tcW w:w="548" w:type="pct"/>
            <w:shd w:val="clear" w:color="auto" w:fill="auto"/>
            <w:noWrap/>
            <w:vAlign w:val="center"/>
            <w:hideMark/>
            <w:tcPrChange w:id="2471" w:author="Alex" w:date="2015-05-12T22:14:00Z">
              <w:tcPr>
                <w:tcW w:w="548" w:type="pct"/>
                <w:tcBorders>
                  <w:top w:val="nil"/>
                  <w:left w:val="nil"/>
                  <w:bottom w:val="nil"/>
                  <w:right w:val="nil"/>
                </w:tcBorders>
                <w:shd w:val="clear" w:color="auto" w:fill="auto"/>
                <w:noWrap/>
                <w:vAlign w:val="center"/>
                <w:hideMark/>
              </w:tcPr>
            </w:tcPrChange>
          </w:tcPr>
          <w:p w14:paraId="0A9D2D93" w14:textId="77777777" w:rsidR="00BB3BDA" w:rsidRPr="001E61A8" w:rsidRDefault="00BB3BDA" w:rsidP="00570380">
            <w:pPr>
              <w:spacing w:line="480" w:lineRule="auto"/>
              <w:jc w:val="right"/>
              <w:rPr>
                <w:rFonts w:ascii="Lucida Grande" w:eastAsia="宋体" w:hAnsi="Lucida Grande" w:cs="Times New Roman"/>
                <w:sz w:val="18"/>
                <w:szCs w:val="18"/>
              </w:rPr>
              <w:pPrChange w:id="2472" w:author="Alex" w:date="2015-05-13T12:13:00Z">
                <w:pPr>
                  <w:jc w:val="right"/>
                </w:pPr>
              </w:pPrChange>
            </w:pPr>
            <w:r w:rsidRPr="001E61A8">
              <w:rPr>
                <w:rFonts w:eastAsia="宋体" w:cs="Times New Roman"/>
              </w:rPr>
              <w:t xml:space="preserve">0.133 </w:t>
            </w:r>
          </w:p>
        </w:tc>
        <w:tc>
          <w:tcPr>
            <w:tcW w:w="547" w:type="pct"/>
            <w:shd w:val="clear" w:color="auto" w:fill="auto"/>
            <w:noWrap/>
            <w:vAlign w:val="center"/>
            <w:hideMark/>
            <w:tcPrChange w:id="2473" w:author="Alex" w:date="2015-05-12T22:14:00Z">
              <w:tcPr>
                <w:tcW w:w="547" w:type="pct"/>
                <w:tcBorders>
                  <w:top w:val="nil"/>
                  <w:left w:val="nil"/>
                  <w:bottom w:val="nil"/>
                  <w:right w:val="nil"/>
                </w:tcBorders>
                <w:shd w:val="clear" w:color="auto" w:fill="auto"/>
                <w:noWrap/>
                <w:vAlign w:val="center"/>
                <w:hideMark/>
              </w:tcPr>
            </w:tcPrChange>
          </w:tcPr>
          <w:p w14:paraId="4AEA203E" w14:textId="77777777" w:rsidR="00BB3BDA" w:rsidRPr="001E61A8" w:rsidRDefault="00BB3BDA" w:rsidP="00570380">
            <w:pPr>
              <w:spacing w:line="480" w:lineRule="auto"/>
              <w:jc w:val="right"/>
              <w:rPr>
                <w:rFonts w:ascii="Lucida Grande" w:eastAsia="宋体" w:hAnsi="Lucida Grande" w:cs="Times New Roman"/>
                <w:sz w:val="18"/>
                <w:szCs w:val="18"/>
              </w:rPr>
              <w:pPrChange w:id="2474" w:author="Alex" w:date="2015-05-13T12:13:00Z">
                <w:pPr>
                  <w:jc w:val="right"/>
                </w:pPr>
              </w:pPrChange>
            </w:pPr>
            <w:r w:rsidRPr="001E61A8">
              <w:rPr>
                <w:rFonts w:eastAsia="宋体" w:cs="Times New Roman"/>
              </w:rPr>
              <w:t xml:space="preserve">0.129 </w:t>
            </w:r>
          </w:p>
        </w:tc>
      </w:tr>
      <w:tr w:rsidR="00BC4118" w:rsidRPr="001E61A8" w14:paraId="13DA3FC4" w14:textId="77777777" w:rsidTr="00090B52">
        <w:trPr>
          <w:trHeight w:val="300"/>
          <w:trPrChange w:id="2475" w:author="Alex" w:date="2015-05-12T22:14:00Z">
            <w:trPr>
              <w:trHeight w:val="300"/>
            </w:trPr>
          </w:trPrChange>
        </w:trPr>
        <w:tc>
          <w:tcPr>
            <w:tcW w:w="1433" w:type="pct"/>
            <w:shd w:val="clear" w:color="auto" w:fill="auto"/>
            <w:noWrap/>
            <w:vAlign w:val="center"/>
            <w:hideMark/>
            <w:tcPrChange w:id="2476" w:author="Alex" w:date="2015-05-12T22:14:00Z">
              <w:tcPr>
                <w:tcW w:w="1433" w:type="pct"/>
                <w:tcBorders>
                  <w:top w:val="nil"/>
                  <w:left w:val="nil"/>
                  <w:bottom w:val="nil"/>
                  <w:right w:val="nil"/>
                </w:tcBorders>
                <w:shd w:val="clear" w:color="auto" w:fill="auto"/>
                <w:noWrap/>
                <w:vAlign w:val="center"/>
                <w:hideMark/>
              </w:tcPr>
            </w:tcPrChange>
          </w:tcPr>
          <w:p w14:paraId="458C857E" w14:textId="77777777" w:rsidR="00BB3BDA" w:rsidRPr="001E61A8" w:rsidRDefault="00BB3BDA" w:rsidP="00570380">
            <w:pPr>
              <w:spacing w:line="480" w:lineRule="auto"/>
              <w:rPr>
                <w:rFonts w:eastAsia="宋体" w:cs="Times New Roman"/>
              </w:rPr>
              <w:pPrChange w:id="2477" w:author="Alex" w:date="2015-05-13T12:13:00Z">
                <w:pPr/>
              </w:pPrChange>
            </w:pPr>
            <w:r w:rsidRPr="001E61A8">
              <w:rPr>
                <w:rFonts w:eastAsia="宋体" w:cs="Times New Roman"/>
              </w:rPr>
              <w:t>total_score</w:t>
            </w:r>
          </w:p>
        </w:tc>
        <w:tc>
          <w:tcPr>
            <w:tcW w:w="559" w:type="pct"/>
            <w:shd w:val="clear" w:color="auto" w:fill="auto"/>
            <w:noWrap/>
            <w:vAlign w:val="center"/>
            <w:hideMark/>
            <w:tcPrChange w:id="2478" w:author="Alex" w:date="2015-05-12T22:14:00Z">
              <w:tcPr>
                <w:tcW w:w="559" w:type="pct"/>
                <w:tcBorders>
                  <w:top w:val="nil"/>
                  <w:left w:val="nil"/>
                  <w:bottom w:val="nil"/>
                  <w:right w:val="nil"/>
                </w:tcBorders>
                <w:shd w:val="clear" w:color="auto" w:fill="auto"/>
                <w:noWrap/>
                <w:vAlign w:val="center"/>
                <w:hideMark/>
              </w:tcPr>
            </w:tcPrChange>
          </w:tcPr>
          <w:p w14:paraId="3AEA1874" w14:textId="77777777" w:rsidR="00BB3BDA" w:rsidRPr="001E61A8" w:rsidRDefault="00BB3BDA" w:rsidP="00570380">
            <w:pPr>
              <w:spacing w:line="480" w:lineRule="auto"/>
              <w:jc w:val="right"/>
              <w:rPr>
                <w:rFonts w:ascii="Lucida Grande" w:eastAsia="宋体" w:hAnsi="Lucida Grande" w:cs="Times New Roman"/>
                <w:sz w:val="18"/>
                <w:szCs w:val="18"/>
              </w:rPr>
              <w:pPrChange w:id="2479" w:author="Alex" w:date="2015-05-13T12:13:00Z">
                <w:pPr>
                  <w:jc w:val="right"/>
                </w:pPr>
              </w:pPrChange>
            </w:pPr>
            <w:r w:rsidRPr="001E61A8">
              <w:rPr>
                <w:rFonts w:eastAsia="宋体" w:cs="Times New Roman"/>
              </w:rPr>
              <w:t xml:space="preserve">-0.340 </w:t>
            </w:r>
          </w:p>
        </w:tc>
        <w:tc>
          <w:tcPr>
            <w:tcW w:w="672" w:type="pct"/>
            <w:shd w:val="clear" w:color="auto" w:fill="auto"/>
            <w:noWrap/>
            <w:vAlign w:val="center"/>
            <w:hideMark/>
            <w:tcPrChange w:id="2480" w:author="Alex" w:date="2015-05-12T22:14:00Z">
              <w:tcPr>
                <w:tcW w:w="672" w:type="pct"/>
                <w:tcBorders>
                  <w:top w:val="nil"/>
                  <w:left w:val="nil"/>
                  <w:bottom w:val="nil"/>
                  <w:right w:val="nil"/>
                </w:tcBorders>
                <w:shd w:val="clear" w:color="auto" w:fill="auto"/>
                <w:noWrap/>
                <w:vAlign w:val="center"/>
                <w:hideMark/>
              </w:tcPr>
            </w:tcPrChange>
          </w:tcPr>
          <w:p w14:paraId="41B8E046" w14:textId="77777777" w:rsidR="00BB3BDA" w:rsidRPr="001E61A8" w:rsidRDefault="00BB3BDA" w:rsidP="00570380">
            <w:pPr>
              <w:spacing w:line="480" w:lineRule="auto"/>
              <w:jc w:val="right"/>
              <w:rPr>
                <w:rFonts w:ascii="Lucida Grande" w:eastAsia="宋体" w:hAnsi="Lucida Grande" w:cs="Times New Roman"/>
                <w:sz w:val="18"/>
                <w:szCs w:val="18"/>
              </w:rPr>
              <w:pPrChange w:id="2481" w:author="Alex" w:date="2015-05-13T12:13:00Z">
                <w:pPr>
                  <w:jc w:val="right"/>
                </w:pPr>
              </w:pPrChange>
            </w:pPr>
            <w:r w:rsidRPr="001E61A8">
              <w:rPr>
                <w:rFonts w:eastAsia="宋体" w:cs="Times New Roman"/>
              </w:rPr>
              <w:t xml:space="preserve">-0.396 </w:t>
            </w:r>
          </w:p>
        </w:tc>
        <w:tc>
          <w:tcPr>
            <w:tcW w:w="621" w:type="pct"/>
            <w:shd w:val="clear" w:color="auto" w:fill="auto"/>
            <w:noWrap/>
            <w:vAlign w:val="center"/>
            <w:hideMark/>
            <w:tcPrChange w:id="2482" w:author="Alex" w:date="2015-05-12T22:14:00Z">
              <w:tcPr>
                <w:tcW w:w="621" w:type="pct"/>
                <w:tcBorders>
                  <w:top w:val="nil"/>
                  <w:left w:val="nil"/>
                  <w:bottom w:val="nil"/>
                  <w:right w:val="nil"/>
                </w:tcBorders>
                <w:shd w:val="clear" w:color="auto" w:fill="auto"/>
                <w:noWrap/>
                <w:vAlign w:val="center"/>
                <w:hideMark/>
              </w:tcPr>
            </w:tcPrChange>
          </w:tcPr>
          <w:p w14:paraId="6C80B7DE" w14:textId="77777777" w:rsidR="00BB3BDA" w:rsidRPr="001E61A8" w:rsidRDefault="00BB3BDA" w:rsidP="00570380">
            <w:pPr>
              <w:spacing w:line="480" w:lineRule="auto"/>
              <w:jc w:val="right"/>
              <w:rPr>
                <w:rFonts w:ascii="Lucida Grande" w:eastAsia="宋体" w:hAnsi="Lucida Grande" w:cs="Times New Roman"/>
                <w:sz w:val="18"/>
                <w:szCs w:val="18"/>
              </w:rPr>
              <w:pPrChange w:id="2483" w:author="Alex" w:date="2015-05-13T12:13:00Z">
                <w:pPr>
                  <w:jc w:val="right"/>
                </w:pPr>
              </w:pPrChange>
            </w:pPr>
            <w:r w:rsidRPr="001E61A8">
              <w:rPr>
                <w:rFonts w:eastAsia="宋体" w:cs="Times New Roman"/>
              </w:rPr>
              <w:t xml:space="preserve">-0.059 </w:t>
            </w:r>
          </w:p>
        </w:tc>
        <w:tc>
          <w:tcPr>
            <w:tcW w:w="620" w:type="pct"/>
            <w:shd w:val="clear" w:color="auto" w:fill="auto"/>
            <w:noWrap/>
            <w:vAlign w:val="center"/>
            <w:hideMark/>
            <w:tcPrChange w:id="2484" w:author="Alex" w:date="2015-05-12T22:14:00Z">
              <w:tcPr>
                <w:tcW w:w="620" w:type="pct"/>
                <w:tcBorders>
                  <w:top w:val="nil"/>
                  <w:left w:val="nil"/>
                  <w:bottom w:val="nil"/>
                  <w:right w:val="nil"/>
                </w:tcBorders>
                <w:shd w:val="clear" w:color="auto" w:fill="auto"/>
                <w:noWrap/>
                <w:vAlign w:val="center"/>
                <w:hideMark/>
              </w:tcPr>
            </w:tcPrChange>
          </w:tcPr>
          <w:p w14:paraId="211AA2B5" w14:textId="77777777" w:rsidR="00BB3BDA" w:rsidRPr="001E61A8" w:rsidRDefault="00BB3BDA" w:rsidP="00570380">
            <w:pPr>
              <w:spacing w:line="480" w:lineRule="auto"/>
              <w:jc w:val="right"/>
              <w:rPr>
                <w:rFonts w:ascii="Lucida Grande" w:eastAsia="宋体" w:hAnsi="Lucida Grande" w:cs="Times New Roman"/>
                <w:sz w:val="18"/>
                <w:szCs w:val="18"/>
              </w:rPr>
              <w:pPrChange w:id="2485" w:author="Alex" w:date="2015-05-13T12:13:00Z">
                <w:pPr>
                  <w:jc w:val="right"/>
                </w:pPr>
              </w:pPrChange>
            </w:pPr>
            <w:r w:rsidRPr="001E61A8">
              <w:rPr>
                <w:rFonts w:eastAsia="宋体" w:cs="Times New Roman"/>
              </w:rPr>
              <w:t xml:space="preserve">-0.014 </w:t>
            </w:r>
          </w:p>
        </w:tc>
        <w:tc>
          <w:tcPr>
            <w:tcW w:w="548" w:type="pct"/>
            <w:shd w:val="clear" w:color="auto" w:fill="auto"/>
            <w:noWrap/>
            <w:vAlign w:val="center"/>
            <w:hideMark/>
            <w:tcPrChange w:id="2486" w:author="Alex" w:date="2015-05-12T22:14:00Z">
              <w:tcPr>
                <w:tcW w:w="548" w:type="pct"/>
                <w:tcBorders>
                  <w:top w:val="nil"/>
                  <w:left w:val="nil"/>
                  <w:bottom w:val="nil"/>
                  <w:right w:val="nil"/>
                </w:tcBorders>
                <w:shd w:val="clear" w:color="auto" w:fill="auto"/>
                <w:noWrap/>
                <w:vAlign w:val="center"/>
                <w:hideMark/>
              </w:tcPr>
            </w:tcPrChange>
          </w:tcPr>
          <w:p w14:paraId="15E0B254" w14:textId="77777777" w:rsidR="00BB3BDA" w:rsidRPr="001E61A8" w:rsidRDefault="00BB3BDA" w:rsidP="00570380">
            <w:pPr>
              <w:spacing w:line="480" w:lineRule="auto"/>
              <w:jc w:val="right"/>
              <w:rPr>
                <w:rFonts w:ascii="Lucida Grande" w:eastAsia="宋体" w:hAnsi="Lucida Grande" w:cs="Times New Roman"/>
                <w:sz w:val="18"/>
                <w:szCs w:val="18"/>
              </w:rPr>
              <w:pPrChange w:id="2487" w:author="Alex" w:date="2015-05-13T12:13:00Z">
                <w:pPr>
                  <w:jc w:val="right"/>
                </w:pPr>
              </w:pPrChange>
            </w:pPr>
            <w:r w:rsidRPr="001E61A8">
              <w:rPr>
                <w:rFonts w:eastAsia="宋体" w:cs="Times New Roman"/>
              </w:rPr>
              <w:t xml:space="preserve">-0.320 </w:t>
            </w:r>
          </w:p>
        </w:tc>
        <w:tc>
          <w:tcPr>
            <w:tcW w:w="547" w:type="pct"/>
            <w:shd w:val="clear" w:color="auto" w:fill="auto"/>
            <w:noWrap/>
            <w:vAlign w:val="center"/>
            <w:hideMark/>
            <w:tcPrChange w:id="2488" w:author="Alex" w:date="2015-05-12T22:14:00Z">
              <w:tcPr>
                <w:tcW w:w="547" w:type="pct"/>
                <w:tcBorders>
                  <w:top w:val="nil"/>
                  <w:left w:val="nil"/>
                  <w:bottom w:val="nil"/>
                  <w:right w:val="nil"/>
                </w:tcBorders>
                <w:shd w:val="clear" w:color="auto" w:fill="auto"/>
                <w:noWrap/>
                <w:vAlign w:val="center"/>
                <w:hideMark/>
              </w:tcPr>
            </w:tcPrChange>
          </w:tcPr>
          <w:p w14:paraId="6825F94F" w14:textId="77777777" w:rsidR="00BB3BDA" w:rsidRPr="001E61A8" w:rsidRDefault="00BB3BDA" w:rsidP="00570380">
            <w:pPr>
              <w:spacing w:line="480" w:lineRule="auto"/>
              <w:jc w:val="right"/>
              <w:rPr>
                <w:rFonts w:ascii="Lucida Grande" w:eastAsia="宋体" w:hAnsi="Lucida Grande" w:cs="Times New Roman"/>
                <w:sz w:val="18"/>
                <w:szCs w:val="18"/>
              </w:rPr>
              <w:pPrChange w:id="2489" w:author="Alex" w:date="2015-05-13T12:13:00Z">
                <w:pPr>
                  <w:jc w:val="right"/>
                </w:pPr>
              </w:pPrChange>
            </w:pPr>
            <w:r w:rsidRPr="001E61A8">
              <w:rPr>
                <w:rFonts w:eastAsia="宋体" w:cs="Times New Roman"/>
              </w:rPr>
              <w:t xml:space="preserve">-0.362 </w:t>
            </w:r>
          </w:p>
        </w:tc>
      </w:tr>
    </w:tbl>
    <w:p w14:paraId="0B8391F2" w14:textId="77777777" w:rsidR="001E5F8E" w:rsidRPr="001E61A8" w:rsidRDefault="001E5F8E" w:rsidP="00570380">
      <w:pPr>
        <w:spacing w:line="480" w:lineRule="auto"/>
        <w:pPrChange w:id="2490" w:author="Alex" w:date="2015-05-13T12:13:00Z">
          <w:pPr>
            <w:spacing w:line="480" w:lineRule="auto"/>
          </w:pPr>
        </w:pPrChange>
      </w:pPr>
    </w:p>
    <w:p w14:paraId="01771D17" w14:textId="22A1D480" w:rsidR="005315A6" w:rsidRPr="001E61A8" w:rsidRDefault="00D400F8" w:rsidP="00570380">
      <w:pPr>
        <w:spacing w:line="480" w:lineRule="auto"/>
        <w:pPrChange w:id="2491" w:author="Alex" w:date="2015-05-13T12:13:00Z">
          <w:pPr/>
        </w:pPrChange>
      </w:pPr>
      <w:commentRangeStart w:id="2492"/>
      <w:ins w:id="2493" w:author="Alex" w:date="2015-05-12T22:13:00Z">
        <w:r w:rsidRPr="001E61A8">
          <w:rPr>
            <w:b/>
          </w:rPr>
          <w:t xml:space="preserve">Supplemental Table 2. </w:t>
        </w:r>
        <w:r>
          <w:rPr>
            <w:b/>
          </w:rPr>
          <w:t xml:space="preserve">Correlations between individual structural features and each of </w:t>
        </w:r>
      </w:ins>
      <w:ins w:id="2494" w:author="Alex" w:date="2015-05-13T11:54:00Z">
        <w:r w:rsidR="00913A25" w:rsidRPr="00913A25">
          <w:rPr>
            <w:b/>
            <w:i/>
            <w:rPrChange w:id="2495" w:author="Alex" w:date="2015-05-13T11:54:00Z">
              <w:rPr>
                <w:i/>
              </w:rPr>
            </w:rPrChange>
          </w:rPr>
          <w:t>k</w:t>
        </w:r>
        <w:r w:rsidR="00913A25" w:rsidRPr="00913A25">
          <w:rPr>
            <w:b/>
            <w:vertAlign w:val="subscript"/>
            <w:rPrChange w:id="2496" w:author="Alex" w:date="2015-05-13T11:54:00Z">
              <w:rPr>
                <w:vertAlign w:val="subscript"/>
              </w:rPr>
            </w:rPrChange>
          </w:rPr>
          <w:t>cat</w:t>
        </w:r>
      </w:ins>
      <w:ins w:id="2497" w:author="Alex" w:date="2015-05-12T22:13:00Z">
        <w:r>
          <w:rPr>
            <w:b/>
          </w:rPr>
          <w:t>, K</w:t>
        </w:r>
        <w:r w:rsidRPr="00913A25">
          <w:rPr>
            <w:b/>
            <w:vertAlign w:val="subscript"/>
            <w:rPrChange w:id="2498" w:author="Alex" w:date="2015-05-13T11:55:00Z">
              <w:rPr>
                <w:b/>
              </w:rPr>
            </w:rPrChange>
          </w:rPr>
          <w:t>M</w:t>
        </w:r>
        <w:r>
          <w:rPr>
            <w:b/>
          </w:rPr>
          <w:t xml:space="preserve">, and </w:t>
        </w:r>
        <w:r w:rsidRPr="00913A25">
          <w:rPr>
            <w:b/>
            <w:i/>
            <w:rPrChange w:id="2499" w:author="Alex" w:date="2015-05-13T11:55:00Z">
              <w:rPr>
                <w:b/>
              </w:rPr>
            </w:rPrChange>
          </w:rPr>
          <w:t>k</w:t>
        </w:r>
        <w:r w:rsidRPr="00913A25">
          <w:rPr>
            <w:b/>
            <w:vertAlign w:val="subscript"/>
            <w:rPrChange w:id="2500" w:author="Alex" w:date="2015-05-13T11:55:00Z">
              <w:rPr>
                <w:b/>
              </w:rPr>
            </w:rPrChange>
          </w:rPr>
          <w:t>cat</w:t>
        </w:r>
        <w:r>
          <w:rPr>
            <w:b/>
          </w:rPr>
          <w:t>/K</w:t>
        </w:r>
        <w:r w:rsidRPr="00913A25">
          <w:rPr>
            <w:b/>
            <w:vertAlign w:val="subscript"/>
            <w:rPrChange w:id="2501" w:author="Alex" w:date="2015-05-13T11:55:00Z">
              <w:rPr>
                <w:b/>
              </w:rPr>
            </w:rPrChange>
          </w:rPr>
          <w:t>M</w:t>
        </w:r>
        <w:r>
          <w:rPr>
            <w:b/>
          </w:rPr>
          <w:t xml:space="preserve">. </w:t>
        </w:r>
        <w:r w:rsidRPr="000F4A4C">
          <w:t>PCC and SRC values for each individual str</w:t>
        </w:r>
        <w:r w:rsidR="0059175F">
          <w:t>uctural feature</w:t>
        </w:r>
      </w:ins>
      <w:ins w:id="2502" w:author="Alex" w:date="2015-05-12T22:16:00Z">
        <w:r w:rsidR="0059175F">
          <w:t xml:space="preserve">, given by </w:t>
        </w:r>
      </w:ins>
      <w:ins w:id="2503" w:author="Alex" w:date="2015-05-12T22:17:00Z">
        <w:r w:rsidR="0059175F">
          <w:t>Rosetta short name. For explanation of eac</w:t>
        </w:r>
        <w:r w:rsidR="000E0F9B">
          <w:t>h short name, see main text an</w:t>
        </w:r>
      </w:ins>
      <w:ins w:id="2504" w:author="Alex" w:date="2015-05-13T11:56:00Z">
        <w:r w:rsidR="000E0F9B">
          <w:t xml:space="preserve">d </w:t>
        </w:r>
      </w:ins>
      <w:ins w:id="2505" w:author="Alex" w:date="2015-05-13T11:57:00Z">
        <w:r w:rsidR="00F76651">
          <w:t>Richter.</w:t>
        </w:r>
      </w:ins>
      <w:del w:id="2506" w:author="Alex" w:date="2015-05-12T22:13:00Z">
        <w:r w:rsidR="005315A6" w:rsidRPr="001E61A8" w:rsidDel="00D400F8">
          <w:br w:type="page"/>
        </w:r>
      </w:del>
      <w:r w:rsidR="00F76651">
        <w:fldChar w:fldCharType="begin"/>
      </w:r>
      <w:r w:rsidR="00F76651">
        <w:instrText xml:space="preserve"> ADDIN EN.CITE &lt;EndNote&gt;&lt;Cite&gt;&lt;Author&gt;Richter&lt;/Author&gt;&lt;Year&gt;2011&lt;/Year&gt;&lt;RecNum&gt;29&lt;/RecNum&gt;&lt;DisplayText&gt;&lt;style face="superscript"&gt;1&lt;/style&gt;&lt;/DisplayText&gt;&lt;record&gt;&lt;rec-number&gt;29&lt;/rec-number&gt;&lt;foreign-keys&gt;&lt;key app="EN" db-id="d22eawd51p0xrpezwr7vdtw2vasp9sx0w25d" timestamp="1431543365"&gt;29&lt;/key&gt;&lt;/foreign-keys&gt;&lt;ref-type name="Journal Article"&gt;17&lt;/ref-type&gt;&lt;contributors&gt;&lt;authors&gt;&lt;author&gt;Richter, Florian&lt;/author&gt;&lt;author&gt;Leaver-Fay, Andrew&lt;/author&gt;&lt;author&gt;Khare, Sagar D&lt;/author&gt;&lt;author&gt;Bjelic, Sinisa&lt;/author&gt;&lt;author&gt;Baker, David&lt;/author&gt;&lt;/authors&gt;&lt;/contributors&gt;&lt;titles&gt;&lt;title&gt;De novo enzyme design using Rosetta3&lt;/title&gt;&lt;secondary-title&gt;PLoS One&lt;/secondary-title&gt;&lt;/titles&gt;&lt;periodical&gt;&lt;full-title&gt;PLoS One&lt;/full-title&gt;&lt;/periodical&gt;&lt;pages&gt;e19230&lt;/pages&gt;&lt;volume&gt;6&lt;/volume&gt;&lt;number&gt;5&lt;/number&gt;&lt;dates&gt;&lt;year&gt;2011&lt;/year&gt;&lt;/dates&gt;&lt;isbn&gt;1932-6203&lt;/isbn&gt;&lt;urls&gt;&lt;/urls&gt;&lt;/record&gt;&lt;/Cite&gt;&lt;/EndNote&gt;</w:instrText>
      </w:r>
      <w:r w:rsidR="00F76651">
        <w:fldChar w:fldCharType="separate"/>
      </w:r>
      <w:r w:rsidR="00F76651" w:rsidRPr="00F76651">
        <w:rPr>
          <w:noProof/>
          <w:vertAlign w:val="superscript"/>
        </w:rPr>
        <w:t>1</w:t>
      </w:r>
      <w:r w:rsidR="00F76651">
        <w:fldChar w:fldCharType="end"/>
      </w:r>
      <w:ins w:id="2507" w:author="Alex" w:date="2015-05-12T22:18:00Z">
        <w:r w:rsidR="0059175F">
          <w:t xml:space="preserve"> </w:t>
        </w:r>
        <w:commentRangeEnd w:id="2492"/>
        <w:r w:rsidR="0059175F">
          <w:rPr>
            <w:rStyle w:val="CommentReference"/>
          </w:rPr>
          <w:commentReference w:id="2492"/>
        </w:r>
      </w:ins>
    </w:p>
    <w:p w14:paraId="57CE16F4" w14:textId="77777777" w:rsidR="002D3E27" w:rsidRPr="001E61A8" w:rsidRDefault="002D3E27" w:rsidP="00570380">
      <w:pPr>
        <w:spacing w:line="480" w:lineRule="auto"/>
        <w:pPrChange w:id="2509" w:author="Alex" w:date="2015-05-13T12:13:00Z">
          <w:pPr>
            <w:spacing w:line="480" w:lineRule="auto"/>
          </w:pPr>
        </w:pPrChange>
      </w:pPr>
    </w:p>
    <w:p w14:paraId="46F00831" w14:textId="77777777" w:rsidR="002D3E27" w:rsidRPr="001E61A8" w:rsidRDefault="002D3E27" w:rsidP="00570380">
      <w:pPr>
        <w:spacing w:line="480" w:lineRule="auto"/>
        <w:pPrChange w:id="2510" w:author="Alex" w:date="2015-05-13T12:13:00Z">
          <w:pPr>
            <w:spacing w:line="480" w:lineRule="auto"/>
          </w:pPr>
        </w:pPrChange>
      </w:pPr>
    </w:p>
    <w:p w14:paraId="199BDEEA" w14:textId="77777777" w:rsidR="00775452" w:rsidDel="007601F4" w:rsidRDefault="00775452" w:rsidP="00570380">
      <w:pPr>
        <w:spacing w:line="480" w:lineRule="auto"/>
        <w:rPr>
          <w:del w:id="2511" w:author="Alex" w:date="2015-05-13T11:59:00Z"/>
        </w:rPr>
        <w:pPrChange w:id="2512" w:author="Alex" w:date="2015-05-13T12:13:00Z">
          <w:pPr>
            <w:spacing w:line="480" w:lineRule="auto"/>
          </w:pPr>
        </w:pPrChange>
      </w:pPr>
      <w:r w:rsidRPr="001E61A8">
        <w:rPr>
          <w:bCs/>
          <w:noProof/>
          <w:sz w:val="28"/>
        </w:rPr>
        <w:lastRenderedPageBreak/>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8">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9">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10">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11">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2">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3">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4">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5">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lastRenderedPageBreak/>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6">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7">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8">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9">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20">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21">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0CEA2B4B" w14:textId="77777777" w:rsidR="007601F4" w:rsidRPr="001E61A8" w:rsidRDefault="007601F4" w:rsidP="00570380">
      <w:pPr>
        <w:spacing w:line="480" w:lineRule="auto"/>
        <w:rPr>
          <w:ins w:id="2513" w:author="Alex" w:date="2015-05-13T11:59:00Z"/>
          <w:rStyle w:val="Strong"/>
          <w:b w:val="0"/>
          <w:sz w:val="28"/>
        </w:rPr>
        <w:pPrChange w:id="2514" w:author="Alex" w:date="2015-05-13T12:13:00Z">
          <w:pPr/>
        </w:pPrChange>
      </w:pPr>
    </w:p>
    <w:p w14:paraId="5182A0DE" w14:textId="77777777" w:rsidR="001E5F8E" w:rsidRPr="001E61A8" w:rsidRDefault="001E5F8E" w:rsidP="00570380">
      <w:pPr>
        <w:spacing w:line="480" w:lineRule="auto"/>
        <w:pPrChange w:id="2515" w:author="Alex" w:date="2015-05-13T12:13:00Z">
          <w:pPr>
            <w:spacing w:line="480" w:lineRule="auto"/>
          </w:pPr>
        </w:pPrChange>
      </w:pPr>
    </w:p>
    <w:p w14:paraId="761A4D3F" w14:textId="52A9B713" w:rsidR="00B54DDD" w:rsidRPr="001E61A8" w:rsidRDefault="00B54DDD" w:rsidP="00570380">
      <w:pPr>
        <w:spacing w:line="480" w:lineRule="auto"/>
        <w:pPrChange w:id="2516" w:author="Alex" w:date="2015-05-13T12:13:00Z">
          <w:pPr>
            <w:spacing w:line="480" w:lineRule="auto"/>
          </w:pPr>
        </w:pPrChange>
      </w:pPr>
      <w:r w:rsidRPr="001E61A8">
        <w:rPr>
          <w:b/>
        </w:rPr>
        <w:t xml:space="preserve">Supplemental Figure 1: SDS-PAGE </w:t>
      </w:r>
      <w:del w:id="2517" w:author="Alex" w:date="2015-05-13T12:00:00Z">
        <w:r w:rsidRPr="001E61A8" w:rsidDel="007601F4">
          <w:rPr>
            <w:b/>
          </w:rPr>
          <w:delText xml:space="preserve">gel </w:delText>
        </w:r>
      </w:del>
      <w:r w:rsidRPr="001E61A8">
        <w:rPr>
          <w:b/>
        </w:rPr>
        <w:t xml:space="preserve">images for </w:t>
      </w:r>
      <w:ins w:id="2518" w:author="Alex" w:date="2015-05-13T12:00:00Z">
        <w:r w:rsidR="007601F4">
          <w:rPr>
            <w:b/>
          </w:rPr>
          <w:t>119</w:t>
        </w:r>
      </w:ins>
      <w:del w:id="2519" w:author="Alex" w:date="2015-05-13T12:00:00Z">
        <w:r w:rsidRPr="001E61A8" w:rsidDel="007601F4">
          <w:rPr>
            <w:b/>
          </w:rPr>
          <w:delText>all</w:delText>
        </w:r>
      </w:del>
      <w:r w:rsidRPr="001E61A8">
        <w:rPr>
          <w:b/>
        </w:rPr>
        <w:t xml:space="preserve"> </w:t>
      </w:r>
      <w:del w:id="2520" w:author="Alex" w:date="2015-05-13T12:00:00Z">
        <w:r w:rsidRPr="001E61A8" w:rsidDel="007601F4">
          <w:rPr>
            <w:b/>
          </w:rPr>
          <w:delText>mutant</w:delText>
        </w:r>
      </w:del>
      <w:ins w:id="2521" w:author="Alex" w:date="2015-05-13T12:00:00Z">
        <w:r w:rsidR="007601F4">
          <w:rPr>
            <w:b/>
          </w:rPr>
          <w:t>variants of BglB</w:t>
        </w:r>
      </w:ins>
      <w:del w:id="2522" w:author="Alex" w:date="2015-05-13T12:00:00Z">
        <w:r w:rsidRPr="001E61A8" w:rsidDel="007601F4">
          <w:rPr>
            <w:b/>
          </w:rPr>
          <w:delText>s</w:delText>
        </w:r>
      </w:del>
      <w:r w:rsidRPr="001E61A8">
        <w:rPr>
          <w:b/>
        </w:rPr>
        <w:t>.</w:t>
      </w:r>
      <w:r w:rsidRPr="001E61A8">
        <w:t xml:space="preserve"> SDS-PAGE gels showing </w:t>
      </w:r>
      <w:ins w:id="2523" w:author="Alex" w:date="2015-05-13T12:00:00Z">
        <w:r w:rsidR="007601F4">
          <w:t xml:space="preserve">all proteins used in this study, including replicates of wild type assayed with each batch of mutants. </w:t>
        </w:r>
      </w:ins>
      <w:ins w:id="2524" w:author="Alex" w:date="2015-05-13T12:02:00Z">
        <w:r w:rsidR="003C5006">
          <w:t xml:space="preserve">Gels were stained overnight with Coomassie Blue. </w:t>
        </w:r>
      </w:ins>
      <w:del w:id="2525" w:author="Alex" w:date="2015-05-13T12:01:00Z">
        <w:r w:rsidRPr="001E61A8" w:rsidDel="007601F4">
          <w:delText xml:space="preserve">greater than 90% purity for all samples. </w:delText>
        </w:r>
      </w:del>
      <w:r w:rsidRPr="001E61A8">
        <w:t>Protein ladder used was SeeBlue® Plus2 Pre-stained Protein Standard (Life Technologies)</w:t>
      </w:r>
      <w:ins w:id="2526" w:author="Alex" w:date="2015-05-13T12:01:00Z">
        <w:r w:rsidR="003C5006">
          <w:t>. Gels were imaged on a BioRad Gel</w:t>
        </w:r>
      </w:ins>
      <w:ins w:id="2527" w:author="Alex" w:date="2015-05-13T12:02:00Z">
        <w:r w:rsidR="003C5006">
          <w:t xml:space="preserve"> Doc EZ system. </w:t>
        </w:r>
      </w:ins>
      <w:del w:id="2528" w:author="Alex" w:date="2015-05-13T12:01:00Z">
        <w:r w:rsidRPr="001E61A8" w:rsidDel="007601F4">
          <w:delText>. Yields were also confirmed by comparing with visual gel yields.</w:delText>
        </w:r>
      </w:del>
    </w:p>
    <w:p w14:paraId="1D6F92F9" w14:textId="5C661247" w:rsidR="00285BA9" w:rsidRPr="001E61A8" w:rsidRDefault="00285BA9" w:rsidP="00570380">
      <w:pPr>
        <w:spacing w:line="480" w:lineRule="auto"/>
        <w:pPrChange w:id="2529" w:author="Alex" w:date="2015-05-13T12:13:00Z">
          <w:pPr/>
        </w:pPrChange>
      </w:pPr>
      <w:r w:rsidRPr="001E61A8">
        <w:br w:type="page"/>
      </w:r>
    </w:p>
    <w:p w14:paraId="52D813FF" w14:textId="77777777" w:rsidR="00285BA9" w:rsidRPr="001E61A8" w:rsidRDefault="00285BA9" w:rsidP="00570380">
      <w:pPr>
        <w:spacing w:line="480" w:lineRule="auto"/>
        <w:pPrChange w:id="2530" w:author="Alex" w:date="2015-05-13T12:13:00Z">
          <w:pPr>
            <w:spacing w:line="480" w:lineRule="auto"/>
          </w:pPr>
        </w:pPrChange>
      </w:pPr>
    </w:p>
    <w:p w14:paraId="16C3204C" w14:textId="4E556507" w:rsidR="00784E98" w:rsidRPr="001E61A8" w:rsidRDefault="00285BA9" w:rsidP="00570380">
      <w:pPr>
        <w:spacing w:line="480" w:lineRule="auto"/>
        <w:rPr>
          <w:b/>
        </w:rPr>
        <w:pPrChange w:id="2531" w:author="Alex" w:date="2015-05-13T12:13:00Z">
          <w:pPr>
            <w:spacing w:line="480" w:lineRule="auto"/>
          </w:pPr>
        </w:pPrChange>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22">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5D9C43B6" w:rsidR="00B54DDD" w:rsidRPr="001E61A8" w:rsidRDefault="00B54DDD" w:rsidP="00570380">
      <w:pPr>
        <w:spacing w:line="480" w:lineRule="auto"/>
        <w:pPrChange w:id="2532" w:author="Alex" w:date="2015-05-13T12:13:00Z">
          <w:pPr>
            <w:spacing w:line="480" w:lineRule="auto"/>
          </w:pPr>
        </w:pPrChange>
      </w:pPr>
      <w:r w:rsidRPr="001E61A8">
        <w:rPr>
          <w:b/>
        </w:rPr>
        <w:t xml:space="preserve">Supplementary Figure 2: </w:t>
      </w:r>
      <w:ins w:id="2533" w:author="Alex" w:date="2015-05-13T12:03:00Z">
        <w:r w:rsidR="006033CD">
          <w:rPr>
            <w:b/>
          </w:rPr>
          <w:t xml:space="preserve">Active site models of </w:t>
        </w:r>
      </w:ins>
      <w:del w:id="2534" w:author="Alex" w:date="2015-05-13T12:03:00Z">
        <w:r w:rsidR="00784E98" w:rsidRPr="001E61A8" w:rsidDel="006033CD">
          <w:rPr>
            <w:b/>
          </w:rPr>
          <w:delText>M</w:delText>
        </w:r>
        <w:r w:rsidRPr="001E61A8" w:rsidDel="006033CD">
          <w:rPr>
            <w:b/>
          </w:rPr>
          <w:delText>odel</w:delText>
        </w:r>
        <w:r w:rsidR="00784E98" w:rsidRPr="001E61A8" w:rsidDel="006033CD">
          <w:rPr>
            <w:b/>
          </w:rPr>
          <w:delText>s</w:delText>
        </w:r>
        <w:r w:rsidRPr="001E61A8" w:rsidDel="006033CD">
          <w:rPr>
            <w:b/>
          </w:rPr>
          <w:delText xml:space="preserve"> of the active site</w:delText>
        </w:r>
        <w:r w:rsidR="00784E98" w:rsidRPr="001E61A8" w:rsidDel="006033CD">
          <w:rPr>
            <w:b/>
          </w:rPr>
          <w:delText>s</w:delText>
        </w:r>
        <w:r w:rsidRPr="001E61A8" w:rsidDel="006033CD">
          <w:rPr>
            <w:b/>
          </w:rPr>
          <w:delText xml:space="preserve"> </w:delText>
        </w:r>
        <w:r w:rsidR="00784E98" w:rsidRPr="001E61A8" w:rsidDel="006033CD">
          <w:rPr>
            <w:b/>
          </w:rPr>
          <w:delText>of</w:delText>
        </w:r>
        <w:r w:rsidRPr="001E61A8" w:rsidDel="006033CD">
          <w:rPr>
            <w:b/>
          </w:rPr>
          <w:delText xml:space="preserve"> </w:delText>
        </w:r>
        <w:r w:rsidR="00784E98" w:rsidRPr="001E61A8" w:rsidDel="006033CD">
          <w:rPr>
            <w:b/>
          </w:rPr>
          <w:delText xml:space="preserve"> </w:delText>
        </w:r>
      </w:del>
      <w:r w:rsidR="00784E98" w:rsidRPr="001E61A8">
        <w:rPr>
          <w:b/>
        </w:rPr>
        <w:t xml:space="preserve">mutants Q19A, R240A, and </w:t>
      </w:r>
      <w:r w:rsidRPr="001E61A8">
        <w:rPr>
          <w:b/>
        </w:rPr>
        <w:t xml:space="preserve">wild type </w:t>
      </w:r>
      <w:r w:rsidR="00784E98" w:rsidRPr="001E61A8">
        <w:rPr>
          <w:b/>
        </w:rPr>
        <w:t xml:space="preserve">BglB. </w:t>
      </w:r>
      <w:ins w:id="2535" w:author="Alex" w:date="2015-05-12T22:33:00Z">
        <w:r w:rsidR="00FE2465">
          <w:t>The lowest energy</w:t>
        </w:r>
        <w:r w:rsidR="00F731F6">
          <w:t xml:space="preserve"> of 100 models for each mutant is depicted.</w:t>
        </w:r>
      </w:ins>
      <w:ins w:id="2536" w:author="Alex" w:date="2015-05-13T12:04:00Z">
        <w:r w:rsidR="006033CD">
          <w:t xml:space="preserve"> </w:t>
        </w:r>
      </w:ins>
      <w:ins w:id="2537" w:author="Alex" w:date="2015-05-13T12:05:00Z">
        <w:r w:rsidR="006033CD">
          <w:t xml:space="preserve">In panel A, </w:t>
        </w:r>
      </w:ins>
      <w:ins w:id="2538" w:author="Alex" w:date="2015-05-13T12:04:00Z">
        <w:r w:rsidR="006033CD">
          <w:t>m</w:t>
        </w:r>
        <w:r w:rsidR="006033CD" w:rsidRPr="001E61A8">
          <w:t xml:space="preserve">utation of the glutamine at position 19 to an alanine removes two hydrogen bonds </w:t>
        </w:r>
        <w:r w:rsidR="006033CD">
          <w:t xml:space="preserve">(black) </w:t>
        </w:r>
        <w:r w:rsidR="006033CD" w:rsidRPr="001E61A8">
          <w:t>to the substrate</w:t>
        </w:r>
        <w:r w:rsidR="006033CD">
          <w:t xml:space="preserve"> compared to wild type (C). </w:t>
        </w:r>
      </w:ins>
      <w:ins w:id="2539" w:author="Alex" w:date="2015-05-13T12:05:00Z">
        <w:r w:rsidR="006033CD">
          <w:t xml:space="preserve">In panel B, </w:t>
        </w:r>
      </w:ins>
      <w:ins w:id="2540" w:author="Alex" w:date="2015-05-13T12:06:00Z">
        <w:r w:rsidR="006033CD">
          <w:t>m</w:t>
        </w:r>
        <w:r w:rsidR="006033CD" w:rsidRPr="001E61A8">
          <w:t xml:space="preserve">utation of the arginine at position 240 to an alanine is predicted to </w:t>
        </w:r>
        <w:r w:rsidR="006033CD">
          <w:t>stabilize an alternate conformation of E222A, bringing the carboxylate group to 4.2 Å of the substrate's nitro group.</w:t>
        </w:r>
        <w:r w:rsidR="006033CD">
          <w:t xml:space="preserve"> </w:t>
        </w:r>
      </w:ins>
      <w:del w:id="2541" w:author="Alex" w:date="2015-05-13T12:05:00Z">
        <w:r w:rsidRPr="001E61A8" w:rsidDel="006033CD">
          <w:delText xml:space="preserve">The estimated </w:delText>
        </w:r>
      </w:del>
      <w:del w:id="2542" w:author="Alex" w:date="2015-05-13T12:06:00Z">
        <w:r w:rsidRPr="001E61A8" w:rsidDel="006033CD">
          <w:delText>d</w:delText>
        </w:r>
      </w:del>
      <w:ins w:id="2543" w:author="Alex" w:date="2015-05-13T12:06:00Z">
        <w:r w:rsidR="006033CD">
          <w:t>D</w:t>
        </w:r>
      </w:ins>
      <w:r w:rsidRPr="001E61A8">
        <w:t xml:space="preserve">istances and </w:t>
      </w:r>
      <w:del w:id="2544" w:author="Alex" w:date="2015-05-13T12:05:00Z">
        <w:r w:rsidRPr="001E61A8" w:rsidDel="006033CD">
          <w:delText xml:space="preserve">predicted hydrogen bonding </w:delText>
        </w:r>
      </w:del>
      <w:r w:rsidRPr="001E61A8">
        <w:t>between the substrate, </w:t>
      </w:r>
      <w:r w:rsidRPr="001E61A8">
        <w:rPr>
          <w:i/>
        </w:rPr>
        <w:t>p</w:t>
      </w:r>
      <w:r w:rsidRPr="001E61A8">
        <w:t xml:space="preserve">-nitrophenyl-ß-D-glucoside, and the BglB molecule are indicated by </w:t>
      </w:r>
      <w:del w:id="2545" w:author="Alex" w:date="2015-05-13T12:06:00Z">
        <w:r w:rsidRPr="001E61A8" w:rsidDel="006033CD">
          <w:delText xml:space="preserve">either </w:delText>
        </w:r>
      </w:del>
      <w:r w:rsidRPr="001E61A8">
        <w:t xml:space="preserve">black </w:t>
      </w:r>
      <w:del w:id="2546" w:author="Alex" w:date="2015-05-13T12:06:00Z">
        <w:r w:rsidRPr="001E61A8" w:rsidDel="006033CD">
          <w:delText xml:space="preserve">or blue dotted </w:delText>
        </w:r>
      </w:del>
      <w:r w:rsidRPr="001E61A8">
        <w:t>lines</w:t>
      </w:r>
      <w:ins w:id="2547" w:author="Alex" w:date="2015-05-13T12:06:00Z">
        <w:r w:rsidR="006033CD">
          <w:t xml:space="preserve">. </w:t>
        </w:r>
      </w:ins>
      <w:del w:id="2548" w:author="Alex" w:date="2015-05-13T12:06:00Z">
        <w:r w:rsidRPr="001E61A8" w:rsidDel="006033CD">
          <w:delText xml:space="preserve">, the former being non-catalytic and the latter being catalytic bonds. Mutation of the arginine at position 240 to an alanine is predicted to </w:delText>
        </w:r>
      </w:del>
      <w:del w:id="2549" w:author="Alex" w:date="2015-05-13T12:04:00Z">
        <w:r w:rsidRPr="001E61A8" w:rsidDel="006033CD">
          <w:delText>allow for new conformers of the glutamate at position 222 that interact with the substrate. Mutation of the glutamine at position 19 to an alanine removes two hydrogen bonds to the substrate</w:delText>
        </w:r>
      </w:del>
      <w:del w:id="2550" w:author="Alex" w:date="2015-05-12T22:44:00Z">
        <w:r w:rsidRPr="001E61A8" w:rsidDel="002A4034">
          <w:delText xml:space="preserve"> drastically affecting catalytic efficiency</w:delText>
        </w:r>
      </w:del>
      <w:del w:id="2551" w:author="Alex" w:date="2015-05-13T12:04:00Z">
        <w:r w:rsidRPr="001E61A8" w:rsidDel="006033CD">
          <w:delText>.</w:delText>
        </w:r>
      </w:del>
    </w:p>
    <w:p w14:paraId="271B7F47" w14:textId="77777777" w:rsidR="00B54DDD" w:rsidRPr="001E61A8" w:rsidRDefault="00B54DDD" w:rsidP="00570380">
      <w:pPr>
        <w:spacing w:line="480" w:lineRule="auto"/>
        <w:pPrChange w:id="2552" w:author="Alex" w:date="2015-05-13T12:13:00Z">
          <w:pPr>
            <w:spacing w:line="480" w:lineRule="auto"/>
          </w:pPr>
        </w:pPrChange>
      </w:pPr>
    </w:p>
    <w:p w14:paraId="55E414D8" w14:textId="70712B93" w:rsidR="00971CCB" w:rsidRPr="001E61A8" w:rsidRDefault="00971CCB" w:rsidP="00570380">
      <w:pPr>
        <w:spacing w:line="480" w:lineRule="auto"/>
        <w:pPrChange w:id="2553" w:author="Alex" w:date="2015-05-13T12:13:00Z">
          <w:pPr/>
        </w:pPrChange>
      </w:pPr>
      <w:r w:rsidRPr="001E61A8">
        <w:br w:type="page"/>
      </w:r>
    </w:p>
    <w:p w14:paraId="40A19A77" w14:textId="3B70D473" w:rsidR="00971CCB" w:rsidRPr="001E61A8" w:rsidRDefault="006B45AA" w:rsidP="00570380">
      <w:pPr>
        <w:spacing w:line="480" w:lineRule="auto"/>
        <w:pPrChange w:id="2554" w:author="Alex" w:date="2015-05-13T12:13:00Z">
          <w:pPr>
            <w:spacing w:line="480" w:lineRule="auto"/>
          </w:pPr>
        </w:pPrChange>
      </w:pPr>
      <w:r w:rsidRPr="001E61A8">
        <w:rPr>
          <w:noProof/>
        </w:rPr>
        <w:lastRenderedPageBreak/>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rsidP="00570380">
      <w:pPr>
        <w:spacing w:line="480" w:lineRule="auto"/>
        <w:pPrChange w:id="2555" w:author="Alex" w:date="2015-05-13T12:13:00Z">
          <w:pPr>
            <w:spacing w:line="480" w:lineRule="auto"/>
          </w:pPr>
        </w:pPrChange>
      </w:pPr>
      <w:r w:rsidRPr="001E61A8">
        <w:rPr>
          <w:noProof/>
        </w:rPr>
        <w:lastRenderedPageBreak/>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738BDCE2" w:rsidR="006B45AA" w:rsidRDefault="001E61A8" w:rsidP="00570380">
      <w:pPr>
        <w:spacing w:line="480" w:lineRule="auto"/>
        <w:pPrChange w:id="2556" w:author="Alex" w:date="2015-05-13T12:13:00Z">
          <w:pPr>
            <w:spacing w:line="480" w:lineRule="auto"/>
          </w:pPr>
        </w:pPrChange>
      </w:pPr>
      <w:r w:rsidRPr="001E61A8">
        <w:rPr>
          <w:b/>
        </w:rPr>
        <w:lastRenderedPageBreak/>
        <w:t xml:space="preserve">Supplemental Figure 3. </w:t>
      </w:r>
      <w:r w:rsidRPr="001E61A8">
        <w:t>Diagnostic plots showing Michaelis-Menten, Michaelis-Menten with substrate inhibition, or linear fit</w:t>
      </w:r>
      <w:del w:id="2557" w:author="Alex" w:date="2015-05-12T22:45:00Z">
        <w:r w:rsidRPr="001E61A8" w:rsidDel="002A4034">
          <w:delText>s</w:delText>
        </w:r>
      </w:del>
      <w:r w:rsidRPr="001E61A8">
        <w:t xml:space="preserve"> for each </w:t>
      </w:r>
      <w:ins w:id="2558" w:author="Alex" w:date="2015-05-12T22:45:00Z">
        <w:r w:rsidR="002A4034">
          <w:t xml:space="preserve">of 102 </w:t>
        </w:r>
      </w:ins>
      <w:r w:rsidRPr="001E61A8">
        <w:t>mutant</w:t>
      </w:r>
      <w:ins w:id="2559" w:author="Alex" w:date="2015-05-12T22:45:00Z">
        <w:r w:rsidR="002A4034">
          <w:t>s</w:t>
        </w:r>
      </w:ins>
      <w:r w:rsidRPr="001E61A8">
        <w:t>.</w:t>
      </w:r>
      <w:ins w:id="2560" w:author="Alex" w:date="2015-05-13T12:06:00Z">
        <w:r w:rsidR="000C706D">
          <w:t xml:space="preserve"> </w:t>
        </w:r>
        <w:r w:rsidR="00A24342">
          <w:t>For each mutant, 8 observed rates (in triplicate) were fit to the Michaelis-Menten equation using SciPy</w:t>
        </w:r>
      </w:ins>
      <w:r w:rsidR="00A24342">
        <w:fldChar w:fldCharType="begin"/>
      </w:r>
      <w:r w:rsidR="00A24342">
        <w:instrText xml:space="preserve"> ADDIN EN.CITE &lt;EndNote&gt;&lt;Cite&gt;&lt;Author&gt;Oliphant&lt;/Author&gt;&lt;Year&gt;2007&lt;/Year&gt;&lt;RecNum&gt;30&lt;/RecNum&gt;&lt;DisplayText&gt;&lt;style face="superscript"&gt;2&lt;/style&gt;&lt;/DisplayText&gt;&lt;record&gt;&lt;rec-number&gt;30&lt;/rec-number&gt;&lt;foreign-keys&gt;&lt;key app="EN" db-id="d22eawd51p0xrpezwr7vdtw2vasp9sx0w25d" timestamp="1431544154"&gt;30&lt;/key&gt;&lt;/foreign-keys&gt;&lt;ref-type name="Journal Article"&gt;17&lt;/ref-type&gt;&lt;contributors&gt;&lt;authors&gt;&lt;author&gt;Oliphant, Travis E&lt;/author&gt;&lt;/authors&gt;&lt;/contributors&gt;&lt;titles&gt;&lt;title&gt;Python for scientific computing&lt;/title&gt;&lt;secondary-title&gt;Computing in Science &amp;amp; Engineering&lt;/secondary-title&gt;&lt;/titles&gt;&lt;periodical&gt;&lt;full-title&gt;Computing in Science &amp;amp; Engineering&lt;/full-title&gt;&lt;/periodical&gt;&lt;pages&gt;10-20&lt;/pages&gt;&lt;volume&gt;9&lt;/volume&gt;&lt;number&gt;3&lt;/number&gt;&lt;dates&gt;&lt;year&gt;2007&lt;/year&gt;&lt;/dates&gt;&lt;isbn&gt;1521-9615&lt;/isbn&gt;&lt;urls&gt;&lt;/urls&gt;&lt;/record&gt;&lt;/Cite&gt;&lt;/EndNote&gt;</w:instrText>
      </w:r>
      <w:r w:rsidR="00A24342">
        <w:fldChar w:fldCharType="separate"/>
      </w:r>
      <w:r w:rsidR="00A24342" w:rsidRPr="00A24342">
        <w:rPr>
          <w:noProof/>
          <w:vertAlign w:val="superscript"/>
        </w:rPr>
        <w:t>2</w:t>
      </w:r>
      <w:r w:rsidR="00A24342">
        <w:fldChar w:fldCharType="end"/>
      </w:r>
      <w:ins w:id="2561" w:author="Alex" w:date="2015-05-13T12:09:00Z">
        <w:r w:rsidR="00A24342">
          <w:t xml:space="preserve"> and plots were generated using Matplotlib.</w:t>
        </w:r>
      </w:ins>
      <w:r w:rsidR="00AE60AE">
        <w:fldChar w:fldCharType="begin"/>
      </w:r>
      <w:r w:rsidR="00AE60AE">
        <w:instrText xml:space="preserve"> ADDIN EN.CITE &lt;EndNote&gt;&lt;Cite&gt;&lt;Author&gt;Hunter&lt;/Author&gt;&lt;Year&gt;2007&lt;/Year&gt;&lt;RecNum&gt;31&lt;/RecNum&gt;&lt;DisplayText&gt;&lt;style face="superscript"&gt;3&lt;/style&gt;&lt;/DisplayText&gt;&lt;record&gt;&lt;rec-number&gt;31&lt;/rec-number&gt;&lt;foreign-keys&gt;&lt;key app="EN" db-id="d22eawd51p0xrpezwr7vdtw2vasp9sx0w25d" timestamp="1431544199"&gt;31&lt;/key&gt;&lt;/foreign-keys&gt;&lt;ref-type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engineering&lt;/secondary-title&gt;&lt;/titles&gt;&lt;periodical&gt;&lt;full-title&gt;Computing in science and engineering&lt;/full-title&gt;&lt;/periodical&gt;&lt;pages&gt;90-95&lt;/pages&gt;&lt;volume&gt;9&lt;/volume&gt;&lt;number&gt;3&lt;/number&gt;&lt;dates&gt;&lt;year&gt;2007&lt;/year&gt;&lt;/dates&gt;&lt;urls&gt;&lt;/urls&gt;&lt;/record&gt;&lt;/Cite&gt;&lt;/EndNote&gt;</w:instrText>
      </w:r>
      <w:r w:rsidR="00AE60AE">
        <w:fldChar w:fldCharType="separate"/>
      </w:r>
      <w:r w:rsidR="00AE60AE" w:rsidRPr="00AE60AE">
        <w:rPr>
          <w:noProof/>
          <w:vertAlign w:val="superscript"/>
        </w:rPr>
        <w:t>3</w:t>
      </w:r>
      <w:r w:rsidR="00AE60AE">
        <w:fldChar w:fldCharType="end"/>
      </w:r>
      <w:r w:rsidRPr="001E61A8">
        <w:t xml:space="preserve"> </w:t>
      </w:r>
      <w:ins w:id="2562" w:author="Alex" w:date="2015-05-13T12:10:00Z">
        <w:r w:rsidR="00C20BB6">
          <w:t xml:space="preserve">Plots were used to visually confirm statistical analysis of the fits. </w:t>
        </w:r>
      </w:ins>
    </w:p>
    <w:p w14:paraId="7784DF9F" w14:textId="77777777" w:rsidR="00127A42" w:rsidRDefault="00127A42" w:rsidP="00570380">
      <w:pPr>
        <w:spacing w:line="480" w:lineRule="auto"/>
        <w:pPrChange w:id="2563" w:author="Alex" w:date="2015-05-13T12:13:00Z">
          <w:pPr>
            <w:spacing w:line="480" w:lineRule="auto"/>
          </w:pPr>
        </w:pPrChange>
      </w:pPr>
    </w:p>
    <w:p w14:paraId="781A046C" w14:textId="77777777" w:rsidR="00127A42" w:rsidRDefault="00127A42" w:rsidP="00570380">
      <w:pPr>
        <w:spacing w:line="480" w:lineRule="auto"/>
        <w:pPrChange w:id="2564" w:author="Alex" w:date="2015-05-13T12:13:00Z">
          <w:pPr>
            <w:spacing w:line="480" w:lineRule="auto"/>
          </w:pPr>
        </w:pPrChange>
      </w:pPr>
    </w:p>
    <w:p w14:paraId="1928A83C" w14:textId="77777777" w:rsidR="00127A42" w:rsidRDefault="00127A42" w:rsidP="00570380">
      <w:pPr>
        <w:spacing w:line="480" w:lineRule="auto"/>
        <w:pPrChange w:id="2565" w:author="Alex" w:date="2015-05-13T12:13:00Z">
          <w:pPr>
            <w:spacing w:line="480" w:lineRule="auto"/>
          </w:pPr>
        </w:pPrChange>
      </w:pPr>
    </w:p>
    <w:p w14:paraId="3F83BF96" w14:textId="5C5C4AF9" w:rsidR="00127A42" w:rsidRDefault="00C52652" w:rsidP="00570380">
      <w:pPr>
        <w:spacing w:line="480" w:lineRule="auto"/>
        <w:pPrChange w:id="2566" w:author="Alex" w:date="2015-05-13T12:13:00Z">
          <w:pPr>
            <w:spacing w:line="480" w:lineRule="auto"/>
          </w:pPr>
        </w:pPrChange>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7950719C" w:rsidR="00127A42" w:rsidRPr="001E61A8" w:rsidRDefault="00127A42" w:rsidP="00570380">
      <w:pPr>
        <w:spacing w:line="480" w:lineRule="auto"/>
        <w:pPrChange w:id="2567" w:author="Alex" w:date="2015-05-13T12:13:00Z">
          <w:pPr>
            <w:spacing w:line="480" w:lineRule="auto"/>
          </w:pPr>
        </w:pPrChange>
      </w:pPr>
      <w:r w:rsidRPr="00127A42">
        <w:rPr>
          <w:b/>
        </w:rPr>
        <w:lastRenderedPageBreak/>
        <w:t>Supplemental Figure 4.</w:t>
      </w:r>
      <w:r>
        <w:t xml:space="preserve"> Plot of </w:t>
      </w:r>
      <w:ins w:id="2568" w:author="Alex" w:date="2015-05-13T12:11:00Z">
        <w:r w:rsidR="00D06EE0">
          <w:t xml:space="preserve">the values of </w:t>
        </w:r>
      </w:ins>
      <w:r>
        <w:t xml:space="preserve">log </w:t>
      </w:r>
      <w:ins w:id="2569" w:author="Alex" w:date="2015-05-13T12:11:00Z">
        <w:r w:rsidR="00940D08" w:rsidRPr="00111898">
          <w:rPr>
            <w:i/>
          </w:rPr>
          <w:t>k</w:t>
        </w:r>
        <w:r w:rsidR="00940D08" w:rsidRPr="00111898">
          <w:rPr>
            <w:vertAlign w:val="subscript"/>
          </w:rPr>
          <w:t>cat</w:t>
        </w:r>
      </w:ins>
      <w:del w:id="2570" w:author="Alex" w:date="2015-05-13T12:11:00Z">
        <w:r w:rsidDel="00940D08">
          <w:delText>kcat</w:delText>
        </w:r>
      </w:del>
      <w:r>
        <w:t xml:space="preserve"> versus log 1/K</w:t>
      </w:r>
      <w:r w:rsidRPr="00940D08">
        <w:rPr>
          <w:vertAlign w:val="subscript"/>
          <w:rPrChange w:id="2571" w:author="Alex" w:date="2015-05-13T12:11:00Z">
            <w:rPr/>
          </w:rPrChange>
        </w:rPr>
        <w:t>M</w:t>
      </w:r>
      <w:ins w:id="2572" w:author="Alex" w:date="2015-05-12T22:46:00Z">
        <w:r w:rsidR="001F1C66">
          <w:t xml:space="preserve"> for 104 mutants </w:t>
        </w:r>
        <w:r w:rsidR="002A4034">
          <w:t>relative to wild type BglB,</w:t>
        </w:r>
      </w:ins>
      <w:r>
        <w:t xml:space="preserve"> showing the statistical independence of </w:t>
      </w:r>
      <w:ins w:id="2573" w:author="Alex" w:date="2015-05-12T22:46:00Z">
        <w:r w:rsidR="002A4034" w:rsidRPr="00EA5B16">
          <w:rPr>
            <w:i/>
            <w:rPrChange w:id="2574" w:author="Alex" w:date="2015-05-13T12:11:00Z">
              <w:rPr/>
            </w:rPrChange>
          </w:rPr>
          <w:t>k</w:t>
        </w:r>
        <w:r w:rsidR="002A4034" w:rsidRPr="00EA5B16">
          <w:rPr>
            <w:vertAlign w:val="subscript"/>
            <w:rPrChange w:id="2575" w:author="Alex" w:date="2015-05-13T12:11:00Z">
              <w:rPr/>
            </w:rPrChange>
          </w:rPr>
          <w:t>cat</w:t>
        </w:r>
        <w:r w:rsidR="002A4034">
          <w:t xml:space="preserve"> and K</w:t>
        </w:r>
        <w:r w:rsidR="002A4034" w:rsidRPr="00EA5B16">
          <w:rPr>
            <w:vertAlign w:val="subscript"/>
            <w:rPrChange w:id="2576" w:author="Alex" w:date="2015-05-13T12:11:00Z">
              <w:rPr/>
            </w:rPrChange>
          </w:rPr>
          <w:t>M</w:t>
        </w:r>
      </w:ins>
      <w:ins w:id="2577" w:author="Alex" w:date="2015-05-13T12:10:00Z">
        <w:r w:rsidR="00EA5B16">
          <w:t xml:space="preserve"> in the BglB system</w:t>
        </w:r>
      </w:ins>
      <w:ins w:id="2578" w:author="Alex" w:date="2015-05-12T22:46:00Z">
        <w:r w:rsidR="002A4034">
          <w:t xml:space="preserve">. </w:t>
        </w:r>
      </w:ins>
      <w:del w:id="2579" w:author="Alex" w:date="2015-05-12T22:46:00Z">
        <w:r w:rsidDel="002A4034">
          <w:delText>the two kinetic constants in the BglB system.</w:delText>
        </w:r>
      </w:del>
      <w:r>
        <w:t xml:space="preserve"> </w:t>
      </w:r>
    </w:p>
    <w:p w14:paraId="37A466E6" w14:textId="77777777" w:rsidR="003A68B8" w:rsidRPr="001E61A8" w:rsidRDefault="003A68B8" w:rsidP="00570380">
      <w:pPr>
        <w:spacing w:line="480" w:lineRule="auto"/>
        <w:pPrChange w:id="2580" w:author="Alex" w:date="2015-05-13T12:13:00Z">
          <w:pPr>
            <w:spacing w:line="480" w:lineRule="auto"/>
          </w:pPr>
        </w:pPrChange>
      </w:pPr>
    </w:p>
    <w:p w14:paraId="390C5128" w14:textId="28924FF0" w:rsidR="003A68B8" w:rsidRPr="001E61A8" w:rsidRDefault="003A68B8" w:rsidP="00570380">
      <w:pPr>
        <w:spacing w:line="480" w:lineRule="auto"/>
        <w:pPrChange w:id="2581" w:author="Alex" w:date="2015-05-13T12:13:00Z">
          <w:pPr/>
        </w:pPrChange>
      </w:pPr>
      <w:r w:rsidRPr="001E61A8">
        <w:br w:type="page"/>
      </w:r>
    </w:p>
    <w:p w14:paraId="10116CF4" w14:textId="77777777" w:rsidR="003A68B8" w:rsidRPr="001E61A8" w:rsidRDefault="003A68B8" w:rsidP="00570380">
      <w:pPr>
        <w:spacing w:line="480" w:lineRule="auto"/>
        <w:pPrChange w:id="2582" w:author="Alex" w:date="2015-05-13T12:13:00Z">
          <w:pPr>
            <w:spacing w:line="480" w:lineRule="auto"/>
          </w:pPr>
        </w:pPrChange>
      </w:pPr>
    </w:p>
    <w:p w14:paraId="2A008168" w14:textId="3B06467A" w:rsidR="00971CCB" w:rsidRPr="001E61A8" w:rsidDel="00DA765A" w:rsidRDefault="00971CCB" w:rsidP="00570380">
      <w:pPr>
        <w:spacing w:line="480" w:lineRule="auto"/>
        <w:rPr>
          <w:del w:id="2583" w:author="Alex" w:date="2015-05-13T12:11:00Z"/>
        </w:rPr>
        <w:pPrChange w:id="2584" w:author="Alex" w:date="2015-05-13T12:13:00Z">
          <w:pPr>
            <w:spacing w:line="480" w:lineRule="auto"/>
          </w:pPr>
        </w:pPrChange>
      </w:pPr>
    </w:p>
    <w:p w14:paraId="2FB80DFE" w14:textId="3DC8F113" w:rsidR="00B54DDD" w:rsidRPr="001E61A8" w:rsidRDefault="00EB7182" w:rsidP="00570380">
      <w:pPr>
        <w:spacing w:line="480" w:lineRule="auto"/>
        <w:rPr>
          <w:b/>
        </w:rPr>
        <w:pPrChange w:id="2585" w:author="Alex" w:date="2015-05-13T12:13:00Z">
          <w:pPr>
            <w:spacing w:line="480" w:lineRule="auto"/>
          </w:pPr>
        </w:pPrChange>
      </w:pPr>
      <w:r w:rsidRPr="001E61A8">
        <w:rPr>
          <w:b/>
        </w:rPr>
        <w:t>Supplemental m</w:t>
      </w:r>
      <w:r w:rsidR="00B54DDD" w:rsidRPr="001E61A8">
        <w:rPr>
          <w:b/>
        </w:rPr>
        <w:t>aterials and methods</w:t>
      </w:r>
    </w:p>
    <w:p w14:paraId="165EED1C" w14:textId="5518B7E1" w:rsidR="00B54DDD" w:rsidRPr="001E61A8" w:rsidRDefault="00B54DDD" w:rsidP="00570380">
      <w:pPr>
        <w:spacing w:line="480" w:lineRule="auto"/>
        <w:pPrChange w:id="2586" w:author="Alex" w:date="2015-05-13T12:13:00Z">
          <w:pPr>
            <w:spacing w:line="480" w:lineRule="auto"/>
          </w:pPr>
        </w:pPrChange>
      </w:pPr>
      <w:r w:rsidRPr="001E61A8">
        <w:t xml:space="preserve">Mutants were designed using the </w:t>
      </w:r>
      <w:del w:id="2587" w:author="Alex" w:date="2015-05-12T22:47:00Z">
        <w:r w:rsidRPr="001E61A8" w:rsidDel="002A4034">
          <w:delText xml:space="preserve">computer software </w:delText>
        </w:r>
      </w:del>
      <w:r w:rsidRPr="001E61A8">
        <w:t xml:space="preserve">Foldit, </w:t>
      </w:r>
      <w:del w:id="2588" w:author="Alex" w:date="2015-05-12T22:47:00Z">
        <w:r w:rsidRPr="001E61A8" w:rsidDel="002A4034">
          <w:delText>a protein design game based on</w:delText>
        </w:r>
      </w:del>
      <w:ins w:id="2589" w:author="Alex" w:date="2015-05-12T22:47:00Z">
        <w:r w:rsidR="002A4034">
          <w:t>a graphical user interface to the</w:t>
        </w:r>
      </w:ins>
      <w:r w:rsidRPr="001E61A8">
        <w:t xml:space="preserve"> Rosetta</w:t>
      </w:r>
      <w:ins w:id="2590" w:author="Alex" w:date="2015-05-12T22:47:00Z">
        <w:r w:rsidR="002A4034">
          <w:t xml:space="preserve"> Molecular Modeling Suite</w:t>
        </w:r>
      </w:ins>
      <w:r w:rsidRPr="001E61A8">
        <w:t>.</w:t>
      </w:r>
      <w:r w:rsidR="00020EC8">
        <w:fldChar w:fldCharType="begin"/>
      </w:r>
      <w:r w:rsidR="00020EC8">
        <w:instrText xml:space="preserve"> ADDIN EN.CITE &lt;EndNote&gt;&lt;Cite&gt;&lt;Author&gt;Siegel&lt;/Author&gt;&lt;Year&gt;2015&lt;/Year&gt;&lt;RecNum&gt;15&lt;/RecNum&gt;&lt;DisplayText&gt;&lt;style face="superscript"&gt;4&lt;/style&gt;&lt;/DisplayText&gt;&lt;record&gt;&lt;rec-number&gt;15&lt;/rec-number&gt;&lt;foreign-keys&gt;&lt;key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020EC8">
        <w:fldChar w:fldCharType="separate"/>
      </w:r>
      <w:r w:rsidR="00020EC8" w:rsidRPr="00020EC8">
        <w:rPr>
          <w:noProof/>
          <w:vertAlign w:val="superscript"/>
        </w:rPr>
        <w:t>4</w:t>
      </w:r>
      <w:r w:rsidR="00020EC8">
        <w:fldChar w:fldCharType="end"/>
      </w:r>
      <w:r w:rsidRPr="001E61A8">
        <w:t xml:space="preserve"> </w:t>
      </w:r>
      <w:del w:id="2591" w:author="Alex" w:date="2015-05-12T22:48:00Z">
        <w:r w:rsidRPr="001E61A8" w:rsidDel="002A4034">
          <w:delText xml:space="preserve">The program predicts the stability of the mutant enzyme and offers a visual of the new chemical environment, including molecular interactions amongst varying single or double point mutations. </w:delText>
        </w:r>
      </w:del>
      <w:r w:rsidRPr="001E61A8">
        <w:t xml:space="preserve">Mutants were chosen based on proximity to the active site as well as Foldit’s predicted energy. </w:t>
      </w:r>
      <w:ins w:id="2592" w:author="Alex" w:date="2015-05-12T22:48:00Z">
        <w:r w:rsidR="002A4034">
          <w:t xml:space="preserve">Mutations within 12 Å of the active site, and those that did not increase the total system energy by more than </w:t>
        </w:r>
      </w:ins>
      <w:del w:id="2593" w:author="Alex" w:date="2015-05-12T22:49:00Z">
        <w:r w:rsidRPr="001E61A8" w:rsidDel="002A4034">
          <w:delText xml:space="preserve">When designing mutants, if the change increased the energy by less than </w:delText>
        </w:r>
      </w:del>
      <w:r w:rsidRPr="001E61A8">
        <w:t xml:space="preserve">5 </w:t>
      </w:r>
      <w:ins w:id="2594" w:author="Alex" w:date="2015-05-12T22:49:00Z">
        <w:r w:rsidR="002A4034">
          <w:t xml:space="preserve">Rosetta </w:t>
        </w:r>
      </w:ins>
      <w:r w:rsidRPr="001E61A8">
        <w:t>energy units</w:t>
      </w:r>
      <w:del w:id="2595" w:author="Alex" w:date="2015-05-12T22:49:00Z">
        <w:r w:rsidRPr="001E61A8" w:rsidDel="002A4034">
          <w:delText xml:space="preserve"> it was</w:delText>
        </w:r>
      </w:del>
      <w:ins w:id="2596" w:author="Alex" w:date="2015-05-12T22:49:00Z">
        <w:r w:rsidR="002A4034">
          <w:t>, were</w:t>
        </w:r>
      </w:ins>
      <w:r w:rsidRPr="001E61A8">
        <w:t xml:space="preserve"> selected for </w:t>
      </w:r>
      <w:del w:id="2597" w:author="Alex" w:date="2015-05-12T22:49:00Z">
        <w:r w:rsidRPr="001E61A8" w:rsidDel="002A4034">
          <w:delText>testing</w:delText>
        </w:r>
      </w:del>
      <w:ins w:id="2598" w:author="Alex" w:date="2015-05-12T22:49:00Z">
        <w:r w:rsidR="002A4034">
          <w:t>experimental characterization</w:t>
        </w:r>
      </w:ins>
      <w:r w:rsidRPr="001E61A8">
        <w:t>.</w:t>
      </w:r>
      <w:ins w:id="2599" w:author="Alex" w:date="2015-05-12T22:49:00Z">
        <w:r w:rsidR="002A4034">
          <w:t xml:space="preserve"> No other limitations were placed on designed mutations. </w:t>
        </w:r>
      </w:ins>
      <w:r w:rsidRPr="001E61A8">
        <w:t xml:space="preserve"> </w:t>
      </w:r>
    </w:p>
    <w:p w14:paraId="2659BE6E" w14:textId="07A8002E" w:rsidR="00B54DDD" w:rsidRPr="001E61A8" w:rsidRDefault="008A7840" w:rsidP="00570380">
      <w:pPr>
        <w:spacing w:line="480" w:lineRule="auto"/>
        <w:pPrChange w:id="2600" w:author="Alex" w:date="2015-05-13T12:13:00Z">
          <w:pPr>
            <w:spacing w:line="480" w:lineRule="auto"/>
          </w:pPr>
        </w:pPrChange>
      </w:pPr>
      <w:r w:rsidRPr="001E61A8">
        <w:tab/>
      </w:r>
      <w:r w:rsidR="00B54DDD" w:rsidRPr="001E61A8">
        <w:t xml:space="preserve">A sequence coding for BglB (Uniprot P22505) was codon-optimized for </w:t>
      </w:r>
      <w:r w:rsidR="00B54DDD" w:rsidRPr="001E61A8">
        <w:rPr>
          <w:i/>
        </w:rPr>
        <w:t>Escherichia coli</w:t>
      </w:r>
      <w:r w:rsidR="00B54DDD" w:rsidRPr="001E61A8">
        <w:t xml:space="preserve"> and manufactured as a DN</w:t>
      </w:r>
      <w:r w:rsidR="00B6429D" w:rsidRPr="001E61A8">
        <w:t xml:space="preserve">A String by Life Technologies. </w:t>
      </w:r>
      <w:ins w:id="2601" w:author="Alex" w:date="2015-05-12T22:51:00Z">
        <w:r w:rsidR="002A4034">
          <w:t xml:space="preserve">Using Gibson assembly, </w:t>
        </w:r>
      </w:ins>
      <w:del w:id="2602" w:author="Alex" w:date="2015-05-12T22:50:00Z">
        <w:r w:rsidR="00B54DDD" w:rsidRPr="001E61A8" w:rsidDel="002A4034">
          <w:delText> </w:delText>
        </w:r>
      </w:del>
      <w:del w:id="2603" w:author="Alex" w:date="2015-05-12T22:51:00Z">
        <w:r w:rsidR="00B54DDD" w:rsidRPr="001E61A8" w:rsidDel="002A4034">
          <w:delText xml:space="preserve">The </w:delText>
        </w:r>
      </w:del>
      <w:r w:rsidR="00B54DDD" w:rsidRPr="001E61A8">
        <w:t xml:space="preserve">gene was inserted between </w:t>
      </w:r>
      <w:ins w:id="2604" w:author="Alex" w:date="2015-05-12T22:51:00Z">
        <w:r w:rsidR="002A4034">
          <w:t xml:space="preserve">the </w:t>
        </w:r>
      </w:ins>
      <w:r w:rsidR="00B54DDD" w:rsidRPr="001E61A8">
        <w:t xml:space="preserve">NdeI and XhoI </w:t>
      </w:r>
      <w:ins w:id="2605" w:author="Alex" w:date="2015-05-12T22:51:00Z">
        <w:r w:rsidR="002A4034">
          <w:t>sites of pET29b</w:t>
        </w:r>
      </w:ins>
      <w:ins w:id="2606" w:author="Alex" w:date="2015-05-12T22:52:00Z">
        <w:r w:rsidR="002A4034">
          <w:t>,</w:t>
        </w:r>
      </w:ins>
      <w:ins w:id="2607" w:author="Alex" w:date="2015-05-12T22:51:00Z">
        <w:r w:rsidR="002A4034">
          <w:t xml:space="preserve"> </w:t>
        </w:r>
      </w:ins>
      <w:del w:id="2608" w:author="Alex" w:date="2015-05-12T22:52:00Z">
        <w:r w:rsidR="00B54DDD" w:rsidRPr="001E61A8" w:rsidDel="002A4034">
          <w:delText>to encode a</w:delText>
        </w:r>
      </w:del>
      <w:ins w:id="2609" w:author="Alex" w:date="2015-05-12T22:52:00Z">
        <w:r w:rsidR="002A4034">
          <w:t>adding a</w:t>
        </w:r>
      </w:ins>
      <w:r w:rsidR="00B54DDD" w:rsidRPr="001E61A8">
        <w:t xml:space="preserve"> C-terminal His tag onto the protein s</w:t>
      </w:r>
      <w:r w:rsidR="00B6429D" w:rsidRPr="001E61A8">
        <w:t>equence.</w:t>
      </w:r>
      <w:del w:id="2610" w:author="Alex" w:date="2015-05-12T22:52:00Z">
        <w:r w:rsidR="00B6429D" w:rsidRPr="001E61A8" w:rsidDel="002A4034">
          <w:delText xml:space="preserve"> </w:delText>
        </w:r>
      </w:del>
      <w:r w:rsidR="00B6429D" w:rsidRPr="001E61A8">
        <w:t xml:space="preserve"> Kunkel mutagenesis </w:t>
      </w:r>
      <w:r w:rsidR="00B54DDD" w:rsidRPr="001E61A8">
        <w:t>was used to create site-specific mutations, and all plasmids were sequence-verified</w:t>
      </w:r>
      <w:del w:id="2611" w:author="Alex" w:date="2015-05-12T22:52:00Z">
        <w:r w:rsidR="00B54DDD" w:rsidRPr="001E61A8" w:rsidDel="002A4034">
          <w:delText xml:space="preserve"> on the Transcriptic cloud platform</w:delText>
        </w:r>
      </w:del>
      <w:r w:rsidR="00B54DDD" w:rsidRPr="001E61A8">
        <w:t xml:space="preserve">. </w:t>
      </w:r>
    </w:p>
    <w:p w14:paraId="57F25CDC" w14:textId="5573065E" w:rsidR="00B54DDD" w:rsidRPr="001E61A8" w:rsidRDefault="002A4034" w:rsidP="00570380">
      <w:pPr>
        <w:spacing w:line="480" w:lineRule="auto"/>
        <w:ind w:firstLine="720"/>
        <w:pPrChange w:id="2612" w:author="Alex" w:date="2015-05-13T12:13:00Z">
          <w:pPr>
            <w:spacing w:line="480" w:lineRule="auto"/>
          </w:pPr>
        </w:pPrChange>
      </w:pPr>
      <w:ins w:id="2613" w:author="Alex" w:date="2015-05-12T22:52:00Z">
        <w:r>
          <w:t xml:space="preserve">For protein production, </w:t>
        </w:r>
      </w:ins>
      <w:del w:id="2614" w:author="Alex" w:date="2015-05-12T22:52:00Z">
        <w:r w:rsidR="008A7840" w:rsidRPr="001E61A8" w:rsidDel="002A4034">
          <w:tab/>
        </w:r>
      </w:del>
      <w:r w:rsidR="00B54DDD" w:rsidRPr="001E61A8">
        <w:t xml:space="preserve">20 μL of chemically-competent </w:t>
      </w:r>
      <w:r w:rsidR="00B54DDD" w:rsidRPr="001E61A8">
        <w:rPr>
          <w:i/>
        </w:rPr>
        <w:t>Escherichia coli</w:t>
      </w:r>
      <w:r w:rsidR="00B54DDD" w:rsidRPr="001E61A8">
        <w:t xml:space="preserve"> BL21(DE3) (Novagen) were transformed on ice with 1 μL of plasmid in buffer at a concentration of </w:t>
      </w:r>
      <w:del w:id="2615" w:author="Alex" w:date="2015-05-12T22:53:00Z">
        <w:r w:rsidR="00B54DDD" w:rsidRPr="001E61A8" w:rsidDel="002A4034">
          <w:delText xml:space="preserve">130 </w:delText>
        </w:r>
      </w:del>
      <w:ins w:id="2616" w:author="Alex" w:date="2015-05-12T22:53:00Z">
        <w:r>
          <w:t>90</w:t>
        </w:r>
        <w:r w:rsidRPr="001E61A8">
          <w:t xml:space="preserve"> </w:t>
        </w:r>
      </w:ins>
      <w:r w:rsidR="00B54DDD" w:rsidRPr="001E61A8">
        <w:t xml:space="preserve">to </w:t>
      </w:r>
      <w:del w:id="2617" w:author="Alex" w:date="2015-05-12T22:53:00Z">
        <w:r w:rsidR="00B54DDD" w:rsidRPr="001E61A8" w:rsidDel="002A4034">
          <w:delText xml:space="preserve">90 </w:delText>
        </w:r>
      </w:del>
      <w:ins w:id="2618" w:author="Alex" w:date="2015-05-12T22:53:00Z">
        <w:r>
          <w:t>130</w:t>
        </w:r>
        <w:r w:rsidRPr="001E61A8">
          <w:t xml:space="preserve"> </w:t>
        </w:r>
      </w:ins>
      <w:r w:rsidR="00B54DDD" w:rsidRPr="001E61A8">
        <w:t xml:space="preserve">ng/μL. </w:t>
      </w:r>
      <w:r w:rsidR="007558FC" w:rsidRPr="001E61A8">
        <w:t>The competent cell-plasmid</w:t>
      </w:r>
      <w:r w:rsidR="00B54DDD" w:rsidRPr="001E61A8">
        <w:t xml:space="preserve"> mixture was temperature shocked to induce plasmid uptake by heating at 42°C for one minute and then chilling on ice for one minute. Cells were recovered in 200 μL Terrific Broth (TB) media at 37 °C for one hour. They were then plated onto an LB agarose plate containing </w:t>
      </w:r>
      <w:r w:rsidR="000C786A" w:rsidRPr="001E61A8">
        <w:t xml:space="preserve">50 mg/mL </w:t>
      </w:r>
      <w:r w:rsidR="00B54DDD" w:rsidRPr="001E61A8">
        <w:t xml:space="preserve">kanamycin, and incubated for 24 hours at 37 °C. </w:t>
      </w:r>
    </w:p>
    <w:p w14:paraId="66D1B619" w14:textId="545C1889" w:rsidR="00B54DDD" w:rsidRPr="001E61A8" w:rsidRDefault="008A7840" w:rsidP="00570380">
      <w:pPr>
        <w:spacing w:line="480" w:lineRule="auto"/>
        <w:pPrChange w:id="2619" w:author="Alex" w:date="2015-05-13T12:13:00Z">
          <w:pPr>
            <w:spacing w:line="480" w:lineRule="auto"/>
          </w:pPr>
        </w:pPrChange>
      </w:pPr>
      <w:r w:rsidRPr="001E61A8">
        <w:tab/>
      </w:r>
      <w:r w:rsidR="00B54DDD" w:rsidRPr="001E61A8">
        <w:t xml:space="preserve">For each mutant, a 50 mL Falcon tube containing 5 mL TB with 50 mg/mL kanamycin was inoculated with one colony from </w:t>
      </w:r>
      <w:del w:id="2620" w:author="Alex" w:date="2015-05-12T22:54:00Z">
        <w:r w:rsidR="00B54DDD" w:rsidRPr="001E61A8" w:rsidDel="00C51F3A">
          <w:delText>the plate</w:delText>
        </w:r>
      </w:del>
      <w:ins w:id="2621" w:author="Alex" w:date="2015-05-12T22:54:00Z">
        <w:r w:rsidR="00C51F3A">
          <w:t>a kanamycin selection plate</w:t>
        </w:r>
      </w:ins>
      <w:r w:rsidR="00B54DDD" w:rsidRPr="001E61A8">
        <w:t xml:space="preserve">. Tubes </w:t>
      </w:r>
      <w:r w:rsidR="00B54DDD" w:rsidRPr="001E61A8">
        <w:lastRenderedPageBreak/>
        <w:t>were covered with breathable seals and incubated with shaking for 24 hours at 37 °C.</w:t>
      </w:r>
    </w:p>
    <w:p w14:paraId="0C605C85" w14:textId="4EACF369" w:rsidR="00B54DDD" w:rsidRPr="001E61A8" w:rsidRDefault="008A7840" w:rsidP="00570380">
      <w:pPr>
        <w:spacing w:line="480" w:lineRule="auto"/>
        <w:pPrChange w:id="2622" w:author="Alex" w:date="2015-05-13T12:13:00Z">
          <w:pPr>
            <w:spacing w:line="480" w:lineRule="auto"/>
          </w:pPr>
        </w:pPrChange>
      </w:pPr>
      <w:r w:rsidRPr="001E61A8">
        <w:tab/>
      </w:r>
      <w:r w:rsidR="00B54DDD" w:rsidRPr="001E61A8">
        <w:t>Growth cultures were pelleted by centrifugation at 4700 RPM for 10 minutes and the supernatant was discarded. The cell pellet was resuspended in 5 mL of induction</w:t>
      </w:r>
      <w:r w:rsidR="008909F6" w:rsidRPr="001E61A8">
        <w:t xml:space="preserve"> medium (TB with 1 mM isopropyl-β-D</w:t>
      </w:r>
      <w:r w:rsidR="00B54DDD" w:rsidRPr="001E61A8">
        <w:t xml:space="preserve">-thiogalactopyranoside and 50 mg/mL kanamycin). The tubes were covered again with breathable seals and incubated with shaking at 18 °C for 24 hours. </w:t>
      </w:r>
    </w:p>
    <w:p w14:paraId="0D51313B" w14:textId="77777777" w:rsidR="00C51F3A" w:rsidRDefault="008A7840" w:rsidP="00570380">
      <w:pPr>
        <w:spacing w:line="480" w:lineRule="auto"/>
        <w:rPr>
          <w:ins w:id="2623" w:author="Alex" w:date="2015-05-12T22:56:00Z"/>
        </w:rPr>
        <w:pPrChange w:id="2624" w:author="Alex" w:date="2015-05-13T12:13:00Z">
          <w:pPr>
            <w:spacing w:line="480" w:lineRule="auto"/>
          </w:pPr>
        </w:pPrChange>
      </w:pPr>
      <w:r w:rsidRPr="001E61A8">
        <w:tab/>
      </w:r>
      <w:r w:rsidR="00B54DDD" w:rsidRPr="001E61A8">
        <w:t>The 5 mL expression culture was pelleted by centrifugation at 4700 for 10 minutes and the supernatant was discarded. The resulting pellet was suspended in 500 μL wash buffer (50 mM HEPES, 150 mM sodium chloride, 15 mM imidazole, pH 7.50) and lysed with</w:t>
      </w:r>
      <w:del w:id="2625" w:author="Alex" w:date="2015-05-12T22:55:00Z">
        <w:r w:rsidR="00B54DDD" w:rsidRPr="001E61A8" w:rsidDel="00C51F3A">
          <w:delText xml:space="preserve"> a mixture of</w:delText>
        </w:r>
      </w:del>
      <w:r w:rsidR="00B54DDD" w:rsidRPr="001E61A8">
        <w:t xml:space="preserve"> BugBuster</w:t>
      </w:r>
      <w:r w:rsidR="00644BE1" w:rsidRPr="001E61A8">
        <w:t xml:space="preserve"> protein extraction reagent</w:t>
      </w:r>
      <w:r w:rsidR="00B54DDD" w:rsidRPr="001E61A8">
        <w:t xml:space="preserve"> (Millipore)</w:t>
      </w:r>
      <w:ins w:id="2626" w:author="Alex" w:date="2015-05-12T22:55:00Z">
        <w:r w:rsidR="00C51F3A">
          <w:t xml:space="preserve"> and</w:t>
        </w:r>
      </w:ins>
      <w:del w:id="2627" w:author="Alex" w:date="2015-05-12T22:55:00Z">
        <w:r w:rsidR="00B54DDD" w:rsidRPr="001E61A8" w:rsidDel="00C51F3A">
          <w:delText>,</w:delText>
        </w:r>
      </w:del>
      <w:r w:rsidR="00B54DDD" w:rsidRPr="001E61A8">
        <w:t xml:space="preserve"> 1 mg lysozyme, 0.1 mg DNase, and 0.1 mg phenylmethylsulfonyl fluoride</w:t>
      </w:r>
      <w:ins w:id="2628" w:author="Alex" w:date="2015-05-12T22:55:00Z">
        <w:r w:rsidR="00C51F3A">
          <w:t xml:space="preserve"> per sample</w:t>
        </w:r>
      </w:ins>
      <w:r w:rsidR="00B54DDD" w:rsidRPr="001E61A8">
        <w:t xml:space="preserve">. </w:t>
      </w:r>
    </w:p>
    <w:p w14:paraId="4FB07D33" w14:textId="08A92FAD" w:rsidR="00B54DDD" w:rsidRPr="001E61A8" w:rsidDel="00C51F3A" w:rsidRDefault="00C51F3A" w:rsidP="00570380">
      <w:pPr>
        <w:spacing w:line="480" w:lineRule="auto"/>
        <w:ind w:firstLine="720"/>
        <w:rPr>
          <w:del w:id="2629" w:author="Alex" w:date="2015-05-12T22:56:00Z"/>
        </w:rPr>
        <w:pPrChange w:id="2630" w:author="Alex" w:date="2015-05-13T12:13:00Z">
          <w:pPr>
            <w:spacing w:line="480" w:lineRule="auto"/>
          </w:pPr>
        </w:pPrChange>
      </w:pPr>
      <w:ins w:id="2631" w:author="Alex" w:date="2015-05-12T22:55:00Z">
        <w:r>
          <w:t xml:space="preserve">After 20 min, lysate </w:t>
        </w:r>
      </w:ins>
      <w:del w:id="2632" w:author="Alex" w:date="2015-05-12T22:55:00Z">
        <w:r w:rsidR="008909F6" w:rsidRPr="001E61A8" w:rsidDel="00C51F3A">
          <w:delText>Cell</w:delText>
        </w:r>
        <w:r w:rsidR="00B54DDD" w:rsidRPr="001E61A8" w:rsidDel="00C51F3A">
          <w:delText xml:space="preserve"> were lysed for 20 minutes and then</w:delText>
        </w:r>
      </w:del>
      <w:ins w:id="2633" w:author="Alex" w:date="2015-05-12T22:55:00Z">
        <w:r>
          <w:t>was</w:t>
        </w:r>
      </w:ins>
      <w:r w:rsidR="00B54DDD" w:rsidRPr="001E61A8">
        <w:t xml:space="preserve"> centrifuged at 14,700 RPM for ten minutes.</w:t>
      </w:r>
      <w:ins w:id="2634" w:author="Alex" w:date="2015-05-12T22:56:00Z">
        <w:r>
          <w:t xml:space="preserve"> </w:t>
        </w:r>
      </w:ins>
      <w:ins w:id="2635" w:author="Alex" w:date="2015-05-12T22:58:00Z">
        <w:r>
          <w:t>The s</w:t>
        </w:r>
      </w:ins>
      <w:ins w:id="2636" w:author="Alex" w:date="2015-05-12T22:56:00Z">
        <w:r>
          <w:t>upernatant was loaded on to protein purification columns</w:t>
        </w:r>
      </w:ins>
    </w:p>
    <w:p w14:paraId="08C5D19C" w14:textId="77777777" w:rsidR="00C51F3A" w:rsidRDefault="008A7840" w:rsidP="00570380">
      <w:pPr>
        <w:spacing w:line="480" w:lineRule="auto"/>
        <w:ind w:firstLine="720"/>
        <w:rPr>
          <w:ins w:id="2637" w:author="Alex" w:date="2015-05-12T23:00:00Z"/>
        </w:rPr>
        <w:pPrChange w:id="2638" w:author="Alex" w:date="2015-05-13T12:13:00Z">
          <w:pPr>
            <w:spacing w:line="480" w:lineRule="auto"/>
          </w:pPr>
        </w:pPrChange>
      </w:pPr>
      <w:del w:id="2639" w:author="Alex" w:date="2015-05-12T22:56:00Z">
        <w:r w:rsidRPr="001E61A8" w:rsidDel="00C51F3A">
          <w:tab/>
        </w:r>
      </w:del>
      <w:del w:id="2640" w:author="Alex" w:date="2015-05-12T22:57:00Z">
        <w:r w:rsidR="00B54DDD" w:rsidRPr="001E61A8" w:rsidDel="00C51F3A">
          <w:delText>Protein micro-columns</w:delText>
        </w:r>
      </w:del>
      <w:ins w:id="2641" w:author="Alex" w:date="2015-05-12T22:58:00Z">
        <w:r w:rsidR="00C51F3A">
          <w:t xml:space="preserve"> </w:t>
        </w:r>
      </w:ins>
      <w:del w:id="2642" w:author="Alex" w:date="2015-05-12T22:57:00Z">
        <w:r w:rsidR="00B54DDD" w:rsidRPr="001E61A8" w:rsidDel="00C51F3A">
          <w:delText xml:space="preserve"> [Bio-Spin </w:delText>
        </w:r>
      </w:del>
      <w:del w:id="2643" w:author="Alex" w:date="2015-05-12T22:58:00Z">
        <w:r w:rsidR="00B54DDD" w:rsidRPr="001E61A8" w:rsidDel="00C51F3A">
          <w:delText xml:space="preserve">Chromatography Columns </w:delText>
        </w:r>
      </w:del>
      <w:ins w:id="2644" w:author="Alex" w:date="2015-05-12T22:57:00Z">
        <w:r w:rsidR="00C51F3A">
          <w:t xml:space="preserve">(BioSpin </w:t>
        </w:r>
      </w:ins>
      <w:del w:id="2645" w:author="Alex" w:date="2015-05-12T22:57:00Z">
        <w:r w:rsidR="00B54DDD" w:rsidRPr="001E61A8" w:rsidDel="00C51F3A">
          <w:delText>#</w:delText>
        </w:r>
      </w:del>
      <w:r w:rsidR="00B54DDD" w:rsidRPr="001E61A8">
        <w:t>732-6008</w:t>
      </w:r>
      <w:ins w:id="2646" w:author="Alex" w:date="2015-05-12T22:57:00Z">
        <w:r w:rsidR="00C51F3A">
          <w:t>)</w:t>
        </w:r>
      </w:ins>
      <w:del w:id="2647" w:author="Alex" w:date="2015-05-12T22:57:00Z">
        <w:r w:rsidR="00B54DDD" w:rsidRPr="001E61A8" w:rsidDel="00C51F3A">
          <w:delText>]</w:delText>
        </w:r>
      </w:del>
      <w:r w:rsidR="00B54DDD" w:rsidRPr="001E61A8">
        <w:t xml:space="preserve"> </w:t>
      </w:r>
      <w:del w:id="2648" w:author="Alex" w:date="2015-05-12T22:58:00Z">
        <w:r w:rsidR="00B54DDD" w:rsidRPr="001E61A8" w:rsidDel="00C51F3A">
          <w:delText xml:space="preserve">were </w:delText>
        </w:r>
      </w:del>
      <w:r w:rsidR="00B54DDD" w:rsidRPr="001E61A8">
        <w:t xml:space="preserve">prepared </w:t>
      </w:r>
      <w:del w:id="2649" w:author="Alex" w:date="2015-05-12T22:58:00Z">
        <w:r w:rsidR="00B54DDD" w:rsidRPr="001E61A8" w:rsidDel="00C51F3A">
          <w:delText xml:space="preserve">over a waste collector </w:delText>
        </w:r>
      </w:del>
      <w:r w:rsidR="00B54DDD" w:rsidRPr="001E61A8">
        <w:t xml:space="preserve">with 100 μL of 50% </w:t>
      </w:r>
      <w:ins w:id="2650" w:author="Alex" w:date="2015-05-12T22:58:00Z">
        <w:r w:rsidR="00C51F3A">
          <w:t xml:space="preserve">Ni-NTA </w:t>
        </w:r>
      </w:ins>
      <w:del w:id="2651" w:author="Alex" w:date="2015-05-12T22:58:00Z">
        <w:r w:rsidR="00B54DDD" w:rsidRPr="001E61A8" w:rsidDel="00C51F3A">
          <w:delText xml:space="preserve">nickel </w:delText>
        </w:r>
      </w:del>
      <w:r w:rsidR="00B54DDD" w:rsidRPr="001E61A8">
        <w:t>resin slurry</w:t>
      </w:r>
      <w:del w:id="2652" w:author="Alex" w:date="2015-05-12T22:58:00Z">
        <w:r w:rsidR="00B54DDD" w:rsidRPr="001E61A8" w:rsidDel="00C51F3A">
          <w:delText xml:space="preserve"> in each column</w:delText>
        </w:r>
      </w:del>
      <w:r w:rsidR="00B54DDD" w:rsidRPr="001E61A8">
        <w:t xml:space="preserve">. </w:t>
      </w:r>
      <w:del w:id="2653" w:author="Alex" w:date="2015-05-12T22:59:00Z">
        <w:r w:rsidR="00B54DDD" w:rsidRPr="001E61A8" w:rsidDel="00C51F3A">
          <w:delText>The nickel resin was</w:delText>
        </w:r>
      </w:del>
      <w:ins w:id="2654" w:author="Alex" w:date="2015-05-12T22:59:00Z">
        <w:r w:rsidR="00C51F3A">
          <w:t>After equilibration with</w:t>
        </w:r>
      </w:ins>
      <w:r w:rsidR="00B54DDD" w:rsidRPr="001E61A8">
        <w:t xml:space="preserve"> </w:t>
      </w:r>
      <w:del w:id="2655" w:author="Alex" w:date="2015-05-12T22:59:00Z">
        <w:r w:rsidR="00B54DDD" w:rsidRPr="001E61A8" w:rsidDel="00C51F3A">
          <w:delText xml:space="preserve">washed with </w:delText>
        </w:r>
      </w:del>
      <w:r w:rsidR="00B54DDD" w:rsidRPr="001E61A8">
        <w:t xml:space="preserve">500 μL wash buffer, </w:t>
      </w:r>
      <w:del w:id="2656" w:author="Alex" w:date="2015-05-12T22:59:00Z">
        <w:r w:rsidR="00B54DDD" w:rsidRPr="001E61A8" w:rsidDel="00C51F3A">
          <w:delText xml:space="preserve">then </w:delText>
        </w:r>
      </w:del>
      <w:r w:rsidR="00B54DDD" w:rsidRPr="001E61A8">
        <w:t xml:space="preserve">two 500 μL aliquots of supernatant were added to the columns. </w:t>
      </w:r>
      <w:del w:id="2657" w:author="Alex" w:date="2015-05-12T22:59:00Z">
        <w:r w:rsidR="00B54DDD" w:rsidRPr="001E61A8" w:rsidDel="00C51F3A">
          <w:delText> </w:delText>
        </w:r>
      </w:del>
      <w:r w:rsidR="00B54DDD" w:rsidRPr="001E61A8">
        <w:t>Six rounds of 500 μL wash buffer were then allowed to drip through the columns. Resulting protein micro-columns were then transferred to 2 mL tubes for elution. Protein was eluted in 2x100 μL elution buffer (50 mM HEPES, 150 mM</w:t>
      </w:r>
      <w:del w:id="2658" w:author="Alex" w:date="2015-05-12T23:00:00Z">
        <w:r w:rsidR="00B54DDD" w:rsidRPr="001E61A8" w:rsidDel="00C51F3A">
          <w:delText xml:space="preserve"> </w:delText>
        </w:r>
      </w:del>
      <w:r w:rsidR="00B54DDD" w:rsidRPr="001E61A8">
        <w:t xml:space="preserve"> sodium chloride, and 25 mM EDTA, pH 7.50). A brief centrifugation at 4000 RPM ensured all protein was collected. </w:t>
      </w:r>
    </w:p>
    <w:p w14:paraId="40BFE8F1" w14:textId="2E5F7084" w:rsidR="00B54DDD" w:rsidRPr="001E61A8" w:rsidRDefault="00B54DDD" w:rsidP="00570380">
      <w:pPr>
        <w:spacing w:line="480" w:lineRule="auto"/>
        <w:ind w:firstLine="720"/>
        <w:pPrChange w:id="2659" w:author="Alex" w:date="2015-05-13T12:13:00Z">
          <w:pPr>
            <w:spacing w:line="480" w:lineRule="auto"/>
          </w:pPr>
        </w:pPrChange>
      </w:pPr>
      <w:r w:rsidRPr="001E61A8">
        <w:t xml:space="preserve">Protein yield was then determined via </w:t>
      </w:r>
      <w:ins w:id="2660" w:author="Alex" w:date="2015-05-12T23:00:00Z">
        <w:r w:rsidR="00C51F3A">
          <w:t xml:space="preserve">ratio of </w:t>
        </w:r>
      </w:ins>
      <w:r w:rsidRPr="001E61A8">
        <w:t>absorbance at 260 and 280 nm and SDS-PAGE.</w:t>
      </w:r>
    </w:p>
    <w:p w14:paraId="2908AF31" w14:textId="3F20DA4A" w:rsidR="00B54DDD" w:rsidRPr="001E61A8" w:rsidDel="00C51F3A" w:rsidRDefault="008A7840" w:rsidP="00570380">
      <w:pPr>
        <w:spacing w:line="480" w:lineRule="auto"/>
        <w:rPr>
          <w:del w:id="2661" w:author="Alex" w:date="2015-05-12T23:01:00Z"/>
        </w:rPr>
        <w:pPrChange w:id="2662" w:author="Alex" w:date="2015-05-13T12:13:00Z">
          <w:pPr>
            <w:spacing w:line="480" w:lineRule="auto"/>
          </w:pPr>
        </w:pPrChange>
      </w:pPr>
      <w:r w:rsidRPr="001E61A8">
        <w:lastRenderedPageBreak/>
        <w:tab/>
      </w:r>
      <w:del w:id="2663" w:author="Alex" w:date="2015-05-12T23:00:00Z">
        <w:r w:rsidR="00B54DDD" w:rsidRPr="001E61A8" w:rsidDel="00C51F3A">
          <w:delText xml:space="preserve">Proteins </w:delText>
        </w:r>
      </w:del>
      <w:ins w:id="2664" w:author="Alex" w:date="2015-05-12T23:00:00Z">
        <w:r w:rsidR="00C51F3A">
          <w:t>Each enzyme variant was</w:t>
        </w:r>
      </w:ins>
      <w:del w:id="2665" w:author="Alex" w:date="2015-05-12T23:01:00Z">
        <w:r w:rsidR="00B54DDD" w:rsidRPr="001E61A8" w:rsidDel="00C51F3A">
          <w:delText>were</w:delText>
        </w:r>
      </w:del>
      <w:r w:rsidR="00B54DDD" w:rsidRPr="001E61A8">
        <w:t xml:space="preserve"> assayed </w:t>
      </w:r>
      <w:ins w:id="2666" w:author="Alex" w:date="2015-05-12T23:02:00Z">
        <w:r w:rsidR="00C51F3A">
          <w:t xml:space="preserve">in triplicate </w:t>
        </w:r>
      </w:ins>
      <w:r w:rsidR="00B54DDD" w:rsidRPr="001E61A8">
        <w:t xml:space="preserve">at 8 substrate concentrations </w:t>
      </w:r>
      <w:ins w:id="2667" w:author="Alex" w:date="2015-05-12T23:01:00Z">
        <w:r w:rsidR="00C51F3A">
          <w:t xml:space="preserve">ranging from 0 to 75 mM. </w:t>
        </w:r>
      </w:ins>
      <w:del w:id="2668" w:author="Alex" w:date="2015-05-12T23:01:00Z">
        <w:r w:rsidR="00B54DDD" w:rsidRPr="001E61A8" w:rsidDel="00C51F3A">
          <w:delText>via a four-fold serial dilution of a 100 mM substrate stock solution. Protein activity was tested by mixing 90 μL substrate stock and 10 μL purified protein. Protein solutions that turned yellow within five minutes displayed sufficient catalytic activity to be diluted to 1/100 concentrations. This was performed by combining 990 μL elution buffer and 10 μL purified protein. Protein solutions that did not turn yellow were converted into 1/10 concentrations by combining 100 μL purified protein with 900 μL elution buffer.</w:delText>
        </w:r>
      </w:del>
    </w:p>
    <w:p w14:paraId="1F16C3AC" w14:textId="2D5D49A8" w:rsidR="00B54DDD" w:rsidRPr="001E61A8" w:rsidRDefault="008A7840" w:rsidP="00570380">
      <w:pPr>
        <w:spacing w:line="480" w:lineRule="auto"/>
        <w:pPrChange w:id="2669" w:author="Alex" w:date="2015-05-13T12:13:00Z">
          <w:pPr>
            <w:spacing w:line="480" w:lineRule="auto"/>
          </w:pPr>
        </w:pPrChange>
      </w:pPr>
      <w:del w:id="2670" w:author="Alex" w:date="2015-05-12T23:01:00Z">
        <w:r w:rsidRPr="001E61A8" w:rsidDel="00C51F3A">
          <w:tab/>
        </w:r>
      </w:del>
      <w:r w:rsidR="00B54DDD" w:rsidRPr="001E61A8">
        <w:t xml:space="preserve">Diluted protein solution was dispensed in 25 μL aliquots into </w:t>
      </w:r>
      <w:ins w:id="2671" w:author="Alex" w:date="2015-05-12T23:05:00Z">
        <w:r w:rsidR="00627933">
          <w:t xml:space="preserve">a </w:t>
        </w:r>
      </w:ins>
      <w:del w:id="2672" w:author="Alex" w:date="2015-05-12T23:02:00Z">
        <w:r w:rsidR="00B54DDD" w:rsidRPr="001E61A8" w:rsidDel="00C51F3A">
          <w:delText xml:space="preserve">non-binding </w:delText>
        </w:r>
      </w:del>
      <w:r w:rsidR="00B54DDD" w:rsidRPr="001E61A8">
        <w:t xml:space="preserve">96-well </w:t>
      </w:r>
      <w:del w:id="2673" w:author="Alex" w:date="2015-05-12T22:38:00Z">
        <w:r w:rsidR="00B54DDD" w:rsidRPr="001E61A8" w:rsidDel="00F731F6">
          <w:delText xml:space="preserve">white </w:delText>
        </w:r>
      </w:del>
      <w:ins w:id="2674" w:author="Alex" w:date="2015-05-12T22:38:00Z">
        <w:r w:rsidR="00627933">
          <w:t xml:space="preserve">plate </w:t>
        </w:r>
        <w:r w:rsidR="00F731F6">
          <w:t>(C</w:t>
        </w:r>
      </w:ins>
      <w:del w:id="2675" w:author="Alex" w:date="2015-05-12T22:38:00Z">
        <w:r w:rsidR="00B54DDD" w:rsidRPr="001E61A8" w:rsidDel="00F731F6">
          <w:delText>[C</w:delText>
        </w:r>
      </w:del>
      <w:r w:rsidR="00B54DDD" w:rsidRPr="001E61A8">
        <w:t xml:space="preserve">orning Costar </w:t>
      </w:r>
      <w:ins w:id="2676" w:author="Alex" w:date="2015-05-12T22:39:00Z">
        <w:r w:rsidR="00F731F6">
          <w:t>#3885</w:t>
        </w:r>
      </w:ins>
      <w:del w:id="2677" w:author="Alex" w:date="2015-05-12T22:39:00Z">
        <w:r w:rsidR="00B54DDD" w:rsidRPr="001E61A8" w:rsidDel="00F731F6">
          <w:delText>#07-200-84</w:delText>
        </w:r>
      </w:del>
      <w:del w:id="2678" w:author="Alex" w:date="2015-05-12T22:38:00Z">
        <w:r w:rsidR="00B54DDD" w:rsidRPr="001E61A8" w:rsidDel="00F731F6">
          <w:delText>5</w:delText>
        </w:r>
      </w:del>
      <w:ins w:id="2679" w:author="Alex" w:date="2015-05-12T22:39:00Z">
        <w:r w:rsidR="00F731F6">
          <w:t>)</w:t>
        </w:r>
      </w:ins>
      <w:del w:id="2680" w:author="Alex" w:date="2015-05-12T22:39:00Z">
        <w:r w:rsidR="00B54DDD" w:rsidRPr="001E61A8" w:rsidDel="00F731F6">
          <w:delText>]</w:delText>
        </w:r>
      </w:del>
      <w:r w:rsidR="00B54DDD" w:rsidRPr="001E61A8">
        <w:t xml:space="preserve">. </w:t>
      </w:r>
      <w:del w:id="2681" w:author="Alex" w:date="2015-05-12T23:04:00Z">
        <w:r w:rsidR="00B54DDD" w:rsidRPr="001E61A8" w:rsidDel="00627933">
          <w:delText>Mutants were assayed in triplets, allowing for four mutants per plate.</w:delText>
        </w:r>
        <w:r w:rsidRPr="001E61A8" w:rsidDel="00627933">
          <w:delText xml:space="preserve"> </w:delText>
        </w:r>
      </w:del>
      <w:ins w:id="2682" w:author="Alex" w:date="2015-05-12T23:04:00Z">
        <w:r w:rsidR="00627933">
          <w:t xml:space="preserve">Separately, </w:t>
        </w:r>
      </w:ins>
      <w:ins w:id="2683" w:author="Alex" w:date="2015-05-12T23:05:00Z">
        <w:r w:rsidR="00627933">
          <w:t>in another plate,</w:t>
        </w:r>
      </w:ins>
      <w:ins w:id="2684" w:author="Alex" w:date="2015-05-12T23:07:00Z">
        <w:r w:rsidR="00627933">
          <w:t xml:space="preserve"> </w:t>
        </w:r>
      </w:ins>
      <w:ins w:id="2685" w:author="Alex" w:date="2015-05-12T23:08:00Z">
        <w:r w:rsidR="00627933">
          <w:t xml:space="preserve">100 uL </w:t>
        </w:r>
      </w:ins>
      <w:ins w:id="2686" w:author="Alex" w:date="2015-05-12T23:07:00Z">
        <w:r w:rsidR="00627933">
          <w:t xml:space="preserve">elution buffer with 8 different concentrations </w:t>
        </w:r>
      </w:ins>
      <w:ins w:id="2687" w:author="Alex" w:date="2015-05-12T23:08:00Z">
        <w:r w:rsidR="00627933">
          <w:t xml:space="preserve">of pNPG </w:t>
        </w:r>
      </w:ins>
      <w:del w:id="2688" w:author="Alex" w:date="2015-05-12T23:08:00Z">
        <w:r w:rsidR="00B54DDD" w:rsidRPr="001E61A8" w:rsidDel="00627933">
          <w:delText xml:space="preserve">150 μL substrate stock (100 mM 4-nitrophenyl-beta-D-glucopyranoside </w:delText>
        </w:r>
      </w:del>
      <w:ins w:id="2689" w:author="Alex" w:date="2015-05-12T23:09:00Z">
        <w:r w:rsidR="00627933">
          <w:t xml:space="preserve">(1 per row) </w:t>
        </w:r>
      </w:ins>
      <w:del w:id="2690" w:author="Alex" w:date="2015-05-12T23:09:00Z">
        <w:r w:rsidR="00B54DDD" w:rsidRPr="001E61A8" w:rsidDel="00627933">
          <w:delText>in elution buffer</w:delText>
        </w:r>
      </w:del>
      <w:ins w:id="2691" w:author="Alex" w:date="2015-05-12T23:08:00Z">
        <w:r w:rsidR="00627933">
          <w:t>were prepared</w:t>
        </w:r>
      </w:ins>
      <w:ins w:id="2692" w:author="Alex" w:date="2015-05-12T23:09:00Z">
        <w:r w:rsidR="00627933">
          <w:t xml:space="preserve">. </w:t>
        </w:r>
      </w:ins>
      <w:ins w:id="2693" w:author="Alex" w:date="2015-05-12T23:08:00Z">
        <w:r w:rsidR="00627933">
          <w:t xml:space="preserve"> </w:t>
        </w:r>
      </w:ins>
      <w:del w:id="2694" w:author="Alex" w:date="2015-05-12T23:08:00Z">
        <w:r w:rsidR="00B54DDD" w:rsidRPr="001E61A8" w:rsidDel="00627933">
          <w:delText xml:space="preserve">) </w:delText>
        </w:r>
      </w:del>
      <w:del w:id="2695" w:author="Alex" w:date="2015-05-12T23:09:00Z">
        <w:r w:rsidR="00B54DDD" w:rsidRPr="001E61A8" w:rsidDel="00627933">
          <w:delText xml:space="preserve">were dispensed into the first row of 96-well PCR plate, with 112.5 uL protein buffer dispensed into the rest of the rows. 37.5 μL of the substrate stock were pipetted from the first row into the second row, then mixed. Serial dilution was repeated for all rows, excluding the last row for a control. </w:delText>
        </w:r>
      </w:del>
      <w:r w:rsidR="00B54DDD" w:rsidRPr="001E61A8">
        <w:t xml:space="preserve">The assay was initiated by multi-channel pipetting 75 μL substrate from each row of the </w:t>
      </w:r>
      <w:del w:id="2696" w:author="Alex" w:date="2015-05-12T23:10:00Z">
        <w:r w:rsidR="00B54DDD" w:rsidRPr="001E61A8" w:rsidDel="00627933">
          <w:delText xml:space="preserve">PCR </w:delText>
        </w:r>
      </w:del>
      <w:ins w:id="2697" w:author="Alex" w:date="2015-05-12T23:10:00Z">
        <w:r w:rsidR="00627933">
          <w:t>substrate</w:t>
        </w:r>
        <w:r w:rsidR="00627933" w:rsidRPr="001E61A8">
          <w:t xml:space="preserve"> </w:t>
        </w:r>
      </w:ins>
      <w:r w:rsidR="00B54DDD" w:rsidRPr="001E61A8">
        <w:t>plate into the corresponding row</w:t>
      </w:r>
      <w:del w:id="2698" w:author="Alex" w:date="2015-05-12T23:10:00Z">
        <w:r w:rsidR="00B54DDD" w:rsidRPr="001E61A8" w:rsidDel="00627933">
          <w:delText>s</w:delText>
        </w:r>
      </w:del>
      <w:r w:rsidR="00B54DDD" w:rsidRPr="001E61A8">
        <w:t xml:space="preserve"> of the </w:t>
      </w:r>
      <w:del w:id="2699" w:author="Alex" w:date="2015-05-12T23:10:00Z">
        <w:r w:rsidR="00B54DDD" w:rsidRPr="001E61A8" w:rsidDel="00627933">
          <w:delText>non-binding white</w:delText>
        </w:r>
      </w:del>
      <w:ins w:id="2700" w:author="Alex" w:date="2015-05-12T23:10:00Z">
        <w:r w:rsidR="00627933">
          <w:t>assay</w:t>
        </w:r>
      </w:ins>
      <w:r w:rsidR="00B54DDD" w:rsidRPr="001E61A8">
        <w:t xml:space="preserve"> plate. The </w:t>
      </w:r>
      <w:ins w:id="2701" w:author="Alex" w:date="2015-05-12T23:11:00Z">
        <w:r w:rsidR="00627933">
          <w:t xml:space="preserve">absorbance at 420 nm was </w:t>
        </w:r>
      </w:ins>
      <w:del w:id="2702" w:author="Alex" w:date="2015-05-12T23:11:00Z">
        <w:r w:rsidR="00B54DDD" w:rsidRPr="001E61A8" w:rsidDel="00627933">
          <w:delText xml:space="preserve">rate was determined by </w:delText>
        </w:r>
      </w:del>
      <w:r w:rsidR="00B54DDD" w:rsidRPr="001E61A8">
        <w:t>monitor</w:t>
      </w:r>
      <w:ins w:id="2703" w:author="Alex" w:date="2015-05-12T23:11:00Z">
        <w:r w:rsidR="00627933">
          <w:t>ed every minute for 60 minutes</w:t>
        </w:r>
      </w:ins>
      <w:del w:id="2704" w:author="Alex" w:date="2015-05-12T23:11:00Z">
        <w:r w:rsidR="00B54DDD" w:rsidRPr="001E61A8" w:rsidDel="00627933">
          <w:delText>ing</w:delText>
        </w:r>
      </w:del>
      <w:r w:rsidR="00B54DDD" w:rsidRPr="001E61A8">
        <w:t xml:space="preserve"> </w:t>
      </w:r>
      <w:ins w:id="2705" w:author="Alex" w:date="2015-05-12T23:11:00Z">
        <w:r w:rsidR="00627933">
          <w:t xml:space="preserve">to determine the rate of the reaction. </w:t>
        </w:r>
      </w:ins>
      <w:del w:id="2706" w:author="Alex" w:date="2015-05-12T23:11:00Z">
        <w:r w:rsidR="00B54DDD" w:rsidRPr="001E61A8" w:rsidDel="00627933">
          <w:delText xml:space="preserve">absorbance of light at 420 nm every 1 min for 60 min. </w:delText>
        </w:r>
      </w:del>
    </w:p>
    <w:p w14:paraId="39C69C3F" w14:textId="20D62C37" w:rsidR="000F7E50" w:rsidRPr="001E61A8" w:rsidRDefault="000F7E50" w:rsidP="00570380">
      <w:pPr>
        <w:spacing w:line="480" w:lineRule="auto"/>
        <w:pPrChange w:id="2707" w:author="Alex" w:date="2015-05-13T12:13:00Z">
          <w:pPr>
            <w:spacing w:line="480" w:lineRule="auto"/>
          </w:pPr>
        </w:pPrChange>
      </w:pPr>
      <w:r w:rsidRPr="001E61A8">
        <w:tab/>
        <w:t>Unless otherwise noted, all supplies were purchased from Sigma-Aldrich.</w:t>
      </w:r>
    </w:p>
    <w:p w14:paraId="1ABC8686" w14:textId="77777777" w:rsidR="00035DFE" w:rsidRPr="001E61A8" w:rsidRDefault="00035DFE" w:rsidP="00570380">
      <w:pPr>
        <w:spacing w:line="480" w:lineRule="auto"/>
        <w:rPr>
          <w:b/>
        </w:rPr>
        <w:pPrChange w:id="2708" w:author="Alex" w:date="2015-05-13T12:13:00Z">
          <w:pPr>
            <w:spacing w:line="480" w:lineRule="auto"/>
          </w:pPr>
        </w:pPrChange>
      </w:pPr>
    </w:p>
    <w:p w14:paraId="6B6F8ABF" w14:textId="0F751BEA" w:rsidR="00035DFE" w:rsidRPr="001E61A8" w:rsidRDefault="00035DFE" w:rsidP="00570380">
      <w:pPr>
        <w:spacing w:line="480" w:lineRule="auto"/>
        <w:rPr>
          <w:b/>
        </w:rPr>
        <w:pPrChange w:id="2709" w:author="Alex" w:date="2015-05-13T12:13:00Z">
          <w:pPr>
            <w:spacing w:line="480" w:lineRule="auto"/>
          </w:pPr>
        </w:pPrChange>
      </w:pPr>
      <w:r w:rsidRPr="001E61A8">
        <w:rPr>
          <w:b/>
        </w:rPr>
        <w:t xml:space="preserve">Prediction and feature selection via Elastic net </w:t>
      </w:r>
    </w:p>
    <w:p w14:paraId="312AABC9" w14:textId="122B4AF1" w:rsidR="00035DFE" w:rsidRPr="001E61A8" w:rsidRDefault="00035DFE" w:rsidP="00570380">
      <w:pPr>
        <w:spacing w:line="480" w:lineRule="auto"/>
        <w:pPrChange w:id="2710" w:author="Alex" w:date="2015-05-13T12:13:00Z">
          <w:pPr>
            <w:spacing w:line="480" w:lineRule="auto"/>
          </w:pPr>
        </w:pPrChange>
      </w:pPr>
      <w:r w:rsidRPr="001E61A8">
        <w:t>A regularized linear regression model, Elastic Net (EN), was chosen to fit the dataset of the kinetic constants, each constant fitted independently.</w:t>
      </w:r>
      <w:r w:rsidR="00D97857" w:rsidRPr="001E61A8">
        <w:fldChar w:fldCharType="begin"/>
      </w:r>
      <w:r w:rsidR="00020EC8">
        <w:instrText xml:space="preserve"> ADDIN EN.CITE &lt;EndNote&gt;&lt;Cite&gt;&lt;Author&gt;Zou&lt;/Author&gt;&lt;Year&gt;2005&lt;/Year&gt;&lt;RecNum&gt;27&lt;/RecNum&gt;&lt;DisplayText&gt;&lt;style face="superscript"&gt;5&lt;/style&gt;&lt;/DisplayText&gt;&lt;record&gt;&lt;rec-number&gt;27&lt;/rec-number&gt;&lt;foreign-keys&gt;&lt;key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020EC8" w:rsidRPr="00020EC8">
        <w:rPr>
          <w:noProof/>
          <w:vertAlign w:val="superscript"/>
        </w:rPr>
        <w:t>5</w:t>
      </w:r>
      <w:r w:rsidR="00D97857" w:rsidRPr="001E61A8">
        <w:fldChar w:fldCharType="end"/>
      </w:r>
      <w:r w:rsidRPr="001E61A8">
        <w:t xml:space="preserve"> Comparing to ordinary least square</w:t>
      </w:r>
      <w:ins w:id="2711" w:author="Alex" w:date="2015-05-12T23:12:00Z">
        <w:r w:rsidR="00627933">
          <w:t>s</w:t>
        </w:r>
      </w:ins>
      <w:r w:rsidRPr="001E61A8">
        <w:t xml:space="preserv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6" o:title=""/>
          </v:shape>
          <o:OLEObject Type="Embed" ProgID="Equation.3" ShapeID="_x0000_i1025" DrawAspect="Content" ObjectID="_1366880708" r:id="rId27"/>
        </w:object>
      </w:r>
      <w:r w:rsidRPr="001E61A8">
        <w:t xml:space="preserve">  and </w:t>
      </w:r>
      <w:r w:rsidRPr="001E61A8">
        <w:object w:dxaOrig="220" w:dyaOrig="340" w14:anchorId="11D5F4F1">
          <v:shape id="_x0000_i1026" type="#_x0000_t75" style="width:11pt;height:17pt" o:ole="">
            <v:imagedata r:id="rId28" o:title=""/>
          </v:shape>
          <o:OLEObject Type="Embed" ProgID="Equation.3" ShapeID="_x0000_i1026" DrawAspect="Content" ObjectID="_1366880709" r:id="rId29"/>
        </w:object>
      </w:r>
      <w:r w:rsidRPr="001E61A8">
        <w:t xml:space="preserve"> penalties are applied to the regression weights. The weight of each structural feature </w:t>
      </w:r>
      <w:del w:id="2712" w:author="Alex" w:date="2015-05-12T23:12:00Z">
        <w:r w:rsidRPr="001E61A8" w:rsidDel="00627933">
          <w:delText>generated by the BglB model in an EN regression model are</w:delText>
        </w:r>
      </w:del>
      <w:ins w:id="2713" w:author="Alex" w:date="2015-05-12T23:12:00Z">
        <w:r w:rsidR="00627933">
          <w:t>is</w:t>
        </w:r>
      </w:ins>
      <w:r w:rsidRPr="001E61A8">
        <w:t xml:space="preserve"> estimated as</w:t>
      </w:r>
    </w:p>
    <w:p w14:paraId="4D0D1529" w14:textId="0FA9F4F1" w:rsidR="00035DFE" w:rsidRPr="001E61A8" w:rsidRDefault="00035DFE" w:rsidP="00570380">
      <w:pPr>
        <w:spacing w:line="480" w:lineRule="auto"/>
        <w:jc w:val="center"/>
        <w:pPrChange w:id="2714" w:author="Alex" w:date="2015-05-13T12:13:00Z">
          <w:pPr>
            <w:spacing w:line="480" w:lineRule="auto"/>
            <w:jc w:val="center"/>
          </w:pPr>
        </w:pPrChange>
      </w:pPr>
      <w:r w:rsidRPr="001E61A8">
        <w:object w:dxaOrig="6020" w:dyaOrig="700" w14:anchorId="582285E2">
          <v:shape id="_x0000_i1027" type="#_x0000_t75" style="width:301pt;height:35pt" o:ole="">
            <v:imagedata r:id="rId30" o:title=""/>
          </v:shape>
          <o:OLEObject Type="Embed" ProgID="Equation.3" ShapeID="_x0000_i1027" DrawAspect="Content" ObjectID="_1366880710" r:id="rId31"/>
        </w:object>
      </w:r>
    </w:p>
    <w:p w14:paraId="09F1A941" w14:textId="77777777" w:rsidR="00035DFE" w:rsidRPr="001E61A8" w:rsidRDefault="00035DFE" w:rsidP="00570380">
      <w:pPr>
        <w:spacing w:line="480" w:lineRule="auto"/>
        <w:pPrChange w:id="2715" w:author="Alex" w:date="2015-05-13T12:13:00Z">
          <w:pPr>
            <w:spacing w:line="480" w:lineRule="auto"/>
          </w:pPr>
        </w:pPrChange>
      </w:pPr>
      <w:r w:rsidRPr="001E61A8">
        <w:t>Where:</w:t>
      </w:r>
    </w:p>
    <w:p w14:paraId="16F6D08C" w14:textId="77777777" w:rsidR="00035DFE" w:rsidRPr="001E61A8" w:rsidRDefault="00035DFE" w:rsidP="00570380">
      <w:pPr>
        <w:spacing w:line="480" w:lineRule="auto"/>
        <w:pPrChange w:id="2716" w:author="Alex" w:date="2015-05-13T12:13:00Z">
          <w:pPr>
            <w:spacing w:line="480" w:lineRule="auto"/>
          </w:pPr>
        </w:pPrChange>
      </w:pPr>
      <w:r w:rsidRPr="001E61A8">
        <w:object w:dxaOrig="300" w:dyaOrig="360" w14:anchorId="3F77221E">
          <v:shape id="_x0000_i1028" type="#_x0000_t75" style="width:15pt;height:18pt" o:ole="">
            <v:imagedata r:id="rId32" o:title=""/>
          </v:shape>
          <o:OLEObject Type="Embed" ProgID="Equation.3" ShapeID="_x0000_i1028" DrawAspect="Content" ObjectID="_1366880711" r:id="rId33"/>
        </w:object>
      </w:r>
      <w:r w:rsidRPr="001E61A8">
        <w:t>: the intercept;</w:t>
      </w:r>
    </w:p>
    <w:p w14:paraId="15AB4B9A" w14:textId="77777777" w:rsidR="00035DFE" w:rsidRPr="001E61A8" w:rsidRDefault="00035DFE" w:rsidP="00570380">
      <w:pPr>
        <w:spacing w:line="480" w:lineRule="auto"/>
        <w:pPrChange w:id="2717" w:author="Alex" w:date="2015-05-13T12:13:00Z">
          <w:pPr>
            <w:spacing w:line="480" w:lineRule="auto"/>
          </w:pPr>
        </w:pPrChange>
      </w:pPr>
      <w:r w:rsidRPr="001E61A8">
        <w:object w:dxaOrig="279" w:dyaOrig="360" w14:anchorId="5864ABC5">
          <v:shape id="_x0000_i1029" type="#_x0000_t75" style="width:14pt;height:18pt" o:ole="">
            <v:imagedata r:id="rId34" o:title=""/>
          </v:shape>
          <o:OLEObject Type="Embed" ProgID="Equation.3" ShapeID="_x0000_i1029" DrawAspect="Content" ObjectID="_1366880712" r:id="rId35"/>
        </w:object>
      </w:r>
      <w:r w:rsidRPr="001E61A8">
        <w:t xml:space="preserve">: the weight of structural feature i in the regression model; </w:t>
      </w:r>
    </w:p>
    <w:p w14:paraId="67800405" w14:textId="77777777" w:rsidR="00035DFE" w:rsidRPr="001E61A8" w:rsidRDefault="00035DFE" w:rsidP="00570380">
      <w:pPr>
        <w:spacing w:line="480" w:lineRule="auto"/>
        <w:pPrChange w:id="2718" w:author="Alex" w:date="2015-05-13T12:13:00Z">
          <w:pPr>
            <w:spacing w:line="480" w:lineRule="auto"/>
          </w:pPr>
        </w:pPrChange>
      </w:pPr>
      <w:r w:rsidRPr="001E61A8">
        <w:t>p: the number of structural features generated by the BglB model;</w:t>
      </w:r>
    </w:p>
    <w:p w14:paraId="3527330C" w14:textId="77777777" w:rsidR="00035DFE" w:rsidRPr="001E61A8" w:rsidRDefault="00035DFE" w:rsidP="00570380">
      <w:pPr>
        <w:spacing w:line="480" w:lineRule="auto"/>
        <w:pPrChange w:id="2719" w:author="Alex" w:date="2015-05-13T12:13:00Z">
          <w:pPr>
            <w:spacing w:line="480" w:lineRule="auto"/>
          </w:pPr>
        </w:pPrChange>
      </w:pPr>
      <w:r w:rsidRPr="001E61A8">
        <w:object w:dxaOrig="260" w:dyaOrig="360" w14:anchorId="291E7A5C">
          <v:shape id="_x0000_i1030" type="#_x0000_t75" style="width:13pt;height:18pt" o:ole="">
            <v:imagedata r:id="rId36" o:title=""/>
          </v:shape>
          <o:OLEObject Type="Embed" ProgID="Equation.3" ShapeID="_x0000_i1030" DrawAspect="Content" ObjectID="_1366880713" r:id="rId37"/>
        </w:object>
      </w:r>
      <w:r w:rsidRPr="001E61A8">
        <w:t>: the kinetic constant (the dependent variable to be predicted);</w:t>
      </w:r>
    </w:p>
    <w:p w14:paraId="3BDE172C" w14:textId="77777777" w:rsidR="00035DFE" w:rsidRPr="001E61A8" w:rsidRDefault="00035DFE" w:rsidP="00570380">
      <w:pPr>
        <w:spacing w:line="480" w:lineRule="auto"/>
        <w:pPrChange w:id="2720" w:author="Alex" w:date="2015-05-13T12:13:00Z">
          <w:pPr>
            <w:spacing w:line="480" w:lineRule="auto"/>
          </w:pPr>
        </w:pPrChange>
      </w:pPr>
      <w:r w:rsidRPr="001E61A8">
        <w:object w:dxaOrig="240" w:dyaOrig="360" w14:anchorId="1148F471">
          <v:shape id="_x0000_i1031" type="#_x0000_t75" style="width:12pt;height:18pt" o:ole="">
            <v:imagedata r:id="rId38" o:title=""/>
          </v:shape>
          <o:OLEObject Type="Embed" ProgID="Equation.3" ShapeID="_x0000_i1031" DrawAspect="Content" ObjectID="_1366880714" r:id="rId39"/>
        </w:object>
      </w:r>
      <w:r w:rsidRPr="001E61A8">
        <w:t>: structural features generated by the BglB model (the independent variables);</w:t>
      </w:r>
    </w:p>
    <w:p w14:paraId="522BB538" w14:textId="77777777" w:rsidR="00035DFE" w:rsidRPr="001E61A8" w:rsidRDefault="00035DFE" w:rsidP="00570380">
      <w:pPr>
        <w:spacing w:line="480" w:lineRule="auto"/>
        <w:pPrChange w:id="2721" w:author="Alex" w:date="2015-05-13T12:13:00Z">
          <w:pPr>
            <w:spacing w:line="480" w:lineRule="auto"/>
          </w:pPr>
        </w:pPrChange>
      </w:pPr>
      <w:r w:rsidRPr="001E61A8">
        <w:object w:dxaOrig="260" w:dyaOrig="340" w14:anchorId="36D63E6F">
          <v:shape id="_x0000_i1032" type="#_x0000_t75" style="width:13pt;height:17pt" o:ole="">
            <v:imagedata r:id="rId40" o:title=""/>
          </v:shape>
          <o:OLEObject Type="Embed" ProgID="Equation.3" ShapeID="_x0000_i1032" DrawAspect="Content" ObjectID="_1366880715" r:id="rId41"/>
        </w:object>
      </w:r>
      <w:r w:rsidRPr="001E61A8">
        <w:t>,</w:t>
      </w:r>
      <w:r w:rsidRPr="001E61A8">
        <w:object w:dxaOrig="279" w:dyaOrig="340" w14:anchorId="542608AE">
          <v:shape id="_x0000_i1033" type="#_x0000_t75" style="width:14pt;height:17pt" o:ole="">
            <v:imagedata r:id="rId42" o:title=""/>
          </v:shape>
          <o:OLEObject Type="Embed" ProgID="Equation.3" ShapeID="_x0000_i1033" DrawAspect="Content" ObjectID="_1366880716" r:id="rId43"/>
        </w:object>
      </w:r>
      <w:r w:rsidRPr="001E61A8">
        <w:t>: parameters tuning the constraints on the weights.</w:t>
      </w:r>
    </w:p>
    <w:p w14:paraId="71D4150F" w14:textId="3C7CE846" w:rsidR="00035DFE" w:rsidRPr="001E61A8" w:rsidRDefault="004B4476" w:rsidP="00570380">
      <w:pPr>
        <w:spacing w:line="480" w:lineRule="auto"/>
        <w:pPrChange w:id="2722" w:author="Alex" w:date="2015-05-13T12:13:00Z">
          <w:pPr>
            <w:spacing w:line="480" w:lineRule="auto"/>
          </w:pPr>
        </w:pPrChange>
      </w:pPr>
      <w:r w:rsidRPr="001E61A8">
        <w:tab/>
      </w:r>
      <w:r w:rsidR="00035DFE" w:rsidRPr="001E61A8">
        <w:t>Since the structural feature were measured in different range</w:t>
      </w:r>
      <w:ins w:id="2723" w:author="Alex" w:date="2015-05-12T23:13:00Z">
        <w:r w:rsidR="00627933">
          <w:t>s</w:t>
        </w:r>
      </w:ins>
      <w:r w:rsidR="00035DFE" w:rsidRPr="001E61A8">
        <w:t xml:space="preserve"> and unit</w:t>
      </w:r>
      <w:ins w:id="2724" w:author="Alex" w:date="2015-05-12T23:13:00Z">
        <w:r w:rsidR="00627933">
          <w:t>s</w:t>
        </w:r>
      </w:ins>
      <w:r w:rsidR="00035DFE" w:rsidRPr="001E61A8">
        <w: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pt;height:17pt" o:ole="">
            <v:imagedata r:id="rId44" o:title=""/>
          </v:shape>
          <o:OLEObject Type="Embed" ProgID="Equation.3" ShapeID="_x0000_i1034" DrawAspect="Content" ObjectID="_1366880717" r:id="rId45"/>
        </w:object>
      </w:r>
      <w:r w:rsidR="00035DFE" w:rsidRPr="001E61A8">
        <w:t xml:space="preserve">, </w:t>
      </w:r>
      <w:r w:rsidR="00035DFE" w:rsidRPr="001E61A8">
        <w:object w:dxaOrig="279" w:dyaOrig="340" w14:anchorId="60893E56">
          <v:shape id="_x0000_i1035" type="#_x0000_t75" style="width:14pt;height:17pt" o:ole="">
            <v:imagedata r:id="rId46" o:title=""/>
          </v:shape>
          <o:OLEObject Type="Embed" ProgID="Equation.3" ShapeID="_x0000_i1035" DrawAspect="Content" ObjectID="_1366880718" r:id="rId47"/>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pt;height:17pt" o:ole="">
            <v:imagedata r:id="rId48" o:title=""/>
          </v:shape>
          <o:OLEObject Type="Embed" ProgID="Equation.3" ShapeID="_x0000_i1036" DrawAspect="Content" ObjectID="_1366880719" r:id="rId49"/>
        </w:object>
      </w:r>
      <w:r w:rsidR="00035DFE" w:rsidRPr="001E61A8">
        <w:t>and</w:t>
      </w:r>
      <w:r w:rsidR="00035DFE" w:rsidRPr="001E61A8">
        <w:object w:dxaOrig="279" w:dyaOrig="340" w14:anchorId="29242A17">
          <v:shape id="_x0000_i1037" type="#_x0000_t75" style="width:14pt;height:17pt" o:ole="">
            <v:imagedata r:id="rId50" o:title=""/>
          </v:shape>
          <o:OLEObject Type="Embed" ProgID="Equation.3" ShapeID="_x0000_i1037" DrawAspect="Content" ObjectID="_1366880720" r:id="rId51"/>
        </w:object>
      </w:r>
      <w:r w:rsidR="00035DFE" w:rsidRPr="001E61A8">
        <w:t xml:space="preserve">. Each round of cross validation generated a linear regression model. In order to build a more generalized model, cross validation </w:t>
      </w:r>
      <w:del w:id="2725" w:author="Alex" w:date="2015-05-12T23:14:00Z">
        <w:r w:rsidR="00035DFE" w:rsidRPr="001E61A8" w:rsidDel="00627933">
          <w:delText xml:space="preserve">were </w:delText>
        </w:r>
      </w:del>
      <w:ins w:id="2726" w:author="Alex" w:date="2015-05-12T23:14:00Z">
        <w:r w:rsidR="00627933">
          <w:t>was</w:t>
        </w:r>
        <w:r w:rsidR="00627933" w:rsidRPr="001E61A8">
          <w:t xml:space="preserve"> </w:t>
        </w:r>
      </w:ins>
      <w:r w:rsidR="00035DFE" w:rsidRPr="001E61A8">
        <w:t>run 1,000 times</w:t>
      </w:r>
      <w:ins w:id="2727" w:author="Alex" w:date="2015-05-12T23:14:00Z">
        <w:r w:rsidR="00627933">
          <w:t xml:space="preserve"> with</w:t>
        </w:r>
      </w:ins>
      <w:del w:id="2728" w:author="Alex" w:date="2015-05-12T23:14:00Z">
        <w:r w:rsidR="00035DFE" w:rsidRPr="001E61A8" w:rsidDel="00627933">
          <w:delText>,</w:delText>
        </w:r>
      </w:del>
      <w:r w:rsidR="00035DFE" w:rsidRPr="001E61A8">
        <w:t xml:space="preserve"> a different </w:t>
      </w:r>
      <w:del w:id="2729" w:author="Alex" w:date="2015-05-12T23:14:00Z">
        <w:r w:rsidR="00035DFE" w:rsidRPr="001E61A8" w:rsidDel="00627933">
          <w:delText xml:space="preserve">partitioning </w:delText>
        </w:r>
      </w:del>
      <w:ins w:id="2730" w:author="Alex" w:date="2015-05-12T23:14:00Z">
        <w:r w:rsidR="00627933">
          <w:t>part</w:t>
        </w:r>
        <w:r w:rsidR="00627933" w:rsidRPr="001E61A8">
          <w:t xml:space="preserve"> </w:t>
        </w:r>
      </w:ins>
      <w:r w:rsidR="00035DFE" w:rsidRPr="001E61A8">
        <w:t xml:space="preserve">of the dataset each time. The final prediction of a mutant’s kinetic constant was an average of all the predictions during the 1,000 rounds of training. The average number of non-zero weights when predicting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w:t>
      </w:r>
      <w:r w:rsidR="00035DFE" w:rsidRPr="001E61A8">
        <w:rPr>
          <w:i/>
        </w:rPr>
        <w:t>k</w:t>
      </w:r>
      <w:r w:rsidR="00035DFE" w:rsidRPr="001E61A8">
        <w:rPr>
          <w:vertAlign w:val="subscript"/>
        </w:rPr>
        <w:t>cat</w:t>
      </w:r>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8 for </w:t>
      </w:r>
      <w:r w:rsidR="00035DFE" w:rsidRPr="001E61A8">
        <w:rPr>
          <w:i/>
        </w:rPr>
        <w:t>k</w:t>
      </w:r>
      <w:r w:rsidR="00035DFE" w:rsidRPr="001E61A8">
        <w:rPr>
          <w:vertAlign w:val="subscript"/>
        </w:rPr>
        <w:t>cat</w:t>
      </w:r>
      <w:r w:rsidR="00035DFE" w:rsidRPr="001E61A8">
        <w:t>, 10 for K</w:t>
      </w:r>
      <w:r w:rsidR="00035DFE" w:rsidRPr="001E61A8">
        <w:rPr>
          <w:vertAlign w:val="subscript"/>
        </w:rPr>
        <w:t>M</w:t>
      </w:r>
      <w:r w:rsidR="00035DFE" w:rsidRPr="001E61A8">
        <w:t>)</w:t>
      </w:r>
    </w:p>
    <w:p w14:paraId="3509B1C1" w14:textId="77777777" w:rsidR="006E30BE" w:rsidRPr="001E61A8" w:rsidRDefault="00035DFE" w:rsidP="00570380">
      <w:pPr>
        <w:spacing w:line="480" w:lineRule="auto"/>
        <w:rPr>
          <w:b/>
        </w:rPr>
        <w:pPrChange w:id="2731" w:author="Alex" w:date="2015-05-13T12:13:00Z">
          <w:pPr>
            <w:spacing w:line="480" w:lineRule="auto"/>
          </w:pPr>
        </w:pPrChange>
      </w:pPr>
      <w:r w:rsidRPr="001E61A8">
        <w:t xml:space="preserve"> </w:t>
      </w:r>
    </w:p>
    <w:p w14:paraId="7038D9FB" w14:textId="4FF50CE2" w:rsidR="00035DFE" w:rsidRPr="001E61A8" w:rsidRDefault="00035DFE" w:rsidP="00570380">
      <w:pPr>
        <w:spacing w:line="480" w:lineRule="auto"/>
        <w:pPrChange w:id="2732" w:author="Alex" w:date="2015-05-13T12:13:00Z">
          <w:pPr>
            <w:spacing w:line="480" w:lineRule="auto"/>
          </w:pPr>
        </w:pPrChange>
      </w:pPr>
      <w:r w:rsidRPr="001E61A8">
        <w:rPr>
          <w:b/>
        </w:rPr>
        <w:t>Stratified 10-fold cross validation</w:t>
      </w:r>
    </w:p>
    <w:p w14:paraId="500F6400" w14:textId="544E2386" w:rsidR="00035DFE" w:rsidRPr="001E61A8" w:rsidRDefault="00035DFE" w:rsidP="00570380">
      <w:pPr>
        <w:spacing w:line="480" w:lineRule="auto"/>
        <w:pPrChange w:id="2733" w:author="Alex" w:date="2015-05-13T12:13:00Z">
          <w:pPr>
            <w:spacing w:line="480" w:lineRule="auto"/>
          </w:pPr>
        </w:pPrChange>
      </w:pPr>
      <w:r w:rsidRPr="001E61A8">
        <w:t>Stratified 10-fold cross validation was implemented to</w:t>
      </w:r>
      <w:r w:rsidR="00BB21A4" w:rsidRPr="001E61A8">
        <w:t xml:space="preserve"> validate the EN model</w:t>
      </w:r>
      <w:r w:rsidRPr="001E61A8">
        <w:t>.</w:t>
      </w:r>
      <w:r w:rsidR="00D97857" w:rsidRPr="001E61A8">
        <w:fldChar w:fldCharType="begin"/>
      </w:r>
      <w:r w:rsidR="00020EC8">
        <w:instrText xml:space="preserve"> ADDIN EN.CITE &lt;EndNote&gt;&lt;Cite&gt;&lt;Author&gt;Kohavi&lt;/Author&gt;&lt;Year&gt;1995&lt;/Year&gt;&lt;RecNum&gt;28&lt;/RecNum&gt;&lt;DisplayText&gt;&lt;style face="superscript"&gt;6&lt;/style&gt;&lt;/DisplayText&gt;&lt;record&gt;&lt;rec-number&gt;28&lt;/rec-number&gt;&lt;foreign-keys&gt;&lt;key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rsidRPr="001E61A8">
        <w:fldChar w:fldCharType="separate"/>
      </w:r>
      <w:r w:rsidR="00020EC8" w:rsidRPr="00020EC8">
        <w:rPr>
          <w:noProof/>
          <w:vertAlign w:val="superscript"/>
        </w:rPr>
        <w:t>6</w:t>
      </w:r>
      <w:r w:rsidR="00D97857" w:rsidRPr="001E61A8">
        <w:fldChar w:fldCharType="end"/>
      </w:r>
      <w:r w:rsidR="00D97857" w:rsidRPr="001E61A8">
        <w:t xml:space="preserve"> </w:t>
      </w:r>
      <w:r w:rsidRPr="001E61A8">
        <w:t xml:space="preserve">Specifically, all the mutants were first ranked according to the experimentally-measured value of the kinetic constant to be predicted and every 10 adjacent datapoints were randomly marked with an index using integers from 1 to 10 </w:t>
      </w:r>
      <w:r w:rsidRPr="001E61A8">
        <w:lastRenderedPageBreak/>
        <w:t>without duplication. Finally, all the datapoints with the same index were grouped together, resulting in ten folds. Since the datapoints in each folds comes from different level of the dataset,</w:t>
      </w:r>
      <w:bookmarkStart w:id="2734" w:name="_GoBack"/>
      <w:bookmarkEnd w:id="2734"/>
      <w:r w:rsidRPr="001E61A8">
        <w:t xml:space="preserve"> this guarantees every fold is a good representative of the dataset. </w:t>
      </w:r>
      <w:del w:id="2735" w:author="Alex" w:date="2015-05-12T23:15:00Z">
        <w:r w:rsidRPr="001E61A8" w:rsidDel="00E7353D">
          <w:delText>Take the K</w:delText>
        </w:r>
        <w:r w:rsidRPr="001E61A8" w:rsidDel="00E7353D">
          <w:rPr>
            <w:vertAlign w:val="subscript"/>
          </w:rPr>
          <w:delText>M</w:delText>
        </w:r>
        <w:r w:rsidRPr="001E61A8" w:rsidDel="00E7353D">
          <w:delText xml:space="preserve"> kinetic constant prediction as an example. Ten folds, each of which has 9 datapoints with K</w:delText>
        </w:r>
        <w:r w:rsidRPr="001E61A8" w:rsidDel="00E7353D">
          <w:rPr>
            <w:vertAlign w:val="subscript"/>
          </w:rPr>
          <w:delText>M</w:delText>
        </w:r>
        <w:r w:rsidRPr="001E61A8" w:rsidDel="00E7353D">
          <w:delText xml:space="preserve"> ranging from high to low, were generated in this way. </w:delText>
        </w:r>
      </w:del>
      <w:r w:rsidRPr="001E61A8">
        <w:t xml:space="preserve">In order to build a robust prediction model, the cross validation was run 1,000 times, the dataset split into training set and testing set differently each time. </w:t>
      </w:r>
    </w:p>
    <w:p w14:paraId="3265B19E" w14:textId="77777777" w:rsidR="00D97857" w:rsidRPr="001E61A8" w:rsidRDefault="00D97857" w:rsidP="00570380">
      <w:pPr>
        <w:spacing w:line="480" w:lineRule="auto"/>
        <w:pPrChange w:id="2736" w:author="Alex" w:date="2015-05-13T12:13:00Z">
          <w:pPr>
            <w:spacing w:line="480" w:lineRule="auto"/>
          </w:pPr>
        </w:pPrChange>
      </w:pPr>
    </w:p>
    <w:p w14:paraId="178DFDF9" w14:textId="7FB91AE4" w:rsidR="00D97857" w:rsidRPr="001E61A8" w:rsidRDefault="00D97857" w:rsidP="00570380">
      <w:pPr>
        <w:spacing w:line="480" w:lineRule="auto"/>
        <w:rPr>
          <w:b/>
        </w:rPr>
        <w:pPrChange w:id="2737" w:author="Alex" w:date="2015-05-13T12:13:00Z">
          <w:pPr>
            <w:spacing w:line="480" w:lineRule="auto"/>
          </w:pPr>
        </w:pPrChange>
      </w:pPr>
      <w:r w:rsidRPr="001E61A8">
        <w:rPr>
          <w:b/>
        </w:rPr>
        <w:t xml:space="preserve">Supplemental references </w:t>
      </w:r>
    </w:p>
    <w:p w14:paraId="35931874" w14:textId="77777777" w:rsidR="00020EC8" w:rsidRPr="00020EC8" w:rsidRDefault="00D97857" w:rsidP="00570380">
      <w:pPr>
        <w:pStyle w:val="EndNoteBibliography"/>
        <w:spacing w:line="480" w:lineRule="auto"/>
        <w:rPr>
          <w:noProof/>
        </w:rPr>
        <w:pPrChange w:id="2738" w:author="Alex" w:date="2015-05-13T12:13:00Z">
          <w:pPr>
            <w:pStyle w:val="EndNoteBibliography"/>
          </w:pPr>
        </w:pPrChange>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00020EC8" w:rsidRPr="00020EC8">
        <w:rPr>
          <w:noProof/>
        </w:rPr>
        <w:t>1.</w:t>
      </w:r>
      <w:r w:rsidR="00020EC8" w:rsidRPr="00020EC8">
        <w:rPr>
          <w:noProof/>
        </w:rPr>
        <w:tab/>
        <w:t xml:space="preserve">Richter, F.; Leaver-Fay, A.; Khare, S. D.; Bjelic, S.; Baker, D., De novo enzyme design using Rosetta3. </w:t>
      </w:r>
      <w:r w:rsidR="00020EC8" w:rsidRPr="00020EC8">
        <w:rPr>
          <w:i/>
          <w:noProof/>
        </w:rPr>
        <w:t xml:space="preserve">PLoS One </w:t>
      </w:r>
      <w:r w:rsidR="00020EC8" w:rsidRPr="00020EC8">
        <w:rPr>
          <w:b/>
          <w:noProof/>
        </w:rPr>
        <w:t>2011,</w:t>
      </w:r>
      <w:r w:rsidR="00020EC8" w:rsidRPr="00020EC8">
        <w:rPr>
          <w:noProof/>
        </w:rPr>
        <w:t xml:space="preserve"> </w:t>
      </w:r>
      <w:r w:rsidR="00020EC8" w:rsidRPr="00020EC8">
        <w:rPr>
          <w:i/>
          <w:noProof/>
        </w:rPr>
        <w:t>6</w:t>
      </w:r>
      <w:r w:rsidR="00020EC8" w:rsidRPr="00020EC8">
        <w:rPr>
          <w:noProof/>
        </w:rPr>
        <w:t xml:space="preserve"> (5), e19230.</w:t>
      </w:r>
    </w:p>
    <w:p w14:paraId="031476A3" w14:textId="77777777" w:rsidR="00020EC8" w:rsidRPr="00020EC8" w:rsidRDefault="00020EC8" w:rsidP="00570380">
      <w:pPr>
        <w:pStyle w:val="EndNoteBibliography"/>
        <w:spacing w:line="480" w:lineRule="auto"/>
        <w:rPr>
          <w:noProof/>
        </w:rPr>
        <w:pPrChange w:id="2739" w:author="Alex" w:date="2015-05-13T12:13:00Z">
          <w:pPr>
            <w:pStyle w:val="EndNoteBibliography"/>
          </w:pPr>
        </w:pPrChange>
      </w:pPr>
      <w:r w:rsidRPr="00020EC8">
        <w:rPr>
          <w:noProof/>
        </w:rPr>
        <w:t>2.</w:t>
      </w:r>
      <w:r w:rsidRPr="00020EC8">
        <w:rPr>
          <w:noProof/>
        </w:rPr>
        <w:tab/>
        <w:t xml:space="preserve">Oliphant, T. E., Python for scientific computing. </w:t>
      </w:r>
      <w:r w:rsidRPr="00020EC8">
        <w:rPr>
          <w:i/>
          <w:noProof/>
        </w:rPr>
        <w:t xml:space="preserve">Computing in Science &amp; Engineering </w:t>
      </w:r>
      <w:r w:rsidRPr="00020EC8">
        <w:rPr>
          <w:b/>
          <w:noProof/>
        </w:rPr>
        <w:t>2007,</w:t>
      </w:r>
      <w:r w:rsidRPr="00020EC8">
        <w:rPr>
          <w:noProof/>
        </w:rPr>
        <w:t xml:space="preserve"> </w:t>
      </w:r>
      <w:r w:rsidRPr="00020EC8">
        <w:rPr>
          <w:i/>
          <w:noProof/>
        </w:rPr>
        <w:t>9</w:t>
      </w:r>
      <w:r w:rsidRPr="00020EC8">
        <w:rPr>
          <w:noProof/>
        </w:rPr>
        <w:t xml:space="preserve"> (3), 10-20.</w:t>
      </w:r>
    </w:p>
    <w:p w14:paraId="3A0D8668" w14:textId="77777777" w:rsidR="00020EC8" w:rsidRPr="00020EC8" w:rsidRDefault="00020EC8" w:rsidP="00570380">
      <w:pPr>
        <w:pStyle w:val="EndNoteBibliography"/>
        <w:spacing w:line="480" w:lineRule="auto"/>
        <w:rPr>
          <w:noProof/>
        </w:rPr>
        <w:pPrChange w:id="2740" w:author="Alex" w:date="2015-05-13T12:13:00Z">
          <w:pPr>
            <w:pStyle w:val="EndNoteBibliography"/>
          </w:pPr>
        </w:pPrChange>
      </w:pPr>
      <w:r w:rsidRPr="00020EC8">
        <w:rPr>
          <w:noProof/>
        </w:rPr>
        <w:t>3.</w:t>
      </w:r>
      <w:r w:rsidRPr="00020EC8">
        <w:rPr>
          <w:noProof/>
        </w:rPr>
        <w:tab/>
        <w:t xml:space="preserve">Hunter, J. D., Matplotlib: A 2D graphics environment. </w:t>
      </w:r>
      <w:r w:rsidRPr="00020EC8">
        <w:rPr>
          <w:i/>
          <w:noProof/>
        </w:rPr>
        <w:t xml:space="preserve">Computing in science and engineering </w:t>
      </w:r>
      <w:r w:rsidRPr="00020EC8">
        <w:rPr>
          <w:b/>
          <w:noProof/>
        </w:rPr>
        <w:t>2007,</w:t>
      </w:r>
      <w:r w:rsidRPr="00020EC8">
        <w:rPr>
          <w:noProof/>
        </w:rPr>
        <w:t xml:space="preserve"> </w:t>
      </w:r>
      <w:r w:rsidRPr="00020EC8">
        <w:rPr>
          <w:i/>
          <w:noProof/>
        </w:rPr>
        <w:t>9</w:t>
      </w:r>
      <w:r w:rsidRPr="00020EC8">
        <w:rPr>
          <w:noProof/>
        </w:rPr>
        <w:t xml:space="preserve"> (3), 90-95.</w:t>
      </w:r>
    </w:p>
    <w:p w14:paraId="7055C6B4" w14:textId="77777777" w:rsidR="00020EC8" w:rsidRPr="00020EC8" w:rsidRDefault="00020EC8" w:rsidP="00570380">
      <w:pPr>
        <w:pStyle w:val="EndNoteBibliography"/>
        <w:spacing w:line="480" w:lineRule="auto"/>
        <w:rPr>
          <w:noProof/>
        </w:rPr>
        <w:pPrChange w:id="2741" w:author="Alex" w:date="2015-05-13T12:13:00Z">
          <w:pPr>
            <w:pStyle w:val="EndNoteBibliography"/>
          </w:pPr>
        </w:pPrChange>
      </w:pPr>
      <w:r w:rsidRPr="00020EC8">
        <w:rPr>
          <w:noProof/>
        </w:rPr>
        <w:t>4.</w:t>
      </w:r>
      <w:r w:rsidRPr="00020EC8">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020EC8">
        <w:rPr>
          <w:i/>
          <w:noProof/>
        </w:rPr>
        <w:t>PNAS</w:t>
      </w:r>
      <w:r w:rsidRPr="00020EC8">
        <w:rPr>
          <w:noProof/>
        </w:rPr>
        <w:t>, National Acad Sciences: 2015; Vol. 112, pp 3704-3709.</w:t>
      </w:r>
    </w:p>
    <w:p w14:paraId="0F39F72C" w14:textId="77777777" w:rsidR="00020EC8" w:rsidRPr="00020EC8" w:rsidRDefault="00020EC8" w:rsidP="00570380">
      <w:pPr>
        <w:pStyle w:val="EndNoteBibliography"/>
        <w:spacing w:line="480" w:lineRule="auto"/>
        <w:rPr>
          <w:noProof/>
        </w:rPr>
        <w:pPrChange w:id="2742" w:author="Alex" w:date="2015-05-13T12:13:00Z">
          <w:pPr>
            <w:pStyle w:val="EndNoteBibliography"/>
          </w:pPr>
        </w:pPrChange>
      </w:pPr>
      <w:r w:rsidRPr="00020EC8">
        <w:rPr>
          <w:noProof/>
        </w:rPr>
        <w:t>5.</w:t>
      </w:r>
      <w:r w:rsidRPr="00020EC8">
        <w:rPr>
          <w:noProof/>
        </w:rPr>
        <w:tab/>
        <w:t xml:space="preserve">Zou, H.; Hastie, T., Regularization and variable selection via the elastic net. </w:t>
      </w:r>
      <w:r w:rsidRPr="00020EC8">
        <w:rPr>
          <w:i/>
          <w:noProof/>
        </w:rPr>
        <w:t xml:space="preserve">Journal of the Royal Statistical Society: Series B (Statistical Methodology) </w:t>
      </w:r>
      <w:r w:rsidRPr="00020EC8">
        <w:rPr>
          <w:b/>
          <w:noProof/>
        </w:rPr>
        <w:t>2005,</w:t>
      </w:r>
      <w:r w:rsidRPr="00020EC8">
        <w:rPr>
          <w:noProof/>
        </w:rPr>
        <w:t xml:space="preserve"> </w:t>
      </w:r>
      <w:r w:rsidRPr="00020EC8">
        <w:rPr>
          <w:i/>
          <w:noProof/>
        </w:rPr>
        <w:t>67</w:t>
      </w:r>
      <w:r w:rsidRPr="00020EC8">
        <w:rPr>
          <w:noProof/>
        </w:rPr>
        <w:t xml:space="preserve"> (2), 301-320.</w:t>
      </w:r>
    </w:p>
    <w:p w14:paraId="64E0343C" w14:textId="77777777" w:rsidR="00020EC8" w:rsidRPr="00020EC8" w:rsidRDefault="00020EC8" w:rsidP="00570380">
      <w:pPr>
        <w:pStyle w:val="EndNoteBibliography"/>
        <w:spacing w:line="480" w:lineRule="auto"/>
        <w:rPr>
          <w:noProof/>
        </w:rPr>
        <w:pPrChange w:id="2743" w:author="Alex" w:date="2015-05-13T12:13:00Z">
          <w:pPr>
            <w:pStyle w:val="EndNoteBibliography"/>
          </w:pPr>
        </w:pPrChange>
      </w:pPr>
      <w:r w:rsidRPr="00020EC8">
        <w:rPr>
          <w:noProof/>
        </w:rPr>
        <w:t>6.</w:t>
      </w:r>
      <w:r w:rsidRPr="00020EC8">
        <w:rPr>
          <w:noProof/>
        </w:rPr>
        <w:tab/>
        <w:t xml:space="preserve">Kohavi, R. In </w:t>
      </w:r>
      <w:r w:rsidRPr="00020EC8">
        <w:rPr>
          <w:i/>
          <w:noProof/>
        </w:rPr>
        <w:t>A study of cross-validation and bootstrap for accuracy estimation and model selection</w:t>
      </w:r>
      <w:r w:rsidRPr="00020EC8">
        <w:rPr>
          <w:noProof/>
        </w:rPr>
        <w:t>, Ijcai, 1995; pp 1137-1145.</w:t>
      </w:r>
    </w:p>
    <w:p w14:paraId="04A2819C" w14:textId="5606FB36" w:rsidR="00B24FF3" w:rsidRPr="001E61A8" w:rsidRDefault="00D97857" w:rsidP="00570380">
      <w:pPr>
        <w:spacing w:line="480" w:lineRule="auto"/>
        <w:pPrChange w:id="2744" w:author="Alex" w:date="2015-05-13T12:13:00Z">
          <w:pPr>
            <w:spacing w:line="480" w:lineRule="auto"/>
          </w:pPr>
        </w:pPrChange>
      </w:pPr>
      <w:r w:rsidRPr="001E61A8">
        <w:fldChar w:fldCharType="end"/>
      </w:r>
    </w:p>
    <w:sectPr w:rsidR="00B24FF3" w:rsidRPr="001E61A8" w:rsidSect="00014BDA">
      <w:footerReference w:type="even" r:id="rId52"/>
      <w:footerReference w:type="default" r:id="rId5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92" w:author="Alex" w:date="2015-05-12T22:19:00Z" w:initials="A">
    <w:p w14:paraId="314B750F" w14:textId="6803BD58" w:rsidR="003E41FB" w:rsidRDefault="003E41FB">
      <w:pPr>
        <w:pStyle w:val="CommentText"/>
      </w:pPr>
      <w:ins w:id="2508" w:author="Alex" w:date="2015-05-12T22:18:00Z">
        <w:r>
          <w:rPr>
            <w:rStyle w:val="CommentReference"/>
          </w:rPr>
          <w:annotationRef/>
        </w:r>
      </w:ins>
      <w:r>
        <w:t>Questioning whether we want to change the names here like we did in main text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156BC" w14:textId="77777777" w:rsidR="003E41FB" w:rsidRDefault="003E41FB" w:rsidP="006423D6">
      <w:r>
        <w:separator/>
      </w:r>
    </w:p>
  </w:endnote>
  <w:endnote w:type="continuationSeparator" w:id="0">
    <w:p w14:paraId="7EF9E3E6" w14:textId="77777777" w:rsidR="003E41FB" w:rsidRDefault="003E41FB" w:rsidP="0064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B281" w14:textId="77777777" w:rsidR="003E41FB" w:rsidRDefault="003E41FB" w:rsidP="003E41FB">
    <w:pPr>
      <w:pStyle w:val="Footer"/>
      <w:framePr w:wrap="around" w:vAnchor="text" w:hAnchor="margin" w:xAlign="right" w:y="1"/>
      <w:rPr>
        <w:ins w:id="2745" w:author="Alex" w:date="2015-05-13T11:52:00Z"/>
        <w:rStyle w:val="PageNumber"/>
      </w:rPr>
    </w:pPr>
    <w:ins w:id="2746" w:author="Alex" w:date="2015-05-13T11:52:00Z">
      <w:r>
        <w:rPr>
          <w:rStyle w:val="PageNumber"/>
        </w:rPr>
        <w:fldChar w:fldCharType="begin"/>
      </w:r>
      <w:r>
        <w:rPr>
          <w:rStyle w:val="PageNumber"/>
        </w:rPr>
        <w:instrText xml:space="preserve">PAGE  </w:instrText>
      </w:r>
      <w:r>
        <w:rPr>
          <w:rStyle w:val="PageNumber"/>
        </w:rPr>
        <w:fldChar w:fldCharType="end"/>
      </w:r>
    </w:ins>
  </w:p>
  <w:p w14:paraId="17541A34" w14:textId="77777777" w:rsidR="003E41FB" w:rsidRDefault="003E41FB" w:rsidP="006423D6">
    <w:pPr>
      <w:pStyle w:val="Footer"/>
      <w:ind w:right="360"/>
      <w:pPrChange w:id="2747" w:author="Alex" w:date="2015-05-13T11:52:00Z">
        <w:pPr>
          <w:pStyle w:val="Footer"/>
        </w:pPr>
      </w:pPrChan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CEBE2" w14:textId="77777777" w:rsidR="003E41FB" w:rsidRDefault="003E41FB" w:rsidP="003E41FB">
    <w:pPr>
      <w:pStyle w:val="Footer"/>
      <w:framePr w:wrap="around" w:vAnchor="text" w:hAnchor="margin" w:xAlign="right" w:y="1"/>
      <w:rPr>
        <w:ins w:id="2748" w:author="Alex" w:date="2015-05-13T11:52:00Z"/>
        <w:rStyle w:val="PageNumber"/>
      </w:rPr>
    </w:pPr>
    <w:ins w:id="2749" w:author="Alex" w:date="2015-05-13T11:52:00Z">
      <w:r>
        <w:rPr>
          <w:rStyle w:val="PageNumber"/>
        </w:rPr>
        <w:fldChar w:fldCharType="begin"/>
      </w:r>
      <w:r>
        <w:rPr>
          <w:rStyle w:val="PageNumber"/>
        </w:rPr>
        <w:instrText xml:space="preserve">PAGE  </w:instrText>
      </w:r>
    </w:ins>
    <w:r>
      <w:rPr>
        <w:rStyle w:val="PageNumber"/>
      </w:rPr>
      <w:fldChar w:fldCharType="separate"/>
    </w:r>
    <w:r w:rsidR="00570380">
      <w:rPr>
        <w:rStyle w:val="PageNumber"/>
        <w:noProof/>
      </w:rPr>
      <w:t>1</w:t>
    </w:r>
    <w:ins w:id="2750" w:author="Alex" w:date="2015-05-13T11:52:00Z">
      <w:r>
        <w:rPr>
          <w:rStyle w:val="PageNumber"/>
        </w:rPr>
        <w:fldChar w:fldCharType="end"/>
      </w:r>
    </w:ins>
  </w:p>
  <w:p w14:paraId="4AF99221" w14:textId="77777777" w:rsidR="003E41FB" w:rsidRDefault="003E41FB" w:rsidP="006423D6">
    <w:pPr>
      <w:pStyle w:val="Footer"/>
      <w:ind w:right="360"/>
      <w:jc w:val="right"/>
      <w:pPrChange w:id="2751" w:author="Alex" w:date="2015-05-13T11:52: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E89DE" w14:textId="77777777" w:rsidR="003E41FB" w:rsidRDefault="003E41FB" w:rsidP="006423D6">
      <w:r>
        <w:separator/>
      </w:r>
    </w:p>
  </w:footnote>
  <w:footnote w:type="continuationSeparator" w:id="0">
    <w:p w14:paraId="00A6E60F" w14:textId="77777777" w:rsidR="003E41FB" w:rsidRDefault="003E41FB" w:rsidP="006423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visionView w:markup="0" w:insDel="0" w:formatting="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5&lt;/item&gt;&lt;item&gt;27&lt;/item&gt;&lt;item&gt;28&lt;/item&gt;&lt;item&gt;29&lt;/item&gt;&lt;item&gt;30&lt;/item&gt;&lt;item&gt;31&lt;/item&gt;&lt;/record-ids&gt;&lt;/item&gt;&lt;/Libraries&gt;"/>
  </w:docVars>
  <w:rsids>
    <w:rsidRoot w:val="00067481"/>
    <w:rsid w:val="00000DDB"/>
    <w:rsid w:val="000122B0"/>
    <w:rsid w:val="00014BDA"/>
    <w:rsid w:val="00020EC8"/>
    <w:rsid w:val="00035DFE"/>
    <w:rsid w:val="00063F70"/>
    <w:rsid w:val="00066D88"/>
    <w:rsid w:val="00067481"/>
    <w:rsid w:val="000723CA"/>
    <w:rsid w:val="00090B52"/>
    <w:rsid w:val="000C706D"/>
    <w:rsid w:val="000C786A"/>
    <w:rsid w:val="000E0F9B"/>
    <w:rsid w:val="000F7E50"/>
    <w:rsid w:val="00127A42"/>
    <w:rsid w:val="00185864"/>
    <w:rsid w:val="001B315C"/>
    <w:rsid w:val="001E5F8E"/>
    <w:rsid w:val="001E61A8"/>
    <w:rsid w:val="001F1C66"/>
    <w:rsid w:val="00266106"/>
    <w:rsid w:val="00285BA9"/>
    <w:rsid w:val="0028663E"/>
    <w:rsid w:val="002A4034"/>
    <w:rsid w:val="002A7D4C"/>
    <w:rsid w:val="002B029C"/>
    <w:rsid w:val="002D3E27"/>
    <w:rsid w:val="00351B38"/>
    <w:rsid w:val="003A68B8"/>
    <w:rsid w:val="003B02C4"/>
    <w:rsid w:val="003C5006"/>
    <w:rsid w:val="003E41FB"/>
    <w:rsid w:val="004450CA"/>
    <w:rsid w:val="004653DF"/>
    <w:rsid w:val="004B4476"/>
    <w:rsid w:val="004D3F1A"/>
    <w:rsid w:val="00515C7C"/>
    <w:rsid w:val="005315A6"/>
    <w:rsid w:val="00563F79"/>
    <w:rsid w:val="0056785D"/>
    <w:rsid w:val="00570380"/>
    <w:rsid w:val="0059175F"/>
    <w:rsid w:val="00591E45"/>
    <w:rsid w:val="005E6F44"/>
    <w:rsid w:val="006033CD"/>
    <w:rsid w:val="00627933"/>
    <w:rsid w:val="006423D6"/>
    <w:rsid w:val="00644BE1"/>
    <w:rsid w:val="006B45AA"/>
    <w:rsid w:val="006E30BE"/>
    <w:rsid w:val="00710231"/>
    <w:rsid w:val="007372DA"/>
    <w:rsid w:val="007558FC"/>
    <w:rsid w:val="007601F4"/>
    <w:rsid w:val="00775452"/>
    <w:rsid w:val="00784E98"/>
    <w:rsid w:val="007A5C24"/>
    <w:rsid w:val="00846297"/>
    <w:rsid w:val="008909F6"/>
    <w:rsid w:val="008A7840"/>
    <w:rsid w:val="008D21E1"/>
    <w:rsid w:val="00913A25"/>
    <w:rsid w:val="00932105"/>
    <w:rsid w:val="00933AFC"/>
    <w:rsid w:val="00940D08"/>
    <w:rsid w:val="00971CCB"/>
    <w:rsid w:val="009B0A26"/>
    <w:rsid w:val="009E34CA"/>
    <w:rsid w:val="009E7D9B"/>
    <w:rsid w:val="00A24342"/>
    <w:rsid w:val="00A46696"/>
    <w:rsid w:val="00A72E67"/>
    <w:rsid w:val="00AE60AE"/>
    <w:rsid w:val="00B24FF3"/>
    <w:rsid w:val="00B269DD"/>
    <w:rsid w:val="00B54DDD"/>
    <w:rsid w:val="00B573B8"/>
    <w:rsid w:val="00B6429D"/>
    <w:rsid w:val="00B93864"/>
    <w:rsid w:val="00BB21A4"/>
    <w:rsid w:val="00BB3BDA"/>
    <w:rsid w:val="00BC3450"/>
    <w:rsid w:val="00BC4118"/>
    <w:rsid w:val="00C20BB6"/>
    <w:rsid w:val="00C51F3A"/>
    <w:rsid w:val="00C52652"/>
    <w:rsid w:val="00C77FB7"/>
    <w:rsid w:val="00CA0C87"/>
    <w:rsid w:val="00CC7044"/>
    <w:rsid w:val="00D06EE0"/>
    <w:rsid w:val="00D400F8"/>
    <w:rsid w:val="00D97857"/>
    <w:rsid w:val="00DA765A"/>
    <w:rsid w:val="00DF203A"/>
    <w:rsid w:val="00E27AD8"/>
    <w:rsid w:val="00E7161E"/>
    <w:rsid w:val="00E7353D"/>
    <w:rsid w:val="00EA5B16"/>
    <w:rsid w:val="00EB7182"/>
    <w:rsid w:val="00EF289C"/>
    <w:rsid w:val="00F410C0"/>
    <w:rsid w:val="00F731F6"/>
    <w:rsid w:val="00F76651"/>
    <w:rsid w:val="00F94382"/>
    <w:rsid w:val="00FA0857"/>
    <w:rsid w:val="00FE2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50" Type="http://schemas.openxmlformats.org/officeDocument/2006/relationships/image" Target="media/image31.wmf"/><Relationship Id="rId51" Type="http://schemas.openxmlformats.org/officeDocument/2006/relationships/oleObject" Target="embeddings/Microsoft_Equation13.bin"/><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6.wmf"/><Relationship Id="rId41" Type="http://schemas.openxmlformats.org/officeDocument/2006/relationships/oleObject" Target="embeddings/Microsoft_Equation8.bin"/><Relationship Id="rId42" Type="http://schemas.openxmlformats.org/officeDocument/2006/relationships/image" Target="media/image27.wmf"/><Relationship Id="rId43" Type="http://schemas.openxmlformats.org/officeDocument/2006/relationships/oleObject" Target="embeddings/Microsoft_Equation9.bin"/><Relationship Id="rId44" Type="http://schemas.openxmlformats.org/officeDocument/2006/relationships/image" Target="media/image28.wmf"/><Relationship Id="rId45" Type="http://schemas.openxmlformats.org/officeDocument/2006/relationships/oleObject" Target="embeddings/Microsoft_Equation10.bin"/><Relationship Id="rId46" Type="http://schemas.openxmlformats.org/officeDocument/2006/relationships/image" Target="media/image29.wmf"/><Relationship Id="rId47" Type="http://schemas.openxmlformats.org/officeDocument/2006/relationships/oleObject" Target="embeddings/Microsoft_Equation11.bin"/><Relationship Id="rId48" Type="http://schemas.openxmlformats.org/officeDocument/2006/relationships/image" Target="media/image30.wmf"/><Relationship Id="rId49" Type="http://schemas.openxmlformats.org/officeDocument/2006/relationships/oleObject" Target="embeddings/Microsoft_Equation12.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21.wmf"/><Relationship Id="rId31" Type="http://schemas.openxmlformats.org/officeDocument/2006/relationships/oleObject" Target="embeddings/Microsoft_Equation3.bin"/><Relationship Id="rId32" Type="http://schemas.openxmlformats.org/officeDocument/2006/relationships/image" Target="media/image22.wmf"/><Relationship Id="rId33" Type="http://schemas.openxmlformats.org/officeDocument/2006/relationships/oleObject" Target="embeddings/Microsoft_Equation4.bin"/><Relationship Id="rId34" Type="http://schemas.openxmlformats.org/officeDocument/2006/relationships/image" Target="media/image23.wmf"/><Relationship Id="rId35" Type="http://schemas.openxmlformats.org/officeDocument/2006/relationships/oleObject" Target="embeddings/Microsoft_Equation5.bin"/><Relationship Id="rId36" Type="http://schemas.openxmlformats.org/officeDocument/2006/relationships/image" Target="media/image24.wmf"/><Relationship Id="rId37" Type="http://schemas.openxmlformats.org/officeDocument/2006/relationships/oleObject" Target="embeddings/Microsoft_Equation6.bin"/><Relationship Id="rId38" Type="http://schemas.openxmlformats.org/officeDocument/2006/relationships/image" Target="media/image25.wmf"/><Relationship Id="rId39" Type="http://schemas.openxmlformats.org/officeDocument/2006/relationships/oleObject" Target="embeddings/Microsoft_Equation7.bin"/><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wmf"/><Relationship Id="rId27" Type="http://schemas.openxmlformats.org/officeDocument/2006/relationships/oleObject" Target="embeddings/Microsoft_Equation1.bin"/><Relationship Id="rId28" Type="http://schemas.openxmlformats.org/officeDocument/2006/relationships/image" Target="media/image20.wmf"/><Relationship Id="rId29" Type="http://schemas.openxmlformats.org/officeDocument/2006/relationships/oleObject" Target="embeddings/Microsoft_Equation2.bin"/><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23</Pages>
  <Words>4128</Words>
  <Characters>23536</Characters>
  <Application>Microsoft Macintosh Word</Application>
  <DocSecurity>0</DocSecurity>
  <Lines>196</Lines>
  <Paragraphs>55</Paragraphs>
  <ScaleCrop>false</ScaleCrop>
  <Company/>
  <LinksUpToDate>false</LinksUpToDate>
  <CharactersWithSpaces>27609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102</cp:revision>
  <dcterms:created xsi:type="dcterms:W3CDTF">2015-05-11T22:42:00Z</dcterms:created>
  <dcterms:modified xsi:type="dcterms:W3CDTF">2015-05-13T19:13:00Z</dcterms:modified>
</cp:coreProperties>
</file>