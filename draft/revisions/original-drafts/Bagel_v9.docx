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34D136" w14:textId="1D812C72" w:rsidR="00037B29" w:rsidRPr="00836D42" w:rsidRDefault="00AD2A72" w:rsidP="00A44453">
      <w:pPr>
        <w:pStyle w:val="BATitle"/>
        <w:rPr>
          <w:bCs/>
        </w:rPr>
      </w:pPr>
      <w:r>
        <w:rPr>
          <w:bCs/>
        </w:rPr>
        <w:t xml:space="preserve">Design and kinetic characterization of over </w:t>
      </w:r>
      <w:r w:rsidR="008E2C2A" w:rsidRPr="00836D42">
        <w:rPr>
          <w:bCs/>
        </w:rPr>
        <w:t xml:space="preserve">100 </w:t>
      </w:r>
      <w:r>
        <w:rPr>
          <w:bCs/>
        </w:rPr>
        <w:t xml:space="preserve">glycosyl hydrolase </w:t>
      </w:r>
      <w:r w:rsidR="008E2C2A" w:rsidRPr="00836D42">
        <w:rPr>
          <w:bCs/>
        </w:rPr>
        <w:t>mutant</w:t>
      </w:r>
      <w:r>
        <w:rPr>
          <w:bCs/>
        </w:rPr>
        <w:t>s</w:t>
      </w:r>
      <w:r w:rsidR="008E2C2A" w:rsidRPr="00836D42">
        <w:rPr>
          <w:bCs/>
        </w:rPr>
        <w:t xml:space="preserve"> </w:t>
      </w:r>
      <w:r>
        <w:rPr>
          <w:bCs/>
        </w:rPr>
        <w:t xml:space="preserve">enabling the discovery of specific </w:t>
      </w:r>
      <w:r w:rsidR="008E2C2A" w:rsidRPr="00836D42">
        <w:rPr>
          <w:bCs/>
        </w:rPr>
        <w:t>structural features correlated with kinetic constants</w:t>
      </w:r>
    </w:p>
    <w:p w14:paraId="71D8ECB7" w14:textId="3FE14C1A" w:rsidR="00DB5E5F" w:rsidRPr="00836D42" w:rsidRDefault="00DB5E5F" w:rsidP="00DB5E5F">
      <w:pPr>
        <w:pStyle w:val="BBAuthorName"/>
      </w:pPr>
      <w:r w:rsidRPr="00836D42">
        <w:t>DA Carlin</w:t>
      </w:r>
      <w:r w:rsidR="009C261B" w:rsidRPr="00836D42">
        <w:rPr>
          <w:rFonts w:ascii="Times New Roman" w:hAnsi="Times New Roman"/>
        </w:rPr>
        <w:t>‡</w:t>
      </w:r>
      <w:r w:rsidRPr="00836D42">
        <w:rPr>
          <w:rFonts w:ascii="Libian SC Regular" w:hAnsi="Libian SC Regular" w:cs="Libian SC Regular"/>
        </w:rPr>
        <w:t>⊥</w:t>
      </w:r>
      <w:r w:rsidRPr="00836D42">
        <w:t>, RW Caster</w:t>
      </w:r>
      <w:r w:rsidR="009C261B" w:rsidRPr="00836D42">
        <w:rPr>
          <w:rFonts w:ascii="Times New Roman" w:hAnsi="Times New Roman"/>
        </w:rPr>
        <w:t>‡</w:t>
      </w:r>
      <w:r w:rsidR="00302038" w:rsidRPr="00836D42">
        <w:t xml:space="preserve">†, </w:t>
      </w:r>
      <w:ins w:id="0" w:author="Justin Siegel" w:date="2015-04-09T18:38:00Z">
        <w:r w:rsidR="00C34758" w:rsidRPr="00836D42">
          <w:t>X</w:t>
        </w:r>
      </w:ins>
      <w:ins w:id="1" w:author="Alex" w:date="2015-04-09T18:38:00Z">
        <w:r w:rsidR="00241812">
          <w:t>K</w:t>
        </w:r>
      </w:ins>
      <w:ins w:id="2" w:author="Justin Siegel" w:date="2015-04-09T18:38:00Z">
        <w:r w:rsidR="00C34758" w:rsidRPr="00836D42">
          <w:t xml:space="preserve"> Wang †,</w:t>
        </w:r>
        <w:r w:rsidR="00C34758" w:rsidRPr="00C34758">
          <w:t xml:space="preserve"> </w:t>
        </w:r>
        <w:r w:rsidR="00C34758" w:rsidRPr="00836D42">
          <w:t xml:space="preserve">CV Ryklansky†, </w:t>
        </w:r>
      </w:ins>
      <w:r w:rsidR="007004C2" w:rsidRPr="00836D42">
        <w:t xml:space="preserve">SA Betzenderfer†, CX Chen†, VM Duong†, </w:t>
      </w:r>
      <w:del w:id="3" w:author="Justin Siegel" w:date="2015-04-09T18:38:00Z">
        <w:r w:rsidR="00A479C0" w:rsidRPr="00836D42" w:rsidDel="00C34758">
          <w:delText xml:space="preserve">CV Ryklansky†, </w:delText>
        </w:r>
        <w:commentRangeStart w:id="4"/>
        <w:r w:rsidR="00302038" w:rsidRPr="00836D42" w:rsidDel="00C34758">
          <w:delText xml:space="preserve">X Wang </w:delText>
        </w:r>
        <w:r w:rsidRPr="00836D42" w:rsidDel="00C34758">
          <w:delText xml:space="preserve">†, </w:delText>
        </w:r>
      </w:del>
      <w:commentRangeEnd w:id="4"/>
      <w:r w:rsidR="00C80AE9">
        <w:rPr>
          <w:rStyle w:val="CommentReference"/>
          <w:rFonts w:ascii="Times" w:hAnsi="Times"/>
          <w:kern w:val="0"/>
        </w:rPr>
        <w:commentReference w:id="4"/>
      </w:r>
      <w:r w:rsidRPr="00836D42">
        <w:t xml:space="preserve">A Alpekin†, N Beaumont†, </w:t>
      </w:r>
      <w:del w:id="5" w:author="Alex" w:date="2015-04-09T18:39:00Z">
        <w:r w:rsidRPr="00836D42" w:rsidDel="00D1086B">
          <w:delText xml:space="preserve">RJ Boyd†, </w:delText>
        </w:r>
      </w:del>
      <w:r w:rsidRPr="00836D42">
        <w:t xml:space="preserve">H Kapoor†, N Kim†, </w:t>
      </w:r>
      <w:del w:id="6" w:author="Alex" w:date="2015-04-09T18:39:00Z">
        <w:r w:rsidRPr="00836D42" w:rsidDel="00D1086B">
          <w:delText xml:space="preserve">JE Lucas†, </w:delText>
        </w:r>
      </w:del>
      <w:r w:rsidRPr="00836D42">
        <w:t>H Mohabbot†, B Pang†, R Teel</w:t>
      </w:r>
      <w:r w:rsidR="00302038" w:rsidRPr="00836D42">
        <w:t xml:space="preserve"> </w:t>
      </w:r>
      <w:r w:rsidRPr="00836D42">
        <w:t xml:space="preserve">†, L Whithaus†, </w:t>
      </w:r>
      <w:commentRangeStart w:id="7"/>
      <w:r w:rsidRPr="00836D42">
        <w:t xml:space="preserve">I Tagkopoulos†, </w:t>
      </w:r>
      <w:commentRangeEnd w:id="7"/>
      <w:r w:rsidR="00C80AE9">
        <w:rPr>
          <w:rStyle w:val="CommentReference"/>
          <w:rFonts w:ascii="Times" w:hAnsi="Times"/>
          <w:kern w:val="0"/>
        </w:rPr>
        <w:commentReference w:id="7"/>
      </w:r>
      <w:r w:rsidRPr="00836D42">
        <w:t>JB Siegel†</w:t>
      </w:r>
      <w:r w:rsidRPr="00836D42">
        <w:rPr>
          <w:rFonts w:ascii="Libian SC Regular" w:hAnsi="Libian SC Regular" w:cs="Libian SC Regular"/>
        </w:rPr>
        <w:t>∥</w:t>
      </w:r>
      <w:r w:rsidRPr="00836D42">
        <w:rPr>
          <w:rFonts w:ascii="Lantinghei TC Heavy" w:hAnsi="Lantinghei TC Heavy" w:cs="Lantinghei TC Heavy"/>
        </w:rPr>
        <w:t>▽</w:t>
      </w:r>
    </w:p>
    <w:p w14:paraId="085ACEBA" w14:textId="347FC56E" w:rsidR="00037B29" w:rsidRPr="00836D42" w:rsidRDefault="00DB5E5F" w:rsidP="00DB5E5F">
      <w:pPr>
        <w:pStyle w:val="BCAuthorAddress"/>
      </w:pPr>
      <w:r w:rsidRPr="00836D42">
        <w:t>† Genome Center, University of California, Davis</w:t>
      </w:r>
      <w:r w:rsidRPr="00836D42">
        <w:rPr>
          <w:rFonts w:ascii="Libian SC Regular" w:hAnsi="Libian SC Regular" w:cs="Libian SC Regular"/>
        </w:rPr>
        <w:t>⊥</w:t>
      </w:r>
      <w:r w:rsidRPr="00836D42">
        <w:t xml:space="preserve"> Biophysics Graduate Group</w:t>
      </w:r>
      <w:r w:rsidRPr="00836D42">
        <w:rPr>
          <w:rFonts w:ascii="Libian SC Regular" w:hAnsi="Libian SC Regular" w:cs="Libian SC Regular"/>
        </w:rPr>
        <w:t>∥</w:t>
      </w:r>
      <w:r w:rsidRPr="00836D42">
        <w:t xml:space="preserve"> Department of Chemistry</w:t>
      </w:r>
      <w:r w:rsidRPr="00836D42">
        <w:rPr>
          <w:rFonts w:ascii="Lantinghei TC Heavy" w:hAnsi="Lantinghei TC Heavy" w:cs="Lantinghei TC Heavy"/>
        </w:rPr>
        <w:t>▽</w:t>
      </w:r>
      <w:r w:rsidRPr="00836D42">
        <w:t xml:space="preserve"> Department of Biochemistry &amp; Molecular Medicine</w:t>
      </w:r>
      <w:r w:rsidR="00285B54" w:rsidRPr="00836D42">
        <w:t xml:space="preserve">, University of California, Davis </w:t>
      </w:r>
      <w:ins w:id="8" w:author="Alex" w:date="2015-04-09T18:39:00Z">
        <w:r w:rsidR="00D1086B">
          <w:t xml:space="preserve"> </w:t>
        </w:r>
      </w:ins>
    </w:p>
    <w:p w14:paraId="47847F9D" w14:textId="4C43036B" w:rsidR="00037B29" w:rsidRPr="00836D42" w:rsidRDefault="00037B29" w:rsidP="00037B29">
      <w:pPr>
        <w:pStyle w:val="StyleBIEmailAddress95pt"/>
        <w:sectPr w:rsidR="00037B29" w:rsidRPr="00836D42" w:rsidSect="00037B29">
          <w:footerReference w:type="even" r:id="rId10"/>
          <w:footerReference w:type="default" r:id="rId11"/>
          <w:type w:val="continuous"/>
          <w:pgSz w:w="12240" w:h="15840" w:code="1"/>
          <w:pgMar w:top="720" w:right="1094" w:bottom="720" w:left="1094" w:header="720" w:footer="720" w:gutter="0"/>
          <w:cols w:space="720"/>
          <w:titlePg/>
        </w:sectPr>
      </w:pPr>
      <w:bookmarkStart w:id="9" w:name="_GoBack"/>
      <w:bookmarkEnd w:id="9"/>
    </w:p>
    <w:p w14:paraId="41207976" w14:textId="4F8A75FF" w:rsidR="00037B29" w:rsidRPr="00836D42" w:rsidRDefault="00E71831" w:rsidP="00037B29">
      <w:pPr>
        <w:pStyle w:val="BDAbstract"/>
      </w:pPr>
      <w:r w:rsidRPr="00836D42">
        <w:rPr>
          <w:rStyle w:val="BDAbstractTitleChar"/>
        </w:rPr>
        <w:lastRenderedPageBreak/>
        <w:t>ABSTRACT:</w:t>
      </w:r>
      <w:r w:rsidR="00243332" w:rsidRPr="00836D42">
        <w:t xml:space="preserve"> </w:t>
      </w:r>
      <w:r w:rsidR="00AD2A72">
        <w:t xml:space="preserve">The use of computational modeling algorithms to guide the design of novel enzyme catalysts is a rapidly growing field.  </w:t>
      </w:r>
      <w:r w:rsidR="00890DDE">
        <w:t>However, many of the methods</w:t>
      </w:r>
      <w:r w:rsidR="00243332" w:rsidRPr="00836D42">
        <w:t xml:space="preserve"> developed </w:t>
      </w:r>
      <w:r w:rsidR="00890DDE">
        <w:t xml:space="preserve">to date are optimized around indirect measures of function, such as </w:t>
      </w:r>
      <w:r w:rsidR="00243332" w:rsidRPr="00836D42">
        <w:t xml:space="preserve">active site sequence recovery as opposed to recapitulating experimentally determined functional effects of mutations. This is primarily due to the lack of data sets for which a large panel of enzymes has been produced, purified, and kinetic constants determined. Here we directly address this issue by constructing a dataset of over 100 mutant enzymes, each of which were produced, purified, and kinetic constants (i.e. </w:t>
      </w:r>
      <w:r w:rsidR="00F424DC" w:rsidRPr="00890DDE">
        <w:rPr>
          <w:i/>
        </w:rPr>
        <w:t>k</w:t>
      </w:r>
      <w:r w:rsidR="00F424DC" w:rsidRPr="00836D42">
        <w:rPr>
          <w:vertAlign w:val="subscript"/>
        </w:rPr>
        <w:t>cat</w:t>
      </w:r>
      <w:r w:rsidR="00243332" w:rsidRPr="00836D42">
        <w:t xml:space="preserve"> and </w:t>
      </w:r>
      <w:r w:rsidR="00F424DC" w:rsidRPr="00836D42">
        <w:t>K</w:t>
      </w:r>
      <w:r w:rsidR="00F424DC" w:rsidRPr="00836D42">
        <w:rPr>
          <w:vertAlign w:val="subscript"/>
        </w:rPr>
        <w:t>M</w:t>
      </w:r>
      <w:r w:rsidR="00243332" w:rsidRPr="00836D42">
        <w:t xml:space="preserve">) measured. We illustrate the importance of this type of data set for the potential future improvement of computational enzyme redesign algorithms by constructing molecular models for each mutant and using machine learning algorithms to elucidate which calculated structural features are correlated with the measured functional parameters. The dataset and </w:t>
      </w:r>
      <w:r w:rsidR="00243332" w:rsidRPr="00242118">
        <w:rPr>
          <w:b/>
        </w:rPr>
        <w:t>analyses</w:t>
      </w:r>
      <w:r w:rsidR="00243332" w:rsidRPr="00836D42">
        <w:t xml:space="preserve"> carried out in this study not only provide novel insight into how this enzyme functions, but </w:t>
      </w:r>
      <w:r w:rsidR="00243332" w:rsidRPr="00242118">
        <w:rPr>
          <w:b/>
        </w:rPr>
        <w:t>provides</w:t>
      </w:r>
      <w:r w:rsidR="00243332" w:rsidRPr="00836D42">
        <w:t xml:space="preserve"> a clear path forward for the improvement of computational enzyme redesign algorithms.</w:t>
      </w:r>
    </w:p>
    <w:p w14:paraId="15E06C07" w14:textId="77777777" w:rsidR="00037B29" w:rsidRPr="00836D42" w:rsidRDefault="00037B29" w:rsidP="00037B29">
      <w:pPr>
        <w:pStyle w:val="TAMainText"/>
        <w:sectPr w:rsidR="00037B29" w:rsidRPr="00836D42" w:rsidSect="00037B29">
          <w:type w:val="continuous"/>
          <w:pgSz w:w="12240" w:h="15840"/>
          <w:pgMar w:top="720" w:right="1094" w:bottom="720" w:left="1094" w:header="720" w:footer="720" w:gutter="0"/>
          <w:cols w:space="461"/>
        </w:sectPr>
      </w:pPr>
    </w:p>
    <w:p w14:paraId="5D9CF8F2" w14:textId="6C908F94" w:rsidR="00243332" w:rsidRPr="00836D42" w:rsidRDefault="005E7ED4" w:rsidP="005E7ED4">
      <w:pPr>
        <w:pStyle w:val="Heading1"/>
        <w:ind w:left="0" w:firstLine="0"/>
      </w:pPr>
      <w:r w:rsidRPr="00836D42">
        <w:rPr>
          <w:rFonts w:ascii="Lucida Sans Unicode" w:hAnsi="Lucida Sans Unicode" w:cs="Lucida Sans Unicode"/>
        </w:rPr>
        <w:lastRenderedPageBreak/>
        <w:t>▩</w:t>
      </w:r>
      <w:r w:rsidRPr="00836D42">
        <w:t xml:space="preserve"> </w:t>
      </w:r>
      <w:r w:rsidR="00037B29" w:rsidRPr="00836D42">
        <w:t xml:space="preserve">INTRODUCTION </w:t>
      </w:r>
    </w:p>
    <w:p w14:paraId="6A0742CA" w14:textId="3501FF38" w:rsidR="00243332" w:rsidRPr="00836D42" w:rsidRDefault="00890DDE" w:rsidP="00DC17D4">
      <w:pPr>
        <w:pStyle w:val="TAMainText"/>
        <w:ind w:firstLine="0"/>
        <w:rPr>
          <w:vertAlign w:val="subscript"/>
        </w:rPr>
      </w:pPr>
      <w:r>
        <w:rPr>
          <w:noProof/>
        </w:rPr>
        <mc:AlternateContent>
          <mc:Choice Requires="wps">
            <w:drawing>
              <wp:anchor distT="0" distB="0" distL="114300" distR="114300" simplePos="0" relativeHeight="251659264" behindDoc="0" locked="0" layoutInCell="1" allowOverlap="1" wp14:anchorId="15FD926D" wp14:editId="077B8B83">
                <wp:simplePos x="0" y="0"/>
                <wp:positionH relativeFrom="margin">
                  <wp:align>right</wp:align>
                </wp:positionH>
                <wp:positionV relativeFrom="margin">
                  <wp:align>bottom</wp:align>
                </wp:positionV>
                <wp:extent cx="3094355" cy="3727450"/>
                <wp:effectExtent l="0" t="0" r="0" b="6350"/>
                <wp:wrapSquare wrapText="bothSides"/>
                <wp:docPr id="4" name="Text Box 4"/>
                <wp:cNvGraphicFramePr/>
                <a:graphic xmlns:a="http://schemas.openxmlformats.org/drawingml/2006/main">
                  <a:graphicData uri="http://schemas.microsoft.com/office/word/2010/wordprocessingShape">
                    <wps:wsp>
                      <wps:cNvSpPr txBox="1"/>
                      <wps:spPr>
                        <a:xfrm>
                          <a:off x="0" y="0"/>
                          <a:ext cx="3094355" cy="372787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DE78B5" w14:textId="7422DA10" w:rsidR="00FD268B" w:rsidRDefault="00FD268B" w:rsidP="00F20DB0">
                            <w:pPr>
                              <w:jc w:val="center"/>
                              <w:rPr>
                                <w:rFonts w:ascii="Arno Pro" w:hAnsi="Arno Pro"/>
                                <w:b/>
                                <w:kern w:val="20"/>
                                <w:sz w:val="18"/>
                              </w:rPr>
                            </w:pPr>
                            <w:r>
                              <w:rPr>
                                <w:rFonts w:ascii="Arno Pro" w:hAnsi="Arno Pro"/>
                                <w:b/>
                                <w:noProof/>
                                <w:kern w:val="20"/>
                                <w:sz w:val="18"/>
                              </w:rPr>
                              <w:drawing>
                                <wp:inline distT="0" distB="0" distL="0" distR="0" wp14:anchorId="78148E45" wp14:editId="7155A320">
                                  <wp:extent cx="2686685" cy="2686685"/>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12">
                                            <a:extLst>
                                              <a:ext uri="{28A0092B-C50C-407E-A947-70E740481C1C}">
                                                <a14:useLocalDpi xmlns:a14="http://schemas.microsoft.com/office/drawing/2010/main" val="0"/>
                                              </a:ext>
                                            </a:extLst>
                                          </a:blip>
                                          <a:stretch>
                                            <a:fillRect/>
                                          </a:stretch>
                                        </pic:blipFill>
                                        <pic:spPr>
                                          <a:xfrm>
                                            <a:off x="0" y="0"/>
                                            <a:ext cx="2686685" cy="2686685"/>
                                          </a:xfrm>
                                          <a:prstGeom prst="rect">
                                            <a:avLst/>
                                          </a:prstGeom>
                                        </pic:spPr>
                                      </pic:pic>
                                    </a:graphicData>
                                  </a:graphic>
                                </wp:inline>
                              </w:drawing>
                            </w:r>
                          </w:p>
                          <w:p w14:paraId="700383A6" w14:textId="55F42A72" w:rsidR="00FD268B" w:rsidRPr="00F20DB0" w:rsidRDefault="00FD268B" w:rsidP="00F20DB0">
                            <w:pPr>
                              <w:rPr>
                                <w:rFonts w:ascii="Arno Pro" w:hAnsi="Arno Pro"/>
                                <w:kern w:val="20"/>
                                <w:sz w:val="18"/>
                              </w:rPr>
                            </w:pPr>
                            <w:r w:rsidRPr="00F20DB0">
                              <w:rPr>
                                <w:rFonts w:ascii="Arno Pro" w:hAnsi="Arno Pro"/>
                                <w:b/>
                                <w:kern w:val="20"/>
                                <w:sz w:val="18"/>
                              </w:rPr>
                              <w:t xml:space="preserve">Figure 1. </w:t>
                            </w:r>
                            <w:r>
                              <w:rPr>
                                <w:rFonts w:ascii="Arno Pro" w:hAnsi="Arno Pro"/>
                                <w:b/>
                                <w:kern w:val="20"/>
                                <w:sz w:val="18"/>
                              </w:rPr>
                              <w:t>Structure and c</w:t>
                            </w:r>
                            <w:r w:rsidRPr="00F20DB0">
                              <w:rPr>
                                <w:rFonts w:ascii="Arno Pro" w:hAnsi="Arno Pro"/>
                                <w:b/>
                                <w:kern w:val="20"/>
                                <w:sz w:val="18"/>
                              </w:rPr>
                              <w:t xml:space="preserve">atalyzed reaction </w:t>
                            </w:r>
                            <w:r>
                              <w:rPr>
                                <w:rFonts w:ascii="Arno Pro" w:hAnsi="Arno Pro"/>
                                <w:b/>
                                <w:kern w:val="20"/>
                                <w:sz w:val="18"/>
                              </w:rPr>
                              <w:t xml:space="preserve">of </w:t>
                            </w:r>
                            <w:del w:id="10" w:author="Justin Siegel" w:date="2015-04-09T18:38:00Z">
                              <w:r w:rsidRPr="00F20DB0" w:rsidDel="00C34758">
                                <w:rPr>
                                  <w:rFonts w:ascii="Arno Pro" w:hAnsi="Arno Pro"/>
                                  <w:b/>
                                  <w:kern w:val="20"/>
                                  <w:sz w:val="18"/>
                                </w:rPr>
                                <w:delText xml:space="preserve"> </w:delText>
                              </w:r>
                            </w:del>
                            <w:r w:rsidRPr="00F20DB0">
                              <w:rPr>
                                <w:rFonts w:ascii="Arno Pro" w:hAnsi="Arno Pro"/>
                                <w:b/>
                                <w:kern w:val="20"/>
                                <w:sz w:val="18"/>
                              </w:rPr>
                              <w:t xml:space="preserve">BglB </w:t>
                            </w:r>
                            <w:r w:rsidRPr="00F20DB0">
                              <w:rPr>
                                <w:rFonts w:ascii="Arno Pro" w:hAnsi="Arno Pro"/>
                                <w:kern w:val="20"/>
                                <w:sz w:val="18"/>
                              </w:rPr>
                              <w:t>(</w:t>
                            </w:r>
                            <w:r>
                              <w:rPr>
                                <w:rFonts w:ascii="Arno Pro" w:hAnsi="Arno Pro"/>
                                <w:kern w:val="20"/>
                                <w:sz w:val="18"/>
                              </w:rPr>
                              <w:t>A</w:t>
                            </w:r>
                            <w:r w:rsidRPr="00F20DB0">
                              <w:rPr>
                                <w:rFonts w:ascii="Arno Pro" w:hAnsi="Arno Pro"/>
                                <w:kern w:val="20"/>
                                <w:sz w:val="18"/>
                              </w:rPr>
                              <w:t xml:space="preserve">) Structure of BglB in complex with </w:t>
                            </w:r>
                            <w:ins w:id="11" w:author="Justin Siegel" w:date="2015-04-09T18:38:00Z">
                              <w:r>
                                <w:rPr>
                                  <w:rFonts w:ascii="Arno Pro" w:hAnsi="Arno Pro"/>
                                  <w:kern w:val="20"/>
                                  <w:sz w:val="18"/>
                                </w:rPr>
                                <w:t>the</w:t>
                              </w:r>
                            </w:ins>
                            <w:del w:id="12" w:author="Justin Siegel" w:date="2015-04-09T18:38:00Z">
                              <w:r w:rsidRPr="00F20DB0" w:rsidDel="00C34758">
                                <w:rPr>
                                  <w:rFonts w:ascii="Arno Pro" w:hAnsi="Arno Pro"/>
                                  <w:kern w:val="20"/>
                                  <w:sz w:val="18"/>
                                </w:rPr>
                                <w:delText>a</w:delText>
                              </w:r>
                            </w:del>
                            <w:r w:rsidRPr="00F20DB0">
                              <w:rPr>
                                <w:rFonts w:ascii="Arno Pro" w:hAnsi="Arno Pro"/>
                                <w:kern w:val="20"/>
                                <w:sz w:val="18"/>
                              </w:rPr>
                              <w:t xml:space="preserve"> modeled </w:t>
                            </w:r>
                            <w:r w:rsidRPr="005470E1">
                              <w:rPr>
                                <w:rFonts w:ascii="Arno Pro" w:hAnsi="Arno Pro"/>
                                <w:i/>
                                <w:kern w:val="20"/>
                                <w:sz w:val="18"/>
                              </w:rPr>
                              <w:t>p</w:t>
                            </w:r>
                            <w:r>
                              <w:rPr>
                                <w:rFonts w:ascii="Arno Pro" w:hAnsi="Arno Pro"/>
                                <w:kern w:val="20"/>
                                <w:sz w:val="18"/>
                              </w:rPr>
                              <w:t>-nitrophenyl-ß-D-glucoside utilized for the design efforts</w:t>
                            </w:r>
                            <w:r w:rsidRPr="00F20DB0">
                              <w:rPr>
                                <w:rFonts w:ascii="Arno Pro" w:hAnsi="Arno Pro"/>
                                <w:kern w:val="20"/>
                                <w:sz w:val="18"/>
                              </w:rPr>
                              <w:t>. Alpha carbons of residues mutated</w:t>
                            </w:r>
                            <w:r>
                              <w:rPr>
                                <w:rFonts w:ascii="Arno Pro" w:hAnsi="Arno Pro"/>
                                <w:kern w:val="20"/>
                                <w:sz w:val="18"/>
                              </w:rPr>
                              <w:t xml:space="preserve"> are</w:t>
                            </w:r>
                            <w:r w:rsidRPr="00F20DB0">
                              <w:rPr>
                                <w:rFonts w:ascii="Arno Pro" w:hAnsi="Arno Pro"/>
                                <w:kern w:val="20"/>
                                <w:sz w:val="18"/>
                              </w:rPr>
                              <w:t xml:space="preserve"> shown as blue spheres</w:t>
                            </w:r>
                            <w:r>
                              <w:rPr>
                                <w:rFonts w:ascii="Arno Pro" w:hAnsi="Arno Pro"/>
                                <w:kern w:val="20"/>
                                <w:sz w:val="18"/>
                              </w:rPr>
                              <w:t xml:space="preserve"> (B</w:t>
                            </w:r>
                            <w:r w:rsidRPr="00F20DB0">
                              <w:rPr>
                                <w:rFonts w:ascii="Arno Pro" w:hAnsi="Arno Pro"/>
                                <w:kern w:val="20"/>
                                <w:sz w:val="18"/>
                              </w:rPr>
                              <w:t xml:space="preserve">) </w:t>
                            </w:r>
                            <w:r>
                              <w:rPr>
                                <w:rFonts w:ascii="Arno Pro" w:hAnsi="Arno Pro"/>
                                <w:kern w:val="20"/>
                                <w:sz w:val="18"/>
                              </w:rPr>
                              <w:t xml:space="preserve">The </w:t>
                            </w:r>
                            <w:r w:rsidRPr="00F20DB0">
                              <w:rPr>
                                <w:rFonts w:ascii="Arno Pro" w:hAnsi="Arno Pro"/>
                                <w:kern w:val="20"/>
                                <w:sz w:val="18"/>
                              </w:rPr>
                              <w:t xml:space="preserve">BglB </w:t>
                            </w:r>
                            <w:r>
                              <w:rPr>
                                <w:rFonts w:ascii="Arno Pro" w:hAnsi="Arno Pro"/>
                                <w:kern w:val="20"/>
                                <w:sz w:val="18"/>
                              </w:rPr>
                              <w:t xml:space="preserve">catalyzed reaction on </w:t>
                            </w:r>
                            <w:r w:rsidRPr="00F20DB0">
                              <w:rPr>
                                <w:rFonts w:ascii="Arno Pro" w:hAnsi="Arno Pro"/>
                                <w:kern w:val="20"/>
                                <w:sz w:val="18"/>
                              </w:rPr>
                              <w:t>p-nitrophenyl-ß-D-glucoside</w:t>
                            </w:r>
                            <w:r>
                              <w:rPr>
                                <w:rFonts w:ascii="Arno Pro" w:hAnsi="Arno Pro"/>
                                <w:kern w:val="20"/>
                                <w:sz w:val="18"/>
                              </w:rPr>
                              <w:t xml:space="preserve"> used to evaluate the designed mutants.</w:t>
                            </w:r>
                          </w:p>
                          <w:p w14:paraId="29DC5CB3" w14:textId="77777777" w:rsidR="00FD268B" w:rsidRDefault="00FD268B" w:rsidP="00F20DB0">
                            <w:pPr>
                              <w:pStyle w:val="VAFigure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left:0;text-align:left;margin-left:192.45pt;margin-top:0;width:243.65pt;height:293.5pt;z-index:25165926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" filled="f" stroked="f">
                <v:textbox>
                  <w:txbxContent>
                    <w:p w14:paraId="51DE78B5" w14:textId="7422DA10" w:rsidR="00FD268B" w:rsidRDefault="00FD268B" w:rsidP="00F20DB0">
                      <w:pPr>
                        <w:jc w:val="center"/>
                        <w:rPr>
                          <w:rFonts w:ascii="Arno Pro" w:hAnsi="Arno Pro"/>
                          <w:b/>
                          <w:kern w:val="20"/>
                          <w:sz w:val="18"/>
                        </w:rPr>
                      </w:pPr>
                      <w:r>
                        <w:rPr>
                          <w:rFonts w:ascii="Arno Pro" w:hAnsi="Arno Pro"/>
                          <w:b/>
                          <w:noProof/>
                          <w:kern w:val="20"/>
                          <w:sz w:val="18"/>
                        </w:rPr>
                        <w:drawing>
                          <wp:inline distT="0" distB="0" distL="0" distR="0" wp14:anchorId="78148E45" wp14:editId="7155A320">
                            <wp:extent cx="2686685" cy="2686685"/>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13">
                                      <a:extLst>
                                        <a:ext uri="{28A0092B-C50C-407E-A947-70E740481C1C}">
                                          <a14:useLocalDpi xmlns:a14="http://schemas.microsoft.com/office/drawing/2010/main" val="0"/>
                                        </a:ext>
                                      </a:extLst>
                                    </a:blip>
                                    <a:stretch>
                                      <a:fillRect/>
                                    </a:stretch>
                                  </pic:blipFill>
                                  <pic:spPr>
                                    <a:xfrm>
                                      <a:off x="0" y="0"/>
                                      <a:ext cx="2686685" cy="2686685"/>
                                    </a:xfrm>
                                    <a:prstGeom prst="rect">
                                      <a:avLst/>
                                    </a:prstGeom>
                                  </pic:spPr>
                                </pic:pic>
                              </a:graphicData>
                            </a:graphic>
                          </wp:inline>
                        </w:drawing>
                      </w:r>
                    </w:p>
                    <w:p w14:paraId="700383A6" w14:textId="55F42A72" w:rsidR="00FD268B" w:rsidRPr="00F20DB0" w:rsidRDefault="00FD268B" w:rsidP="00F20DB0">
                      <w:pPr>
                        <w:rPr>
                          <w:rFonts w:ascii="Arno Pro" w:hAnsi="Arno Pro"/>
                          <w:kern w:val="20"/>
                          <w:sz w:val="18"/>
                        </w:rPr>
                      </w:pPr>
                      <w:r w:rsidRPr="00F20DB0">
                        <w:rPr>
                          <w:rFonts w:ascii="Arno Pro" w:hAnsi="Arno Pro"/>
                          <w:b/>
                          <w:kern w:val="20"/>
                          <w:sz w:val="18"/>
                        </w:rPr>
                        <w:t xml:space="preserve">Figure 1. </w:t>
                      </w:r>
                      <w:r>
                        <w:rPr>
                          <w:rFonts w:ascii="Arno Pro" w:hAnsi="Arno Pro"/>
                          <w:b/>
                          <w:kern w:val="20"/>
                          <w:sz w:val="18"/>
                        </w:rPr>
                        <w:t>Structure and c</w:t>
                      </w:r>
                      <w:r w:rsidRPr="00F20DB0">
                        <w:rPr>
                          <w:rFonts w:ascii="Arno Pro" w:hAnsi="Arno Pro"/>
                          <w:b/>
                          <w:kern w:val="20"/>
                          <w:sz w:val="18"/>
                        </w:rPr>
                        <w:t xml:space="preserve">atalyzed reaction </w:t>
                      </w:r>
                      <w:r>
                        <w:rPr>
                          <w:rFonts w:ascii="Arno Pro" w:hAnsi="Arno Pro"/>
                          <w:b/>
                          <w:kern w:val="20"/>
                          <w:sz w:val="18"/>
                        </w:rPr>
                        <w:t xml:space="preserve">of </w:t>
                      </w:r>
                      <w:del w:id="8" w:author="Justin Siegel" w:date="2015-04-09T18:38:00Z">
                        <w:r w:rsidRPr="00F20DB0" w:rsidDel="00C34758">
                          <w:rPr>
                            <w:rFonts w:ascii="Arno Pro" w:hAnsi="Arno Pro"/>
                            <w:b/>
                            <w:kern w:val="20"/>
                            <w:sz w:val="18"/>
                          </w:rPr>
                          <w:delText xml:space="preserve"> </w:delText>
                        </w:r>
                      </w:del>
                      <w:proofErr w:type="spellStart"/>
                      <w:r w:rsidRPr="00F20DB0">
                        <w:rPr>
                          <w:rFonts w:ascii="Arno Pro" w:hAnsi="Arno Pro"/>
                          <w:b/>
                          <w:kern w:val="20"/>
                          <w:sz w:val="18"/>
                        </w:rPr>
                        <w:t>BglB</w:t>
                      </w:r>
                      <w:proofErr w:type="spellEnd"/>
                      <w:r w:rsidRPr="00F20DB0">
                        <w:rPr>
                          <w:rFonts w:ascii="Arno Pro" w:hAnsi="Arno Pro"/>
                          <w:b/>
                          <w:kern w:val="20"/>
                          <w:sz w:val="18"/>
                        </w:rPr>
                        <w:t xml:space="preserve"> </w:t>
                      </w:r>
                      <w:r w:rsidRPr="00F20DB0">
                        <w:rPr>
                          <w:rFonts w:ascii="Arno Pro" w:hAnsi="Arno Pro"/>
                          <w:kern w:val="20"/>
                          <w:sz w:val="18"/>
                        </w:rPr>
                        <w:t>(</w:t>
                      </w:r>
                      <w:r>
                        <w:rPr>
                          <w:rFonts w:ascii="Arno Pro" w:hAnsi="Arno Pro"/>
                          <w:kern w:val="20"/>
                          <w:sz w:val="18"/>
                        </w:rPr>
                        <w:t>A</w:t>
                      </w:r>
                      <w:r w:rsidRPr="00F20DB0">
                        <w:rPr>
                          <w:rFonts w:ascii="Arno Pro" w:hAnsi="Arno Pro"/>
                          <w:kern w:val="20"/>
                          <w:sz w:val="18"/>
                        </w:rPr>
                        <w:t xml:space="preserve">) Structure of </w:t>
                      </w:r>
                      <w:proofErr w:type="spellStart"/>
                      <w:r w:rsidRPr="00F20DB0">
                        <w:rPr>
                          <w:rFonts w:ascii="Arno Pro" w:hAnsi="Arno Pro"/>
                          <w:kern w:val="20"/>
                          <w:sz w:val="18"/>
                        </w:rPr>
                        <w:t>BglB</w:t>
                      </w:r>
                      <w:proofErr w:type="spellEnd"/>
                      <w:r w:rsidRPr="00F20DB0">
                        <w:rPr>
                          <w:rFonts w:ascii="Arno Pro" w:hAnsi="Arno Pro"/>
                          <w:kern w:val="20"/>
                          <w:sz w:val="18"/>
                        </w:rPr>
                        <w:t xml:space="preserve"> in complex with </w:t>
                      </w:r>
                      <w:ins w:id="9" w:author="Justin Siegel" w:date="2015-04-09T18:38:00Z">
                        <w:r>
                          <w:rPr>
                            <w:rFonts w:ascii="Arno Pro" w:hAnsi="Arno Pro"/>
                            <w:kern w:val="20"/>
                            <w:sz w:val="18"/>
                          </w:rPr>
                          <w:t>the</w:t>
                        </w:r>
                      </w:ins>
                      <w:del w:id="10" w:author="Justin Siegel" w:date="2015-04-09T18:38:00Z">
                        <w:r w:rsidRPr="00F20DB0" w:rsidDel="00C34758">
                          <w:rPr>
                            <w:rFonts w:ascii="Arno Pro" w:hAnsi="Arno Pro"/>
                            <w:kern w:val="20"/>
                            <w:sz w:val="18"/>
                          </w:rPr>
                          <w:delText>a</w:delText>
                        </w:r>
                      </w:del>
                      <w:r w:rsidRPr="00F20DB0">
                        <w:rPr>
                          <w:rFonts w:ascii="Arno Pro" w:hAnsi="Arno Pro"/>
                          <w:kern w:val="20"/>
                          <w:sz w:val="18"/>
                        </w:rPr>
                        <w:t xml:space="preserve"> modeled </w:t>
                      </w:r>
                      <w:r w:rsidRPr="005470E1">
                        <w:rPr>
                          <w:rFonts w:ascii="Arno Pro" w:hAnsi="Arno Pro"/>
                          <w:i/>
                          <w:kern w:val="20"/>
                          <w:sz w:val="18"/>
                        </w:rPr>
                        <w:t>p</w:t>
                      </w:r>
                      <w:r>
                        <w:rPr>
                          <w:rFonts w:ascii="Arno Pro" w:hAnsi="Arno Pro"/>
                          <w:kern w:val="20"/>
                          <w:sz w:val="18"/>
                        </w:rPr>
                        <w:t>-</w:t>
                      </w:r>
                      <w:proofErr w:type="spellStart"/>
                      <w:r>
                        <w:rPr>
                          <w:rFonts w:ascii="Arno Pro" w:hAnsi="Arno Pro"/>
                          <w:kern w:val="20"/>
                          <w:sz w:val="18"/>
                        </w:rPr>
                        <w:t>nitrophenyl</w:t>
                      </w:r>
                      <w:proofErr w:type="spellEnd"/>
                      <w:r>
                        <w:rPr>
                          <w:rFonts w:ascii="Arno Pro" w:hAnsi="Arno Pro"/>
                          <w:kern w:val="20"/>
                          <w:sz w:val="18"/>
                        </w:rPr>
                        <w:t>-ß-D-</w:t>
                      </w:r>
                      <w:proofErr w:type="spellStart"/>
                      <w:r>
                        <w:rPr>
                          <w:rFonts w:ascii="Arno Pro" w:hAnsi="Arno Pro"/>
                          <w:kern w:val="20"/>
                          <w:sz w:val="18"/>
                        </w:rPr>
                        <w:t>glucoside</w:t>
                      </w:r>
                      <w:proofErr w:type="spellEnd"/>
                      <w:r>
                        <w:rPr>
                          <w:rFonts w:ascii="Arno Pro" w:hAnsi="Arno Pro"/>
                          <w:kern w:val="20"/>
                          <w:sz w:val="18"/>
                        </w:rPr>
                        <w:t xml:space="preserve"> utilized for the design efforts</w:t>
                      </w:r>
                      <w:r w:rsidRPr="00F20DB0">
                        <w:rPr>
                          <w:rFonts w:ascii="Arno Pro" w:hAnsi="Arno Pro"/>
                          <w:kern w:val="20"/>
                          <w:sz w:val="18"/>
                        </w:rPr>
                        <w:t>. Alpha carbons of residues mutated</w:t>
                      </w:r>
                      <w:r>
                        <w:rPr>
                          <w:rFonts w:ascii="Arno Pro" w:hAnsi="Arno Pro"/>
                          <w:kern w:val="20"/>
                          <w:sz w:val="18"/>
                        </w:rPr>
                        <w:t xml:space="preserve"> are</w:t>
                      </w:r>
                      <w:r w:rsidRPr="00F20DB0">
                        <w:rPr>
                          <w:rFonts w:ascii="Arno Pro" w:hAnsi="Arno Pro"/>
                          <w:kern w:val="20"/>
                          <w:sz w:val="18"/>
                        </w:rPr>
                        <w:t xml:space="preserve"> shown as blue spheres</w:t>
                      </w:r>
                      <w:r>
                        <w:rPr>
                          <w:rFonts w:ascii="Arno Pro" w:hAnsi="Arno Pro"/>
                          <w:kern w:val="20"/>
                          <w:sz w:val="18"/>
                        </w:rPr>
                        <w:t xml:space="preserve"> (B</w:t>
                      </w:r>
                      <w:r w:rsidRPr="00F20DB0">
                        <w:rPr>
                          <w:rFonts w:ascii="Arno Pro" w:hAnsi="Arno Pro"/>
                          <w:kern w:val="20"/>
                          <w:sz w:val="18"/>
                        </w:rPr>
                        <w:t xml:space="preserve">) </w:t>
                      </w:r>
                      <w:r>
                        <w:rPr>
                          <w:rFonts w:ascii="Arno Pro" w:hAnsi="Arno Pro"/>
                          <w:kern w:val="20"/>
                          <w:sz w:val="18"/>
                        </w:rPr>
                        <w:t xml:space="preserve">The </w:t>
                      </w:r>
                      <w:proofErr w:type="spellStart"/>
                      <w:r w:rsidRPr="00F20DB0">
                        <w:rPr>
                          <w:rFonts w:ascii="Arno Pro" w:hAnsi="Arno Pro"/>
                          <w:kern w:val="20"/>
                          <w:sz w:val="18"/>
                        </w:rPr>
                        <w:t>BglB</w:t>
                      </w:r>
                      <w:proofErr w:type="spellEnd"/>
                      <w:r w:rsidRPr="00F20DB0">
                        <w:rPr>
                          <w:rFonts w:ascii="Arno Pro" w:hAnsi="Arno Pro"/>
                          <w:kern w:val="20"/>
                          <w:sz w:val="18"/>
                        </w:rPr>
                        <w:t xml:space="preserve"> </w:t>
                      </w:r>
                      <w:r>
                        <w:rPr>
                          <w:rFonts w:ascii="Arno Pro" w:hAnsi="Arno Pro"/>
                          <w:kern w:val="20"/>
                          <w:sz w:val="18"/>
                        </w:rPr>
                        <w:t>cat</w:t>
                      </w:r>
                      <w:r>
                        <w:rPr>
                          <w:rFonts w:ascii="Arno Pro" w:hAnsi="Arno Pro"/>
                          <w:kern w:val="20"/>
                          <w:sz w:val="18"/>
                        </w:rPr>
                        <w:t>a</w:t>
                      </w:r>
                      <w:r>
                        <w:rPr>
                          <w:rFonts w:ascii="Arno Pro" w:hAnsi="Arno Pro"/>
                          <w:kern w:val="20"/>
                          <w:sz w:val="18"/>
                        </w:rPr>
                        <w:t xml:space="preserve">lyzed reaction on </w:t>
                      </w:r>
                      <w:r w:rsidRPr="00F20DB0">
                        <w:rPr>
                          <w:rFonts w:ascii="Arno Pro" w:hAnsi="Arno Pro"/>
                          <w:kern w:val="20"/>
                          <w:sz w:val="18"/>
                        </w:rPr>
                        <w:t>p-</w:t>
                      </w:r>
                      <w:proofErr w:type="spellStart"/>
                      <w:r w:rsidRPr="00F20DB0">
                        <w:rPr>
                          <w:rFonts w:ascii="Arno Pro" w:hAnsi="Arno Pro"/>
                          <w:kern w:val="20"/>
                          <w:sz w:val="18"/>
                        </w:rPr>
                        <w:t>nitrophenyl</w:t>
                      </w:r>
                      <w:proofErr w:type="spellEnd"/>
                      <w:r w:rsidRPr="00F20DB0">
                        <w:rPr>
                          <w:rFonts w:ascii="Arno Pro" w:hAnsi="Arno Pro"/>
                          <w:kern w:val="20"/>
                          <w:sz w:val="18"/>
                        </w:rPr>
                        <w:t>-ß-D-</w:t>
                      </w:r>
                      <w:proofErr w:type="spellStart"/>
                      <w:r w:rsidRPr="00F20DB0">
                        <w:rPr>
                          <w:rFonts w:ascii="Arno Pro" w:hAnsi="Arno Pro"/>
                          <w:kern w:val="20"/>
                          <w:sz w:val="18"/>
                        </w:rPr>
                        <w:t>glucoside</w:t>
                      </w:r>
                      <w:proofErr w:type="spellEnd"/>
                      <w:r>
                        <w:rPr>
                          <w:rFonts w:ascii="Arno Pro" w:hAnsi="Arno Pro"/>
                          <w:kern w:val="20"/>
                          <w:sz w:val="18"/>
                        </w:rPr>
                        <w:t xml:space="preserve"> used to evaluate the designed mutants.</w:t>
                      </w:r>
                    </w:p>
                    <w:p w14:paraId="29DC5CB3" w14:textId="77777777" w:rsidR="00FD268B" w:rsidRDefault="00FD268B" w:rsidP="00F20DB0">
                      <w:pPr>
                        <w:pStyle w:val="VAFigureCaption"/>
                      </w:pPr>
                    </w:p>
                  </w:txbxContent>
                </v:textbox>
                <w10:wrap type="square" anchorx="margin" anchory="margin"/>
              </v:shape>
            </w:pict>
          </mc:Fallback>
        </mc:AlternateContent>
      </w:r>
      <w:r w:rsidR="00243332" w:rsidRPr="00836D42">
        <w:t>The ability to ration</w:t>
      </w:r>
      <w:r w:rsidR="00A55606">
        <w:t>ally reengineer enzyme function</w:t>
      </w:r>
      <w:r w:rsidR="00243332" w:rsidRPr="00836D42">
        <w:t xml:space="preserve"> has the potential to allow the development of highly efficient and specific catalysts tailored for needs beyond what was selected for during natural evolution. A rapidly growing route for engineering enzyme catalysts is the use of computational tools to evaluate mutations </w:t>
      </w:r>
      <w:r w:rsidR="00243332" w:rsidRPr="00836D42">
        <w:rPr>
          <w:i/>
        </w:rPr>
        <w:t>in silico</w:t>
      </w:r>
      <w:r w:rsidR="00243332" w:rsidRPr="00836D42">
        <w:t xml:space="preserve"> before experimentally characterizing the mutants in the lab. Using the Rosetta Molecular Modeling Suite</w:t>
      </w:r>
      <w:r w:rsidR="00BE0F7C">
        <w:t>,</w:t>
      </w:r>
      <w:r w:rsidR="00243332" w:rsidRPr="00836D42">
        <w:t xml:space="preserve"> reengineering </w:t>
      </w:r>
      <w:r w:rsidR="00AA69C8">
        <w:t xml:space="preserve">of </w:t>
      </w:r>
      <w:r w:rsidR="00243332" w:rsidRPr="00836D42">
        <w:t xml:space="preserve">both specificity and chemistry </w:t>
      </w:r>
      <w:r w:rsidR="00BE4E5A">
        <w:t>has</w:t>
      </w:r>
      <w:r w:rsidR="00243332" w:rsidRPr="00836D42">
        <w:t xml:space="preserve"> been accomplished. However, </w:t>
      </w:r>
      <w:r w:rsidR="00EF33C6">
        <w:t xml:space="preserve">only a </w:t>
      </w:r>
      <w:r w:rsidR="008D7902">
        <w:t xml:space="preserve">relatively </w:t>
      </w:r>
      <w:r w:rsidR="00EF33C6">
        <w:t>small number</w:t>
      </w:r>
      <w:r w:rsidR="00243332" w:rsidRPr="00836D42">
        <w:t xml:space="preserve"> of </w:t>
      </w:r>
      <w:r w:rsidR="008D7902">
        <w:t>all designs tested result in</w:t>
      </w:r>
      <w:r w:rsidR="00243332" w:rsidRPr="00836D42">
        <w:t xml:space="preserve"> the intended functional effect. </w:t>
      </w:r>
    </w:p>
    <w:p w14:paraId="40D6F998" w14:textId="7598221E" w:rsidR="001D6056" w:rsidRDefault="00243332" w:rsidP="00243332">
      <w:pPr>
        <w:pStyle w:val="TAMainText"/>
      </w:pPr>
      <w:r w:rsidRPr="00836D42">
        <w:t xml:space="preserve">A primary factor that has limited development of </w:t>
      </w:r>
      <w:r w:rsidR="008D7902">
        <w:t xml:space="preserve">improved </w:t>
      </w:r>
      <w:r w:rsidRPr="00836D42">
        <w:t xml:space="preserve">enzyme redesign algorithms is the existence of large quantitative datasets correlating </w:t>
      </w:r>
      <w:r w:rsidR="008D7902">
        <w:t xml:space="preserve">enzyme </w:t>
      </w:r>
      <w:r w:rsidRPr="00836D42">
        <w:t xml:space="preserve">sequence and function. Large quantitative </w:t>
      </w:r>
      <w:r w:rsidRPr="00325FAF">
        <w:rPr>
          <w:b/>
        </w:rPr>
        <w:t>data sets</w:t>
      </w:r>
      <w:r w:rsidRPr="00836D42">
        <w:t xml:space="preserve"> exist for both protein-protein interfaces</w:t>
      </w:r>
      <w:r w:rsidR="00EF33C6">
        <w:t>,</w:t>
      </w:r>
      <w:r w:rsidRPr="00836D42">
        <w:t xml:space="preserve"> as well </w:t>
      </w:r>
      <w:r w:rsidR="00EF33C6">
        <w:t xml:space="preserve">as </w:t>
      </w:r>
      <w:r w:rsidRPr="00836D42">
        <w:t xml:space="preserve">protein thermostability, and have played a critical role in evaluating and improving computational algorithms to accurately model and design </w:t>
      </w:r>
      <w:r w:rsidR="00EF33C6">
        <w:t>novel</w:t>
      </w:r>
      <w:r w:rsidRPr="00836D42">
        <w:t xml:space="preserve"> functions. However, there is no equivalent dataset of sequenced, purified, and kinetically characterized enzyme mutants. </w:t>
      </w:r>
      <w:r w:rsidR="008D7902">
        <w:t>While many large m</w:t>
      </w:r>
      <w:r w:rsidRPr="00836D42">
        <w:t>utant enzyme libraries</w:t>
      </w:r>
      <w:r w:rsidR="008D7902">
        <w:t xml:space="preserve"> have been produced and screened, often </w:t>
      </w:r>
      <w:r w:rsidRPr="00836D42">
        <w:t xml:space="preserve">only </w:t>
      </w:r>
      <w:r w:rsidR="008D7902">
        <w:t>a small subset of the libraries are produced, purified, and kinetically characterized to determine</w:t>
      </w:r>
      <w:r w:rsidR="00EF33C6">
        <w:t xml:space="preserve"> Michaelis-Menten constants</w:t>
      </w:r>
      <w:r w:rsidRPr="00836D42">
        <w:t xml:space="preserve">. </w:t>
      </w:r>
    </w:p>
    <w:p w14:paraId="339A2849" w14:textId="0B1AC00F" w:rsidR="00243332" w:rsidRPr="00836D42" w:rsidRDefault="00243332" w:rsidP="001D6056">
      <w:pPr>
        <w:pStyle w:val="TAMainText"/>
      </w:pPr>
      <w:r w:rsidRPr="00836D42">
        <w:t xml:space="preserve">Due to the lack of quantitative sequence-function datasets for enzymes, </w:t>
      </w:r>
      <w:r w:rsidR="008D7902">
        <w:t>many</w:t>
      </w:r>
      <w:r w:rsidRPr="00836D42">
        <w:t xml:space="preserve"> efforts to evaluate and develop modeling algorithms have focused around sequence recovery as opposed to recapitulation of experimentally characterized effects. </w:t>
      </w:r>
      <w:r w:rsidR="001D6056">
        <w:t>However, s</w:t>
      </w:r>
      <w:r w:rsidRPr="00836D42">
        <w:t xml:space="preserve">equence recovery is a non-ideal metric as there are many </w:t>
      </w:r>
      <w:r w:rsidR="00890DDE" w:rsidRPr="00836D42">
        <w:t>mutations that are likely</w:t>
      </w:r>
      <w:r w:rsidRPr="00836D42">
        <w:t xml:space="preserve"> neutral or possibly beneficial to function.</w:t>
      </w:r>
    </w:p>
    <w:p w14:paraId="3C083763" w14:textId="0C9F4A5B" w:rsidR="00243332" w:rsidRPr="00836D42" w:rsidRDefault="00243332" w:rsidP="00C04965">
      <w:pPr>
        <w:pStyle w:val="TAMainText"/>
      </w:pPr>
      <w:r w:rsidRPr="00836D42">
        <w:lastRenderedPageBreak/>
        <w:t xml:space="preserve">We aimed to address this by determining kinetic constants for </w:t>
      </w:r>
      <w:del w:id="13" w:author="Justin Siegel" w:date="2015-04-09T18:38:00Z">
        <w:r w:rsidRPr="00836D42" w:rsidDel="00C34758">
          <w:delText>a large number (</w:delText>
        </w:r>
      </w:del>
      <w:r w:rsidRPr="00836D42">
        <w:t>&gt;100</w:t>
      </w:r>
      <w:del w:id="14" w:author="Justin Siegel" w:date="2015-04-09T18:38:00Z">
        <w:r w:rsidRPr="00836D42" w:rsidDel="00C34758">
          <w:delText>) of</w:delText>
        </w:r>
      </w:del>
      <w:r w:rsidRPr="00836D42">
        <w:t xml:space="preserve"> enzyme mutants, enabling both the assessment and potential improvement of modeling algorithms to evaluate enzyme structure-function relationships. </w:t>
      </w:r>
      <w:r w:rsidR="00C04965">
        <w:t>T</w:t>
      </w:r>
      <w:r w:rsidRPr="00836D42">
        <w:t xml:space="preserve">his dataset is the first step towards developing an enzyme database equivalent to </w:t>
      </w:r>
      <w:r w:rsidRPr="00836D42">
        <w:lastRenderedPageBreak/>
        <w:t>ProTherm, but relating enzyme sequence-function as opposed to protein sequence-thermostability. The enzyme we focused on developing as the first entry to this dataset is ß-glucosidase B</w:t>
      </w:r>
      <w:r w:rsidR="00C04965">
        <w:t xml:space="preserve"> from </w:t>
      </w:r>
      <w:r w:rsidR="00C04965" w:rsidRPr="00FD268B">
        <w:rPr>
          <w:highlight w:val="green"/>
          <w:rPrChange w:id="15" w:author="Justin Siegel" w:date="2015-04-09T18:39:00Z">
            <w:rPr>
              <w:highlight w:val="yellow"/>
            </w:rPr>
          </w:rPrChange>
        </w:rPr>
        <w:t>XXX</w:t>
      </w:r>
      <w:r w:rsidR="00C04965">
        <w:t xml:space="preserve"> (BglB)</w:t>
      </w:r>
      <w:r w:rsidRPr="00836D42">
        <w:t>, a family 1 glycoside hydrolase. Family 1 glycoside</w:t>
      </w:r>
      <w:r w:rsidR="008E2C2A" w:rsidRPr="00836D42">
        <w:t xml:space="preserve"> </w:t>
      </w:r>
      <w:r w:rsidRPr="00836D42">
        <w:t>hydrolases have been the subject of numerous structural and kinetic studies due to their importance of being the penultimate step in cellular ligno-cellulose utilization. An X-ray crystal struc</w:t>
      </w:r>
      <w:r w:rsidR="00BC2B5B">
        <w:t>ture of BglB i</w:t>
      </w:r>
      <w:r w:rsidRPr="00836D42">
        <w:t>ndicates that BglB follows a classical Koshland double-displacement mechanism in which E353 performs a nucleophilic attack on the anomeric carbon of the substrate’s glucose moiety. The leaving group</w:t>
      </w:r>
      <w:r w:rsidR="00C04965">
        <w:t xml:space="preserve"> </w:t>
      </w:r>
      <w:r w:rsidRPr="00836D42">
        <w:t xml:space="preserve">is protonated by E164. </w:t>
      </w:r>
      <w:r w:rsidR="00C04965">
        <w:t xml:space="preserve">A third active site residue, </w:t>
      </w:r>
      <w:r w:rsidRPr="00836D42">
        <w:t>Y295</w:t>
      </w:r>
      <w:r w:rsidR="00C04965">
        <w:t>,</w:t>
      </w:r>
      <w:r w:rsidRPr="00836D42">
        <w:t xml:space="preserve"> orients E353 for catalysis with a hydrogen bond. [Isorna]</w:t>
      </w:r>
      <w:r w:rsidR="00BC2B5B">
        <w:t xml:space="preserve"> The protein structure and reaction scheme are</w:t>
      </w:r>
      <w:r w:rsidR="004620F2" w:rsidRPr="00836D42">
        <w:t xml:space="preserve"> provided in </w:t>
      </w:r>
      <w:r w:rsidR="00BC2B5B" w:rsidRPr="00C04965">
        <w:rPr>
          <w:b/>
        </w:rPr>
        <w:t>Figure 1</w:t>
      </w:r>
      <w:r w:rsidR="004620F2" w:rsidRPr="00836D42">
        <w:t xml:space="preserve">. </w:t>
      </w:r>
    </w:p>
    <w:p w14:paraId="708BF5C9" w14:textId="41F11923" w:rsidR="00732216" w:rsidRPr="00836D42" w:rsidRDefault="0071405E" w:rsidP="00732216">
      <w:pPr>
        <w:pStyle w:val="TAMainText"/>
      </w:pPr>
      <w:r>
        <w:rPr>
          <w:noProof/>
        </w:rPr>
        <mc:AlternateContent>
          <mc:Choice Requires="wps">
            <w:drawing>
              <wp:anchor distT="0" distB="0" distL="114300" distR="114300" simplePos="0" relativeHeight="251660288" behindDoc="0" locked="0" layoutInCell="1" allowOverlap="1" wp14:anchorId="2E9B8184" wp14:editId="53D5D63D">
                <wp:simplePos x="0" y="0"/>
                <wp:positionH relativeFrom="margin">
                  <wp:align>right</wp:align>
                </wp:positionH>
                <wp:positionV relativeFrom="margin">
                  <wp:align>bottom</wp:align>
                </wp:positionV>
                <wp:extent cx="3067050" cy="6626225"/>
                <wp:effectExtent l="0" t="0" r="0" b="3175"/>
                <wp:wrapSquare wrapText="bothSides"/>
                <wp:docPr id="10" name="Text Box 10"/>
                <wp:cNvGraphicFramePr/>
                <a:graphic xmlns:a="http://schemas.openxmlformats.org/drawingml/2006/main">
                  <a:graphicData uri="http://schemas.microsoft.com/office/word/2010/wordprocessingShape">
                    <wps:wsp>
                      <wps:cNvSpPr txBox="1"/>
                      <wps:spPr>
                        <a:xfrm>
                          <a:off x="0" y="0"/>
                          <a:ext cx="3067050" cy="6626489"/>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9F3B0E" w14:textId="75FCC25C" w:rsidR="00FD268B" w:rsidRDefault="00FD268B" w:rsidP="008A0604">
                            <w:pPr>
                              <w:rPr>
                                <w:rFonts w:ascii="Arno Pro" w:hAnsi="Arno Pro"/>
                                <w:b/>
                                <w:kern w:val="20"/>
                                <w:sz w:val="18"/>
                              </w:rPr>
                            </w:pPr>
                            <w:r>
                              <w:rPr>
                                <w:rFonts w:ascii="Arno Pro" w:hAnsi="Arno Pro"/>
                                <w:b/>
                                <w:noProof/>
                                <w:kern w:val="20"/>
                                <w:sz w:val="18"/>
                              </w:rPr>
                              <w:drawing>
                                <wp:inline distT="0" distB="0" distL="0" distR="0" wp14:anchorId="7CB93130" wp14:editId="3D290507">
                                  <wp:extent cx="2799080" cy="32547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14">
                                            <a:extLst>
                                              <a:ext uri="{28A0092B-C50C-407E-A947-70E740481C1C}">
                                                <a14:useLocalDpi xmlns:a14="http://schemas.microsoft.com/office/drawing/2010/main" val="0"/>
                                              </a:ext>
                                            </a:extLst>
                                          </a:blip>
                                          <a:stretch>
                                            <a:fillRect/>
                                          </a:stretch>
                                        </pic:blipFill>
                                        <pic:spPr>
                                          <a:xfrm>
                                            <a:off x="0" y="0"/>
                                            <a:ext cx="2799080" cy="3254744"/>
                                          </a:xfrm>
                                          <a:prstGeom prst="rect">
                                            <a:avLst/>
                                          </a:prstGeom>
                                        </pic:spPr>
                                      </pic:pic>
                                    </a:graphicData>
                                  </a:graphic>
                                </wp:inline>
                              </w:drawing>
                            </w:r>
                          </w:p>
                          <w:p w14:paraId="541C1032" w14:textId="53A62036" w:rsidR="00FD268B" w:rsidRDefault="00FD268B" w:rsidP="008A0604">
                            <w:pPr>
                              <w:rPr>
                                <w:rFonts w:ascii="Arno Pro" w:hAnsi="Arno Pro"/>
                                <w:b/>
                                <w:kern w:val="20"/>
                                <w:sz w:val="18"/>
                              </w:rPr>
                            </w:pPr>
                            <w:r w:rsidRPr="00FD268B">
                              <w:rPr>
                                <w:rFonts w:ascii="Arno Pro" w:hAnsi="Arno Pro"/>
                                <w:b/>
                                <w:kern w:val="20"/>
                                <w:sz w:val="18"/>
                                <w:highlight w:val="green"/>
                                <w:rPrChange w:id="16" w:author="Justin Siegel" w:date="2015-04-09T18:39:00Z">
                                  <w:rPr>
                                    <w:rFonts w:ascii="Arno Pro" w:hAnsi="Arno Pro"/>
                                    <w:b/>
                                    <w:kern w:val="20"/>
                                    <w:sz w:val="18"/>
                                    <w:highlight w:val="yellow"/>
                                  </w:rPr>
                                </w:rPrChange>
                              </w:rPr>
                              <w:t>*Change WT to BglB in Figure above*</w:t>
                            </w:r>
                          </w:p>
                          <w:p w14:paraId="1F9C9C23" w14:textId="632AED8A" w:rsidR="00FD268B" w:rsidRPr="008D7902" w:rsidRDefault="00FD268B" w:rsidP="008A0604">
                            <w:pPr>
                              <w:rPr>
                                <w:rFonts w:ascii="Arno Pro" w:hAnsi="Arno Pro"/>
                                <w:kern w:val="20"/>
                                <w:sz w:val="18"/>
                              </w:rPr>
                            </w:pPr>
                            <w:r w:rsidRPr="008A0604">
                              <w:rPr>
                                <w:rFonts w:ascii="Arno Pro" w:hAnsi="Arno Pro"/>
                                <w:b/>
                                <w:kern w:val="20"/>
                                <w:sz w:val="18"/>
                              </w:rPr>
                              <w:t xml:space="preserve">Figure 2. </w:t>
                            </w:r>
                            <w:r>
                              <w:rPr>
                                <w:rFonts w:ascii="Arno Pro" w:hAnsi="Arno Pro"/>
                                <w:b/>
                                <w:kern w:val="20"/>
                                <w:sz w:val="18"/>
                              </w:rPr>
                              <w:t>Relative k</w:t>
                            </w:r>
                            <w:r w:rsidRPr="008A0604">
                              <w:rPr>
                                <w:rFonts w:ascii="Arno Pro" w:hAnsi="Arno Pro"/>
                                <w:b/>
                                <w:kern w:val="20"/>
                                <w:sz w:val="18"/>
                              </w:rPr>
                              <w:t xml:space="preserve">inetic constants </w:t>
                            </w:r>
                            <w:r>
                              <w:rPr>
                                <w:rFonts w:ascii="Arno Pro" w:hAnsi="Arno Pro"/>
                                <w:b/>
                                <w:kern w:val="20"/>
                                <w:sz w:val="18"/>
                              </w:rPr>
                              <w:t>of</w:t>
                            </w:r>
                            <w:r w:rsidRPr="008A0604">
                              <w:rPr>
                                <w:rFonts w:ascii="Arno Pro" w:hAnsi="Arno Pro"/>
                                <w:b/>
                                <w:kern w:val="20"/>
                                <w:sz w:val="18"/>
                              </w:rPr>
                              <w:t xml:space="preserve"> 104 </w:t>
                            </w:r>
                            <w:r>
                              <w:rPr>
                                <w:rFonts w:ascii="Arno Pro" w:hAnsi="Arno Pro"/>
                                <w:b/>
                                <w:kern w:val="20"/>
                                <w:sz w:val="18"/>
                              </w:rPr>
                              <w:t xml:space="preserve">BlgB </w:t>
                            </w:r>
                            <w:r w:rsidRPr="008A0604">
                              <w:rPr>
                                <w:rFonts w:ascii="Arno Pro" w:hAnsi="Arno Pro"/>
                                <w:b/>
                                <w:kern w:val="20"/>
                                <w:sz w:val="18"/>
                              </w:rPr>
                              <w:t>mutants</w:t>
                            </w:r>
                            <w:r w:rsidRPr="008A0604">
                              <w:rPr>
                                <w:rFonts w:ascii="Arno Pro" w:hAnsi="Arno Pro"/>
                                <w:kern w:val="20"/>
                                <w:sz w:val="18"/>
                              </w:rPr>
                              <w:t>.</w:t>
                            </w:r>
                            <w:r>
                              <w:rPr>
                                <w:rFonts w:ascii="Arno Pro" w:hAnsi="Arno Pro"/>
                                <w:kern w:val="20"/>
                                <w:sz w:val="18"/>
                              </w:rPr>
                              <w:t xml:space="preserve"> The heatmap depicts the effect of the mutant on each kinetic constant relative to native BglB.  As indicated in the color legend, gold is for higher value and blue for a lower value. If the kinetic constant was not measurable an X is depicted in the box.  Mutations with an X in all three columns did not result in soluble protein </w:t>
                            </w:r>
                            <w:ins w:id="17" w:author="Justin Siegel" w:date="2015-04-09T18:40:00Z">
                              <w:r w:rsidRPr="0009797B">
                                <w:rPr>
                                  <w:rFonts w:ascii="Arno Pro" w:hAnsi="Arno Pro"/>
                                  <w:kern w:val="20"/>
                                  <w:sz w:val="18"/>
                                  <w:highlight w:val="yellow"/>
                                </w:rPr>
                                <w:t xml:space="preserve">. </w:t>
                              </w:r>
                              <w:r w:rsidRPr="00FD268B">
                                <w:rPr>
                                  <w:rFonts w:ascii="Arno Pro" w:hAnsi="Arno Pro"/>
                                  <w:kern w:val="20"/>
                                  <w:sz w:val="18"/>
                                  <w:highlight w:val="green"/>
                                  <w:rPrChange w:id="18" w:author="Justin Siegel" w:date="2015-04-09T18:40:00Z">
                                    <w:rPr>
                                      <w:rFonts w:ascii="Arno Pro" w:hAnsi="Arno Pro"/>
                                      <w:kern w:val="20"/>
                                      <w:sz w:val="18"/>
                                      <w:highlight w:val="yellow"/>
                                    </w:rPr>
                                  </w:rPrChange>
                                </w:rPr>
                                <w:t xml:space="preserve">If the kinetic constant was not measurable an X is depicted in the box.  Mutations with an X in all three columns did not result in soluble protein </w:t>
                              </w:r>
                              <w:r w:rsidRPr="00FD268B">
                                <w:rPr>
                                  <w:rFonts w:ascii="Arno Pro" w:hAnsi="Arno Pro"/>
                                  <w:b/>
                                  <w:kern w:val="20"/>
                                  <w:sz w:val="18"/>
                                  <w:highlight w:val="green"/>
                                  <w:rPrChange w:id="19" w:author="Justin Siegel" w:date="2015-04-09T18:40:00Z">
                                    <w:rPr>
                                      <w:rFonts w:ascii="Arno Pro" w:hAnsi="Arno Pro"/>
                                      <w:b/>
                                      <w:kern w:val="20"/>
                                      <w:sz w:val="18"/>
                                      <w:highlight w:val="yellow"/>
                                    </w:rPr>
                                  </w:rPrChange>
                                </w:rPr>
                                <w:t>***Check to make sure true… were some soluble and just not active, if so we need to add a 4</w:t>
                              </w:r>
                              <w:r w:rsidRPr="00FD268B">
                                <w:rPr>
                                  <w:rFonts w:ascii="Arno Pro" w:hAnsi="Arno Pro"/>
                                  <w:b/>
                                  <w:kern w:val="20"/>
                                  <w:sz w:val="18"/>
                                  <w:highlight w:val="green"/>
                                  <w:vertAlign w:val="superscript"/>
                                  <w:rPrChange w:id="20" w:author="Justin Siegel" w:date="2015-04-09T18:40:00Z">
                                    <w:rPr>
                                      <w:rFonts w:ascii="Arno Pro" w:hAnsi="Arno Pro"/>
                                      <w:b/>
                                      <w:kern w:val="20"/>
                                      <w:sz w:val="18"/>
                                      <w:highlight w:val="yellow"/>
                                      <w:vertAlign w:val="superscript"/>
                                    </w:rPr>
                                  </w:rPrChange>
                                </w:rPr>
                                <w:t>th</w:t>
                              </w:r>
                              <w:r w:rsidRPr="00FD268B">
                                <w:rPr>
                                  <w:rFonts w:ascii="Arno Pro" w:hAnsi="Arno Pro"/>
                                  <w:b/>
                                  <w:kern w:val="20"/>
                                  <w:sz w:val="18"/>
                                  <w:highlight w:val="green"/>
                                  <w:rPrChange w:id="21" w:author="Justin Siegel" w:date="2015-04-09T18:40:00Z">
                                    <w:rPr>
                                      <w:rFonts w:ascii="Arno Pro" w:hAnsi="Arno Pro"/>
                                      <w:b/>
                                      <w:kern w:val="20"/>
                                      <w:sz w:val="18"/>
                                      <w:highlight w:val="yellow"/>
                                    </w:rPr>
                                  </w:rPrChange>
                                </w:rPr>
                                <w:t xml:space="preserve"> column (maybe just +/-) or some way in indicating the protein was not able to be produced in a purified as soluble protein!!!</w:t>
                              </w:r>
                              <w:r w:rsidRPr="00FD268B" w:rsidDel="002327EF">
                                <w:rPr>
                                  <w:rFonts w:ascii="Arno Pro" w:hAnsi="Arno Pro"/>
                                  <w:b/>
                                  <w:kern w:val="20"/>
                                  <w:sz w:val="18"/>
                                  <w:highlight w:val="green"/>
                                  <w:rPrChange w:id="22" w:author="Justin Siegel" w:date="2015-04-09T18:40:00Z">
                                    <w:rPr>
                                      <w:rFonts w:ascii="Arno Pro" w:hAnsi="Arno Pro"/>
                                      <w:b/>
                                      <w:kern w:val="20"/>
                                      <w:sz w:val="18"/>
                                      <w:highlight w:val="yellow"/>
                                    </w:rPr>
                                  </w:rPrChange>
                                </w:rPr>
                                <w:t xml:space="preserve"> </w:t>
                              </w:r>
                              <w:r w:rsidRPr="00FD268B">
                                <w:rPr>
                                  <w:rFonts w:ascii="Arno Pro" w:hAnsi="Arno Pro"/>
                                  <w:b/>
                                  <w:kern w:val="20"/>
                                  <w:sz w:val="18"/>
                                  <w:highlight w:val="green"/>
                                  <w:rPrChange w:id="23" w:author="Justin Siegel" w:date="2015-04-09T18:40:00Z">
                                    <w:rPr>
                                      <w:rFonts w:ascii="Arno Pro" w:hAnsi="Arno Pro"/>
                                      <w:b/>
                                      <w:kern w:val="20"/>
                                      <w:sz w:val="18"/>
                                      <w:highlight w:val="yellow"/>
                                    </w:rPr>
                                  </w:rPrChange>
                                </w:rPr>
                                <w:t>***.</w:t>
                              </w:r>
                              <w:r>
                                <w:rPr>
                                  <w:rFonts w:ascii="Arno Pro" w:hAnsi="Arno Pro"/>
                                  <w:kern w:val="20"/>
                                  <w:sz w:val="18"/>
                                </w:rPr>
                                <w:t xml:space="preserve"> </w:t>
                              </w:r>
                            </w:ins>
                            <w:del w:id="24" w:author="Justin Siegel" w:date="2015-04-09T18:40:00Z">
                              <w:r w:rsidRPr="003D706D" w:rsidDel="00FD268B">
                                <w:rPr>
                                  <w:rFonts w:ascii="Arno Pro" w:hAnsi="Arno Pro"/>
                                  <w:kern w:val="20"/>
                                  <w:sz w:val="18"/>
                                  <w:highlight w:val="yellow"/>
                                </w:rPr>
                                <w:delText>***Check to make sure true… were some soluble and just not active, if so we need to add a 4</w:delText>
                              </w:r>
                              <w:r w:rsidRPr="003D706D" w:rsidDel="00FD268B">
                                <w:rPr>
                                  <w:rFonts w:ascii="Arno Pro" w:hAnsi="Arno Pro"/>
                                  <w:kern w:val="20"/>
                                  <w:sz w:val="18"/>
                                  <w:highlight w:val="yellow"/>
                                  <w:vertAlign w:val="superscript"/>
                                </w:rPr>
                                <w:delText>th</w:delText>
                              </w:r>
                              <w:r w:rsidRPr="003D706D" w:rsidDel="00FD268B">
                                <w:rPr>
                                  <w:rFonts w:ascii="Arno Pro" w:hAnsi="Arno Pro"/>
                                  <w:kern w:val="20"/>
                                  <w:sz w:val="18"/>
                                  <w:highlight w:val="yellow"/>
                                </w:rPr>
                                <w:delText xml:space="preserve"> column for yield</w:delText>
                              </w:r>
                              <w:r w:rsidDel="00FD268B">
                                <w:rPr>
                                  <w:rFonts w:ascii="Arno Pro" w:hAnsi="Arno Pro"/>
                                  <w:kern w:val="20"/>
                                  <w:sz w:val="18"/>
                                  <w:highlight w:val="yellow"/>
                                </w:rPr>
                                <w:delText>… likely just +/-?</w:delText>
                              </w:r>
                              <w:r w:rsidRPr="003D706D" w:rsidDel="00FD268B">
                                <w:rPr>
                                  <w:rFonts w:ascii="Arno Pro" w:hAnsi="Arno Pro"/>
                                  <w:kern w:val="20"/>
                                  <w:sz w:val="18"/>
                                  <w:highlight w:val="yellow"/>
                                </w:rPr>
                                <w:delText>***</w:delText>
                              </w:r>
                              <w:r w:rsidDel="00FD268B">
                                <w:rPr>
                                  <w:rFonts w:ascii="Arno Pro" w:hAnsi="Arno Pro"/>
                                  <w:kern w:val="20"/>
                                  <w:sz w:val="18"/>
                                </w:rPr>
                                <w:delText xml:space="preserve">. </w:delText>
                              </w:r>
                            </w:del>
                            <w:r>
                              <w:rPr>
                                <w:rFonts w:ascii="Arno Pro" w:hAnsi="Arno Pro"/>
                                <w:kern w:val="20"/>
                                <w:sz w:val="18"/>
                              </w:rPr>
                              <w:t>Values are on a log scale and the ranges are as follows: 10–11,000 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 0.6–85 mM (K</w:t>
                            </w:r>
                            <w:r w:rsidRPr="000E2554">
                              <w:rPr>
                                <w:rFonts w:ascii="Arno Pro" w:hAnsi="Arno Pro"/>
                                <w:kern w:val="20"/>
                                <w:sz w:val="18"/>
                                <w:vertAlign w:val="subscript"/>
                              </w:rPr>
                              <w:t>M</w:t>
                            </w:r>
                            <w:r>
                              <w:rPr>
                                <w:rFonts w:ascii="Arno Pro" w:hAnsi="Arno Pro"/>
                                <w:kern w:val="20"/>
                                <w:sz w:val="18"/>
                              </w:rPr>
                              <w:t>), and 10–560,000 M</w:t>
                            </w:r>
                            <w:r w:rsidRPr="001649EB">
                              <w:rPr>
                                <w:rFonts w:ascii="Arno Pro" w:hAnsi="Arno Pro"/>
                                <w:kern w:val="20"/>
                                <w:sz w:val="18"/>
                                <w:vertAlign w:val="superscript"/>
                              </w:rPr>
                              <w:t>-1</w:t>
                            </w:r>
                            <w:r>
                              <w:rPr>
                                <w:rFonts w:ascii="Arno Pro" w:hAnsi="Arno Pro"/>
                                <w:kern w:val="20"/>
                                <w:sz w:val="18"/>
                              </w:rPr>
                              <w:t>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Pr>
                                <w:rFonts w:ascii="Arno Pro" w:hAnsi="Arno Pro"/>
                                <w:kern w:val="20"/>
                                <w:sz w:val="18"/>
                              </w:rPr>
                              <w:t xml:space="preserve">) with wild type constants of </w:t>
                            </w:r>
                            <w:r w:rsidRPr="004354DE">
                              <w:rPr>
                                <w:rFonts w:ascii="Arno Pro" w:hAnsi="Arno Pro"/>
                                <w:kern w:val="20"/>
                                <w:sz w:val="18"/>
                              </w:rPr>
                              <w:t>880 ± 10 min</w:t>
                            </w:r>
                            <w:r w:rsidRPr="004354DE">
                              <w:rPr>
                                <w:rFonts w:ascii="Arno Pro" w:hAnsi="Arno Pro"/>
                                <w:kern w:val="20"/>
                                <w:sz w:val="18"/>
                                <w:vertAlign w:val="superscript"/>
                              </w:rPr>
                              <w:t>–1</w:t>
                            </w:r>
                            <w:r w:rsidRPr="00890DDE">
                              <w:rPr>
                                <w:rFonts w:ascii="Arno Pro" w:hAnsi="Arno Pro"/>
                                <w:kern w:val="20"/>
                                <w:sz w:val="18"/>
                              </w:rPr>
                              <w:t>,</w:t>
                            </w:r>
                            <w:r w:rsidRPr="004354DE">
                              <w:rPr>
                                <w:rFonts w:ascii="Arno Pro" w:hAnsi="Arno Pro"/>
                                <w:kern w:val="20"/>
                                <w:sz w:val="18"/>
                              </w:rPr>
                              <w:t xml:space="preserve"> 5</w:t>
                            </w:r>
                            <w:r>
                              <w:rPr>
                                <w:rFonts w:ascii="Arno Pro" w:hAnsi="Arno Pro"/>
                                <w:kern w:val="20"/>
                                <w:sz w:val="18"/>
                              </w:rPr>
                              <w:t>.0</w:t>
                            </w:r>
                            <w:r w:rsidRPr="004354DE">
                              <w:rPr>
                                <w:rFonts w:ascii="Arno Pro" w:hAnsi="Arno Pro"/>
                                <w:kern w:val="20"/>
                                <w:sz w:val="18"/>
                              </w:rPr>
                              <w:t xml:space="preserve"> ± 0.2 mM, </w:t>
                            </w:r>
                            <w:r>
                              <w:rPr>
                                <w:rFonts w:ascii="Arno Pro" w:hAnsi="Arno Pro"/>
                                <w:kern w:val="20"/>
                                <w:sz w:val="18"/>
                              </w:rPr>
                              <w:t xml:space="preserve"> and </w:t>
                            </w:r>
                            <w:r w:rsidRPr="004354DE">
                              <w:rPr>
                                <w:rFonts w:ascii="Arno Pro" w:hAnsi="Arno Pro"/>
                                <w:kern w:val="20"/>
                                <w:sz w:val="18"/>
                              </w:rPr>
                              <w:t xml:space="preserve">171,000 ± </w:t>
                            </w:r>
                            <w:r w:rsidRPr="00FD268B">
                              <w:rPr>
                                <w:rFonts w:ascii="Arno Pro" w:hAnsi="Arno Pro"/>
                                <w:kern w:val="20"/>
                                <w:sz w:val="18"/>
                                <w:highlight w:val="green"/>
                                <w:rPrChange w:id="25" w:author="Justin Siegel" w:date="2015-04-09T18:40:00Z">
                                  <w:rPr>
                                    <w:rFonts w:ascii="Arno Pro" w:hAnsi="Arno Pro"/>
                                    <w:kern w:val="20"/>
                                    <w:sz w:val="18"/>
                                  </w:rPr>
                                </w:rPrChange>
                              </w:rPr>
                              <w:t>XXX</w:t>
                            </w:r>
                            <w:r>
                              <w:rPr>
                                <w:rFonts w:ascii="Arno Pro" w:hAnsi="Arno Pro"/>
                                <w:kern w:val="20"/>
                                <w:sz w:val="18"/>
                              </w:rPr>
                              <w:t xml:space="preserve"> M</w:t>
                            </w:r>
                            <w:r w:rsidRPr="00890DDE">
                              <w:rPr>
                                <w:rFonts w:ascii="Arno Pro" w:hAnsi="Arno Pro"/>
                                <w:kern w:val="20"/>
                                <w:sz w:val="18"/>
                                <w:vertAlign w:val="superscript"/>
                              </w:rPr>
                              <w:t>-1</w:t>
                            </w:r>
                            <w:r>
                              <w:rPr>
                                <w:rFonts w:ascii="Arno Pro" w:hAnsi="Arno Pro"/>
                                <w:kern w:val="20"/>
                                <w:sz w:val="18"/>
                              </w:rPr>
                              <w:t xml:space="preserve"> </w:t>
                            </w:r>
                            <w:r w:rsidRPr="004354DE">
                              <w:rPr>
                                <w:rFonts w:ascii="Arno Pro" w:hAnsi="Arno Pro"/>
                                <w:kern w:val="20"/>
                                <w:sz w:val="18"/>
                              </w:rPr>
                              <w:t>min</w:t>
                            </w:r>
                            <w:r w:rsidRPr="00890DDE">
                              <w:rPr>
                                <w:rFonts w:ascii="Arno Pro" w:hAnsi="Arno Pro"/>
                                <w:kern w:val="20"/>
                                <w:sz w:val="18"/>
                                <w:vertAlign w:val="superscript"/>
                              </w:rPr>
                              <w:t>-1</w:t>
                            </w:r>
                            <w:r>
                              <w:rPr>
                                <w:rFonts w:ascii="Arno Pro" w:hAnsi="Arno Pro"/>
                                <w:kern w:val="20"/>
                                <w:sz w:val="18"/>
                              </w:rPr>
                              <w:t xml:space="preserve"> for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sidRPr="003D706D">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8D7902">
                              <w:rPr>
                                <w:rFonts w:ascii="Arno Pro" w:hAnsi="Arno Pro"/>
                                <w:kern w:val="20"/>
                                <w:sz w:val="18"/>
                                <w:vertAlign w:val="subscript"/>
                              </w:rPr>
                              <w:t>M</w:t>
                            </w:r>
                            <w:r w:rsidRPr="008D7902">
                              <w:rPr>
                                <w:rFonts w:ascii="Arno Pro" w:hAnsi="Arno Pro"/>
                                <w:kern w:val="20"/>
                                <w:sz w:val="18"/>
                              </w:rPr>
                              <w:t xml:space="preserve">,  and </w:t>
                            </w:r>
                            <w:r w:rsidRPr="008D7902">
                              <w:rPr>
                                <w:rFonts w:ascii="Arno Pro" w:hAnsi="Arno Pro"/>
                                <w:i/>
                                <w:kern w:val="20"/>
                                <w:sz w:val="18"/>
                              </w:rPr>
                              <w:t>k</w:t>
                            </w:r>
                            <w:r w:rsidRPr="008D7902">
                              <w:rPr>
                                <w:rFonts w:ascii="Arno Pro" w:hAnsi="Arno Pro"/>
                                <w:kern w:val="20"/>
                                <w:sz w:val="18"/>
                                <w:vertAlign w:val="subscript"/>
                              </w:rPr>
                              <w:t>cat</w:t>
                            </w:r>
                            <w:r w:rsidRPr="008D7902">
                              <w:rPr>
                                <w:rFonts w:ascii="Arno Pro" w:hAnsi="Arno Pro"/>
                                <w:kern w:val="20"/>
                                <w:sz w:val="18"/>
                              </w:rPr>
                              <w:t>/K</w:t>
                            </w:r>
                            <w:r w:rsidRPr="008D7902">
                              <w:rPr>
                                <w:rFonts w:ascii="Arno Pro" w:hAnsi="Arno Pro"/>
                                <w:kern w:val="20"/>
                                <w:sz w:val="18"/>
                                <w:vertAlign w:val="subscript"/>
                              </w:rPr>
                              <w:t xml:space="preserve">M </w:t>
                            </w:r>
                            <w:r w:rsidRPr="008D7902">
                              <w:rPr>
                                <w:rFonts w:ascii="Arno Pro" w:hAnsi="Arno Pro"/>
                                <w:kern w:val="20"/>
                                <w:sz w:val="18"/>
                              </w:rPr>
                              <w:t>respectively.  A full table of kinetic constants and substrate vs. velocity curves for each is provided in the Supplemental Materials.</w:t>
                            </w:r>
                          </w:p>
                          <w:p w14:paraId="708962B6" w14:textId="2A6BCEAF" w:rsidR="00FD268B" w:rsidRPr="003D706D" w:rsidRDefault="00FD268B" w:rsidP="008A0604">
                            <w:pPr>
                              <w:rPr>
                                <w:rFonts w:ascii="Arno Pro" w:hAnsi="Arno Pro"/>
                                <w:kern w:val="20"/>
                                <w:sz w:val="18"/>
                                <w:vertAlign w:val="subscript"/>
                              </w:rPr>
                            </w:pPr>
                            <w:r w:rsidRPr="00FD268B">
                              <w:rPr>
                                <w:rFonts w:ascii="Arno Pro" w:hAnsi="Arno Pro"/>
                                <w:kern w:val="20"/>
                                <w:sz w:val="18"/>
                                <w:highlight w:val="green"/>
                                <w:rPrChange w:id="26" w:author="Justin Siegel" w:date="2015-04-09T18:40:00Z">
                                  <w:rPr>
                                    <w:rFonts w:ascii="Arno Pro" w:hAnsi="Arno Pro"/>
                                    <w:kern w:val="20"/>
                                    <w:sz w:val="18"/>
                                    <w:highlight w:val="yellow"/>
                                  </w:rPr>
                                </w:rPrChange>
                              </w:rPr>
                              <w:t>***Double check WT numbers***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left:0;text-align:left;margin-left:190.3pt;margin-top:0;width:241.5pt;height:521.75pt;z-index:251660288;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" filled="f" stroked="f">
                <v:textbox>
                  <w:txbxContent>
                    <w:p w14:paraId="329F3B0E" w14:textId="75FCC25C" w:rsidR="00FD268B" w:rsidRDefault="00FD268B" w:rsidP="008A0604">
                      <w:pPr>
                        <w:rPr>
                          <w:rFonts w:ascii="Arno Pro" w:hAnsi="Arno Pro"/>
                          <w:b/>
                          <w:kern w:val="20"/>
                          <w:sz w:val="18"/>
                        </w:rPr>
                      </w:pPr>
                      <w:r>
                        <w:rPr>
                          <w:rFonts w:ascii="Arno Pro" w:hAnsi="Arno Pro"/>
                          <w:b/>
                          <w:noProof/>
                          <w:kern w:val="20"/>
                          <w:sz w:val="18"/>
                        </w:rPr>
                        <w:drawing>
                          <wp:inline distT="0" distB="0" distL="0" distR="0" wp14:anchorId="7CB93130" wp14:editId="3D290507">
                            <wp:extent cx="2799080" cy="32547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15">
                                      <a:extLst>
                                        <a:ext uri="{28A0092B-C50C-407E-A947-70E740481C1C}">
                                          <a14:useLocalDpi xmlns:a14="http://schemas.microsoft.com/office/drawing/2010/main" val="0"/>
                                        </a:ext>
                                      </a:extLst>
                                    </a:blip>
                                    <a:stretch>
                                      <a:fillRect/>
                                    </a:stretch>
                                  </pic:blipFill>
                                  <pic:spPr>
                                    <a:xfrm>
                                      <a:off x="0" y="0"/>
                                      <a:ext cx="2799080" cy="3254744"/>
                                    </a:xfrm>
                                    <a:prstGeom prst="rect">
                                      <a:avLst/>
                                    </a:prstGeom>
                                  </pic:spPr>
                                </pic:pic>
                              </a:graphicData>
                            </a:graphic>
                          </wp:inline>
                        </w:drawing>
                      </w:r>
                    </w:p>
                    <w:p w14:paraId="541C1032" w14:textId="53A62036" w:rsidR="00FD268B" w:rsidRDefault="00FD268B" w:rsidP="008A0604">
                      <w:pPr>
                        <w:rPr>
                          <w:rFonts w:ascii="Arno Pro" w:hAnsi="Arno Pro"/>
                          <w:b/>
                          <w:kern w:val="20"/>
                          <w:sz w:val="18"/>
                        </w:rPr>
                      </w:pPr>
                      <w:r w:rsidRPr="00FD268B">
                        <w:rPr>
                          <w:rFonts w:ascii="Arno Pro" w:hAnsi="Arno Pro"/>
                          <w:b/>
                          <w:kern w:val="20"/>
                          <w:sz w:val="18"/>
                          <w:highlight w:val="green"/>
                          <w:rPrChange w:id="31" w:author="Justin Siegel" w:date="2015-04-09T18:39:00Z">
                            <w:rPr>
                              <w:rFonts w:ascii="Arno Pro" w:hAnsi="Arno Pro"/>
                              <w:b/>
                              <w:kern w:val="20"/>
                              <w:sz w:val="18"/>
                              <w:highlight w:val="yellow"/>
                            </w:rPr>
                          </w:rPrChange>
                        </w:rPr>
                        <w:t xml:space="preserve">*Change WT to </w:t>
                      </w:r>
                      <w:proofErr w:type="spellStart"/>
                      <w:r w:rsidRPr="00FD268B">
                        <w:rPr>
                          <w:rFonts w:ascii="Arno Pro" w:hAnsi="Arno Pro"/>
                          <w:b/>
                          <w:kern w:val="20"/>
                          <w:sz w:val="18"/>
                          <w:highlight w:val="green"/>
                          <w:rPrChange w:id="32" w:author="Justin Siegel" w:date="2015-04-09T18:39:00Z">
                            <w:rPr>
                              <w:rFonts w:ascii="Arno Pro" w:hAnsi="Arno Pro"/>
                              <w:b/>
                              <w:kern w:val="20"/>
                              <w:sz w:val="18"/>
                              <w:highlight w:val="yellow"/>
                            </w:rPr>
                          </w:rPrChange>
                        </w:rPr>
                        <w:t>BglB</w:t>
                      </w:r>
                      <w:proofErr w:type="spellEnd"/>
                      <w:r w:rsidRPr="00FD268B">
                        <w:rPr>
                          <w:rFonts w:ascii="Arno Pro" w:hAnsi="Arno Pro"/>
                          <w:b/>
                          <w:kern w:val="20"/>
                          <w:sz w:val="18"/>
                          <w:highlight w:val="green"/>
                          <w:rPrChange w:id="33" w:author="Justin Siegel" w:date="2015-04-09T18:39:00Z">
                            <w:rPr>
                              <w:rFonts w:ascii="Arno Pro" w:hAnsi="Arno Pro"/>
                              <w:b/>
                              <w:kern w:val="20"/>
                              <w:sz w:val="18"/>
                              <w:highlight w:val="yellow"/>
                            </w:rPr>
                          </w:rPrChange>
                        </w:rPr>
                        <w:t xml:space="preserve"> in Figure above*</w:t>
                      </w:r>
                    </w:p>
                    <w:p w14:paraId="1F9C9C23" w14:textId="632AED8A" w:rsidR="00FD268B" w:rsidRPr="008D7902" w:rsidRDefault="00FD268B" w:rsidP="008A0604">
                      <w:pPr>
                        <w:rPr>
                          <w:rFonts w:ascii="Arno Pro" w:hAnsi="Arno Pro"/>
                          <w:kern w:val="20"/>
                          <w:sz w:val="18"/>
                        </w:rPr>
                      </w:pPr>
                      <w:r w:rsidRPr="008A0604">
                        <w:rPr>
                          <w:rFonts w:ascii="Arno Pro" w:hAnsi="Arno Pro"/>
                          <w:b/>
                          <w:kern w:val="20"/>
                          <w:sz w:val="18"/>
                        </w:rPr>
                        <w:t xml:space="preserve">Figure 2. </w:t>
                      </w:r>
                      <w:r>
                        <w:rPr>
                          <w:rFonts w:ascii="Arno Pro" w:hAnsi="Arno Pro"/>
                          <w:b/>
                          <w:kern w:val="20"/>
                          <w:sz w:val="18"/>
                        </w:rPr>
                        <w:t>Relative k</w:t>
                      </w:r>
                      <w:r w:rsidRPr="008A0604">
                        <w:rPr>
                          <w:rFonts w:ascii="Arno Pro" w:hAnsi="Arno Pro"/>
                          <w:b/>
                          <w:kern w:val="20"/>
                          <w:sz w:val="18"/>
                        </w:rPr>
                        <w:t xml:space="preserve">inetic constants </w:t>
                      </w:r>
                      <w:r>
                        <w:rPr>
                          <w:rFonts w:ascii="Arno Pro" w:hAnsi="Arno Pro"/>
                          <w:b/>
                          <w:kern w:val="20"/>
                          <w:sz w:val="18"/>
                        </w:rPr>
                        <w:t>of</w:t>
                      </w:r>
                      <w:r w:rsidRPr="008A0604">
                        <w:rPr>
                          <w:rFonts w:ascii="Arno Pro" w:hAnsi="Arno Pro"/>
                          <w:b/>
                          <w:kern w:val="20"/>
                          <w:sz w:val="18"/>
                        </w:rPr>
                        <w:t xml:space="preserve"> 104 </w:t>
                      </w:r>
                      <w:proofErr w:type="spellStart"/>
                      <w:r>
                        <w:rPr>
                          <w:rFonts w:ascii="Arno Pro" w:hAnsi="Arno Pro"/>
                          <w:b/>
                          <w:kern w:val="20"/>
                          <w:sz w:val="18"/>
                        </w:rPr>
                        <w:t>BlgB</w:t>
                      </w:r>
                      <w:proofErr w:type="spellEnd"/>
                      <w:r>
                        <w:rPr>
                          <w:rFonts w:ascii="Arno Pro" w:hAnsi="Arno Pro"/>
                          <w:b/>
                          <w:kern w:val="20"/>
                          <w:sz w:val="18"/>
                        </w:rPr>
                        <w:t xml:space="preserve"> </w:t>
                      </w:r>
                      <w:r w:rsidRPr="008A0604">
                        <w:rPr>
                          <w:rFonts w:ascii="Arno Pro" w:hAnsi="Arno Pro"/>
                          <w:b/>
                          <w:kern w:val="20"/>
                          <w:sz w:val="18"/>
                        </w:rPr>
                        <w:t>mutants</w:t>
                      </w:r>
                      <w:r w:rsidRPr="008A0604">
                        <w:rPr>
                          <w:rFonts w:ascii="Arno Pro" w:hAnsi="Arno Pro"/>
                          <w:kern w:val="20"/>
                          <w:sz w:val="18"/>
                        </w:rPr>
                        <w:t>.</w:t>
                      </w:r>
                      <w:r>
                        <w:rPr>
                          <w:rFonts w:ascii="Arno Pro" w:hAnsi="Arno Pro"/>
                          <w:kern w:val="20"/>
                          <w:sz w:val="18"/>
                        </w:rPr>
                        <w:t xml:space="preserve"> The </w:t>
                      </w:r>
                      <w:proofErr w:type="spellStart"/>
                      <w:r>
                        <w:rPr>
                          <w:rFonts w:ascii="Arno Pro" w:hAnsi="Arno Pro"/>
                          <w:kern w:val="20"/>
                          <w:sz w:val="18"/>
                        </w:rPr>
                        <w:t>heatmap</w:t>
                      </w:r>
                      <w:proofErr w:type="spellEnd"/>
                      <w:r>
                        <w:rPr>
                          <w:rFonts w:ascii="Arno Pro" w:hAnsi="Arno Pro"/>
                          <w:kern w:val="20"/>
                          <w:sz w:val="18"/>
                        </w:rPr>
                        <w:t xml:space="preserve"> depicts the effect of the mutant on each kinetic constant relative to native </w:t>
                      </w:r>
                      <w:proofErr w:type="spellStart"/>
                      <w:r>
                        <w:rPr>
                          <w:rFonts w:ascii="Arno Pro" w:hAnsi="Arno Pro"/>
                          <w:kern w:val="20"/>
                          <w:sz w:val="18"/>
                        </w:rPr>
                        <w:t>BglB</w:t>
                      </w:r>
                      <w:proofErr w:type="spellEnd"/>
                      <w:r>
                        <w:rPr>
                          <w:rFonts w:ascii="Arno Pro" w:hAnsi="Arno Pro"/>
                          <w:kern w:val="20"/>
                          <w:sz w:val="18"/>
                        </w:rPr>
                        <w:t xml:space="preserve">.  As indicated in the color legend, gold is for higher value and blue for a lower value. If the kinetic constant was not measurable an X is depicted in the box.  Mutations with an X in all three columns did not result in soluble </w:t>
                      </w:r>
                      <w:proofErr w:type="gramStart"/>
                      <w:r>
                        <w:rPr>
                          <w:rFonts w:ascii="Arno Pro" w:hAnsi="Arno Pro"/>
                          <w:kern w:val="20"/>
                          <w:sz w:val="18"/>
                        </w:rPr>
                        <w:t xml:space="preserve">protein </w:t>
                      </w:r>
                      <w:ins w:id="34" w:author="Justin Siegel" w:date="2015-04-09T18:40:00Z">
                        <w:r w:rsidRPr="0009797B">
                          <w:rPr>
                            <w:rFonts w:ascii="Arno Pro" w:hAnsi="Arno Pro"/>
                            <w:kern w:val="20"/>
                            <w:sz w:val="18"/>
                            <w:highlight w:val="yellow"/>
                          </w:rPr>
                          <w:t>.</w:t>
                        </w:r>
                        <w:proofErr w:type="gramEnd"/>
                        <w:r w:rsidRPr="0009797B">
                          <w:rPr>
                            <w:rFonts w:ascii="Arno Pro" w:hAnsi="Arno Pro"/>
                            <w:kern w:val="20"/>
                            <w:sz w:val="18"/>
                            <w:highlight w:val="yellow"/>
                          </w:rPr>
                          <w:t xml:space="preserve"> </w:t>
                        </w:r>
                        <w:r w:rsidRPr="00FD268B">
                          <w:rPr>
                            <w:rFonts w:ascii="Arno Pro" w:hAnsi="Arno Pro"/>
                            <w:kern w:val="20"/>
                            <w:sz w:val="18"/>
                            <w:highlight w:val="green"/>
                            <w:rPrChange w:id="35" w:author="Justin Siegel" w:date="2015-04-09T18:40:00Z">
                              <w:rPr>
                                <w:rFonts w:ascii="Arno Pro" w:hAnsi="Arno Pro"/>
                                <w:kern w:val="20"/>
                                <w:sz w:val="18"/>
                                <w:highlight w:val="yellow"/>
                              </w:rPr>
                            </w:rPrChange>
                          </w:rPr>
                          <w:t xml:space="preserve">If the kinetic constant was not measurable an X is depicted in the box.  Mutations with an X in all three columns did not result in soluble protein </w:t>
                        </w:r>
                        <w:r w:rsidRPr="00FD268B">
                          <w:rPr>
                            <w:rFonts w:ascii="Arno Pro" w:hAnsi="Arno Pro"/>
                            <w:b/>
                            <w:kern w:val="20"/>
                            <w:sz w:val="18"/>
                            <w:highlight w:val="green"/>
                            <w:rPrChange w:id="36" w:author="Justin Siegel" w:date="2015-04-09T18:40:00Z">
                              <w:rPr>
                                <w:rFonts w:ascii="Arno Pro" w:hAnsi="Arno Pro"/>
                                <w:b/>
                                <w:kern w:val="20"/>
                                <w:sz w:val="18"/>
                                <w:highlight w:val="yellow"/>
                              </w:rPr>
                            </w:rPrChange>
                          </w:rPr>
                          <w:t>***Check to make sure true… were some soluble and just not active, if so we need to add a 4</w:t>
                        </w:r>
                        <w:r w:rsidRPr="00FD268B">
                          <w:rPr>
                            <w:rFonts w:ascii="Arno Pro" w:hAnsi="Arno Pro"/>
                            <w:b/>
                            <w:kern w:val="20"/>
                            <w:sz w:val="18"/>
                            <w:highlight w:val="green"/>
                            <w:vertAlign w:val="superscript"/>
                            <w:rPrChange w:id="37" w:author="Justin Siegel" w:date="2015-04-09T18:40:00Z">
                              <w:rPr>
                                <w:rFonts w:ascii="Arno Pro" w:hAnsi="Arno Pro"/>
                                <w:b/>
                                <w:kern w:val="20"/>
                                <w:sz w:val="18"/>
                                <w:highlight w:val="yellow"/>
                                <w:vertAlign w:val="superscript"/>
                              </w:rPr>
                            </w:rPrChange>
                          </w:rPr>
                          <w:t>th</w:t>
                        </w:r>
                        <w:r w:rsidRPr="00FD268B">
                          <w:rPr>
                            <w:rFonts w:ascii="Arno Pro" w:hAnsi="Arno Pro"/>
                            <w:b/>
                            <w:kern w:val="20"/>
                            <w:sz w:val="18"/>
                            <w:highlight w:val="green"/>
                            <w:rPrChange w:id="38" w:author="Justin Siegel" w:date="2015-04-09T18:40:00Z">
                              <w:rPr>
                                <w:rFonts w:ascii="Arno Pro" w:hAnsi="Arno Pro"/>
                                <w:b/>
                                <w:kern w:val="20"/>
                                <w:sz w:val="18"/>
                                <w:highlight w:val="yellow"/>
                              </w:rPr>
                            </w:rPrChange>
                          </w:rPr>
                          <w:t xml:space="preserve"> co</w:t>
                        </w:r>
                        <w:r w:rsidRPr="00FD268B">
                          <w:rPr>
                            <w:rFonts w:ascii="Arno Pro" w:hAnsi="Arno Pro"/>
                            <w:b/>
                            <w:kern w:val="20"/>
                            <w:sz w:val="18"/>
                            <w:highlight w:val="green"/>
                            <w:rPrChange w:id="39" w:author="Justin Siegel" w:date="2015-04-09T18:40:00Z">
                              <w:rPr>
                                <w:rFonts w:ascii="Arno Pro" w:hAnsi="Arno Pro"/>
                                <w:b/>
                                <w:kern w:val="20"/>
                                <w:sz w:val="18"/>
                                <w:highlight w:val="yellow"/>
                              </w:rPr>
                            </w:rPrChange>
                          </w:rPr>
                          <w:t>l</w:t>
                        </w:r>
                        <w:r w:rsidRPr="00FD268B">
                          <w:rPr>
                            <w:rFonts w:ascii="Arno Pro" w:hAnsi="Arno Pro"/>
                            <w:b/>
                            <w:kern w:val="20"/>
                            <w:sz w:val="18"/>
                            <w:highlight w:val="green"/>
                            <w:rPrChange w:id="40" w:author="Justin Siegel" w:date="2015-04-09T18:40:00Z">
                              <w:rPr>
                                <w:rFonts w:ascii="Arno Pro" w:hAnsi="Arno Pro"/>
                                <w:b/>
                                <w:kern w:val="20"/>
                                <w:sz w:val="18"/>
                                <w:highlight w:val="yellow"/>
                              </w:rPr>
                            </w:rPrChange>
                          </w:rPr>
                          <w:t>umn (maybe just +/-) or some way in indicating the protein was not able to be produced in a purified as soluble pr</w:t>
                        </w:r>
                        <w:r w:rsidRPr="00FD268B">
                          <w:rPr>
                            <w:rFonts w:ascii="Arno Pro" w:hAnsi="Arno Pro"/>
                            <w:b/>
                            <w:kern w:val="20"/>
                            <w:sz w:val="18"/>
                            <w:highlight w:val="green"/>
                            <w:rPrChange w:id="41" w:author="Justin Siegel" w:date="2015-04-09T18:40:00Z">
                              <w:rPr>
                                <w:rFonts w:ascii="Arno Pro" w:hAnsi="Arno Pro"/>
                                <w:b/>
                                <w:kern w:val="20"/>
                                <w:sz w:val="18"/>
                                <w:highlight w:val="yellow"/>
                              </w:rPr>
                            </w:rPrChange>
                          </w:rPr>
                          <w:t>o</w:t>
                        </w:r>
                        <w:r w:rsidRPr="00FD268B">
                          <w:rPr>
                            <w:rFonts w:ascii="Arno Pro" w:hAnsi="Arno Pro"/>
                            <w:b/>
                            <w:kern w:val="20"/>
                            <w:sz w:val="18"/>
                            <w:highlight w:val="green"/>
                            <w:rPrChange w:id="42" w:author="Justin Siegel" w:date="2015-04-09T18:40:00Z">
                              <w:rPr>
                                <w:rFonts w:ascii="Arno Pro" w:hAnsi="Arno Pro"/>
                                <w:b/>
                                <w:kern w:val="20"/>
                                <w:sz w:val="18"/>
                                <w:highlight w:val="yellow"/>
                              </w:rPr>
                            </w:rPrChange>
                          </w:rPr>
                          <w:t>tein!!!</w:t>
                        </w:r>
                        <w:r w:rsidRPr="00FD268B" w:rsidDel="002327EF">
                          <w:rPr>
                            <w:rFonts w:ascii="Arno Pro" w:hAnsi="Arno Pro"/>
                            <w:b/>
                            <w:kern w:val="20"/>
                            <w:sz w:val="18"/>
                            <w:highlight w:val="green"/>
                            <w:rPrChange w:id="43" w:author="Justin Siegel" w:date="2015-04-09T18:40:00Z">
                              <w:rPr>
                                <w:rFonts w:ascii="Arno Pro" w:hAnsi="Arno Pro"/>
                                <w:b/>
                                <w:kern w:val="20"/>
                                <w:sz w:val="18"/>
                                <w:highlight w:val="yellow"/>
                              </w:rPr>
                            </w:rPrChange>
                          </w:rPr>
                          <w:t xml:space="preserve"> </w:t>
                        </w:r>
                        <w:r w:rsidRPr="00FD268B">
                          <w:rPr>
                            <w:rFonts w:ascii="Arno Pro" w:hAnsi="Arno Pro"/>
                            <w:b/>
                            <w:kern w:val="20"/>
                            <w:sz w:val="18"/>
                            <w:highlight w:val="green"/>
                            <w:rPrChange w:id="44" w:author="Justin Siegel" w:date="2015-04-09T18:40:00Z">
                              <w:rPr>
                                <w:rFonts w:ascii="Arno Pro" w:hAnsi="Arno Pro"/>
                                <w:b/>
                                <w:kern w:val="20"/>
                                <w:sz w:val="18"/>
                                <w:highlight w:val="yellow"/>
                              </w:rPr>
                            </w:rPrChange>
                          </w:rPr>
                          <w:t>***.</w:t>
                        </w:r>
                        <w:r>
                          <w:rPr>
                            <w:rFonts w:ascii="Arno Pro" w:hAnsi="Arno Pro"/>
                            <w:kern w:val="20"/>
                            <w:sz w:val="18"/>
                          </w:rPr>
                          <w:t xml:space="preserve"> </w:t>
                        </w:r>
                      </w:ins>
                      <w:del w:id="45" w:author="Justin Siegel" w:date="2015-04-09T18:40:00Z">
                        <w:r w:rsidRPr="003D706D" w:rsidDel="00FD268B">
                          <w:rPr>
                            <w:rFonts w:ascii="Arno Pro" w:hAnsi="Arno Pro"/>
                            <w:kern w:val="20"/>
                            <w:sz w:val="18"/>
                            <w:highlight w:val="yellow"/>
                          </w:rPr>
                          <w:delText>***Check to make sure true… were some soluble and just not active, if so we need to add a 4</w:delText>
                        </w:r>
                        <w:r w:rsidRPr="003D706D" w:rsidDel="00FD268B">
                          <w:rPr>
                            <w:rFonts w:ascii="Arno Pro" w:hAnsi="Arno Pro"/>
                            <w:kern w:val="20"/>
                            <w:sz w:val="18"/>
                            <w:highlight w:val="yellow"/>
                            <w:vertAlign w:val="superscript"/>
                          </w:rPr>
                          <w:delText>th</w:delText>
                        </w:r>
                        <w:r w:rsidRPr="003D706D" w:rsidDel="00FD268B">
                          <w:rPr>
                            <w:rFonts w:ascii="Arno Pro" w:hAnsi="Arno Pro"/>
                            <w:kern w:val="20"/>
                            <w:sz w:val="18"/>
                            <w:highlight w:val="yellow"/>
                          </w:rPr>
                          <w:delText xml:space="preserve"> column for yield</w:delText>
                        </w:r>
                        <w:r w:rsidDel="00FD268B">
                          <w:rPr>
                            <w:rFonts w:ascii="Arno Pro" w:hAnsi="Arno Pro"/>
                            <w:kern w:val="20"/>
                            <w:sz w:val="18"/>
                            <w:highlight w:val="yellow"/>
                          </w:rPr>
                          <w:delText>… likely just +/-?</w:delText>
                        </w:r>
                        <w:r w:rsidRPr="003D706D" w:rsidDel="00FD268B">
                          <w:rPr>
                            <w:rFonts w:ascii="Arno Pro" w:hAnsi="Arno Pro"/>
                            <w:kern w:val="20"/>
                            <w:sz w:val="18"/>
                            <w:highlight w:val="yellow"/>
                          </w:rPr>
                          <w:delText>***</w:delText>
                        </w:r>
                        <w:r w:rsidDel="00FD268B">
                          <w:rPr>
                            <w:rFonts w:ascii="Arno Pro" w:hAnsi="Arno Pro"/>
                            <w:kern w:val="20"/>
                            <w:sz w:val="18"/>
                          </w:rPr>
                          <w:delText xml:space="preserve">. </w:delText>
                        </w:r>
                      </w:del>
                      <w:r>
                        <w:rPr>
                          <w:rFonts w:ascii="Arno Pro" w:hAnsi="Arno Pro"/>
                          <w:kern w:val="20"/>
                          <w:sz w:val="18"/>
                        </w:rPr>
                        <w:t>Values are on a log scale and the ranges are as follows: 10–11,000 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 xml:space="preserve">), 0.6–85 </w:t>
                      </w:r>
                      <w:proofErr w:type="spellStart"/>
                      <w:r>
                        <w:rPr>
                          <w:rFonts w:ascii="Arno Pro" w:hAnsi="Arno Pro"/>
                          <w:kern w:val="20"/>
                          <w:sz w:val="18"/>
                        </w:rPr>
                        <w:t>mM</w:t>
                      </w:r>
                      <w:proofErr w:type="spellEnd"/>
                      <w:r>
                        <w:rPr>
                          <w:rFonts w:ascii="Arno Pro" w:hAnsi="Arno Pro"/>
                          <w:kern w:val="20"/>
                          <w:sz w:val="18"/>
                        </w:rPr>
                        <w:t xml:space="preserve"> (K</w:t>
                      </w:r>
                      <w:r w:rsidRPr="000E2554">
                        <w:rPr>
                          <w:rFonts w:ascii="Arno Pro" w:hAnsi="Arno Pro"/>
                          <w:kern w:val="20"/>
                          <w:sz w:val="18"/>
                          <w:vertAlign w:val="subscript"/>
                        </w:rPr>
                        <w:t>M</w:t>
                      </w:r>
                      <w:r>
                        <w:rPr>
                          <w:rFonts w:ascii="Arno Pro" w:hAnsi="Arno Pro"/>
                          <w:kern w:val="20"/>
                          <w:sz w:val="18"/>
                        </w:rPr>
                        <w:t>), and 10–560,000 M</w:t>
                      </w:r>
                      <w:r w:rsidRPr="001649EB">
                        <w:rPr>
                          <w:rFonts w:ascii="Arno Pro" w:hAnsi="Arno Pro"/>
                          <w:kern w:val="20"/>
                          <w:sz w:val="18"/>
                          <w:vertAlign w:val="superscript"/>
                        </w:rPr>
                        <w:t>-1</w:t>
                      </w:r>
                      <w:r>
                        <w:rPr>
                          <w:rFonts w:ascii="Arno Pro" w:hAnsi="Arno Pro"/>
                          <w:kern w:val="20"/>
                          <w:sz w:val="18"/>
                        </w:rPr>
                        <w:t>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Pr>
                          <w:rFonts w:ascii="Arno Pro" w:hAnsi="Arno Pro"/>
                          <w:kern w:val="20"/>
                          <w:sz w:val="18"/>
                        </w:rPr>
                        <w:t>) with wild type co</w:t>
                      </w:r>
                      <w:r>
                        <w:rPr>
                          <w:rFonts w:ascii="Arno Pro" w:hAnsi="Arno Pro"/>
                          <w:kern w:val="20"/>
                          <w:sz w:val="18"/>
                        </w:rPr>
                        <w:t>n</w:t>
                      </w:r>
                      <w:r>
                        <w:rPr>
                          <w:rFonts w:ascii="Arno Pro" w:hAnsi="Arno Pro"/>
                          <w:kern w:val="20"/>
                          <w:sz w:val="18"/>
                        </w:rPr>
                        <w:t xml:space="preserve">stants of </w:t>
                      </w:r>
                      <w:r w:rsidRPr="004354DE">
                        <w:rPr>
                          <w:rFonts w:ascii="Arno Pro" w:hAnsi="Arno Pro"/>
                          <w:kern w:val="20"/>
                          <w:sz w:val="18"/>
                        </w:rPr>
                        <w:t>880 ± 10 min</w:t>
                      </w:r>
                      <w:r w:rsidRPr="004354DE">
                        <w:rPr>
                          <w:rFonts w:ascii="Arno Pro" w:hAnsi="Arno Pro"/>
                          <w:kern w:val="20"/>
                          <w:sz w:val="18"/>
                          <w:vertAlign w:val="superscript"/>
                        </w:rPr>
                        <w:t>–1</w:t>
                      </w:r>
                      <w:r w:rsidRPr="00890DDE">
                        <w:rPr>
                          <w:rFonts w:ascii="Arno Pro" w:hAnsi="Arno Pro"/>
                          <w:kern w:val="20"/>
                          <w:sz w:val="18"/>
                        </w:rPr>
                        <w:t>,</w:t>
                      </w:r>
                      <w:r w:rsidRPr="004354DE">
                        <w:rPr>
                          <w:rFonts w:ascii="Arno Pro" w:hAnsi="Arno Pro"/>
                          <w:kern w:val="20"/>
                          <w:sz w:val="18"/>
                        </w:rPr>
                        <w:t xml:space="preserve"> 5</w:t>
                      </w:r>
                      <w:r>
                        <w:rPr>
                          <w:rFonts w:ascii="Arno Pro" w:hAnsi="Arno Pro"/>
                          <w:kern w:val="20"/>
                          <w:sz w:val="18"/>
                        </w:rPr>
                        <w:t>.0</w:t>
                      </w:r>
                      <w:r w:rsidRPr="004354DE">
                        <w:rPr>
                          <w:rFonts w:ascii="Arno Pro" w:hAnsi="Arno Pro"/>
                          <w:kern w:val="20"/>
                          <w:sz w:val="18"/>
                        </w:rPr>
                        <w:t xml:space="preserve"> ± 0.2 </w:t>
                      </w:r>
                      <w:proofErr w:type="spellStart"/>
                      <w:r w:rsidRPr="004354DE">
                        <w:rPr>
                          <w:rFonts w:ascii="Arno Pro" w:hAnsi="Arno Pro"/>
                          <w:kern w:val="20"/>
                          <w:sz w:val="18"/>
                        </w:rPr>
                        <w:t>mM</w:t>
                      </w:r>
                      <w:proofErr w:type="spellEnd"/>
                      <w:proofErr w:type="gramStart"/>
                      <w:r w:rsidRPr="004354DE">
                        <w:rPr>
                          <w:rFonts w:ascii="Arno Pro" w:hAnsi="Arno Pro"/>
                          <w:kern w:val="20"/>
                          <w:sz w:val="18"/>
                        </w:rPr>
                        <w:t xml:space="preserve">, </w:t>
                      </w:r>
                      <w:r>
                        <w:rPr>
                          <w:rFonts w:ascii="Arno Pro" w:hAnsi="Arno Pro"/>
                          <w:kern w:val="20"/>
                          <w:sz w:val="18"/>
                        </w:rPr>
                        <w:t xml:space="preserve"> and</w:t>
                      </w:r>
                      <w:proofErr w:type="gramEnd"/>
                      <w:r>
                        <w:rPr>
                          <w:rFonts w:ascii="Arno Pro" w:hAnsi="Arno Pro"/>
                          <w:kern w:val="20"/>
                          <w:sz w:val="18"/>
                        </w:rPr>
                        <w:t xml:space="preserve"> </w:t>
                      </w:r>
                      <w:r w:rsidRPr="004354DE">
                        <w:rPr>
                          <w:rFonts w:ascii="Arno Pro" w:hAnsi="Arno Pro"/>
                          <w:kern w:val="20"/>
                          <w:sz w:val="18"/>
                        </w:rPr>
                        <w:t xml:space="preserve">171,000 ± </w:t>
                      </w:r>
                      <w:r w:rsidRPr="00FD268B">
                        <w:rPr>
                          <w:rFonts w:ascii="Arno Pro" w:hAnsi="Arno Pro"/>
                          <w:kern w:val="20"/>
                          <w:sz w:val="18"/>
                          <w:highlight w:val="green"/>
                          <w:rPrChange w:id="46" w:author="Justin Siegel" w:date="2015-04-09T18:40:00Z">
                            <w:rPr>
                              <w:rFonts w:ascii="Arno Pro" w:hAnsi="Arno Pro"/>
                              <w:kern w:val="20"/>
                              <w:sz w:val="18"/>
                            </w:rPr>
                          </w:rPrChange>
                        </w:rPr>
                        <w:t>XXX</w:t>
                      </w:r>
                      <w:r>
                        <w:rPr>
                          <w:rFonts w:ascii="Arno Pro" w:hAnsi="Arno Pro"/>
                          <w:kern w:val="20"/>
                          <w:sz w:val="18"/>
                        </w:rPr>
                        <w:t xml:space="preserve"> M</w:t>
                      </w:r>
                      <w:r w:rsidRPr="00890DDE">
                        <w:rPr>
                          <w:rFonts w:ascii="Arno Pro" w:hAnsi="Arno Pro"/>
                          <w:kern w:val="20"/>
                          <w:sz w:val="18"/>
                          <w:vertAlign w:val="superscript"/>
                        </w:rPr>
                        <w:t>-1</w:t>
                      </w:r>
                      <w:r>
                        <w:rPr>
                          <w:rFonts w:ascii="Arno Pro" w:hAnsi="Arno Pro"/>
                          <w:kern w:val="20"/>
                          <w:sz w:val="18"/>
                        </w:rPr>
                        <w:t xml:space="preserve"> </w:t>
                      </w:r>
                      <w:r w:rsidRPr="004354DE">
                        <w:rPr>
                          <w:rFonts w:ascii="Arno Pro" w:hAnsi="Arno Pro"/>
                          <w:kern w:val="20"/>
                          <w:sz w:val="18"/>
                        </w:rPr>
                        <w:t>min</w:t>
                      </w:r>
                      <w:r w:rsidRPr="00890DDE">
                        <w:rPr>
                          <w:rFonts w:ascii="Arno Pro" w:hAnsi="Arno Pro"/>
                          <w:kern w:val="20"/>
                          <w:sz w:val="18"/>
                          <w:vertAlign w:val="superscript"/>
                        </w:rPr>
                        <w:t>-1</w:t>
                      </w:r>
                      <w:r>
                        <w:rPr>
                          <w:rFonts w:ascii="Arno Pro" w:hAnsi="Arno Pro"/>
                          <w:kern w:val="20"/>
                          <w:sz w:val="18"/>
                        </w:rPr>
                        <w:t xml:space="preserve"> for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sidRPr="003D706D">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8D7902">
                        <w:rPr>
                          <w:rFonts w:ascii="Arno Pro" w:hAnsi="Arno Pro"/>
                          <w:kern w:val="20"/>
                          <w:sz w:val="18"/>
                          <w:vertAlign w:val="subscript"/>
                        </w:rPr>
                        <w:t>M</w:t>
                      </w:r>
                      <w:r w:rsidRPr="008D7902">
                        <w:rPr>
                          <w:rFonts w:ascii="Arno Pro" w:hAnsi="Arno Pro"/>
                          <w:kern w:val="20"/>
                          <w:sz w:val="18"/>
                        </w:rPr>
                        <w:t xml:space="preserve">,  and </w:t>
                      </w:r>
                      <w:r w:rsidRPr="008D7902">
                        <w:rPr>
                          <w:rFonts w:ascii="Arno Pro" w:hAnsi="Arno Pro"/>
                          <w:i/>
                          <w:kern w:val="20"/>
                          <w:sz w:val="18"/>
                        </w:rPr>
                        <w:t>k</w:t>
                      </w:r>
                      <w:r w:rsidRPr="008D7902">
                        <w:rPr>
                          <w:rFonts w:ascii="Arno Pro" w:hAnsi="Arno Pro"/>
                          <w:kern w:val="20"/>
                          <w:sz w:val="18"/>
                          <w:vertAlign w:val="subscript"/>
                        </w:rPr>
                        <w:t>cat</w:t>
                      </w:r>
                      <w:r w:rsidRPr="008D7902">
                        <w:rPr>
                          <w:rFonts w:ascii="Arno Pro" w:hAnsi="Arno Pro"/>
                          <w:kern w:val="20"/>
                          <w:sz w:val="18"/>
                        </w:rPr>
                        <w:t>/K</w:t>
                      </w:r>
                      <w:r w:rsidRPr="008D7902">
                        <w:rPr>
                          <w:rFonts w:ascii="Arno Pro" w:hAnsi="Arno Pro"/>
                          <w:kern w:val="20"/>
                          <w:sz w:val="18"/>
                          <w:vertAlign w:val="subscript"/>
                        </w:rPr>
                        <w:t xml:space="preserve">M </w:t>
                      </w:r>
                      <w:r w:rsidRPr="008D7902">
                        <w:rPr>
                          <w:rFonts w:ascii="Arno Pro" w:hAnsi="Arno Pro"/>
                          <w:kern w:val="20"/>
                          <w:sz w:val="18"/>
                        </w:rPr>
                        <w:t>respectively.  A full table of kinetic constants and substrate vs. velocity curves for each is provided in the Supplemental Materials.</w:t>
                      </w:r>
                    </w:p>
                    <w:p w14:paraId="708962B6" w14:textId="2A6BCEAF" w:rsidR="00FD268B" w:rsidRPr="003D706D" w:rsidRDefault="00FD268B" w:rsidP="008A0604">
                      <w:pPr>
                        <w:rPr>
                          <w:rFonts w:ascii="Arno Pro" w:hAnsi="Arno Pro"/>
                          <w:kern w:val="20"/>
                          <w:sz w:val="18"/>
                          <w:vertAlign w:val="subscript"/>
                        </w:rPr>
                      </w:pPr>
                      <w:r w:rsidRPr="00FD268B">
                        <w:rPr>
                          <w:rFonts w:ascii="Arno Pro" w:hAnsi="Arno Pro"/>
                          <w:kern w:val="20"/>
                          <w:sz w:val="18"/>
                          <w:highlight w:val="green"/>
                          <w:rPrChange w:id="47" w:author="Justin Siegel" w:date="2015-04-09T18:40:00Z">
                            <w:rPr>
                              <w:rFonts w:ascii="Arno Pro" w:hAnsi="Arno Pro"/>
                              <w:kern w:val="20"/>
                              <w:sz w:val="18"/>
                              <w:highlight w:val="yellow"/>
                            </w:rPr>
                          </w:rPrChange>
                        </w:rPr>
                        <w:t>***Double check WT numbers***</w:t>
                      </w:r>
                    </w:p>
                  </w:txbxContent>
                </v:textbox>
                <w10:wrap type="square" anchorx="margin" anchory="margin"/>
              </v:shape>
            </w:pict>
          </mc:Fallback>
        </mc:AlternateContent>
      </w:r>
      <w:r w:rsidR="00243332" w:rsidRPr="00836D42">
        <w:t>Here, we report a large data set of kinetic constants of 104 computationally designed variants of BglB, each of which was produced, purified, and kinetic constants (</w:t>
      </w:r>
      <w:r w:rsidR="00F424DC" w:rsidRPr="00C04965">
        <w:rPr>
          <w:i/>
        </w:rPr>
        <w:t>k</w:t>
      </w:r>
      <w:r w:rsidR="00F424DC" w:rsidRPr="00836D42">
        <w:rPr>
          <w:vertAlign w:val="subscript"/>
        </w:rPr>
        <w:t>cat</w:t>
      </w:r>
      <w:r w:rsidR="00243332" w:rsidRPr="00836D42">
        <w:t xml:space="preserve">, </w:t>
      </w:r>
      <w:r w:rsidR="00F424DC" w:rsidRPr="00836D42">
        <w:t>K</w:t>
      </w:r>
      <w:r w:rsidR="00F424DC" w:rsidRPr="00836D42">
        <w:rPr>
          <w:vertAlign w:val="subscript"/>
        </w:rPr>
        <w:t>M</w:t>
      </w:r>
      <w:r w:rsidR="00243332" w:rsidRPr="00836D42">
        <w:t>, K</w:t>
      </w:r>
      <w:r w:rsidR="00243332" w:rsidRPr="00836D42">
        <w:rPr>
          <w:vertAlign w:val="subscript"/>
        </w:rPr>
        <w:t>i</w:t>
      </w:r>
      <w:r w:rsidR="00243332" w:rsidRPr="00836D42">
        <w:t>) measured using the reporter substrate 4-nitrophenyl-ß-D-glucoside</w:t>
      </w:r>
      <w:r w:rsidR="00F85B34">
        <w:t xml:space="preserve"> (pNPG)</w:t>
      </w:r>
      <w:r w:rsidR="00243332" w:rsidRPr="00836D42">
        <w:t>. Great</w:t>
      </w:r>
      <w:r w:rsidR="003B03BA">
        <w:t>er than 90</w:t>
      </w:r>
      <w:r w:rsidR="00243332" w:rsidRPr="00836D42">
        <w:t xml:space="preserve">% of the designed mutations resulted in active and soluble protein. In the development of this dataset we discovered several mutations to non-catalytic residues (i.e. those not directly involved in the proposed reaction chemistry) that are as important to the enzyme-catalyzed reaction as catalytic residues. In addition, we </w:t>
      </w:r>
      <w:r w:rsidR="00C04965">
        <w:t>demonstrate</w:t>
      </w:r>
      <w:r w:rsidR="00243332" w:rsidRPr="00836D42">
        <w:t xml:space="preserve"> the ability to predict effects on </w:t>
      </w:r>
      <w:r w:rsidR="00F424DC" w:rsidRPr="00C04965">
        <w:rPr>
          <w:i/>
        </w:rPr>
        <w:t>k</w:t>
      </w:r>
      <w:r w:rsidR="00F424DC" w:rsidRPr="00836D42">
        <w:rPr>
          <w:vertAlign w:val="subscript"/>
        </w:rPr>
        <w:t>cat</w:t>
      </w:r>
      <w:r w:rsidR="00243332" w:rsidRPr="00836D42">
        <w:t xml:space="preserve">, </w:t>
      </w:r>
      <w:r w:rsidR="00F424DC" w:rsidRPr="00836D42">
        <w:t>K</w:t>
      </w:r>
      <w:r w:rsidR="00F424DC" w:rsidRPr="00836D42">
        <w:rPr>
          <w:vertAlign w:val="subscript"/>
        </w:rPr>
        <w:t>M</w:t>
      </w:r>
      <w:r w:rsidR="00243332" w:rsidRPr="00836D42">
        <w:t xml:space="preserve">, and </w:t>
      </w:r>
      <w:r w:rsidR="00241020" w:rsidRPr="00C04965">
        <w:rPr>
          <w:i/>
        </w:rPr>
        <w:t>k</w:t>
      </w:r>
      <w:r w:rsidR="00241020" w:rsidRPr="00836D42">
        <w:rPr>
          <w:vertAlign w:val="subscript"/>
        </w:rPr>
        <w:t>cat</w:t>
      </w:r>
      <w:r w:rsidR="00241020" w:rsidRPr="00836D42">
        <w:t>/K</w:t>
      </w:r>
      <w:r w:rsidR="00241020" w:rsidRPr="00836D42">
        <w:rPr>
          <w:vertAlign w:val="subscript"/>
        </w:rPr>
        <w:t>M</w:t>
      </w:r>
      <w:r w:rsidR="00241020" w:rsidRPr="00836D42">
        <w:t xml:space="preserve"> </w:t>
      </w:r>
      <w:r w:rsidR="00243332" w:rsidRPr="00836D42">
        <w:t xml:space="preserve">using molecular modeling. Finally, we illustrate how the use of machine learning </w:t>
      </w:r>
      <w:r w:rsidR="004620F2" w:rsidRPr="00836D42">
        <w:t>can be used to identify</w:t>
      </w:r>
      <w:r w:rsidR="00243332" w:rsidRPr="00836D42">
        <w:t xml:space="preserve"> calculated structural features from the molecular models that significantly improve the predictive accuracy of the molecular modeling. These analyses provide a unique insight into the factors important for catalysis </w:t>
      </w:r>
      <w:r w:rsidR="00C04965">
        <w:t>in BglB ,</w:t>
      </w:r>
      <w:r w:rsidR="00243332" w:rsidRPr="00836D42">
        <w:t>as well as a potential path forward to develop and evaluate next generation enzyme reengineering algorithms.</w:t>
      </w:r>
    </w:p>
    <w:p w14:paraId="48CA3A78" w14:textId="26FFBF75" w:rsidR="00E277AB" w:rsidRPr="00836D42" w:rsidRDefault="005E7ED4" w:rsidP="00732216">
      <w:pPr>
        <w:pStyle w:val="Heading1"/>
        <w:ind w:left="0" w:firstLine="0"/>
      </w:pPr>
      <w:r w:rsidRPr="00836D42">
        <w:rPr>
          <w:rFonts w:ascii="Lucida Sans Unicode" w:hAnsi="Lucida Sans Unicode" w:cs="Lucida Sans Unicode"/>
        </w:rPr>
        <w:t>▩</w:t>
      </w:r>
      <w:r w:rsidRPr="00836D42">
        <w:t xml:space="preserve"> </w:t>
      </w:r>
      <w:r w:rsidR="00037B29" w:rsidRPr="00836D42">
        <w:t>RESULTS</w:t>
      </w:r>
    </w:p>
    <w:p w14:paraId="1131EE67" w14:textId="77777777" w:rsidR="00E277AB" w:rsidRPr="00836D42" w:rsidRDefault="00E277AB" w:rsidP="00DC17D4">
      <w:pPr>
        <w:pStyle w:val="Heading2"/>
      </w:pPr>
      <w:r w:rsidRPr="00836D42">
        <w:t>Computationally-directed engineering of BglB</w:t>
      </w:r>
    </w:p>
    <w:p w14:paraId="4393B2F8" w14:textId="017B91D8" w:rsidR="00E277AB" w:rsidRPr="00836D42" w:rsidRDefault="00E277AB" w:rsidP="00C04965">
      <w:pPr>
        <w:pStyle w:val="TAMainText"/>
      </w:pPr>
      <w:r w:rsidRPr="00836D42">
        <w:t xml:space="preserve">The crystal structure of recombinant BglB with the substrate analog 2-deoxy-2-fluoro-alpha-D-glucopyranose bound was used to identify the substrate binding pocket and the catalytic residues. To generate a molecular model which approximates the first proposed transition state for the hydrolysis </w:t>
      </w:r>
      <w:r w:rsidR="00DC1162" w:rsidRPr="00836D42">
        <w:t xml:space="preserve">of </w:t>
      </w:r>
      <w:r w:rsidR="00AF5F55">
        <w:t>pNPG</w:t>
      </w:r>
      <w:r w:rsidRPr="00836D42">
        <w:t xml:space="preserve">, an SN2-like transition state was built and minimized in Spartan based on a 3D conformer of PubChem CID 92930. Functional constraints were used to define catalytic distances, angles, and dihedrals </w:t>
      </w:r>
      <w:r w:rsidR="004620F2" w:rsidRPr="00836D42">
        <w:t xml:space="preserve">between </w:t>
      </w:r>
      <w:r w:rsidR="00AF5F55">
        <w:t>pNPG</w:t>
      </w:r>
      <w:r w:rsidRPr="00836D42">
        <w:t>, the acid-base E164, the nucleophile E353, and Y295, which</w:t>
      </w:r>
      <w:r w:rsidR="00C04965">
        <w:t xml:space="preserve"> is proposed to stabilize</w:t>
      </w:r>
      <w:r w:rsidRPr="00836D42">
        <w:t xml:space="preserve"> the </w:t>
      </w:r>
      <w:r w:rsidR="00C04965">
        <w:t>nucleophilic glutamate</w:t>
      </w:r>
      <w:r w:rsidRPr="00836D42">
        <w:t>. The angle betwee</w:t>
      </w:r>
      <w:r w:rsidR="00AF5F55">
        <w:t>n the attacking oxygen from E</w:t>
      </w:r>
      <w:r w:rsidRPr="00836D42">
        <w:t>353, the anomeric carbon, and the phenolic oxygen was constrained to 180˚, in accordance with an SN2-like mechanism [].</w:t>
      </w:r>
    </w:p>
    <w:p w14:paraId="1445ADDC" w14:textId="7054DD17" w:rsidR="00E277AB" w:rsidRPr="00836D42" w:rsidRDefault="00934584" w:rsidP="00E277AB">
      <w:pPr>
        <w:pStyle w:val="TAMainText"/>
      </w:pPr>
      <w:r w:rsidRPr="00836D42">
        <w:t xml:space="preserve">To establish a set of mutants to </w:t>
      </w:r>
      <w:r w:rsidR="00E277AB" w:rsidRPr="00836D42">
        <w:t>genera</w:t>
      </w:r>
      <w:r w:rsidRPr="00836D42">
        <w:t>te and kinetically characterize, two methods were used.</w:t>
      </w:r>
      <w:r w:rsidR="00E277AB" w:rsidRPr="00836D42">
        <w:t xml:space="preserve"> The first method was a systematic alanine scan of the BglB active site where each residue within 12 </w:t>
      </w:r>
      <w:r w:rsidR="00953FF9" w:rsidRPr="00953FF9">
        <w:rPr>
          <w:rFonts w:ascii="Lucida Grande" w:hAnsi="Lucida Grande" w:cs="Lucida Grande"/>
          <w:color w:val="000000"/>
          <w:sz w:val="16"/>
          <w:szCs w:val="16"/>
        </w:rPr>
        <w:t>Å</w:t>
      </w:r>
      <w:r w:rsidR="00953FF9" w:rsidRPr="00953FF9">
        <w:t xml:space="preserve"> </w:t>
      </w:r>
      <w:r w:rsidR="00E277AB" w:rsidRPr="00836D42">
        <w:t xml:space="preserve">of the ligand in our model was individually mutated to alanine. In the second method, mutations predicted to be </w:t>
      </w:r>
      <w:r w:rsidR="00953FF9">
        <w:t xml:space="preserve">compatible with the modeled pNPG transition state in BglB structure were selected through </w:t>
      </w:r>
      <w:r w:rsidR="00E277AB" w:rsidRPr="00836D42">
        <w:t>the program Foldit</w:t>
      </w:r>
      <w:r w:rsidR="00953FF9">
        <w:t xml:space="preserve"> []</w:t>
      </w:r>
      <w:r w:rsidR="00E277AB" w:rsidRPr="00836D42">
        <w:t>. Each mutation was explicitly modeled and scored within Foldit and a selection of mutations that</w:t>
      </w:r>
      <w:r w:rsidR="00953FF9">
        <w:t xml:space="preserve"> were either favorable or</w:t>
      </w:r>
      <w:r w:rsidR="00E277AB" w:rsidRPr="00836D42">
        <w:t xml:space="preserve"> did not increase the energy of the </w:t>
      </w:r>
      <w:r w:rsidR="00953FF9">
        <w:t xml:space="preserve">overall </w:t>
      </w:r>
      <w:r w:rsidR="00E277AB" w:rsidRPr="00836D42">
        <w:t xml:space="preserve">system by greater than 5 Rosetta Energy Units were chosen to synthesize and experimentally </w:t>
      </w:r>
      <w:r w:rsidR="00E277AB" w:rsidRPr="00836D42">
        <w:lastRenderedPageBreak/>
        <w:t xml:space="preserve">characterize. Figure 1 illustrates the positions throughout the protein where mutations were introduced, and a full list of mutations selected is listed in Supplemental Table 1. </w:t>
      </w:r>
      <w:r w:rsidR="00BF5488" w:rsidRPr="00836D42">
        <w:t>Together, a</w:t>
      </w:r>
      <w:r w:rsidR="00E277AB" w:rsidRPr="00836D42">
        <w:t xml:space="preserve"> total of 69 positions</w:t>
      </w:r>
      <w:r w:rsidR="00627D61" w:rsidRPr="00836D42">
        <w:t xml:space="preserve"> were covered over the 104</w:t>
      </w:r>
      <w:r w:rsidR="00E277AB" w:rsidRPr="00836D42">
        <w:t xml:space="preserve"> mutants made.</w:t>
      </w:r>
    </w:p>
    <w:p w14:paraId="381D0911" w14:textId="0065E615" w:rsidR="00E277AB" w:rsidRPr="00836D42" w:rsidRDefault="00E277AB" w:rsidP="00FB1354">
      <w:pPr>
        <w:pStyle w:val="Heading3"/>
        <w:ind w:left="0"/>
      </w:pPr>
      <w:r w:rsidRPr="00836D42">
        <w:t>Protein production and purification</w:t>
      </w:r>
    </w:p>
    <w:p w14:paraId="4CF1A073" w14:textId="67DA723B" w:rsidR="00E277AB" w:rsidRPr="00836D42" w:rsidRDefault="00B02E10" w:rsidP="00FB1354">
      <w:pPr>
        <w:pStyle w:val="TAMainText"/>
        <w:ind w:firstLine="0"/>
      </w:pPr>
      <w:r w:rsidRPr="00836D42">
        <w:t>Each of the 104</w:t>
      </w:r>
      <w:r w:rsidR="00E277AB" w:rsidRPr="00836D42">
        <w:t xml:space="preserve"> site-specific mutants was generated via Kunkel mutagenesis and sequence verified using the Transcriptic cloud laboratory platform. </w:t>
      </w:r>
      <w:r w:rsidR="00C96711">
        <w:t>Mutant plasmids</w:t>
      </w:r>
      <w:r w:rsidR="00E277AB" w:rsidRPr="00836D42">
        <w:t xml:space="preserve"> were transformed into </w:t>
      </w:r>
      <w:r w:rsidR="00E277AB" w:rsidRPr="00836D42">
        <w:rPr>
          <w:i/>
          <w:iCs/>
        </w:rPr>
        <w:t>E. coli</w:t>
      </w:r>
      <w:r w:rsidR="00E277AB" w:rsidRPr="00836D42">
        <w:t xml:space="preserve"> BLR(DE3) cells, protein expressed using IPTG based induction, and purified using immobilized metal affinity chromatography. After elution the absorbance at 280 nm was used to quantify protein yield and SDS-PAGE was used to evaluate purity. All proteins used in the study were greater than 80% pure.</w:t>
      </w:r>
    </w:p>
    <w:p w14:paraId="7D7156F3" w14:textId="1681EC0A" w:rsidR="0098420F" w:rsidRPr="00836D42" w:rsidRDefault="00E277AB" w:rsidP="00C0527F">
      <w:pPr>
        <w:pStyle w:val="TAMainText"/>
      </w:pPr>
      <w:r w:rsidRPr="00836D42">
        <w:lastRenderedPageBreak/>
        <w:t xml:space="preserve">A total of ten biological replicates of the native BglB were used to assess expression and purification variance, the average yield was found to be </w:t>
      </w:r>
      <w:r w:rsidR="00DE61E4">
        <w:t>1.2 ± 0.4</w:t>
      </w:r>
      <w:r w:rsidRPr="00836D42">
        <w:t xml:space="preserve"> mg/mL. </w:t>
      </w:r>
      <w:r w:rsidR="00953FF9" w:rsidRPr="00836D42">
        <w:t xml:space="preserve">Of the 104 mutants synthesized, 90 were found to be expressed and purified as soluble protein. </w:t>
      </w:r>
      <w:r w:rsidRPr="00836D42">
        <w:t xml:space="preserve">In </w:t>
      </w:r>
      <w:r w:rsidR="007722F3" w:rsidRPr="00836D42">
        <w:t>Supplemental F</w:t>
      </w:r>
      <w:r w:rsidRPr="00836D42">
        <w:t xml:space="preserve">igure </w:t>
      </w:r>
      <w:r w:rsidR="007722F3" w:rsidRPr="00836D42">
        <w:t>[Yields]</w:t>
      </w:r>
      <w:r w:rsidRPr="00836D42">
        <w:t xml:space="preserve"> the di</w:t>
      </w:r>
      <w:r w:rsidR="006E4478" w:rsidRPr="00836D42">
        <w:t>stribution of yields for all 104</w:t>
      </w:r>
      <w:r w:rsidRPr="00836D42">
        <w:t xml:space="preserve"> mutants are illustrated. Greater than </w:t>
      </w:r>
      <w:r w:rsidR="00713B6A" w:rsidRPr="00836D42">
        <w:t>70</w:t>
      </w:r>
      <w:r w:rsidRPr="00836D42">
        <w:t xml:space="preserve">% maintained the yields obtained for native BglB, and </w:t>
      </w:r>
      <w:r w:rsidR="00090E6B" w:rsidRPr="00836D42">
        <w:t>14</w:t>
      </w:r>
      <w:r w:rsidRPr="00836D42">
        <w:t>% were not expressed and purified as a soluble protein above our</w:t>
      </w:r>
      <w:r w:rsidR="00DE61E4">
        <w:t xml:space="preserve"> </w:t>
      </w:r>
      <w:r w:rsidRPr="00836D42">
        <w:t>limit of detection (</w:t>
      </w:r>
      <w:r w:rsidR="00DE61E4">
        <w:t xml:space="preserve">0.1 </w:t>
      </w:r>
      <w:r w:rsidRPr="00836D42">
        <w:t>mg/mL)</w:t>
      </w:r>
      <w:r w:rsidR="00DE61E4">
        <w:t xml:space="preserve"> based on A280 and SDS-PAGE</w:t>
      </w:r>
      <w:r w:rsidRPr="00836D42">
        <w:t>.</w:t>
      </w:r>
    </w:p>
    <w:p w14:paraId="05F8F379" w14:textId="4902E723" w:rsidR="00C74D5E" w:rsidRPr="00C74D5E" w:rsidRDefault="00E277AB" w:rsidP="0026552B">
      <w:pPr>
        <w:pStyle w:val="Heading3"/>
        <w:ind w:left="0"/>
      </w:pPr>
      <w:r w:rsidRPr="00836D42">
        <w:t>Kinetic characterization of mutants</w:t>
      </w:r>
    </w:p>
    <w:p w14:paraId="40F793BB" w14:textId="77777777" w:rsidR="00953FF9" w:rsidRDefault="00E277AB" w:rsidP="00953FF9">
      <w:pPr>
        <w:pStyle w:val="TAMainText"/>
      </w:pPr>
      <w:r w:rsidRPr="00836D42">
        <w:t xml:space="preserve">Michaelis-Menten kinetic constants for each of the 104 mutants </w:t>
      </w:r>
      <w:r w:rsidR="00A90FA5">
        <w:t xml:space="preserve">were determined </w:t>
      </w:r>
      <w:r w:rsidRPr="00836D42">
        <w:t xml:space="preserve">using the colorimetric assay of </w:t>
      </w:r>
      <w:r w:rsidR="00022E87">
        <w:t>pNPG</w:t>
      </w:r>
      <w:r w:rsidRPr="00836D42">
        <w:t xml:space="preserve"> hydrolysis. Ten biological replicates of the wild type enzyme had an average </w:t>
      </w:r>
      <w:r w:rsidR="00F424DC" w:rsidRPr="00092A21">
        <w:rPr>
          <w:i/>
        </w:rPr>
        <w:t>k</w:t>
      </w:r>
      <w:r w:rsidR="00F424DC" w:rsidRPr="00836D42">
        <w:rPr>
          <w:vertAlign w:val="subscript"/>
        </w:rPr>
        <w:t>cat</w:t>
      </w:r>
      <w:r w:rsidRPr="00836D42">
        <w:t xml:space="preserve"> of 88</w:t>
      </w:r>
      <w:r w:rsidR="0011175E" w:rsidRPr="00836D42">
        <w:t xml:space="preserve">0 ± 10 </w:t>
      </w:r>
      <w:r w:rsidRPr="00836D42">
        <w:t>min</w:t>
      </w:r>
      <w:r w:rsidR="0011175E" w:rsidRPr="00836D42">
        <w:rPr>
          <w:vertAlign w:val="superscript"/>
        </w:rPr>
        <w:t>–1</w:t>
      </w:r>
      <w:r w:rsidRPr="00836D42">
        <w:t xml:space="preserve">, an average </w:t>
      </w:r>
      <w:r w:rsidR="00F424DC" w:rsidRPr="00836D42">
        <w:t>K</w:t>
      </w:r>
      <w:r w:rsidR="00F424DC" w:rsidRPr="00836D42">
        <w:rPr>
          <w:vertAlign w:val="subscript"/>
        </w:rPr>
        <w:t>M</w:t>
      </w:r>
      <w:r w:rsidRPr="00836D42">
        <w:t xml:space="preserve"> of 5 ± 0.2 mM, and </w:t>
      </w:r>
      <w:r w:rsidR="00F424DC" w:rsidRPr="00092A21">
        <w:rPr>
          <w:i/>
        </w:rPr>
        <w:t>k</w:t>
      </w:r>
      <w:r w:rsidR="00F424DC" w:rsidRPr="00836D42">
        <w:rPr>
          <w:vertAlign w:val="subscript"/>
        </w:rPr>
        <w:t>cat</w:t>
      </w:r>
      <w:r w:rsidR="00F424DC" w:rsidRPr="00836D42">
        <w:t>/K</w:t>
      </w:r>
      <w:r w:rsidR="00F424DC" w:rsidRPr="00836D42">
        <w:rPr>
          <w:vertAlign w:val="subscript"/>
        </w:rPr>
        <w:t>M</w:t>
      </w:r>
      <w:r w:rsidR="00F424DC" w:rsidRPr="00836D42">
        <w:t xml:space="preserve"> </w:t>
      </w:r>
      <w:r w:rsidRPr="00836D42">
        <w:t xml:space="preserve">of 171,000 ± </w:t>
      </w:r>
      <w:r w:rsidR="00953FF9" w:rsidRPr="00FD268B">
        <w:rPr>
          <w:highlight w:val="green"/>
          <w:rPrChange w:id="27" w:author="Justin Siegel" w:date="2015-04-09T18:40:00Z">
            <w:rPr>
              <w:highlight w:val="yellow"/>
            </w:rPr>
          </w:rPrChange>
        </w:rPr>
        <w:t>XXX</w:t>
      </w:r>
      <w:r w:rsidR="00953FF9">
        <w:t xml:space="preserve"> M</w:t>
      </w:r>
      <w:r w:rsidR="00953FF9" w:rsidRPr="00836D42">
        <w:rPr>
          <w:vertAlign w:val="superscript"/>
        </w:rPr>
        <w:t>–1</w:t>
      </w:r>
      <w:r w:rsidR="00953FF9" w:rsidRPr="00953FF9">
        <w:t xml:space="preserve"> </w:t>
      </w:r>
      <w:r w:rsidR="00953FF9" w:rsidRPr="00836D42">
        <w:t>min</w:t>
      </w:r>
      <w:r w:rsidR="00953FF9" w:rsidRPr="00836D42">
        <w:rPr>
          <w:vertAlign w:val="superscript"/>
        </w:rPr>
        <w:t>–1</w:t>
      </w:r>
      <w:r w:rsidRPr="00836D42">
        <w:t>. Observed rates at 8 substrate concentrations were fit to the Michaelis-Menten equation using SciPy</w:t>
      </w:r>
      <w:r w:rsidR="00953FF9">
        <w:t xml:space="preserve"> [Supp Fig XXX]</w:t>
      </w:r>
      <w:r w:rsidRPr="00836D42">
        <w:t>.</w:t>
      </w:r>
      <w:r w:rsidR="00953FF9">
        <w:t xml:space="preserve"> </w:t>
      </w:r>
      <w:r w:rsidR="00953FF9" w:rsidRPr="00836D42">
        <w:t xml:space="preserve">Kinetic constants for each mutant with the substrate </w:t>
      </w:r>
      <w:r w:rsidR="00953FF9">
        <w:t>pNPG</w:t>
      </w:r>
      <w:r w:rsidR="00953FF9" w:rsidRPr="00836D42">
        <w:t xml:space="preserve"> are represented as a heatmap in </w:t>
      </w:r>
      <w:r w:rsidR="00953FF9" w:rsidRPr="00A151BB">
        <w:rPr>
          <w:b/>
        </w:rPr>
        <w:t>Figure 2</w:t>
      </w:r>
      <w:r w:rsidR="00953FF9">
        <w:t>.</w:t>
      </w:r>
      <w:r w:rsidRPr="00836D42">
        <w:t xml:space="preserve"> In addition, a complete table with experimentally measured kinetic constants is reported in Supplemental Table 2 and the non-linear regression analysis fit to each measurement is reported in Supplemental Figure 2. </w:t>
      </w:r>
    </w:p>
    <w:p w14:paraId="7EC6EDA6" w14:textId="6127A1AB" w:rsidR="00D13B19" w:rsidRDefault="00E277AB" w:rsidP="00953FF9">
      <w:pPr>
        <w:pStyle w:val="TAMainText"/>
      </w:pPr>
      <w:r w:rsidRPr="00836D42">
        <w:t>Based on the maximum concentration of enzyme used in our assays and colorimetric absorbance changes at the highest substrate concentration used we estimate our assays limit of detection for k</w:t>
      </w:r>
      <w:r w:rsidRPr="00836D42">
        <w:rPr>
          <w:vertAlign w:val="subscript"/>
        </w:rPr>
        <w:t>cat</w:t>
      </w:r>
      <w:r w:rsidRPr="00836D42">
        <w:t>/K</w:t>
      </w:r>
      <w:r w:rsidRPr="00836D42">
        <w:rPr>
          <w:vertAlign w:val="subscript"/>
        </w:rPr>
        <w:t>M</w:t>
      </w:r>
      <w:r w:rsidRPr="00836D42">
        <w:t xml:space="preserve"> to be 10 M</w:t>
      </w:r>
      <w:r w:rsidRPr="00C24720">
        <w:rPr>
          <w:vertAlign w:val="superscript"/>
        </w:rPr>
        <w:t>-1</w:t>
      </w:r>
      <w:r w:rsidRPr="00836D42">
        <w:t>min</w:t>
      </w:r>
      <w:r w:rsidRPr="00C24720">
        <w:rPr>
          <w:vertAlign w:val="superscript"/>
        </w:rPr>
        <w:t>-1</w:t>
      </w:r>
      <w:r w:rsidRPr="00836D42">
        <w:t xml:space="preserve">. </w:t>
      </w:r>
      <w:ins w:id="28" w:author="Justin Siegel" w:date="2015-04-09T18:41:00Z">
        <w:r w:rsidR="00FD268B" w:rsidRPr="00836D42">
          <w:t xml:space="preserve">Of the 90 </w:t>
        </w:r>
        <w:r w:rsidR="00FD268B">
          <w:t>mutants purified as soluble protein,</w:t>
        </w:r>
        <w:r w:rsidR="00FD268B" w:rsidRPr="00836D42">
          <w:t xml:space="preserve"> 6 </w:t>
        </w:r>
        <w:r w:rsidR="00FD268B">
          <w:t>were</w:t>
        </w:r>
        <w:r w:rsidR="00FD268B" w:rsidRPr="00836D42">
          <w:t xml:space="preserve"> below </w:t>
        </w:r>
        <w:r w:rsidR="00FD268B">
          <w:t>the</w:t>
        </w:r>
        <w:r w:rsidR="00FD268B" w:rsidRPr="00836D42">
          <w:t xml:space="preserve"> limit of detection.</w:t>
        </w:r>
        <w:r w:rsidR="00FD268B">
          <w:t xml:space="preserve"> </w:t>
        </w:r>
        <w:r w:rsidR="00FD268B" w:rsidRPr="00FD268B">
          <w:rPr>
            <w:highlight w:val="green"/>
            <w:rPrChange w:id="29" w:author="Justin Siegel" w:date="2015-04-09T18:41:00Z">
              <w:rPr>
                <w:highlight w:val="yellow"/>
              </w:rPr>
            </w:rPrChange>
          </w:rPr>
          <w:t xml:space="preserve">[WHICH WHERE THESE, ARE THEY A COMMON STRUCTURAL MOTIF… EVEN BOTH CATALYTIC RESIDUES HAD DETECTABLE ACTIVITY… </w:t>
        </w:r>
      </w:ins>
      <w:ins w:id="30" w:author="Justin Siegel" w:date="2015-04-09T18:42:00Z">
        <w:r w:rsidR="00FD268B">
          <w:rPr>
            <w:highlight w:val="green"/>
          </w:rPr>
          <w:t xml:space="preserve">LIKELY </w:t>
        </w:r>
      </w:ins>
      <w:ins w:id="31" w:author="Justin Siegel" w:date="2015-04-09T18:41:00Z">
        <w:r w:rsidR="00FD268B" w:rsidRPr="00FD268B">
          <w:rPr>
            <w:highlight w:val="green"/>
            <w:rPrChange w:id="32" w:author="Justin Siegel" w:date="2015-04-09T18:41:00Z">
              <w:rPr>
                <w:highlight w:val="yellow"/>
              </w:rPr>
            </w:rPrChange>
          </w:rPr>
          <w:t xml:space="preserve">WORTH </w:t>
        </w:r>
      </w:ins>
      <w:ins w:id="33" w:author="Justin Siegel" w:date="2015-04-09T18:42:00Z">
        <w:r w:rsidR="00FD268B">
          <w:rPr>
            <w:highlight w:val="green"/>
          </w:rPr>
          <w:t>DISCUSSING BRIEFLY</w:t>
        </w:r>
      </w:ins>
      <w:ins w:id="34" w:author="Justin Siegel" w:date="2015-04-09T18:41:00Z">
        <w:r w:rsidR="00FD268B" w:rsidRPr="00FD268B">
          <w:rPr>
            <w:highlight w:val="green"/>
            <w:rPrChange w:id="35" w:author="Justin Siegel" w:date="2015-04-09T18:41:00Z">
              <w:rPr>
                <w:highlight w:val="yellow"/>
              </w:rPr>
            </w:rPrChange>
          </w:rPr>
          <w:t xml:space="preserve"> OUT</w:t>
        </w:r>
        <w:r w:rsidR="00FD268B">
          <w:rPr>
            <w:highlight w:val="green"/>
          </w:rPr>
          <w:t xml:space="preserve"> HERE (and </w:t>
        </w:r>
      </w:ins>
      <w:ins w:id="36" w:author="Justin Siegel" w:date="2015-04-09T18:42:00Z">
        <w:r w:rsidR="00FD268B">
          <w:rPr>
            <w:highlight w:val="green"/>
          </w:rPr>
          <w:t>adding soluble protein in</w:t>
        </w:r>
      </w:ins>
      <w:ins w:id="37" w:author="Justin Siegel" w:date="2015-04-09T18:41:00Z">
        <w:r w:rsidR="00FD268B">
          <w:rPr>
            <w:highlight w:val="green"/>
          </w:rPr>
          <w:t xml:space="preserve"> Figure</w:t>
        </w:r>
      </w:ins>
      <w:ins w:id="38" w:author="Justin Siegel" w:date="2015-04-09T18:42:00Z">
        <w:r w:rsidR="00FD268B">
          <w:rPr>
            <w:highlight w:val="green"/>
          </w:rPr>
          <w:t xml:space="preserve"> will help</w:t>
        </w:r>
      </w:ins>
      <w:ins w:id="39" w:author="Justin Siegel" w:date="2015-04-09T18:41:00Z">
        <w:r w:rsidR="00FD268B">
          <w:rPr>
            <w:highlight w:val="green"/>
          </w:rPr>
          <w:t>)</w:t>
        </w:r>
        <w:r w:rsidR="00FD268B" w:rsidRPr="00FD268B">
          <w:rPr>
            <w:highlight w:val="green"/>
            <w:rPrChange w:id="40" w:author="Justin Siegel" w:date="2015-04-09T18:41:00Z">
              <w:rPr>
                <w:highlight w:val="yellow"/>
              </w:rPr>
            </w:rPrChange>
          </w:rPr>
          <w:t xml:space="preserve">… MAYBE SIGNIFICATN STRUCTURAL CHANGES AND CRYSTAL NEEDED TO FIND OUT]. </w:t>
        </w:r>
      </w:ins>
      <w:del w:id="41" w:author="Justin Siegel" w:date="2015-04-09T18:41:00Z">
        <w:r w:rsidRPr="00FD268B" w:rsidDel="00FD268B">
          <w:rPr>
            <w:highlight w:val="green"/>
            <w:rPrChange w:id="42" w:author="Justin Siegel" w:date="2015-04-09T18:41:00Z">
              <w:rPr/>
            </w:rPrChange>
          </w:rPr>
          <w:delText xml:space="preserve">Of the </w:delText>
        </w:r>
        <w:r w:rsidR="00A8556F" w:rsidRPr="00FD268B" w:rsidDel="00FD268B">
          <w:rPr>
            <w:highlight w:val="green"/>
            <w:rPrChange w:id="43" w:author="Justin Siegel" w:date="2015-04-09T18:41:00Z">
              <w:rPr/>
            </w:rPrChange>
          </w:rPr>
          <w:delText>90</w:delText>
        </w:r>
        <w:r w:rsidRPr="00FD268B" w:rsidDel="00FD268B">
          <w:rPr>
            <w:highlight w:val="green"/>
            <w:rPrChange w:id="44" w:author="Justin Siegel" w:date="2015-04-09T18:41:00Z">
              <w:rPr/>
            </w:rPrChange>
          </w:rPr>
          <w:delText xml:space="preserve"> solubly purified mutants</w:delText>
        </w:r>
        <w:r w:rsidR="00C24720" w:rsidRPr="00FD268B" w:rsidDel="00FD268B">
          <w:rPr>
            <w:highlight w:val="green"/>
            <w:rPrChange w:id="45" w:author="Justin Siegel" w:date="2015-04-09T18:41:00Z">
              <w:rPr/>
            </w:rPrChange>
          </w:rPr>
          <w:delText>,</w:delText>
        </w:r>
        <w:r w:rsidRPr="00FD268B" w:rsidDel="00FD268B">
          <w:rPr>
            <w:highlight w:val="green"/>
            <w:rPrChange w:id="46" w:author="Justin Siegel" w:date="2015-04-09T18:41:00Z">
              <w:rPr/>
            </w:rPrChange>
          </w:rPr>
          <w:delText xml:space="preserve"> </w:delText>
        </w:r>
        <w:r w:rsidR="00A16F5A" w:rsidRPr="00FD268B" w:rsidDel="00FD268B">
          <w:rPr>
            <w:highlight w:val="green"/>
            <w:rPrChange w:id="47" w:author="Justin Siegel" w:date="2015-04-09T18:41:00Z">
              <w:rPr/>
            </w:rPrChange>
          </w:rPr>
          <w:delText>6</w:delText>
        </w:r>
        <w:r w:rsidRPr="00FD268B" w:rsidDel="00FD268B">
          <w:rPr>
            <w:highlight w:val="green"/>
            <w:rPrChange w:id="48" w:author="Justin Siegel" w:date="2015-04-09T18:41:00Z">
              <w:rPr/>
            </w:rPrChange>
          </w:rPr>
          <w:delText xml:space="preserve"> </w:delText>
        </w:r>
        <w:r w:rsidR="00953FF9" w:rsidRPr="00FD268B" w:rsidDel="00FD268B">
          <w:rPr>
            <w:highlight w:val="green"/>
            <w:rPrChange w:id="49" w:author="Justin Siegel" w:date="2015-04-09T18:41:00Z">
              <w:rPr/>
            </w:rPrChange>
          </w:rPr>
          <w:delText>were</w:delText>
        </w:r>
        <w:r w:rsidRPr="00FD268B" w:rsidDel="00FD268B">
          <w:rPr>
            <w:highlight w:val="green"/>
            <w:rPrChange w:id="50" w:author="Justin Siegel" w:date="2015-04-09T18:41:00Z">
              <w:rPr/>
            </w:rPrChange>
          </w:rPr>
          <w:delText xml:space="preserve"> below </w:delText>
        </w:r>
        <w:r w:rsidR="00953FF9" w:rsidRPr="00FD268B" w:rsidDel="00FD268B">
          <w:rPr>
            <w:highlight w:val="green"/>
            <w:rPrChange w:id="51" w:author="Justin Siegel" w:date="2015-04-09T18:41:00Z">
              <w:rPr/>
            </w:rPrChange>
          </w:rPr>
          <w:delText>the</w:delText>
        </w:r>
        <w:r w:rsidRPr="00FD268B" w:rsidDel="00FD268B">
          <w:rPr>
            <w:highlight w:val="green"/>
            <w:rPrChange w:id="52" w:author="Justin Siegel" w:date="2015-04-09T18:41:00Z">
              <w:rPr/>
            </w:rPrChange>
          </w:rPr>
          <w:delText xml:space="preserve"> limit of detection.</w:delText>
        </w:r>
      </w:del>
      <w:r w:rsidRPr="00836D42">
        <w:t xml:space="preserve"> The highest catalytic efficiency observed is 5.6 x 10</w:t>
      </w:r>
      <w:r w:rsidRPr="00953FF9">
        <w:rPr>
          <w:vertAlign w:val="superscript"/>
        </w:rPr>
        <w:t>5</w:t>
      </w:r>
      <w:r w:rsidRPr="00836D42">
        <w:t xml:space="preserve"> M</w:t>
      </w:r>
      <w:r w:rsidRPr="00836D42">
        <w:rPr>
          <w:vertAlign w:val="superscript"/>
        </w:rPr>
        <w:t>-1</w:t>
      </w:r>
      <w:r w:rsidRPr="00836D42">
        <w:t xml:space="preserve"> min</w:t>
      </w:r>
      <w:r w:rsidRPr="00836D42">
        <w:rPr>
          <w:vertAlign w:val="superscript"/>
        </w:rPr>
        <w:t>-1</w:t>
      </w:r>
      <w:r w:rsidRPr="00836D42">
        <w:t xml:space="preserve"> for mutation R240A. In addition, while no substrate inhibition was observed on the wild type BglB, four mutants exhibited measurable substrate inhibition and are reported in Supplemental Table </w:t>
      </w:r>
      <w:r w:rsidR="00193341" w:rsidRPr="00836D42">
        <w:t>[SI]</w:t>
      </w:r>
      <w:r w:rsidRPr="00836D42">
        <w:t>.</w:t>
      </w:r>
    </w:p>
    <w:p w14:paraId="7F4DF7D5" w14:textId="7AEE637C" w:rsidR="004D31A9" w:rsidRDefault="007375CD" w:rsidP="004D31A9">
      <w:pPr>
        <w:pStyle w:val="Heading2"/>
      </w:pPr>
      <w:r>
        <w:t>S</w:t>
      </w:r>
      <w:r w:rsidR="004D31A9">
        <w:t>equence-structure-function</w:t>
      </w:r>
      <w:r w:rsidR="004E3D8C">
        <w:t xml:space="preserve"> relationships</w:t>
      </w:r>
      <w:r w:rsidR="004D31A9">
        <w:t xml:space="preserve"> </w:t>
      </w:r>
      <w:r w:rsidR="002B05D5">
        <w:t>in BglB</w:t>
      </w:r>
    </w:p>
    <w:p w14:paraId="0BF1FF66" w14:textId="76B8BC0E" w:rsidR="000F53A5" w:rsidRDefault="00BE735E" w:rsidP="00953FF9">
      <w:pPr>
        <w:pStyle w:val="TAMainText"/>
      </w:pPr>
      <w:r w:rsidRPr="00836D42">
        <w:t xml:space="preserve">In agreement with previous studies, our results clearly demonstrate the </w:t>
      </w:r>
      <w:del w:id="53" w:author="Justin Siegel" w:date="2015-04-09T18:43:00Z">
        <w:r w:rsidRPr="00836D42" w:rsidDel="00FD268B">
          <w:delText xml:space="preserve">important </w:delText>
        </w:r>
      </w:del>
      <w:ins w:id="54" w:author="Justin Siegel" w:date="2015-04-09T18:43:00Z">
        <w:r w:rsidR="00FD268B">
          <w:t>importance of the</w:t>
        </w:r>
        <w:r w:rsidR="00FD268B" w:rsidRPr="00836D42">
          <w:t xml:space="preserve"> </w:t>
        </w:r>
      </w:ins>
      <w:r w:rsidRPr="00836D42">
        <w:t xml:space="preserve">catalytic roles for E164, E353, and Y295. Mutating any of these residues to alanine results in more a more than 85,000-fold reduction in catalytic efficiency. However, the systematic alanine scan of every residue within 12 </w:t>
      </w:r>
      <w:r w:rsidR="00953FF9" w:rsidRPr="00953FF9">
        <w:rPr>
          <w:rFonts w:ascii="Lucida Grande" w:hAnsi="Lucida Grande" w:cs="Lucida Grande"/>
          <w:color w:val="000000"/>
          <w:sz w:val="16"/>
          <w:szCs w:val="16"/>
        </w:rPr>
        <w:t>Å</w:t>
      </w:r>
      <w:r w:rsidRPr="00836D42">
        <w:t xml:space="preserve"> of the ligand revealed unexpected structure-function relationships in BglB. </w:t>
      </w:r>
    </w:p>
    <w:p w14:paraId="728E5E68" w14:textId="676618B4" w:rsidR="00BE735E" w:rsidRPr="00836D42" w:rsidRDefault="00710CC1" w:rsidP="000F53A5">
      <w:pPr>
        <w:pStyle w:val="TAMainText"/>
      </w:pPr>
      <w:r>
        <w:rPr>
          <w:noProof/>
        </w:rPr>
        <mc:AlternateContent>
          <mc:Choice Requires="wps">
            <w:drawing>
              <wp:anchor distT="0" distB="0" distL="114300" distR="114300" simplePos="0" relativeHeight="251661312" behindDoc="0" locked="0" layoutInCell="1" allowOverlap="1" wp14:anchorId="19C0C7DD" wp14:editId="1A37F97A">
                <wp:simplePos x="0" y="0"/>
                <wp:positionH relativeFrom="margin">
                  <wp:align>right</wp:align>
                </wp:positionH>
                <wp:positionV relativeFrom="margin">
                  <wp:align>top</wp:align>
                </wp:positionV>
                <wp:extent cx="3150870" cy="4307840"/>
                <wp:effectExtent l="0" t="0" r="0" b="10160"/>
                <wp:wrapSquare wrapText="bothSides"/>
                <wp:docPr id="14" name="Text Box 14"/>
                <wp:cNvGraphicFramePr/>
                <a:graphic xmlns:a="http://schemas.openxmlformats.org/drawingml/2006/main">
                  <a:graphicData uri="http://schemas.microsoft.com/office/word/2010/wordprocessingShape">
                    <wps:wsp>
                      <wps:cNvSpPr txBox="1"/>
                      <wps:spPr>
                        <a:xfrm>
                          <a:off x="0" y="0"/>
                          <a:ext cx="3150870" cy="43078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43756C" w14:textId="3186D7E6" w:rsidR="00FD268B" w:rsidRDefault="00FD268B" w:rsidP="00D56A9E">
                            <w:pPr>
                              <w:pStyle w:val="VAFigureCaption"/>
                            </w:pPr>
                            <w:r>
                              <w:rPr>
                                <w:noProof/>
                              </w:rPr>
                              <w:drawing>
                                <wp:inline distT="0" distB="0" distL="0" distR="0" wp14:anchorId="1D156B6C" wp14:editId="05A7727B">
                                  <wp:extent cx="2841625" cy="247505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6">
                                            <a:extLst>
                                              <a:ext uri="{28A0092B-C50C-407E-A947-70E740481C1C}">
                                                <a14:useLocalDpi xmlns:a14="http://schemas.microsoft.com/office/drawing/2010/main" val="0"/>
                                              </a:ext>
                                            </a:extLst>
                                          </a:blip>
                                          <a:stretch>
                                            <a:fillRect/>
                                          </a:stretch>
                                        </pic:blipFill>
                                        <pic:spPr>
                                          <a:xfrm>
                                            <a:off x="0" y="0"/>
                                            <a:ext cx="2841625" cy="2475055"/>
                                          </a:xfrm>
                                          <a:prstGeom prst="rect">
                                            <a:avLst/>
                                          </a:prstGeom>
                                        </pic:spPr>
                                      </pic:pic>
                                    </a:graphicData>
                                  </a:graphic>
                                </wp:inline>
                              </w:drawing>
                            </w:r>
                          </w:p>
                          <w:p w14:paraId="37DE7D53" w14:textId="3F7719F6" w:rsidR="00FD268B" w:rsidRDefault="00FD268B" w:rsidP="00A151BB">
                            <w:pPr>
                              <w:pStyle w:val="VAFigureCaption"/>
                              <w:rPr>
                                <w:b w:val="0"/>
                              </w:rPr>
                            </w:pPr>
                            <w:r w:rsidRPr="00D56A9E">
                              <w:t xml:space="preserve">Figure 3. </w:t>
                            </w:r>
                            <w:r>
                              <w:t xml:space="preserve"> Active site model </w:t>
                            </w:r>
                            <w:del w:id="55" w:author="Justin Siegel" w:date="2015-04-09T18:54:00Z">
                              <w:r w:rsidDel="00A44453">
                                <w:delText>of BglB</w:delText>
                              </w:r>
                            </w:del>
                            <w:ins w:id="56" w:author="Justin Siegel" w:date="2015-04-09T18:54:00Z">
                              <w:r w:rsidR="00A44453">
                                <w:t>and conservation analysis</w:t>
                              </w:r>
                            </w:ins>
                            <w:r>
                              <w:t xml:space="preserve"> </w:t>
                            </w:r>
                            <w:ins w:id="57" w:author="Justin Siegel" w:date="2015-04-09T18:54:00Z">
                              <w:r w:rsidR="00A44453">
                                <w:t xml:space="preserve">of BglB </w:t>
                              </w:r>
                            </w:ins>
                            <w:r w:rsidRPr="00D56A9E">
                              <w:rPr>
                                <w:b w:val="0"/>
                              </w:rPr>
                              <w:t xml:space="preserve">(A) </w:t>
                            </w:r>
                            <w:r>
                              <w:rPr>
                                <w:b w:val="0"/>
                              </w:rPr>
                              <w:t>Docked model</w:t>
                            </w:r>
                            <w:r w:rsidRPr="00D56A9E">
                              <w:rPr>
                                <w:b w:val="0"/>
                              </w:rPr>
                              <w:t xml:space="preserve"> of </w:t>
                            </w:r>
                            <w:r>
                              <w:rPr>
                                <w:b w:val="0"/>
                              </w:rPr>
                              <w:t xml:space="preserve">pNPG in </w:t>
                            </w:r>
                            <w:r w:rsidRPr="00D56A9E">
                              <w:rPr>
                                <w:b w:val="0"/>
                              </w:rPr>
                              <w:t>the active site of BglB showing established catalytic residues (navy) and a selection of resi</w:t>
                            </w:r>
                            <w:r>
                              <w:rPr>
                                <w:b w:val="0"/>
                              </w:rPr>
                              <w:t>dues mutated (gold). A m</w:t>
                            </w:r>
                            <w:r w:rsidRPr="00D56A9E">
                              <w:rPr>
                                <w:b w:val="0"/>
                              </w:rPr>
                              <w:t xml:space="preserve">ultiple sequence alignment of the Pfam database’s collection of </w:t>
                            </w:r>
                            <w:r>
                              <w:rPr>
                                <w:b w:val="0"/>
                              </w:rPr>
                              <w:t xml:space="preserve">1,554 </w:t>
                            </w:r>
                            <w:r w:rsidRPr="00D56A9E">
                              <w:rPr>
                                <w:b w:val="0"/>
                              </w:rPr>
                              <w:t>family 1 glycoside hydrolases</w:t>
                            </w:r>
                            <w:r>
                              <w:rPr>
                                <w:b w:val="0"/>
                              </w:rPr>
                              <w:t xml:space="preserve"> was made and the Sequence Logo for (B) selected regions around specific residues discussed in the text and (C) over the entire BglB coding sequence is represented. The height for each amino acid indicates the sequence conservation at that position.</w:t>
                            </w:r>
                          </w:p>
                          <w:p w14:paraId="52CE92F2" w14:textId="4D88C37E" w:rsidR="00FD268B" w:rsidRPr="00A151BB" w:rsidRDefault="00FD268B" w:rsidP="00A151BB">
                            <w:pPr>
                              <w:pStyle w:val="VAFigureCaption"/>
                            </w:pPr>
                            <w:r w:rsidRPr="00FD268B">
                              <w:rPr>
                                <w:b w:val="0"/>
                                <w:highlight w:val="green"/>
                                <w:rPrChange w:id="58" w:author="Justin Siegel" w:date="2015-04-09T18:40:00Z">
                                  <w:rPr>
                                    <w:b w:val="0"/>
                                    <w:highlight w:val="yellow"/>
                                  </w:rPr>
                                </w:rPrChange>
                              </w:rPr>
                              <w:t>Make number</w:t>
                            </w:r>
                            <w:ins w:id="59" w:author="Justin Siegel" w:date="2015-04-09T18:40:00Z">
                              <w:r w:rsidRPr="00FD268B">
                                <w:rPr>
                                  <w:b w:val="0"/>
                                  <w:highlight w:val="green"/>
                                  <w:rPrChange w:id="60" w:author="Justin Siegel" w:date="2015-04-09T18:40:00Z">
                                    <w:rPr>
                                      <w:b w:val="0"/>
                                      <w:highlight w:val="yellow"/>
                                    </w:rPr>
                                  </w:rPrChange>
                                </w:rPr>
                                <w:t>s</w:t>
                              </w:r>
                            </w:ins>
                            <w:r w:rsidRPr="00FD268B">
                              <w:rPr>
                                <w:b w:val="0"/>
                                <w:highlight w:val="green"/>
                                <w:rPrChange w:id="61" w:author="Justin Siegel" w:date="2015-04-09T18:40:00Z">
                                  <w:rPr>
                                    <w:b w:val="0"/>
                                    <w:highlight w:val="yellow"/>
                                  </w:rPr>
                                </w:rPrChange>
                              </w:rPr>
                              <w:t xml:space="preserve"> in (B) bigger!</w:t>
                            </w:r>
                          </w:p>
                          <w:p w14:paraId="59E83AC9" w14:textId="0ACF10D7" w:rsidR="00FD268B" w:rsidRPr="00A151BB" w:rsidRDefault="00FD268B" w:rsidP="00A151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8" type="#_x0000_t202" style="position:absolute;left:0;text-align:left;margin-left:196.9pt;margin-top:0;width:248.1pt;height:339.2pt;z-index:251661312;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" filled="f" stroked="f">
                <v:textbox>
                  <w:txbxContent>
                    <w:p w14:paraId="0443756C" w14:textId="3186D7E6" w:rsidR="00FD268B" w:rsidRDefault="00FD268B" w:rsidP="00D56A9E">
                      <w:pPr>
                        <w:pStyle w:val="VAFigureCaption"/>
                      </w:pPr>
                      <w:r>
                        <w:rPr>
                          <w:noProof/>
                        </w:rPr>
                        <w:drawing>
                          <wp:inline distT="0" distB="0" distL="0" distR="0" wp14:anchorId="1D156B6C" wp14:editId="05A7727B">
                            <wp:extent cx="2841625" cy="247505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7">
                                      <a:extLst>
                                        <a:ext uri="{28A0092B-C50C-407E-A947-70E740481C1C}">
                                          <a14:useLocalDpi xmlns:a14="http://schemas.microsoft.com/office/drawing/2010/main" val="0"/>
                                        </a:ext>
                                      </a:extLst>
                                    </a:blip>
                                    <a:stretch>
                                      <a:fillRect/>
                                    </a:stretch>
                                  </pic:blipFill>
                                  <pic:spPr>
                                    <a:xfrm>
                                      <a:off x="0" y="0"/>
                                      <a:ext cx="2841625" cy="2475055"/>
                                    </a:xfrm>
                                    <a:prstGeom prst="rect">
                                      <a:avLst/>
                                    </a:prstGeom>
                                  </pic:spPr>
                                </pic:pic>
                              </a:graphicData>
                            </a:graphic>
                          </wp:inline>
                        </w:drawing>
                      </w:r>
                    </w:p>
                    <w:p w14:paraId="37DE7D53" w14:textId="3F7719F6" w:rsidR="00FD268B" w:rsidRDefault="00FD268B" w:rsidP="00A151BB">
                      <w:pPr>
                        <w:pStyle w:val="VAFigureCaption"/>
                        <w:rPr>
                          <w:b w:val="0"/>
                        </w:rPr>
                      </w:pPr>
                      <w:r w:rsidRPr="00D56A9E">
                        <w:t xml:space="preserve">Figure 3. </w:t>
                      </w:r>
                      <w:r>
                        <w:t xml:space="preserve"> Active site model </w:t>
                      </w:r>
                      <w:del w:id="83" w:author="Justin Siegel" w:date="2015-04-09T18:54:00Z">
                        <w:r w:rsidDel="00A44453">
                          <w:delText>of BglB</w:delText>
                        </w:r>
                      </w:del>
                      <w:ins w:id="84" w:author="Justin Siegel" w:date="2015-04-09T18:54:00Z">
                        <w:r w:rsidR="00A44453">
                          <w:t>and conservation anal</w:t>
                        </w:r>
                        <w:r w:rsidR="00A44453">
                          <w:t>y</w:t>
                        </w:r>
                        <w:r w:rsidR="00A44453">
                          <w:t>sis</w:t>
                        </w:r>
                      </w:ins>
                      <w:r>
                        <w:t xml:space="preserve"> </w:t>
                      </w:r>
                      <w:ins w:id="85" w:author="Justin Siegel" w:date="2015-04-09T18:54:00Z">
                        <w:r w:rsidR="00A44453">
                          <w:t xml:space="preserve">of </w:t>
                        </w:r>
                        <w:proofErr w:type="spellStart"/>
                        <w:r w:rsidR="00A44453">
                          <w:t>BglB</w:t>
                        </w:r>
                        <w:proofErr w:type="spellEnd"/>
                        <w:r w:rsidR="00A44453">
                          <w:t xml:space="preserve"> </w:t>
                        </w:r>
                      </w:ins>
                      <w:r w:rsidRPr="00D56A9E">
                        <w:rPr>
                          <w:b w:val="0"/>
                        </w:rPr>
                        <w:t xml:space="preserve">(A) </w:t>
                      </w:r>
                      <w:r>
                        <w:rPr>
                          <w:b w:val="0"/>
                        </w:rPr>
                        <w:t>Docked model</w:t>
                      </w:r>
                      <w:r w:rsidRPr="00D56A9E">
                        <w:rPr>
                          <w:b w:val="0"/>
                        </w:rPr>
                        <w:t xml:space="preserve"> of </w:t>
                      </w:r>
                      <w:proofErr w:type="spellStart"/>
                      <w:r>
                        <w:rPr>
                          <w:b w:val="0"/>
                        </w:rPr>
                        <w:t>pNPG</w:t>
                      </w:r>
                      <w:proofErr w:type="spellEnd"/>
                      <w:r>
                        <w:rPr>
                          <w:b w:val="0"/>
                        </w:rPr>
                        <w:t xml:space="preserve"> in </w:t>
                      </w:r>
                      <w:r w:rsidRPr="00D56A9E">
                        <w:rPr>
                          <w:b w:val="0"/>
                        </w:rPr>
                        <w:t xml:space="preserve">the active site of </w:t>
                      </w:r>
                      <w:proofErr w:type="spellStart"/>
                      <w:r w:rsidRPr="00D56A9E">
                        <w:rPr>
                          <w:b w:val="0"/>
                        </w:rPr>
                        <w:t>BglB</w:t>
                      </w:r>
                      <w:proofErr w:type="spellEnd"/>
                      <w:r w:rsidRPr="00D56A9E">
                        <w:rPr>
                          <w:b w:val="0"/>
                        </w:rPr>
                        <w:t xml:space="preserve"> sho</w:t>
                      </w:r>
                      <w:r w:rsidRPr="00D56A9E">
                        <w:rPr>
                          <w:b w:val="0"/>
                        </w:rPr>
                        <w:t>w</w:t>
                      </w:r>
                      <w:r w:rsidRPr="00D56A9E">
                        <w:rPr>
                          <w:b w:val="0"/>
                        </w:rPr>
                        <w:t>ing established catalytic residues (navy) and a selection of res</w:t>
                      </w:r>
                      <w:r w:rsidRPr="00D56A9E">
                        <w:rPr>
                          <w:b w:val="0"/>
                        </w:rPr>
                        <w:t>i</w:t>
                      </w:r>
                      <w:r>
                        <w:rPr>
                          <w:b w:val="0"/>
                        </w:rPr>
                        <w:t>dues mutated (gold). A m</w:t>
                      </w:r>
                      <w:r w:rsidRPr="00D56A9E">
                        <w:rPr>
                          <w:b w:val="0"/>
                        </w:rPr>
                        <w:t xml:space="preserve">ultiple sequence alignment of the </w:t>
                      </w:r>
                      <w:proofErr w:type="spellStart"/>
                      <w:r w:rsidRPr="00D56A9E">
                        <w:rPr>
                          <w:b w:val="0"/>
                        </w:rPr>
                        <w:t>Pfam</w:t>
                      </w:r>
                      <w:proofErr w:type="spellEnd"/>
                      <w:r w:rsidRPr="00D56A9E">
                        <w:rPr>
                          <w:b w:val="0"/>
                        </w:rPr>
                        <w:t xml:space="preserve"> database’s collection of </w:t>
                      </w:r>
                      <w:r>
                        <w:rPr>
                          <w:b w:val="0"/>
                        </w:rPr>
                        <w:t xml:space="preserve">1,554 </w:t>
                      </w:r>
                      <w:r w:rsidRPr="00D56A9E">
                        <w:rPr>
                          <w:b w:val="0"/>
                        </w:rPr>
                        <w:t>family 1 glycoside hydr</w:t>
                      </w:r>
                      <w:r w:rsidRPr="00D56A9E">
                        <w:rPr>
                          <w:b w:val="0"/>
                        </w:rPr>
                        <w:t>o</w:t>
                      </w:r>
                      <w:r w:rsidRPr="00D56A9E">
                        <w:rPr>
                          <w:b w:val="0"/>
                        </w:rPr>
                        <w:t>lases</w:t>
                      </w:r>
                      <w:r>
                        <w:rPr>
                          <w:b w:val="0"/>
                        </w:rPr>
                        <w:t xml:space="preserve"> was made and the Sequence Logo for (B) selected regions around specific res</w:t>
                      </w:r>
                      <w:r>
                        <w:rPr>
                          <w:b w:val="0"/>
                        </w:rPr>
                        <w:t>i</w:t>
                      </w:r>
                      <w:r>
                        <w:rPr>
                          <w:b w:val="0"/>
                        </w:rPr>
                        <w:t xml:space="preserve">dues discussed in the text and (C) over the entire </w:t>
                      </w:r>
                      <w:proofErr w:type="spellStart"/>
                      <w:r>
                        <w:rPr>
                          <w:b w:val="0"/>
                        </w:rPr>
                        <w:t>BglB</w:t>
                      </w:r>
                      <w:proofErr w:type="spellEnd"/>
                      <w:r>
                        <w:rPr>
                          <w:b w:val="0"/>
                        </w:rPr>
                        <w:t xml:space="preserve"> coding sequence is represented. The height for each amino acid ind</w:t>
                      </w:r>
                      <w:r>
                        <w:rPr>
                          <w:b w:val="0"/>
                        </w:rPr>
                        <w:t>i</w:t>
                      </w:r>
                      <w:r>
                        <w:rPr>
                          <w:b w:val="0"/>
                        </w:rPr>
                        <w:t>cates the sequence conservation at that position.</w:t>
                      </w:r>
                    </w:p>
                    <w:p w14:paraId="52CE92F2" w14:textId="4D88C37E" w:rsidR="00FD268B" w:rsidRPr="00A151BB" w:rsidRDefault="00FD268B" w:rsidP="00A151BB">
                      <w:pPr>
                        <w:pStyle w:val="VAFigureCaption"/>
                      </w:pPr>
                      <w:r w:rsidRPr="00FD268B">
                        <w:rPr>
                          <w:b w:val="0"/>
                          <w:highlight w:val="green"/>
                          <w:rPrChange w:id="86" w:author="Justin Siegel" w:date="2015-04-09T18:40:00Z">
                            <w:rPr>
                              <w:b w:val="0"/>
                              <w:highlight w:val="yellow"/>
                            </w:rPr>
                          </w:rPrChange>
                        </w:rPr>
                        <w:t>Make number</w:t>
                      </w:r>
                      <w:ins w:id="87" w:author="Justin Siegel" w:date="2015-04-09T18:40:00Z">
                        <w:r w:rsidRPr="00FD268B">
                          <w:rPr>
                            <w:b w:val="0"/>
                            <w:highlight w:val="green"/>
                            <w:rPrChange w:id="88" w:author="Justin Siegel" w:date="2015-04-09T18:40:00Z">
                              <w:rPr>
                                <w:b w:val="0"/>
                                <w:highlight w:val="yellow"/>
                              </w:rPr>
                            </w:rPrChange>
                          </w:rPr>
                          <w:t>s</w:t>
                        </w:r>
                      </w:ins>
                      <w:r w:rsidRPr="00FD268B">
                        <w:rPr>
                          <w:b w:val="0"/>
                          <w:highlight w:val="green"/>
                          <w:rPrChange w:id="89" w:author="Justin Siegel" w:date="2015-04-09T18:40:00Z">
                            <w:rPr>
                              <w:b w:val="0"/>
                              <w:highlight w:val="yellow"/>
                            </w:rPr>
                          </w:rPrChange>
                        </w:rPr>
                        <w:t xml:space="preserve"> in (B) bigger!</w:t>
                      </w:r>
                    </w:p>
                    <w:p w14:paraId="59E83AC9" w14:textId="0ACF10D7" w:rsidR="00FD268B" w:rsidRPr="00A151BB" w:rsidRDefault="00FD268B" w:rsidP="00A151BB"/>
                  </w:txbxContent>
                </v:textbox>
                <w10:wrap type="square" anchorx="margin" anchory="margin"/>
              </v:shape>
            </w:pict>
          </mc:Fallback>
        </mc:AlternateContent>
      </w:r>
      <w:r w:rsidR="00BE735E" w:rsidRPr="00836D42">
        <w:t xml:space="preserve">One of the residues that had an unexpected effect on function was Q19. Based on a multiple sequence alignment of the Pfam database for the BglB enzyme family (F1GH), 1,554 non-redundant proteins, this glutamine is 95% conserved (Figure </w:t>
      </w:r>
      <w:r w:rsidR="0013410A" w:rsidRPr="00836D42">
        <w:t>4</w:t>
      </w:r>
      <w:r w:rsidR="004E33A7" w:rsidRPr="00836D42">
        <w:t>B</w:t>
      </w:r>
      <w:r w:rsidR="00BE735E" w:rsidRPr="00836D42">
        <w:t>). A structural analysis illustrates that both the nitrogen and oxygen of the amide are making interactions with the C</w:t>
      </w:r>
      <w:r w:rsidR="00092A21">
        <w:t>-3</w:t>
      </w:r>
      <w:r w:rsidR="00BE735E" w:rsidRPr="00836D42">
        <w:t xml:space="preserve"> and</w:t>
      </w:r>
      <w:r w:rsidR="00092A21">
        <w:t xml:space="preserve"> C-4</w:t>
      </w:r>
      <w:r w:rsidR="00C9244B" w:rsidRPr="00836D42">
        <w:t xml:space="preserve"> sugar hydroxyls (</w:t>
      </w:r>
      <w:r w:rsidR="00C9244B" w:rsidRPr="00A151BB">
        <w:rPr>
          <w:b/>
        </w:rPr>
        <w:t xml:space="preserve">Figure </w:t>
      </w:r>
      <w:r w:rsidR="00A151BB">
        <w:rPr>
          <w:b/>
        </w:rPr>
        <w:t>3</w:t>
      </w:r>
      <w:r w:rsidR="00BE735E" w:rsidRPr="00836D42">
        <w:t xml:space="preserve">). While removing these interactions would be predicted to decrease catalytic efficiency, it was unexpected to observe a 57,000-fold reduction. This single mutation is equivalent to removing E353, which reduces activity 85,000-fold. However, unlike E353, the nucleophilic glutamate directly involved in the reaction chemistry, Q19 is only indirectly involved in the chemical reaction taking place. A crystal structure in complex with the 2-deoxy-2-fluoro-alpha-D-glucopyranose inhibitor of the Q19A mutation may help elucidate the structural effect of this mutation. Based on molecular modeling, no major structural change for </w:t>
      </w:r>
      <w:r w:rsidR="00092A21">
        <w:t>t</w:t>
      </w:r>
      <w:r w:rsidR="00BE735E" w:rsidRPr="00836D42">
        <w:t>his mutant is predicted</w:t>
      </w:r>
      <w:r w:rsidR="00092A21">
        <w:t xml:space="preserve"> [Supp Figure XXX]</w:t>
      </w:r>
      <w:r w:rsidR="00BE735E" w:rsidRPr="00836D42">
        <w:t xml:space="preserve">. </w:t>
      </w:r>
    </w:p>
    <w:p w14:paraId="09CB8434" w14:textId="77777777" w:rsidR="00FD268B" w:rsidRDefault="00FD268B" w:rsidP="00FD268B">
      <w:pPr>
        <w:pStyle w:val="TAMainText"/>
        <w:rPr>
          <w:ins w:id="62" w:author="Justin Siegel" w:date="2015-04-09T18:41:00Z"/>
        </w:rPr>
      </w:pPr>
      <w:ins w:id="63" w:author="Justin Siegel" w:date="2015-04-09T18:41:00Z">
        <w:r w:rsidRPr="00836D42">
          <w:t xml:space="preserve">Another unexpected finding was </w:t>
        </w:r>
        <w:r>
          <w:t>a</w:t>
        </w:r>
        <w:r w:rsidRPr="00836D42">
          <w:t xml:space="preserve"> ten fold increase </w:t>
        </w:r>
        <w:r>
          <w:t xml:space="preserve">of </w:t>
        </w:r>
        <w:r w:rsidRPr="00092A21">
          <w:rPr>
            <w:i/>
          </w:rPr>
          <w:t>k</w:t>
        </w:r>
        <w:r w:rsidRPr="00836D42">
          <w:rPr>
            <w:vertAlign w:val="subscript"/>
          </w:rPr>
          <w:t>cat</w:t>
        </w:r>
        <w:r w:rsidRPr="00836D42">
          <w:t xml:space="preserve"> by a single point mutant, R240A. The </w:t>
        </w:r>
        <w:r>
          <w:t xml:space="preserve">BglB </w:t>
        </w:r>
        <w:r w:rsidRPr="00836D42">
          <w:t>crystal structure reveals that R240 forms two hy</w:t>
        </w:r>
        <w:r>
          <w:t xml:space="preserve">drogen bonds with </w:t>
        </w:r>
        <w:r w:rsidRPr="00836D42">
          <w:t>E222</w:t>
        </w:r>
        <w:r>
          <w:t xml:space="preserve"> </w:t>
        </w:r>
        <w:r>
          <w:rPr>
            <w:b/>
          </w:rPr>
          <w:t>(Figure 3</w:t>
        </w:r>
        <w:r w:rsidRPr="00A151BB">
          <w:rPr>
            <w:b/>
          </w:rPr>
          <w:t>)</w:t>
        </w:r>
        <w:r w:rsidRPr="00836D42">
          <w:t xml:space="preserve">. </w:t>
        </w:r>
        <w:r>
          <w:t xml:space="preserve">Molecular modeling of the R240A mutant predicts that E222 adopts an alternative conformation in which </w:t>
        </w:r>
        <w:r w:rsidRPr="00836D42">
          <w:t xml:space="preserve">the acid functional group of the glutamate </w:t>
        </w:r>
        <w:r>
          <w:t>is substantially</w:t>
        </w:r>
        <w:r w:rsidRPr="00836D42">
          <w:t xml:space="preserve"> closer to the active site (</w:t>
        </w:r>
        <w:r>
          <w:t xml:space="preserve">Supp </w:t>
        </w:r>
        <w:r w:rsidRPr="00836D42">
          <w:t>Fig</w:t>
        </w:r>
        <w:r>
          <w:t>ure XXX), resulting</w:t>
        </w:r>
        <w:r w:rsidRPr="00836D42">
          <w:t xml:space="preserve"> in a significant change </w:t>
        </w:r>
        <w:r>
          <w:t>of</w:t>
        </w:r>
        <w:r w:rsidRPr="00836D42">
          <w:t xml:space="preserve"> the electrostatic environment </w:t>
        </w:r>
        <w:r>
          <w:t>in</w:t>
        </w:r>
        <w:r w:rsidRPr="00836D42">
          <w:t xml:space="preserve"> the active site.</w:t>
        </w:r>
        <w:r>
          <w:t xml:space="preserve">  In addition, </w:t>
        </w:r>
        <w:r w:rsidRPr="00836D42">
          <w:t xml:space="preserve">the mutation E222A decreases </w:t>
        </w:r>
        <w:r w:rsidRPr="00092A21">
          <w:rPr>
            <w:i/>
          </w:rPr>
          <w:t>k</w:t>
        </w:r>
        <w:r w:rsidRPr="00836D42">
          <w:rPr>
            <w:vertAlign w:val="subscript"/>
          </w:rPr>
          <w:t>cat</w:t>
        </w:r>
        <w:r w:rsidRPr="00836D42">
          <w:t xml:space="preserve"> by ten fold. </w:t>
        </w:r>
        <w:r>
          <w:t xml:space="preserve">Both observations support the previously proposed </w:t>
        </w:r>
        <w:r w:rsidRPr="00836D42">
          <w:t xml:space="preserve">hypothesis </w:t>
        </w:r>
        <w:r>
          <w:t>that the electrostatic</w:t>
        </w:r>
        <w:r w:rsidRPr="00836D42">
          <w:t xml:space="preserve"> environment </w:t>
        </w:r>
        <w:r>
          <w:t>of the enzyme</w:t>
        </w:r>
        <w:r w:rsidRPr="00836D42">
          <w:t xml:space="preserve"> active site is </w:t>
        </w:r>
        <w:r>
          <w:t xml:space="preserve">of primary importance </w:t>
        </w:r>
        <w:r w:rsidRPr="00836D42">
          <w:t xml:space="preserve">to </w:t>
        </w:r>
        <w:r>
          <w:t xml:space="preserve">catalysis [CITE WARSHEL]. </w:t>
        </w:r>
      </w:ins>
    </w:p>
    <w:p w14:paraId="7647CB7C" w14:textId="513C1A58" w:rsidR="00D05BDB" w:rsidDel="00FD268B" w:rsidRDefault="00BE735E" w:rsidP="00823A11">
      <w:pPr>
        <w:pStyle w:val="TAMainText"/>
        <w:rPr>
          <w:del w:id="64" w:author="Justin Siegel" w:date="2015-04-09T18:41:00Z"/>
        </w:rPr>
      </w:pPr>
      <w:del w:id="65" w:author="Justin Siegel" w:date="2015-04-09T18:41:00Z">
        <w:r w:rsidRPr="00836D42" w:rsidDel="00FD268B">
          <w:delText xml:space="preserve">Another unexpected finding was </w:delText>
        </w:r>
        <w:r w:rsidR="00092A21" w:rsidDel="00FD268B">
          <w:delText>a</w:delText>
        </w:r>
        <w:r w:rsidRPr="00836D42" w:rsidDel="00FD268B">
          <w:delText xml:space="preserve"> </w:delText>
        </w:r>
        <w:r w:rsidR="00092A21" w:rsidRPr="00836D42" w:rsidDel="00FD268B">
          <w:delText xml:space="preserve">ten fold </w:delText>
        </w:r>
        <w:r w:rsidRPr="00836D42" w:rsidDel="00FD268B">
          <w:delText xml:space="preserve">increase </w:delText>
        </w:r>
        <w:r w:rsidR="00092A21" w:rsidDel="00FD268B">
          <w:delText xml:space="preserve">of </w:delText>
        </w:r>
        <w:r w:rsidR="00092A21" w:rsidRPr="00092A21" w:rsidDel="00FD268B">
          <w:rPr>
            <w:i/>
          </w:rPr>
          <w:delText>k</w:delText>
        </w:r>
        <w:r w:rsidR="00092A21" w:rsidRPr="00836D42" w:rsidDel="00FD268B">
          <w:rPr>
            <w:vertAlign w:val="subscript"/>
          </w:rPr>
          <w:delText>cat</w:delText>
        </w:r>
        <w:r w:rsidRPr="00836D42" w:rsidDel="00FD268B">
          <w:delText xml:space="preserve"> by a single point mutant, R240A. </w:delText>
        </w:r>
        <w:r w:rsidR="00092A21" w:rsidDel="00FD268B">
          <w:delText>This mutation</w:delText>
        </w:r>
        <w:r w:rsidRPr="00836D42" w:rsidDel="00FD268B">
          <w:delText xml:space="preserve"> is not predicted to make a direct molecular interaction with the substrate, so </w:delText>
        </w:r>
        <w:r w:rsidR="00092A21" w:rsidDel="00FD268B">
          <w:delText>the</w:delText>
        </w:r>
        <w:r w:rsidRPr="00836D42" w:rsidDel="00FD268B">
          <w:delText xml:space="preserve"> mechanism </w:delText>
        </w:r>
        <w:r w:rsidR="00092A21" w:rsidDel="00FD268B">
          <w:delText xml:space="preserve">by which </w:delText>
        </w:r>
        <w:r w:rsidRPr="00836D42" w:rsidDel="00FD268B">
          <w:delText>this mutation</w:delText>
        </w:r>
        <w:r w:rsidR="00CB5169" w:rsidRPr="00836D42" w:rsidDel="00FD268B">
          <w:delText xml:space="preserve"> </w:delText>
        </w:r>
        <w:r w:rsidRPr="00836D42" w:rsidDel="00FD268B">
          <w:delText>increa</w:delText>
        </w:r>
        <w:r w:rsidR="00092A21" w:rsidDel="00FD268B">
          <w:delText>ses</w:delText>
        </w:r>
        <w:r w:rsidRPr="00836D42" w:rsidDel="00FD268B">
          <w:delText xml:space="preserve"> the rate of catalysis </w:delText>
        </w:r>
        <w:r w:rsidR="00092A21" w:rsidDel="00FD268B">
          <w:delText>is unclear</w:delText>
        </w:r>
        <w:r w:rsidRPr="00836D42" w:rsidDel="00FD268B">
          <w:delText>. The crystal structure reveals tha</w:delText>
        </w:r>
        <w:r w:rsidR="00097358" w:rsidRPr="00836D42" w:rsidDel="00FD268B">
          <w:delText xml:space="preserve">t R240 forms </w:delText>
        </w:r>
        <w:r w:rsidRPr="00836D42" w:rsidDel="00FD268B">
          <w:delText>two hy</w:delText>
        </w:r>
        <w:r w:rsidR="00092A21" w:rsidDel="00FD268B">
          <w:delText xml:space="preserve">drogen bonds with </w:delText>
        </w:r>
        <w:r w:rsidRPr="00836D42" w:rsidDel="00FD268B">
          <w:delText>E222</w:delText>
        </w:r>
        <w:r w:rsidR="00A151BB" w:rsidDel="00FD268B">
          <w:delText xml:space="preserve"> </w:delText>
        </w:r>
        <w:r w:rsidR="00A151BB" w:rsidDel="00FD268B">
          <w:rPr>
            <w:b/>
          </w:rPr>
          <w:delText>(Figure 3</w:delText>
        </w:r>
        <w:r w:rsidR="00A151BB" w:rsidRPr="00A151BB" w:rsidDel="00FD268B">
          <w:rPr>
            <w:b/>
          </w:rPr>
          <w:delText>)</w:delText>
        </w:r>
        <w:r w:rsidRPr="00836D42" w:rsidDel="00FD268B">
          <w:delText xml:space="preserve">. </w:delText>
        </w:r>
        <w:r w:rsidR="00092A21" w:rsidDel="00FD268B">
          <w:delText xml:space="preserve">Molecular modeling of the R240A mutant predicts that E222 adopts an alternative conformation in which </w:delText>
        </w:r>
        <w:r w:rsidRPr="00836D42" w:rsidDel="00FD268B">
          <w:delText xml:space="preserve">the acid functional group of the glutamate </w:delText>
        </w:r>
        <w:r w:rsidR="00092A21" w:rsidDel="00FD268B">
          <w:delText xml:space="preserve">is </w:delText>
        </w:r>
        <w:r w:rsidR="00213333" w:rsidDel="00FD268B">
          <w:delText>substantially</w:delText>
        </w:r>
        <w:r w:rsidRPr="00836D42" w:rsidDel="00FD268B">
          <w:delText xml:space="preserve"> closer to the active site (</w:delText>
        </w:r>
        <w:r w:rsidR="00092A21" w:rsidDel="00FD268B">
          <w:delText xml:space="preserve">Supp </w:delText>
        </w:r>
        <w:r w:rsidRPr="00836D42" w:rsidDel="00FD268B">
          <w:delText>Fig</w:delText>
        </w:r>
        <w:r w:rsidR="00092A21" w:rsidDel="00FD268B">
          <w:delText>ure XXX), resulting</w:delText>
        </w:r>
        <w:r w:rsidRPr="00836D42" w:rsidDel="00FD268B">
          <w:delText xml:space="preserve"> in a significant change </w:delText>
        </w:r>
        <w:r w:rsidR="00092A21" w:rsidDel="00FD268B">
          <w:delText>of</w:delText>
        </w:r>
        <w:r w:rsidRPr="00836D42" w:rsidDel="00FD268B">
          <w:delText xml:space="preserve"> the electrostatic environment </w:delText>
        </w:r>
        <w:r w:rsidR="00092A21" w:rsidDel="00FD268B">
          <w:delText>in</w:delText>
        </w:r>
        <w:r w:rsidRPr="00836D42" w:rsidDel="00FD268B">
          <w:delText xml:space="preserve"> the active site. Further supporting the hypothesis that the electronegative environment in this region of the active site is important to catalysis is that the mutation E222A decreases </w:delText>
        </w:r>
        <w:r w:rsidRPr="00092A21" w:rsidDel="00FD268B">
          <w:rPr>
            <w:i/>
          </w:rPr>
          <w:delText>k</w:delText>
        </w:r>
        <w:r w:rsidRPr="00836D42" w:rsidDel="00FD268B">
          <w:rPr>
            <w:vertAlign w:val="subscript"/>
          </w:rPr>
          <w:delText>cat</w:delText>
        </w:r>
        <w:r w:rsidRPr="00836D42" w:rsidDel="00FD268B">
          <w:delText xml:space="preserve"> by ten fold. </w:delText>
        </w:r>
      </w:del>
    </w:p>
    <w:p w14:paraId="4958E9EF" w14:textId="1E7F460B" w:rsidR="00E277AB" w:rsidRPr="00836D42" w:rsidRDefault="00E277AB" w:rsidP="00D05BDB">
      <w:pPr>
        <w:pStyle w:val="Heading3"/>
        <w:ind w:left="0"/>
      </w:pPr>
      <w:r w:rsidRPr="00836D42">
        <w:t>Evaluation of computational modeling</w:t>
      </w:r>
    </w:p>
    <w:p w14:paraId="73135E0C" w14:textId="4E64AFCE" w:rsidR="00E277AB" w:rsidRDefault="00E277AB" w:rsidP="00092A21">
      <w:pPr>
        <w:pStyle w:val="TAMainText"/>
      </w:pPr>
      <w:r w:rsidRPr="00836D42">
        <w:t xml:space="preserve">Molecular models were generated for each of the 104 BglB mutants in order to evaluate the Rosetta Molecular Modeling Suite’s ability to evaluate the functional effects of mutations on BglB kinetic properties. For each mutant, the modeled </w:t>
      </w:r>
      <w:r w:rsidR="003A26AB">
        <w:t>pNPG</w:t>
      </w:r>
      <w:r w:rsidRPr="00836D42">
        <w:t xml:space="preserve"> previously described was docked into the active site. The docking and structural minimization simulations protocol used approximates the numerous protocols previously used in successful enzyme reengineering efforts. Briefly, the algorithm used was a Monte Carlo protocol, with random pert</w:t>
      </w:r>
      <w:r w:rsidR="0011175E" w:rsidRPr="00836D42">
        <w:t xml:space="preserve">urbation of the ligand followed </w:t>
      </w:r>
      <w:r w:rsidRPr="00836D42">
        <w:t>by</w:t>
      </w:r>
      <w:ins w:id="66" w:author="Justin Siegel" w:date="2015-04-09T18:43:00Z">
        <w:r w:rsidR="00FD268B" w:rsidRPr="00FD268B">
          <w:t xml:space="preserve"> </w:t>
        </w:r>
        <w:r w:rsidR="00FD268B" w:rsidRPr="00836D42">
          <w:t>functional constraint optimization</w:t>
        </w:r>
        <w:r w:rsidR="00FD268B">
          <w:t xml:space="preserve"> through rigid body minization of the ligand and side chain, </w:t>
        </w:r>
        <w:r w:rsidR="00FD268B" w:rsidRPr="00836D42">
          <w:t>side chain repacking</w:t>
        </w:r>
        <w:r w:rsidR="00FD268B">
          <w:t>, and side chain and backbone minimization</w:t>
        </w:r>
        <w:r w:rsidR="00FD268B" w:rsidRPr="00836D42">
          <w:t>.</w:t>
        </w:r>
      </w:ins>
      <w:del w:id="67" w:author="Justin Siegel" w:date="2015-04-09T18:43:00Z">
        <w:r w:rsidR="006522F5" w:rsidDel="00FD268B">
          <w:delText>,</w:delText>
        </w:r>
        <w:r w:rsidRPr="00836D42" w:rsidDel="00FD268B">
          <w:delText xml:space="preserve"> funct</w:delText>
        </w:r>
        <w:r w:rsidR="0011175E" w:rsidRPr="00836D42" w:rsidDel="00FD268B">
          <w:delText xml:space="preserve">ional constraint optimization and </w:delText>
        </w:r>
        <w:r w:rsidRPr="00836D42" w:rsidDel="00FD268B">
          <w:delText>side chain repacking</w:delText>
        </w:r>
      </w:del>
      <w:r w:rsidRPr="00836D42">
        <w:t xml:space="preserve">. </w:t>
      </w:r>
      <w:commentRangeStart w:id="68"/>
      <w:r w:rsidRPr="00836D42">
        <w:t xml:space="preserve">The </w:t>
      </w:r>
      <w:r w:rsidRPr="00836D42">
        <w:lastRenderedPageBreak/>
        <w:t xml:space="preserve">command line and an example set of input files for wild type BglB </w:t>
      </w:r>
      <w:r w:rsidR="0045149D" w:rsidRPr="00836D42">
        <w:t xml:space="preserve">are provided in </w:t>
      </w:r>
      <w:r w:rsidR="0045149D" w:rsidRPr="006522F5">
        <w:rPr>
          <w:highlight w:val="yellow"/>
        </w:rPr>
        <w:t>Supplemental [</w:t>
      </w:r>
      <w:r w:rsidR="009F2EDE" w:rsidRPr="006522F5">
        <w:rPr>
          <w:highlight w:val="yellow"/>
        </w:rPr>
        <w:t>Code</w:t>
      </w:r>
      <w:r w:rsidR="0045149D" w:rsidRPr="006522F5">
        <w:rPr>
          <w:highlight w:val="yellow"/>
        </w:rPr>
        <w:t>]</w:t>
      </w:r>
      <w:r w:rsidRPr="006522F5">
        <w:rPr>
          <w:highlight w:val="yellow"/>
        </w:rPr>
        <w:t>.</w:t>
      </w:r>
      <w:commentRangeEnd w:id="68"/>
      <w:r w:rsidR="006522F5">
        <w:rPr>
          <w:rStyle w:val="CommentReference"/>
          <w:rFonts w:ascii="Times" w:hAnsi="Times"/>
          <w:kern w:val="0"/>
        </w:rPr>
        <w:commentReference w:id="68"/>
      </w:r>
    </w:p>
    <w:p w14:paraId="70C8D3B3" w14:textId="5EAAEB67" w:rsidR="007840E0" w:rsidRDefault="00CF33F4" w:rsidP="00567DC8">
      <w:pPr>
        <w:pStyle w:val="TAMainText"/>
      </w:pPr>
      <w:r>
        <w:t>For each mutant</w:t>
      </w:r>
      <w:r w:rsidR="006522F5">
        <w:t>, we generated 100 models and selected for subsequent structural analysis the 10 models that had the lowest overall system energy</w:t>
      </w:r>
      <w:r>
        <w:t xml:space="preserve">.  </w:t>
      </w:r>
      <w:r w:rsidR="0082551D">
        <w:t xml:space="preserve">From this analysis, </w:t>
      </w:r>
      <w:r w:rsidR="006522F5">
        <w:t>a</w:t>
      </w:r>
      <w:r>
        <w:t xml:space="preserve"> set of </w:t>
      </w:r>
      <w:r w:rsidR="006522F5">
        <w:t xml:space="preserve">59 </w:t>
      </w:r>
      <w:r w:rsidR="0082551D">
        <w:t xml:space="preserve">potentially informative </w:t>
      </w:r>
      <w:r w:rsidR="006522F5">
        <w:t>features</w:t>
      </w:r>
      <w:r w:rsidRPr="00836D42">
        <w:t xml:space="preserve"> </w:t>
      </w:r>
      <w:r w:rsidR="0082551D">
        <w:t xml:space="preserve">was identified and their value </w:t>
      </w:r>
      <w:r w:rsidR="00E365A3">
        <w:t>was calculated for each mutant</w:t>
      </w:r>
      <w:r>
        <w:t>.</w:t>
      </w:r>
      <w:r w:rsidR="00E277AB" w:rsidRPr="00836D42">
        <w:t xml:space="preserve"> </w:t>
      </w:r>
      <w:r w:rsidR="006522F5">
        <w:rPr>
          <w:rFonts w:ascii="Lucida Sans Unicode" w:hAnsi="Lucida Sans Unicode" w:cs="Lucida Sans Unicode"/>
          <w:noProof/>
        </w:rPr>
        <mc:AlternateContent>
          <mc:Choice Requires="wps">
            <w:drawing>
              <wp:anchor distT="0" distB="0" distL="114300" distR="114300" simplePos="0" relativeHeight="251662336" behindDoc="0" locked="0" layoutInCell="1" allowOverlap="1" wp14:anchorId="08E54E1B" wp14:editId="78EE1EDB">
                <wp:simplePos x="0" y="0"/>
                <wp:positionH relativeFrom="margin">
                  <wp:align>center</wp:align>
                </wp:positionH>
                <wp:positionV relativeFrom="margin">
                  <wp:align>top</wp:align>
                </wp:positionV>
                <wp:extent cx="6513830" cy="313055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6513830" cy="313055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6B60CD" w14:textId="390ABC4C" w:rsidR="00FD268B" w:rsidRDefault="00FD268B" w:rsidP="009F2B2A">
                            <w:pPr>
                              <w:pStyle w:val="VAFigureCaption"/>
                              <w:jc w:val="center"/>
                            </w:pPr>
                            <w:r>
                              <w:rPr>
                                <w:noProof/>
                              </w:rPr>
                              <w:drawing>
                                <wp:inline distT="0" distB="0" distL="0" distR="0" wp14:anchorId="6BE6761D" wp14:editId="7A9ED462">
                                  <wp:extent cx="6330950" cy="18186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0950" cy="1818640"/>
                                          </a:xfrm>
                                          <a:prstGeom prst="rect">
                                            <a:avLst/>
                                          </a:prstGeom>
                                        </pic:spPr>
                                      </pic:pic>
                                    </a:graphicData>
                                  </a:graphic>
                                </wp:inline>
                              </w:drawing>
                            </w:r>
                          </w:p>
                          <w:p w14:paraId="667D73CD" w14:textId="1B813550" w:rsidR="00FD268B" w:rsidRPr="003F3A31" w:rsidRDefault="00FD268B" w:rsidP="003F3A31">
                            <w:pPr>
                              <w:pStyle w:val="VAFigureCaption"/>
                              <w:rPr>
                                <w:b w:val="0"/>
                              </w:rPr>
                            </w:pPr>
                            <w:r w:rsidRPr="003F3A31">
                              <w:t xml:space="preserve">Figure 4. </w:t>
                            </w:r>
                            <w:r>
                              <w:t>Correlation between m</w:t>
                            </w:r>
                            <w:r w:rsidRPr="003F3A31">
                              <w:t xml:space="preserve">achine learning predictions </w:t>
                            </w:r>
                            <w:r>
                              <w:t xml:space="preserve">and </w:t>
                            </w:r>
                            <w:r w:rsidRPr="003F3A31">
                              <w:t xml:space="preserve">experimentally-determined </w:t>
                            </w:r>
                            <w:r>
                              <w:t>kinetic constants</w:t>
                            </w:r>
                            <w:r w:rsidRPr="003F3A31">
                              <w:rPr>
                                <w:b w:val="0"/>
                              </w:rPr>
                              <w:t xml:space="preserve">. </w:t>
                            </w:r>
                            <w:ins w:id="69" w:author="Justin Siegel" w:date="2015-04-09T18:44:00Z">
                              <w:r>
                                <w:rPr>
                                  <w:b w:val="0"/>
                                </w:rPr>
                                <w:t xml:space="preserve">The log value corresponding to the relative </w:t>
                              </w:r>
                              <w:r w:rsidRPr="00710CC1">
                                <w:rPr>
                                  <w:b w:val="0"/>
                                  <w:i/>
                                </w:rPr>
                                <w:t>k</w:t>
                              </w:r>
                              <w:r w:rsidRPr="00710CC1">
                                <w:rPr>
                                  <w:b w:val="0"/>
                                  <w:vertAlign w:val="subscript"/>
                                </w:rPr>
                                <w:t>cat</w:t>
                              </w:r>
                              <w:r>
                                <w:rPr>
                                  <w:b w:val="0"/>
                                </w:rPr>
                                <w:t>/K</w:t>
                              </w:r>
                              <w:r w:rsidRPr="00710CC1">
                                <w:rPr>
                                  <w:b w:val="0"/>
                                  <w:vertAlign w:val="subscript"/>
                                </w:rPr>
                                <w:t>M</w:t>
                              </w:r>
                              <w:r>
                                <w:rPr>
                                  <w:b w:val="0"/>
                                </w:rPr>
                                <w:t xml:space="preserve"> (A), </w:t>
                              </w:r>
                              <w:r w:rsidRPr="00710CC1">
                                <w:rPr>
                                  <w:b w:val="0"/>
                                  <w:i/>
                                </w:rPr>
                                <w:t>k</w:t>
                              </w:r>
                              <w:r w:rsidRPr="00710CC1">
                                <w:rPr>
                                  <w:b w:val="0"/>
                                  <w:vertAlign w:val="subscript"/>
                                </w:rPr>
                                <w:t>cat</w:t>
                              </w:r>
                              <w:r>
                                <w:rPr>
                                  <w:b w:val="0"/>
                                </w:rPr>
                                <w:t xml:space="preserve"> (B), and 1/K</w:t>
                              </w:r>
                              <w:r w:rsidRPr="00710CC1">
                                <w:rPr>
                                  <w:b w:val="0"/>
                                  <w:vertAlign w:val="subscript"/>
                                </w:rPr>
                                <w:t>M</w:t>
                              </w:r>
                              <w:r>
                                <w:rPr>
                                  <w:b w:val="0"/>
                                </w:rPr>
                                <w:t xml:space="preserve"> (C) for each mutants experimentally-determined kinetic constants (equivalent to the values depicted in Figure 2)</w:t>
                              </w:r>
                            </w:ins>
                            <w:del w:id="70" w:author="Justin Siegel" w:date="2015-04-09T18:44:00Z">
                              <w:r w:rsidDel="00FD268B">
                                <w:rPr>
                                  <w:b w:val="0"/>
                                </w:rPr>
                                <w:delText xml:space="preserve">For each of </w:delText>
                              </w:r>
                              <w:r w:rsidRPr="00710CC1" w:rsidDel="00FD268B">
                                <w:rPr>
                                  <w:b w:val="0"/>
                                  <w:i/>
                                </w:rPr>
                                <w:delText>k</w:delText>
                              </w:r>
                              <w:r w:rsidRPr="00710CC1" w:rsidDel="00FD268B">
                                <w:rPr>
                                  <w:b w:val="0"/>
                                  <w:vertAlign w:val="subscript"/>
                                </w:rPr>
                                <w:delText>cat</w:delText>
                              </w:r>
                              <w:r w:rsidDel="00FD268B">
                                <w:rPr>
                                  <w:b w:val="0"/>
                                </w:rPr>
                                <w:delText>/K</w:delText>
                              </w:r>
                              <w:r w:rsidRPr="00710CC1" w:rsidDel="00FD268B">
                                <w:rPr>
                                  <w:b w:val="0"/>
                                  <w:vertAlign w:val="subscript"/>
                                </w:rPr>
                                <w:delText>M</w:delText>
                              </w:r>
                              <w:r w:rsidDel="00FD268B">
                                <w:rPr>
                                  <w:b w:val="0"/>
                                </w:rPr>
                                <w:delText xml:space="preserve"> (A), </w:delText>
                              </w:r>
                              <w:r w:rsidRPr="00710CC1" w:rsidDel="00FD268B">
                                <w:rPr>
                                  <w:b w:val="0"/>
                                  <w:i/>
                                </w:rPr>
                                <w:delText>k</w:delText>
                              </w:r>
                              <w:r w:rsidRPr="00710CC1" w:rsidDel="00FD268B">
                                <w:rPr>
                                  <w:b w:val="0"/>
                                  <w:vertAlign w:val="subscript"/>
                                </w:rPr>
                                <w:delText>cat</w:delText>
                              </w:r>
                              <w:r w:rsidDel="00FD268B">
                                <w:rPr>
                                  <w:b w:val="0"/>
                                </w:rPr>
                                <w:delText xml:space="preserve"> (B), and K</w:delText>
                              </w:r>
                              <w:r w:rsidRPr="00710CC1" w:rsidDel="00FD268B">
                                <w:rPr>
                                  <w:b w:val="0"/>
                                  <w:vertAlign w:val="subscript"/>
                                </w:rPr>
                                <w:delText>M</w:delText>
                              </w:r>
                              <w:r w:rsidDel="00FD268B">
                                <w:rPr>
                                  <w:b w:val="0"/>
                                </w:rPr>
                                <w:delText xml:space="preserve"> (C), experimentally-determined kinetic constants</w:delText>
                              </w:r>
                            </w:del>
                            <w:r>
                              <w:rPr>
                                <w:b w:val="0"/>
                              </w:rPr>
                              <w:t xml:space="preserve"> are shown on the </w:t>
                            </w:r>
                            <w:r w:rsidRPr="00284B89">
                              <w:rPr>
                                <w:b w:val="0"/>
                                <w:i/>
                              </w:rPr>
                              <w:t>x</w:t>
                            </w:r>
                            <w:r>
                              <w:rPr>
                                <w:b w:val="0"/>
                              </w:rPr>
                              <w:t xml:space="preserve"> axis and machine learning predictions </w:t>
                            </w:r>
                            <w:r w:rsidRPr="003052BF">
                              <w:rPr>
                                <w:b w:val="0"/>
                              </w:rPr>
                              <w:t>±</w:t>
                            </w:r>
                            <w:r>
                              <w:rPr>
                                <w:b w:val="0"/>
                              </w:rPr>
                              <w:t xml:space="preserve"> standard deviation are shown on the </w:t>
                            </w:r>
                            <w:r>
                              <w:rPr>
                                <w:b w:val="0"/>
                                <w:i/>
                              </w:rPr>
                              <w:t xml:space="preserve">y </w:t>
                            </w:r>
                            <w:r>
                              <w:rPr>
                                <w:b w:val="0"/>
                              </w:rPr>
                              <w:t xml:space="preserve">axis. The standard deviation was calculated based on the prediction by1,000 times cross validation for each datapoint. All values are normalized relative to wild type BglB and are in log scale. Inset: histograms display the distribution of experimentally-determined values in the data set (90, 80 and 80 samples for </w:t>
                            </w:r>
                            <w:r w:rsidRPr="00710CC1">
                              <w:rPr>
                                <w:b w:val="0"/>
                                <w:i/>
                              </w:rPr>
                              <w:t>k</w:t>
                            </w:r>
                            <w:r w:rsidRPr="00710CC1">
                              <w:rPr>
                                <w:b w:val="0"/>
                                <w:vertAlign w:val="subscript"/>
                              </w:rPr>
                              <w:t>cat</w:t>
                            </w:r>
                            <w:r>
                              <w:rPr>
                                <w:b w:val="0"/>
                              </w:rPr>
                              <w:t>/K</w:t>
                            </w:r>
                            <w:r w:rsidRPr="00710CC1">
                              <w:rPr>
                                <w:b w:val="0"/>
                                <w:vertAlign w:val="subscript"/>
                              </w:rPr>
                              <w:t>M</w:t>
                            </w:r>
                            <w:r>
                              <w:rPr>
                                <w:b w:val="0"/>
                              </w:rPr>
                              <w:t xml:space="preserve">, </w:t>
                            </w:r>
                            <w:r w:rsidRPr="00710CC1">
                              <w:rPr>
                                <w:b w:val="0"/>
                                <w:i/>
                              </w:rPr>
                              <w:t>k</w:t>
                            </w:r>
                            <w:r w:rsidRPr="00710CC1">
                              <w:rPr>
                                <w:b w:val="0"/>
                                <w:vertAlign w:val="subscript"/>
                              </w:rPr>
                              <w:t>cat</w:t>
                            </w:r>
                            <w:r>
                              <w:rPr>
                                <w:b w:val="0"/>
                              </w:rPr>
                              <w:t>, and K</w:t>
                            </w:r>
                            <w:r w:rsidRPr="00710CC1">
                              <w:rPr>
                                <w:b w:val="0"/>
                                <w:vertAlign w:val="subscript"/>
                              </w:rPr>
                              <w:t>M</w:t>
                            </w:r>
                            <w:r>
                              <w:rPr>
                                <w:b w:val="0"/>
                              </w:rPr>
                              <w:t>, respectively).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29" type="#_x0000_t202" style="position:absolute;left:0;text-align:left;margin-left:0;margin-top:0;width:512.9pt;height:246.5pt;z-index:251662336;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" filled="f" stroked="f">
                <v:textbox>
                  <w:txbxContent>
                    <w:p w14:paraId="596B60CD" w14:textId="390ABC4C" w:rsidR="00FD268B" w:rsidRDefault="00FD268B" w:rsidP="009F2B2A">
                      <w:pPr>
                        <w:pStyle w:val="VAFigureCaption"/>
                        <w:jc w:val="center"/>
                      </w:pPr>
                      <w:r>
                        <w:rPr>
                          <w:noProof/>
                        </w:rPr>
                        <w:drawing>
                          <wp:inline distT="0" distB="0" distL="0" distR="0" wp14:anchorId="6BE6761D" wp14:editId="7A9ED462">
                            <wp:extent cx="6330950" cy="18186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0950" cy="1818640"/>
                                    </a:xfrm>
                                    <a:prstGeom prst="rect">
                                      <a:avLst/>
                                    </a:prstGeom>
                                  </pic:spPr>
                                </pic:pic>
                              </a:graphicData>
                            </a:graphic>
                          </wp:inline>
                        </w:drawing>
                      </w:r>
                    </w:p>
                    <w:p w14:paraId="667D73CD" w14:textId="1B813550" w:rsidR="00FD268B" w:rsidRPr="003F3A31" w:rsidRDefault="00FD268B" w:rsidP="003F3A31">
                      <w:pPr>
                        <w:pStyle w:val="VAFigureCaption"/>
                        <w:rPr>
                          <w:b w:val="0"/>
                        </w:rPr>
                      </w:pPr>
                      <w:r w:rsidRPr="003F3A31">
                        <w:t xml:space="preserve">Figure 4. </w:t>
                      </w:r>
                      <w:r>
                        <w:t>Correlation between m</w:t>
                      </w:r>
                      <w:r w:rsidRPr="003F3A31">
                        <w:t xml:space="preserve">achine learning predictions </w:t>
                      </w:r>
                      <w:r>
                        <w:t xml:space="preserve">and </w:t>
                      </w:r>
                      <w:r w:rsidRPr="003F3A31">
                        <w:t xml:space="preserve">experimentally-determined </w:t>
                      </w:r>
                      <w:r>
                        <w:t>kinetic constants</w:t>
                      </w:r>
                      <w:r w:rsidRPr="003F3A31">
                        <w:rPr>
                          <w:b w:val="0"/>
                        </w:rPr>
                        <w:t xml:space="preserve">. </w:t>
                      </w:r>
                      <w:ins w:id="99" w:author="Justin Siegel" w:date="2015-04-09T18:44:00Z">
                        <w:r>
                          <w:rPr>
                            <w:b w:val="0"/>
                          </w:rPr>
                          <w:t>The log value corr</w:t>
                        </w:r>
                        <w:r>
                          <w:rPr>
                            <w:b w:val="0"/>
                          </w:rPr>
                          <w:t>e</w:t>
                        </w:r>
                        <w:r>
                          <w:rPr>
                            <w:b w:val="0"/>
                          </w:rPr>
                          <w:t xml:space="preserve">sponding to the relative </w:t>
                        </w:r>
                        <w:r w:rsidRPr="00710CC1">
                          <w:rPr>
                            <w:b w:val="0"/>
                            <w:i/>
                          </w:rPr>
                          <w:t>k</w:t>
                        </w:r>
                        <w:r w:rsidRPr="00710CC1">
                          <w:rPr>
                            <w:b w:val="0"/>
                            <w:vertAlign w:val="subscript"/>
                          </w:rPr>
                          <w:t>cat</w:t>
                        </w:r>
                        <w:r>
                          <w:rPr>
                            <w:b w:val="0"/>
                          </w:rPr>
                          <w:t>/K</w:t>
                        </w:r>
                        <w:r w:rsidRPr="00710CC1">
                          <w:rPr>
                            <w:b w:val="0"/>
                            <w:vertAlign w:val="subscript"/>
                          </w:rPr>
                          <w:t>M</w:t>
                        </w:r>
                        <w:r>
                          <w:rPr>
                            <w:b w:val="0"/>
                          </w:rPr>
                          <w:t xml:space="preserve"> (A), </w:t>
                        </w:r>
                        <w:r w:rsidRPr="00710CC1">
                          <w:rPr>
                            <w:b w:val="0"/>
                            <w:i/>
                          </w:rPr>
                          <w:t>k</w:t>
                        </w:r>
                        <w:r w:rsidRPr="00710CC1">
                          <w:rPr>
                            <w:b w:val="0"/>
                            <w:vertAlign w:val="subscript"/>
                          </w:rPr>
                          <w:t>cat</w:t>
                        </w:r>
                        <w:r>
                          <w:rPr>
                            <w:b w:val="0"/>
                          </w:rPr>
                          <w:t xml:space="preserve"> (B), and 1/K</w:t>
                        </w:r>
                        <w:r w:rsidRPr="00710CC1">
                          <w:rPr>
                            <w:b w:val="0"/>
                            <w:vertAlign w:val="subscript"/>
                          </w:rPr>
                          <w:t>M</w:t>
                        </w:r>
                        <w:r>
                          <w:rPr>
                            <w:b w:val="0"/>
                          </w:rPr>
                          <w:t xml:space="preserve"> (C) for each mutants experimentally-determined kinetic constants (equivalent to the values depicted in Figure 2)</w:t>
                        </w:r>
                      </w:ins>
                      <w:del w:id="100" w:author="Justin Siegel" w:date="2015-04-09T18:44:00Z">
                        <w:r w:rsidDel="00FD268B">
                          <w:rPr>
                            <w:b w:val="0"/>
                          </w:rPr>
                          <w:delText xml:space="preserve">For each of </w:delText>
                        </w:r>
                        <w:r w:rsidRPr="00710CC1" w:rsidDel="00FD268B">
                          <w:rPr>
                            <w:b w:val="0"/>
                            <w:i/>
                          </w:rPr>
                          <w:delText>k</w:delText>
                        </w:r>
                        <w:r w:rsidRPr="00710CC1" w:rsidDel="00FD268B">
                          <w:rPr>
                            <w:b w:val="0"/>
                            <w:vertAlign w:val="subscript"/>
                          </w:rPr>
                          <w:delText>cat</w:delText>
                        </w:r>
                        <w:r w:rsidDel="00FD268B">
                          <w:rPr>
                            <w:b w:val="0"/>
                          </w:rPr>
                          <w:delText>/K</w:delText>
                        </w:r>
                        <w:r w:rsidRPr="00710CC1" w:rsidDel="00FD268B">
                          <w:rPr>
                            <w:b w:val="0"/>
                            <w:vertAlign w:val="subscript"/>
                          </w:rPr>
                          <w:delText>M</w:delText>
                        </w:r>
                        <w:r w:rsidDel="00FD268B">
                          <w:rPr>
                            <w:b w:val="0"/>
                          </w:rPr>
                          <w:delText xml:space="preserve"> (A), </w:delText>
                        </w:r>
                        <w:r w:rsidRPr="00710CC1" w:rsidDel="00FD268B">
                          <w:rPr>
                            <w:b w:val="0"/>
                            <w:i/>
                          </w:rPr>
                          <w:delText>k</w:delText>
                        </w:r>
                        <w:r w:rsidRPr="00710CC1" w:rsidDel="00FD268B">
                          <w:rPr>
                            <w:b w:val="0"/>
                            <w:vertAlign w:val="subscript"/>
                          </w:rPr>
                          <w:delText>cat</w:delText>
                        </w:r>
                        <w:r w:rsidDel="00FD268B">
                          <w:rPr>
                            <w:b w:val="0"/>
                          </w:rPr>
                          <w:delText xml:space="preserve"> (B), and K</w:delText>
                        </w:r>
                        <w:r w:rsidRPr="00710CC1" w:rsidDel="00FD268B">
                          <w:rPr>
                            <w:b w:val="0"/>
                            <w:vertAlign w:val="subscript"/>
                          </w:rPr>
                          <w:delText>M</w:delText>
                        </w:r>
                        <w:r w:rsidDel="00FD268B">
                          <w:rPr>
                            <w:b w:val="0"/>
                          </w:rPr>
                          <w:delText xml:space="preserve"> (C), experimentally-determined kinetic constants</w:delText>
                        </w:r>
                      </w:del>
                      <w:r>
                        <w:rPr>
                          <w:b w:val="0"/>
                        </w:rPr>
                        <w:t xml:space="preserve"> are shown on the </w:t>
                      </w:r>
                      <w:r w:rsidRPr="00284B89">
                        <w:rPr>
                          <w:b w:val="0"/>
                          <w:i/>
                        </w:rPr>
                        <w:t>x</w:t>
                      </w:r>
                      <w:r>
                        <w:rPr>
                          <w:b w:val="0"/>
                        </w:rPr>
                        <w:t xml:space="preserve"> axis and machine learning predictions </w:t>
                      </w:r>
                      <w:r w:rsidRPr="003052BF">
                        <w:rPr>
                          <w:b w:val="0"/>
                        </w:rPr>
                        <w:t>±</w:t>
                      </w:r>
                      <w:r>
                        <w:rPr>
                          <w:b w:val="0"/>
                        </w:rPr>
                        <w:t xml:space="preserve"> stan</w:t>
                      </w:r>
                      <w:r>
                        <w:rPr>
                          <w:b w:val="0"/>
                        </w:rPr>
                        <w:t>d</w:t>
                      </w:r>
                      <w:r>
                        <w:rPr>
                          <w:b w:val="0"/>
                        </w:rPr>
                        <w:t xml:space="preserve">ard deviation are shown on the </w:t>
                      </w:r>
                      <w:r>
                        <w:rPr>
                          <w:b w:val="0"/>
                          <w:i/>
                        </w:rPr>
                        <w:t xml:space="preserve">y </w:t>
                      </w:r>
                      <w:r>
                        <w:rPr>
                          <w:b w:val="0"/>
                        </w:rPr>
                        <w:t>axis. The standard deviation was calculated based on the prediction by1</w:t>
                      </w:r>
                      <w:proofErr w:type="gramStart"/>
                      <w:r>
                        <w:rPr>
                          <w:b w:val="0"/>
                        </w:rPr>
                        <w:t>,000</w:t>
                      </w:r>
                      <w:proofErr w:type="gramEnd"/>
                      <w:r>
                        <w:rPr>
                          <w:b w:val="0"/>
                        </w:rPr>
                        <w:t xml:space="preserve"> times cross validation for each </w:t>
                      </w:r>
                      <w:proofErr w:type="spellStart"/>
                      <w:r>
                        <w:rPr>
                          <w:b w:val="0"/>
                        </w:rPr>
                        <w:t>datapoint</w:t>
                      </w:r>
                      <w:proofErr w:type="spellEnd"/>
                      <w:r>
                        <w:rPr>
                          <w:b w:val="0"/>
                        </w:rPr>
                        <w:t>. All values are norma</w:t>
                      </w:r>
                      <w:r>
                        <w:rPr>
                          <w:b w:val="0"/>
                        </w:rPr>
                        <w:t>l</w:t>
                      </w:r>
                      <w:r>
                        <w:rPr>
                          <w:b w:val="0"/>
                        </w:rPr>
                        <w:t xml:space="preserve">ized relative to wild type </w:t>
                      </w:r>
                      <w:proofErr w:type="spellStart"/>
                      <w:r>
                        <w:rPr>
                          <w:b w:val="0"/>
                        </w:rPr>
                        <w:t>BglB</w:t>
                      </w:r>
                      <w:proofErr w:type="spellEnd"/>
                      <w:r>
                        <w:rPr>
                          <w:b w:val="0"/>
                        </w:rPr>
                        <w:t xml:space="preserve"> and are in log scale. Inset: histograms display the distribution of e</w:t>
                      </w:r>
                      <w:r>
                        <w:rPr>
                          <w:b w:val="0"/>
                        </w:rPr>
                        <w:t>x</w:t>
                      </w:r>
                      <w:r>
                        <w:rPr>
                          <w:b w:val="0"/>
                        </w:rPr>
                        <w:t xml:space="preserve">perimentally-determined values in the data set (90, 80 and 80 samples for </w:t>
                      </w:r>
                      <w:r w:rsidRPr="00710CC1">
                        <w:rPr>
                          <w:b w:val="0"/>
                          <w:i/>
                        </w:rPr>
                        <w:t>k</w:t>
                      </w:r>
                      <w:r w:rsidRPr="00710CC1">
                        <w:rPr>
                          <w:b w:val="0"/>
                          <w:vertAlign w:val="subscript"/>
                        </w:rPr>
                        <w:t>cat</w:t>
                      </w:r>
                      <w:r>
                        <w:rPr>
                          <w:b w:val="0"/>
                        </w:rPr>
                        <w:t>/K</w:t>
                      </w:r>
                      <w:r w:rsidRPr="00710CC1">
                        <w:rPr>
                          <w:b w:val="0"/>
                          <w:vertAlign w:val="subscript"/>
                        </w:rPr>
                        <w:t>M</w:t>
                      </w:r>
                      <w:r>
                        <w:rPr>
                          <w:b w:val="0"/>
                        </w:rPr>
                        <w:t xml:space="preserve">, </w:t>
                      </w:r>
                      <w:r w:rsidRPr="00710CC1">
                        <w:rPr>
                          <w:b w:val="0"/>
                          <w:i/>
                        </w:rPr>
                        <w:t>k</w:t>
                      </w:r>
                      <w:r w:rsidRPr="00710CC1">
                        <w:rPr>
                          <w:b w:val="0"/>
                          <w:vertAlign w:val="subscript"/>
                        </w:rPr>
                        <w:t>cat</w:t>
                      </w:r>
                      <w:r>
                        <w:rPr>
                          <w:b w:val="0"/>
                        </w:rPr>
                        <w:t>, and K</w:t>
                      </w:r>
                      <w:r w:rsidRPr="00710CC1">
                        <w:rPr>
                          <w:b w:val="0"/>
                          <w:vertAlign w:val="subscript"/>
                        </w:rPr>
                        <w:t>M</w:t>
                      </w:r>
                      <w:r>
                        <w:rPr>
                          <w:b w:val="0"/>
                        </w:rPr>
                        <w:t>, respectively).</w:t>
                      </w:r>
                    </w:p>
                  </w:txbxContent>
                </v:textbox>
                <w10:wrap type="square" anchorx="margin" anchory="margin"/>
              </v:shape>
            </w:pict>
          </mc:Fallback>
        </mc:AlternateContent>
      </w:r>
      <w:r w:rsidR="00E277AB" w:rsidRPr="00836D42">
        <w:t xml:space="preserve">These included metrics of the predicted interface energy, number of hydrogen bonds to the ligand, and the change in solvent accessible surface area upon </w:t>
      </w:r>
      <w:r w:rsidR="00E365A3">
        <w:t xml:space="preserve">ligand binding. A complete list of all features and their correlation to the experimentally measured constants </w:t>
      </w:r>
      <w:r w:rsidR="00E277AB" w:rsidRPr="00836D42">
        <w:t xml:space="preserve">is given in </w:t>
      </w:r>
      <w:r w:rsidR="00E277AB" w:rsidRPr="00E365A3">
        <w:rPr>
          <w:highlight w:val="yellow"/>
        </w:rPr>
        <w:t>Supplemental X</w:t>
      </w:r>
      <w:r>
        <w:t>.</w:t>
      </w:r>
      <w:r w:rsidR="00E277AB" w:rsidRPr="00836D42">
        <w:t xml:space="preserve"> </w:t>
      </w:r>
      <w:r>
        <w:t xml:space="preserve"> </w:t>
      </w:r>
      <w:r w:rsidR="00A151BB">
        <w:t xml:space="preserve">For </w:t>
      </w:r>
      <w:r w:rsidR="00A151BB" w:rsidRPr="00A151BB">
        <w:rPr>
          <w:i/>
        </w:rPr>
        <w:t>k</w:t>
      </w:r>
      <w:r w:rsidR="00A151BB" w:rsidRPr="00A151BB">
        <w:rPr>
          <w:vertAlign w:val="subscript"/>
        </w:rPr>
        <w:t>cat</w:t>
      </w:r>
      <w:r w:rsidR="00A151BB">
        <w:t>/K</w:t>
      </w:r>
      <w:r w:rsidR="00A151BB" w:rsidRPr="00A151BB">
        <w:rPr>
          <w:vertAlign w:val="subscript"/>
        </w:rPr>
        <w:t>M</w:t>
      </w:r>
      <w:r w:rsidR="00A151BB">
        <w:t xml:space="preserve"> and </w:t>
      </w:r>
      <w:r w:rsidR="00A151BB" w:rsidRPr="00A151BB">
        <w:rPr>
          <w:i/>
        </w:rPr>
        <w:t>k</w:t>
      </w:r>
      <w:r w:rsidR="00A151BB" w:rsidRPr="00A151BB">
        <w:rPr>
          <w:vertAlign w:val="subscript"/>
        </w:rPr>
        <w:t>cat</w:t>
      </w:r>
      <w:r w:rsidR="00A151BB">
        <w:t xml:space="preserve"> t</w:t>
      </w:r>
      <w:r w:rsidR="00710CC1">
        <w:t xml:space="preserve">he highest correlation observed </w:t>
      </w:r>
      <w:r w:rsidR="006C3DC9">
        <w:t>is</w:t>
      </w:r>
      <w:r w:rsidR="00A151BB">
        <w:t xml:space="preserve"> to the total number of non-local contacts (i.e. residues </w:t>
      </w:r>
      <w:r w:rsidR="002412B2">
        <w:t xml:space="preserve">implicated in </w:t>
      </w:r>
      <w:r w:rsidR="00A151BB">
        <w:t>molecular interactions that are separated by more than 8 amino acid residues in sequence), with</w:t>
      </w:r>
      <w:r w:rsidR="006C3DC9">
        <w:t xml:space="preserve"> a </w:t>
      </w:r>
      <w:r w:rsidR="007840E0">
        <w:t>Pearson Correlation Coefficient (</w:t>
      </w:r>
      <w:r w:rsidR="006C3DC9">
        <w:t>PCC</w:t>
      </w:r>
      <w:r w:rsidR="007840E0">
        <w:t>)</w:t>
      </w:r>
      <w:r w:rsidR="006C3DC9">
        <w:t xml:space="preserve"> of 0.56 </w:t>
      </w:r>
      <w:commentRangeStart w:id="71"/>
      <w:r w:rsidR="007840E0" w:rsidRPr="007840E0">
        <w:rPr>
          <w:highlight w:val="yellow"/>
        </w:rPr>
        <w:t xml:space="preserve">(p-value &lt; X. </w:t>
      </w:r>
      <w:r w:rsidR="004B7A87">
        <w:rPr>
          <w:noProof/>
        </w:rPr>
        <mc:AlternateContent>
          <mc:Choice Requires="wps">
            <w:drawing>
              <wp:anchor distT="0" distB="0" distL="114300" distR="114300" simplePos="0" relativeHeight="251664384" behindDoc="0" locked="0" layoutInCell="1" allowOverlap="1" wp14:anchorId="5623B356" wp14:editId="5D50BFB4">
                <wp:simplePos x="0" y="0"/>
                <wp:positionH relativeFrom="margin">
                  <wp:align>right</wp:align>
                </wp:positionH>
                <wp:positionV relativeFrom="margin">
                  <wp:align>bottom</wp:align>
                </wp:positionV>
                <wp:extent cx="6365875" cy="425069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6365875" cy="42506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6F2981" w14:textId="2CE6D570" w:rsidR="00FD268B" w:rsidRPr="00054FD1" w:rsidRDefault="00FD268B" w:rsidP="00A151BB">
                            <w:pPr>
                              <w:pStyle w:val="VDTableTitle"/>
                              <w:rPr>
                                <w:b w:val="0"/>
                              </w:rPr>
                            </w:pPr>
                            <w:r w:rsidRPr="00170AC9">
                              <w:t xml:space="preserve">Table 1.  </w:t>
                            </w:r>
                            <w:r>
                              <w:t xml:space="preserve">Most informative structural features for kinetic constant prediction. </w:t>
                            </w:r>
                            <w:r w:rsidRPr="004F2098">
                              <w:rPr>
                                <w:b w:val="0"/>
                              </w:rPr>
                              <w:t>For each mutant</w:t>
                            </w:r>
                            <w:r>
                              <w:rPr>
                                <w:b w:val="0"/>
                              </w:rPr>
                              <w:t>,</w:t>
                            </w:r>
                            <w:r>
                              <w:t xml:space="preserve"> </w:t>
                            </w:r>
                            <w:r>
                              <w:rPr>
                                <w:b w:val="0"/>
                              </w:rPr>
                              <w:t xml:space="preserve">ten out of hundred models were selected based on the lowest total system energy. A set of 59 structural features were calculated for the selected models and the most informative features were selected based on a constrained regularization technique (Elastic Net with bagging; see Methods). The Table contains all features that have been assigned non-zero weights during training (9 for </w:t>
                            </w:r>
                            <w:r w:rsidRPr="005449BF">
                              <w:rPr>
                                <w:i/>
                                <w:highlight w:val="yellow"/>
                              </w:rPr>
                              <w:t>k</w:t>
                            </w:r>
                            <w:r w:rsidRPr="005449BF">
                              <w:rPr>
                                <w:highlight w:val="yellow"/>
                                <w:vertAlign w:val="subscript"/>
                              </w:rPr>
                              <w:t>cat</w:t>
                            </w:r>
                            <w:r w:rsidRPr="005449BF">
                              <w:rPr>
                                <w:highlight w:val="yellow"/>
                              </w:rPr>
                              <w:t>/K</w:t>
                            </w:r>
                            <w:r w:rsidRPr="005449BF">
                              <w:rPr>
                                <w:highlight w:val="yellow"/>
                                <w:vertAlign w:val="subscript"/>
                              </w:rPr>
                              <w:t>M</w:t>
                            </w:r>
                            <w:r>
                              <w:rPr>
                                <w:b w:val="0"/>
                              </w:rPr>
                              <w:t xml:space="preserve">, 8 for </w:t>
                            </w:r>
                            <w:r w:rsidRPr="005449BF">
                              <w:rPr>
                                <w:i/>
                                <w:highlight w:val="yellow"/>
                              </w:rPr>
                              <w:t>k</w:t>
                            </w:r>
                            <w:r w:rsidRPr="005449BF">
                              <w:rPr>
                                <w:highlight w:val="yellow"/>
                                <w:vertAlign w:val="subscript"/>
                              </w:rPr>
                              <w:t>cat</w:t>
                            </w:r>
                            <w:r>
                              <w:rPr>
                                <w:b w:val="0"/>
                              </w:rPr>
                              <w:t xml:space="preserve">, 10 for </w:t>
                            </w:r>
                            <w:r w:rsidRPr="005449BF">
                              <w:rPr>
                                <w:highlight w:val="yellow"/>
                              </w:rPr>
                              <w:t>K</w:t>
                            </w:r>
                            <w:r w:rsidRPr="005449BF">
                              <w:rPr>
                                <w:highlight w:val="yellow"/>
                                <w:vertAlign w:val="subscript"/>
                              </w:rPr>
                              <w:t>M</w:t>
                            </w:r>
                            <w:r>
                              <w:rPr>
                                <w:b w:val="0"/>
                              </w:rPr>
                              <w:t>). Since the value of each feature is normalized, its contribution to the kinetic constant prediction is indicative of its weight in determining the kinetic constant value (columns 1-3). Column 4 provides a description of each feature, and column 5 and 6 are the value ranges in the training dataset. The</w:t>
                            </w:r>
                            <w:r w:rsidRPr="00054FD1">
                              <w:rPr>
                                <w:b w:val="0"/>
                              </w:rPr>
                              <w:t xml:space="preserve"> full </w:t>
                            </w:r>
                            <w:r>
                              <w:rPr>
                                <w:b w:val="0"/>
                              </w:rPr>
                              <w:t>feature table</w:t>
                            </w:r>
                            <w:r w:rsidRPr="00054FD1">
                              <w:rPr>
                                <w:b w:val="0"/>
                              </w:rPr>
                              <w:t xml:space="preserve"> is available in Supplemental Tab</w:t>
                            </w:r>
                            <w:r>
                              <w:rPr>
                                <w:b w:val="0"/>
                              </w:rPr>
                              <w:t xml:space="preserve">le </w:t>
                            </w:r>
                            <w:r w:rsidRPr="004B7A87">
                              <w:rPr>
                                <w:b w:val="0"/>
                                <w:highlight w:val="yellow"/>
                              </w:rPr>
                              <w:t>X</w:t>
                            </w:r>
                            <w:r w:rsidRPr="00054FD1">
                              <w:rPr>
                                <w:b w:val="0"/>
                              </w:rPr>
                              <w:t xml:space="preserve">.  </w:t>
                            </w:r>
                            <w:r>
                              <w:rPr>
                                <w:b w:val="0"/>
                              </w:rPr>
                              <w:t>ns=feature not selected by the algorithm.</w:t>
                            </w:r>
                          </w:p>
                          <w:tbl>
                            <w:tblPr>
                              <w:tblW w:w="9919" w:type="dxa"/>
                              <w:tblLayout w:type="fixed"/>
                              <w:tblLook w:val="0600" w:firstRow="0" w:lastRow="0" w:firstColumn="0" w:lastColumn="0" w:noHBand="1" w:noVBand="1"/>
                            </w:tblPr>
                            <w:tblGrid>
                              <w:gridCol w:w="1188"/>
                              <w:gridCol w:w="810"/>
                              <w:gridCol w:w="810"/>
                              <w:gridCol w:w="5041"/>
                              <w:gridCol w:w="1080"/>
                              <w:gridCol w:w="990"/>
                            </w:tblGrid>
                            <w:tr w:rsidR="00FD268B" w:rsidRPr="00A67631" w14:paraId="57FCA15C" w14:textId="77777777" w:rsidTr="00CB3003">
                              <w:trPr>
                                <w:trHeight w:hRule="exact" w:val="252"/>
                              </w:trPr>
                              <w:tc>
                                <w:tcPr>
                                  <w:tcW w:w="1188" w:type="dxa"/>
                                  <w:tcBorders>
                                    <w:bottom w:val="double" w:sz="4" w:space="0" w:color="auto"/>
                                  </w:tcBorders>
                                  <w:shd w:val="clear" w:color="auto" w:fill="auto"/>
                                  <w:noWrap/>
                                  <w:vAlign w:val="center"/>
                                  <w:hideMark/>
                                </w:tcPr>
                                <w:p w14:paraId="3D980A43" w14:textId="77777777" w:rsidR="00FD268B" w:rsidRPr="00A67631" w:rsidRDefault="00FD268B" w:rsidP="00601DF6">
                                  <w:pPr>
                                    <w:pStyle w:val="TAMainText"/>
                                    <w:jc w:val="center"/>
                                    <w:rPr>
                                      <w:rFonts w:eastAsia="SimSun" w:cs="Arial"/>
                                      <w:b/>
                                      <w:sz w:val="20"/>
                                    </w:rPr>
                                  </w:pPr>
                                  <w:r>
                                    <w:rPr>
                                      <w:b/>
                                      <w:bCs/>
                                      <w:i/>
                                      <w:iCs/>
                                      <w:color w:val="000000"/>
                                    </w:rPr>
                                    <w:t>k</w:t>
                                  </w:r>
                                  <w:r>
                                    <w:rPr>
                                      <w:b/>
                                      <w:bCs/>
                                      <w:color w:val="000000"/>
                                      <w:vertAlign w:val="subscript"/>
                                    </w:rPr>
                                    <w:t>cat</w:t>
                                  </w:r>
                                  <w:r>
                                    <w:rPr>
                                      <w:b/>
                                      <w:bCs/>
                                      <w:color w:val="000000"/>
                                    </w:rPr>
                                    <w:t>/K</w:t>
                                  </w:r>
                                  <w:r>
                                    <w:rPr>
                                      <w:b/>
                                      <w:bCs/>
                                      <w:color w:val="000000"/>
                                      <w:vertAlign w:val="subscript"/>
                                    </w:rPr>
                                    <w:t>M</w:t>
                                  </w:r>
                                </w:p>
                              </w:tc>
                              <w:tc>
                                <w:tcPr>
                                  <w:tcW w:w="810" w:type="dxa"/>
                                  <w:tcBorders>
                                    <w:bottom w:val="double" w:sz="4" w:space="0" w:color="auto"/>
                                  </w:tcBorders>
                                  <w:shd w:val="clear" w:color="auto" w:fill="auto"/>
                                  <w:noWrap/>
                                  <w:vAlign w:val="center"/>
                                  <w:hideMark/>
                                </w:tcPr>
                                <w:p w14:paraId="0CCE825C" w14:textId="77777777" w:rsidR="00FD268B" w:rsidRPr="00A67631" w:rsidRDefault="00FD268B" w:rsidP="00601DF6">
                                  <w:pPr>
                                    <w:pStyle w:val="TAMainText"/>
                                    <w:jc w:val="center"/>
                                    <w:rPr>
                                      <w:rFonts w:eastAsia="SimSun" w:cs="Arial"/>
                                      <w:b/>
                                      <w:sz w:val="20"/>
                                    </w:rPr>
                                  </w:pPr>
                                  <w:r>
                                    <w:rPr>
                                      <w:b/>
                                      <w:bCs/>
                                      <w:i/>
                                      <w:iCs/>
                                      <w:color w:val="000000"/>
                                    </w:rPr>
                                    <w:t>k</w:t>
                                  </w:r>
                                  <w:r>
                                    <w:rPr>
                                      <w:b/>
                                      <w:bCs/>
                                      <w:color w:val="000000"/>
                                      <w:vertAlign w:val="subscript"/>
                                    </w:rPr>
                                    <w:t>cat</w:t>
                                  </w:r>
                                </w:p>
                              </w:tc>
                              <w:tc>
                                <w:tcPr>
                                  <w:tcW w:w="810" w:type="dxa"/>
                                  <w:tcBorders>
                                    <w:bottom w:val="double" w:sz="4" w:space="0" w:color="auto"/>
                                  </w:tcBorders>
                                  <w:shd w:val="clear" w:color="auto" w:fill="auto"/>
                                  <w:noWrap/>
                                  <w:vAlign w:val="center"/>
                                  <w:hideMark/>
                                </w:tcPr>
                                <w:p w14:paraId="696BCAFA" w14:textId="77777777" w:rsidR="00FD268B" w:rsidRPr="00A67631" w:rsidRDefault="00FD268B" w:rsidP="00601DF6">
                                  <w:pPr>
                                    <w:pStyle w:val="TAMainText"/>
                                    <w:jc w:val="center"/>
                                    <w:rPr>
                                      <w:rFonts w:eastAsia="SimSun" w:cs="Arial"/>
                                      <w:b/>
                                      <w:sz w:val="20"/>
                                    </w:rPr>
                                  </w:pPr>
                                  <w:r>
                                    <w:rPr>
                                      <w:b/>
                                      <w:bCs/>
                                      <w:color w:val="000000"/>
                                    </w:rPr>
                                    <w:t>K</w:t>
                                  </w:r>
                                  <w:r>
                                    <w:rPr>
                                      <w:b/>
                                      <w:bCs/>
                                      <w:color w:val="000000"/>
                                      <w:vertAlign w:val="subscript"/>
                                    </w:rPr>
                                    <w:t>M</w:t>
                                  </w:r>
                                </w:p>
                              </w:tc>
                              <w:tc>
                                <w:tcPr>
                                  <w:tcW w:w="5041" w:type="dxa"/>
                                  <w:tcBorders>
                                    <w:bottom w:val="double" w:sz="4" w:space="0" w:color="auto"/>
                                  </w:tcBorders>
                                  <w:vAlign w:val="center"/>
                                </w:tcPr>
                                <w:p w14:paraId="6756C491" w14:textId="77777777" w:rsidR="00FD268B" w:rsidRPr="00A67631" w:rsidRDefault="00FD268B" w:rsidP="00601DF6">
                                  <w:pPr>
                                    <w:pStyle w:val="TAMainText"/>
                                    <w:rPr>
                                      <w:rFonts w:eastAsia="SimSun" w:cs="Arial"/>
                                      <w:b/>
                                      <w:sz w:val="20"/>
                                    </w:rPr>
                                  </w:pPr>
                                  <w:r>
                                    <w:rPr>
                                      <w:b/>
                                      <w:bCs/>
                                      <w:color w:val="000000"/>
                                    </w:rPr>
                                    <w:t>Description</w:t>
                                  </w:r>
                                </w:p>
                              </w:tc>
                              <w:tc>
                                <w:tcPr>
                                  <w:tcW w:w="1080" w:type="dxa"/>
                                  <w:tcBorders>
                                    <w:bottom w:val="double" w:sz="4" w:space="0" w:color="auto"/>
                                  </w:tcBorders>
                                  <w:vAlign w:val="center"/>
                                </w:tcPr>
                                <w:p w14:paraId="06BFD029" w14:textId="77777777" w:rsidR="00FD268B" w:rsidRPr="00A67631" w:rsidRDefault="00FD268B" w:rsidP="00FC5806">
                                  <w:pPr>
                                    <w:pStyle w:val="TAMainText"/>
                                    <w:jc w:val="center"/>
                                    <w:rPr>
                                      <w:rFonts w:eastAsia="SimSun" w:cs="Arial"/>
                                      <w:b/>
                                      <w:sz w:val="20"/>
                                    </w:rPr>
                                  </w:pPr>
                                  <w:r>
                                    <w:rPr>
                                      <w:b/>
                                      <w:bCs/>
                                      <w:color w:val="000000"/>
                                    </w:rPr>
                                    <w:t>Min.</w:t>
                                  </w:r>
                                </w:p>
                              </w:tc>
                              <w:tc>
                                <w:tcPr>
                                  <w:tcW w:w="990" w:type="dxa"/>
                                  <w:tcBorders>
                                    <w:bottom w:val="double" w:sz="4" w:space="0" w:color="auto"/>
                                  </w:tcBorders>
                                  <w:vAlign w:val="center"/>
                                </w:tcPr>
                                <w:p w14:paraId="07A17470" w14:textId="77777777" w:rsidR="00FD268B" w:rsidRPr="00A67631" w:rsidRDefault="00FD268B" w:rsidP="00FC5806">
                                  <w:pPr>
                                    <w:pStyle w:val="TAMainText"/>
                                    <w:jc w:val="center"/>
                                    <w:rPr>
                                      <w:rFonts w:eastAsia="SimSun" w:cs="Arial"/>
                                      <w:b/>
                                      <w:sz w:val="20"/>
                                    </w:rPr>
                                  </w:pPr>
                                  <w:r>
                                    <w:rPr>
                                      <w:b/>
                                      <w:bCs/>
                                      <w:color w:val="000000"/>
                                    </w:rPr>
                                    <w:t>Max.</w:t>
                                  </w:r>
                                </w:p>
                              </w:tc>
                            </w:tr>
                            <w:tr w:rsidR="00FD268B" w:rsidRPr="00A67631" w14:paraId="071115A0" w14:textId="77777777" w:rsidTr="00DE61E4">
                              <w:trPr>
                                <w:trHeight w:hRule="exact" w:val="252"/>
                              </w:trPr>
                              <w:tc>
                                <w:tcPr>
                                  <w:tcW w:w="1188" w:type="dxa"/>
                                  <w:shd w:val="clear" w:color="auto" w:fill="auto"/>
                                  <w:noWrap/>
                                  <w:vAlign w:val="center"/>
                                  <w:hideMark/>
                                </w:tcPr>
                                <w:p w14:paraId="11C73ADD" w14:textId="77777777" w:rsidR="00FD268B" w:rsidRPr="00FC5806" w:rsidRDefault="00FD268B" w:rsidP="00601DF6">
                                  <w:pPr>
                                    <w:pStyle w:val="TAMainText"/>
                                    <w:jc w:val="center"/>
                                    <w:rPr>
                                      <w:rFonts w:eastAsia="SimSun" w:cs="Arial"/>
                                      <w:sz w:val="20"/>
                                    </w:rPr>
                                  </w:pPr>
                                  <w:r>
                                    <w:rPr>
                                      <w:color w:val="000000"/>
                                    </w:rPr>
                                    <w:t>-1.00</w:t>
                                  </w:r>
                                </w:p>
                              </w:tc>
                              <w:tc>
                                <w:tcPr>
                                  <w:tcW w:w="810" w:type="dxa"/>
                                  <w:shd w:val="clear" w:color="auto" w:fill="auto"/>
                                  <w:noWrap/>
                                  <w:vAlign w:val="center"/>
                                  <w:hideMark/>
                                </w:tcPr>
                                <w:p w14:paraId="2329EE1A" w14:textId="0BDF5B13" w:rsidR="00FD268B" w:rsidRPr="00FC5806" w:rsidRDefault="00FD268B" w:rsidP="00601DF6">
                                  <w:pPr>
                                    <w:pStyle w:val="TAMainText"/>
                                    <w:jc w:val="center"/>
                                    <w:rPr>
                                      <w:rFonts w:eastAsia="SimSun" w:cs="Arial"/>
                                      <w:sz w:val="20"/>
                                    </w:rPr>
                                  </w:pPr>
                                  <w:r>
                                    <w:rPr>
                                      <w:color w:val="000000"/>
                                    </w:rPr>
                                    <w:t>ns</w:t>
                                  </w:r>
                                </w:p>
                              </w:tc>
                              <w:tc>
                                <w:tcPr>
                                  <w:tcW w:w="810" w:type="dxa"/>
                                  <w:shd w:val="clear" w:color="auto" w:fill="auto"/>
                                  <w:noWrap/>
                                  <w:vAlign w:val="center"/>
                                  <w:hideMark/>
                                </w:tcPr>
                                <w:p w14:paraId="1AA02FAB" w14:textId="12B5A9C4" w:rsidR="00FD268B" w:rsidRPr="00FC5806" w:rsidRDefault="00FD268B" w:rsidP="00601DF6">
                                  <w:pPr>
                                    <w:pStyle w:val="TAMainText"/>
                                    <w:jc w:val="center"/>
                                    <w:rPr>
                                      <w:rFonts w:eastAsia="SimSun" w:cs="Arial"/>
                                      <w:sz w:val="20"/>
                                    </w:rPr>
                                  </w:pPr>
                                  <w:r>
                                    <w:rPr>
                                      <w:color w:val="000000"/>
                                    </w:rPr>
                                    <w:t>ns</w:t>
                                  </w:r>
                                </w:p>
                              </w:tc>
                              <w:tc>
                                <w:tcPr>
                                  <w:tcW w:w="5041" w:type="dxa"/>
                                  <w:vAlign w:val="center"/>
                                </w:tcPr>
                                <w:p w14:paraId="0E516CE5" w14:textId="77777777" w:rsidR="00FD268B" w:rsidRPr="00A47239" w:rsidRDefault="00FD268B" w:rsidP="00DE61E4">
                                  <w:pPr>
                                    <w:pStyle w:val="TAMainText"/>
                                    <w:rPr>
                                      <w:rFonts w:eastAsia="SimSun" w:cs="Arial"/>
                                      <w:sz w:val="20"/>
                                    </w:rPr>
                                  </w:pPr>
                                  <w:r>
                                    <w:rPr>
                                      <w:color w:val="000000"/>
                                    </w:rPr>
                                    <w:t>Hydrogen bonding energy of pNPG</w:t>
                                  </w:r>
                                </w:p>
                              </w:tc>
                              <w:tc>
                                <w:tcPr>
                                  <w:tcW w:w="1080" w:type="dxa"/>
                                  <w:vAlign w:val="center"/>
                                </w:tcPr>
                                <w:p w14:paraId="64CB4263" w14:textId="77777777" w:rsidR="00FD268B" w:rsidRPr="00FC5806" w:rsidRDefault="00FD268B" w:rsidP="00FC5806">
                                  <w:pPr>
                                    <w:pStyle w:val="TAMainText"/>
                                    <w:jc w:val="center"/>
                                    <w:rPr>
                                      <w:rFonts w:eastAsia="SimSun" w:cs="Arial"/>
                                      <w:sz w:val="20"/>
                                    </w:rPr>
                                  </w:pPr>
                                  <w:r>
                                    <w:rPr>
                                      <w:color w:val="000000"/>
                                    </w:rPr>
                                    <w:t>-4.53</w:t>
                                  </w:r>
                                </w:p>
                              </w:tc>
                              <w:tc>
                                <w:tcPr>
                                  <w:tcW w:w="990" w:type="dxa"/>
                                  <w:vAlign w:val="center"/>
                                </w:tcPr>
                                <w:p w14:paraId="64BECED1" w14:textId="77777777" w:rsidR="00FD268B" w:rsidRPr="00FC5806" w:rsidRDefault="00FD268B" w:rsidP="00FC5806">
                                  <w:pPr>
                                    <w:pStyle w:val="TAMainText"/>
                                    <w:jc w:val="center"/>
                                    <w:rPr>
                                      <w:rFonts w:eastAsia="SimSun" w:cs="Arial"/>
                                      <w:sz w:val="20"/>
                                    </w:rPr>
                                  </w:pPr>
                                  <w:r>
                                    <w:rPr>
                                      <w:color w:val="000000"/>
                                    </w:rPr>
                                    <w:t>-1.8</w:t>
                                  </w:r>
                                </w:p>
                              </w:tc>
                            </w:tr>
                            <w:tr w:rsidR="00FD268B" w:rsidRPr="00A67631" w14:paraId="271ACF1C" w14:textId="77777777" w:rsidTr="00DE61E4">
                              <w:trPr>
                                <w:trHeight w:hRule="exact" w:val="252"/>
                              </w:trPr>
                              <w:tc>
                                <w:tcPr>
                                  <w:tcW w:w="1188" w:type="dxa"/>
                                  <w:shd w:val="clear" w:color="auto" w:fill="auto"/>
                                  <w:noWrap/>
                                  <w:vAlign w:val="center"/>
                                  <w:hideMark/>
                                </w:tcPr>
                                <w:p w14:paraId="35774B9B" w14:textId="77777777" w:rsidR="00FD268B" w:rsidRPr="00FC5806" w:rsidRDefault="00FD268B" w:rsidP="00601DF6">
                                  <w:pPr>
                                    <w:pStyle w:val="TAMainText"/>
                                    <w:jc w:val="center"/>
                                    <w:rPr>
                                      <w:rFonts w:eastAsia="SimSun" w:cs="Arial"/>
                                      <w:sz w:val="20"/>
                                    </w:rPr>
                                  </w:pPr>
                                  <w:r>
                                    <w:rPr>
                                      <w:color w:val="000000"/>
                                    </w:rPr>
                                    <w:t>-0.63</w:t>
                                  </w:r>
                                </w:p>
                              </w:tc>
                              <w:tc>
                                <w:tcPr>
                                  <w:tcW w:w="810" w:type="dxa"/>
                                  <w:shd w:val="clear" w:color="auto" w:fill="auto"/>
                                  <w:noWrap/>
                                  <w:vAlign w:val="center"/>
                                  <w:hideMark/>
                                </w:tcPr>
                                <w:p w14:paraId="3C9C40CA" w14:textId="77777777" w:rsidR="00FD268B" w:rsidRPr="00FC5806" w:rsidRDefault="00FD268B" w:rsidP="00601DF6">
                                  <w:pPr>
                                    <w:pStyle w:val="TAMainText"/>
                                    <w:jc w:val="center"/>
                                    <w:rPr>
                                      <w:rFonts w:eastAsia="SimSun" w:cs="Arial"/>
                                      <w:sz w:val="20"/>
                                    </w:rPr>
                                  </w:pPr>
                                  <w:r>
                                    <w:rPr>
                                      <w:color w:val="000000"/>
                                    </w:rPr>
                                    <w:t>1.00</w:t>
                                  </w:r>
                                </w:p>
                              </w:tc>
                              <w:tc>
                                <w:tcPr>
                                  <w:tcW w:w="810" w:type="dxa"/>
                                  <w:shd w:val="clear" w:color="auto" w:fill="auto"/>
                                  <w:noWrap/>
                                  <w:vAlign w:val="center"/>
                                  <w:hideMark/>
                                </w:tcPr>
                                <w:p w14:paraId="516E6A29" w14:textId="77777777" w:rsidR="00FD268B" w:rsidRPr="00FC5806" w:rsidRDefault="00FD268B" w:rsidP="00601DF6">
                                  <w:pPr>
                                    <w:pStyle w:val="TAMainText"/>
                                    <w:jc w:val="center"/>
                                    <w:rPr>
                                      <w:rFonts w:eastAsia="SimSun" w:cs="Arial"/>
                                      <w:sz w:val="20"/>
                                    </w:rPr>
                                  </w:pPr>
                                  <w:r>
                                    <w:rPr>
                                      <w:color w:val="000000"/>
                                    </w:rPr>
                                    <w:t>-0.03</w:t>
                                  </w:r>
                                </w:p>
                              </w:tc>
                              <w:tc>
                                <w:tcPr>
                                  <w:tcW w:w="5041" w:type="dxa"/>
                                  <w:vAlign w:val="center"/>
                                </w:tcPr>
                                <w:p w14:paraId="13EB8C80" w14:textId="77777777" w:rsidR="00FD268B" w:rsidRPr="00A47239" w:rsidRDefault="00FD268B" w:rsidP="00601DF6">
                                  <w:pPr>
                                    <w:pStyle w:val="TAMainText"/>
                                    <w:rPr>
                                      <w:rFonts w:eastAsia="SimSun" w:cs="Arial"/>
                                      <w:sz w:val="20"/>
                                    </w:rPr>
                                  </w:pPr>
                                  <w:r>
                                    <w:rPr>
                                      <w:color w:val="000000"/>
                                    </w:rPr>
                                    <w:t xml:space="preserve">Total number of polar contacts in the system </w:t>
                                  </w:r>
                                </w:p>
                              </w:tc>
                              <w:tc>
                                <w:tcPr>
                                  <w:tcW w:w="1080" w:type="dxa"/>
                                  <w:vAlign w:val="center"/>
                                </w:tcPr>
                                <w:p w14:paraId="4E79C9AA" w14:textId="77777777" w:rsidR="00FD268B" w:rsidRPr="00FC5806" w:rsidRDefault="00FD268B" w:rsidP="00FC5806">
                                  <w:pPr>
                                    <w:pStyle w:val="TAMainText"/>
                                    <w:jc w:val="center"/>
                                    <w:rPr>
                                      <w:rFonts w:eastAsia="SimSun" w:cs="Arial"/>
                                      <w:sz w:val="20"/>
                                    </w:rPr>
                                  </w:pPr>
                                  <w:r>
                                    <w:rPr>
                                      <w:color w:val="000000"/>
                                    </w:rPr>
                                    <w:t>144</w:t>
                                  </w:r>
                                </w:p>
                              </w:tc>
                              <w:tc>
                                <w:tcPr>
                                  <w:tcW w:w="990" w:type="dxa"/>
                                  <w:vAlign w:val="center"/>
                                </w:tcPr>
                                <w:p w14:paraId="313A5D52" w14:textId="77777777" w:rsidR="00FD268B" w:rsidRPr="00FC5806" w:rsidRDefault="00FD268B" w:rsidP="00FC5806">
                                  <w:pPr>
                                    <w:pStyle w:val="TAMainText"/>
                                    <w:jc w:val="center"/>
                                    <w:rPr>
                                      <w:rFonts w:eastAsia="SimSun" w:cs="Arial"/>
                                      <w:sz w:val="20"/>
                                    </w:rPr>
                                  </w:pPr>
                                  <w:r>
                                    <w:rPr>
                                      <w:color w:val="000000"/>
                                    </w:rPr>
                                    <w:t>155</w:t>
                                  </w:r>
                                </w:p>
                              </w:tc>
                            </w:tr>
                            <w:tr w:rsidR="00FD268B" w:rsidRPr="00A67631" w14:paraId="718B21E8" w14:textId="77777777" w:rsidTr="00DE61E4">
                              <w:trPr>
                                <w:trHeight w:hRule="exact" w:val="252"/>
                              </w:trPr>
                              <w:tc>
                                <w:tcPr>
                                  <w:tcW w:w="1188" w:type="dxa"/>
                                  <w:shd w:val="clear" w:color="auto" w:fill="auto"/>
                                  <w:noWrap/>
                                  <w:vAlign w:val="center"/>
                                  <w:hideMark/>
                                </w:tcPr>
                                <w:p w14:paraId="4A88211D" w14:textId="77777777" w:rsidR="00FD268B" w:rsidRPr="00FC5806" w:rsidRDefault="00FD268B" w:rsidP="00601DF6">
                                  <w:pPr>
                                    <w:pStyle w:val="TAMainText"/>
                                    <w:jc w:val="center"/>
                                    <w:rPr>
                                      <w:rFonts w:eastAsia="SimSun" w:cs="Arial"/>
                                      <w:sz w:val="20"/>
                                    </w:rPr>
                                  </w:pPr>
                                  <w:r>
                                    <w:rPr>
                                      <w:color w:val="000000"/>
                                    </w:rPr>
                                    <w:t>-0.43</w:t>
                                  </w:r>
                                </w:p>
                              </w:tc>
                              <w:tc>
                                <w:tcPr>
                                  <w:tcW w:w="810" w:type="dxa"/>
                                  <w:shd w:val="clear" w:color="auto" w:fill="auto"/>
                                  <w:noWrap/>
                                  <w:vAlign w:val="center"/>
                                  <w:hideMark/>
                                </w:tcPr>
                                <w:p w14:paraId="636B3B5C" w14:textId="5E3E9114" w:rsidR="00FD268B" w:rsidRPr="00FC5806" w:rsidRDefault="00FD268B" w:rsidP="00601DF6">
                                  <w:pPr>
                                    <w:pStyle w:val="TAMainText"/>
                                    <w:jc w:val="center"/>
                                    <w:rPr>
                                      <w:rFonts w:eastAsia="SimSun" w:cs="Arial"/>
                                      <w:sz w:val="20"/>
                                    </w:rPr>
                                  </w:pPr>
                                  <w:r>
                                    <w:rPr>
                                      <w:color w:val="000000"/>
                                    </w:rPr>
                                    <w:t>ns</w:t>
                                  </w:r>
                                </w:p>
                              </w:tc>
                              <w:tc>
                                <w:tcPr>
                                  <w:tcW w:w="810" w:type="dxa"/>
                                  <w:shd w:val="clear" w:color="auto" w:fill="auto"/>
                                  <w:noWrap/>
                                  <w:vAlign w:val="center"/>
                                  <w:hideMark/>
                                </w:tcPr>
                                <w:p w14:paraId="23D132DB" w14:textId="2150940B" w:rsidR="00FD268B" w:rsidRPr="00FC5806" w:rsidRDefault="00FD268B" w:rsidP="00601DF6">
                                  <w:pPr>
                                    <w:pStyle w:val="TAMainText"/>
                                    <w:jc w:val="center"/>
                                    <w:rPr>
                                      <w:rFonts w:eastAsia="SimSun" w:cs="Arial"/>
                                      <w:sz w:val="20"/>
                                    </w:rPr>
                                  </w:pPr>
                                  <w:r>
                                    <w:rPr>
                                      <w:color w:val="000000"/>
                                    </w:rPr>
                                    <w:t>ns</w:t>
                                  </w:r>
                                </w:p>
                              </w:tc>
                              <w:tc>
                                <w:tcPr>
                                  <w:tcW w:w="5041" w:type="dxa"/>
                                  <w:vAlign w:val="center"/>
                                </w:tcPr>
                                <w:p w14:paraId="2B98CDC2" w14:textId="77777777" w:rsidR="00FD268B" w:rsidRPr="00A47239" w:rsidRDefault="00FD268B" w:rsidP="00601DF6">
                                  <w:pPr>
                                    <w:pStyle w:val="TAMainText"/>
                                    <w:rPr>
                                      <w:rFonts w:eastAsia="SimSun" w:cs="Arial"/>
                                      <w:sz w:val="20"/>
                                    </w:rPr>
                                  </w:pPr>
                                  <w:r>
                                    <w:rPr>
                                      <w:color w:val="000000"/>
                                    </w:rPr>
                                    <w:t>Count of hydrogen bonds to pNPG</w:t>
                                  </w:r>
                                </w:p>
                              </w:tc>
                              <w:tc>
                                <w:tcPr>
                                  <w:tcW w:w="1080" w:type="dxa"/>
                                  <w:vAlign w:val="center"/>
                                </w:tcPr>
                                <w:p w14:paraId="201A48EC" w14:textId="77777777" w:rsidR="00FD268B" w:rsidRPr="00FC5806" w:rsidRDefault="00FD268B" w:rsidP="00FC5806">
                                  <w:pPr>
                                    <w:pStyle w:val="TAMainText"/>
                                    <w:jc w:val="center"/>
                                    <w:rPr>
                                      <w:rFonts w:eastAsia="SimSun" w:cs="Arial"/>
                                      <w:sz w:val="20"/>
                                    </w:rPr>
                                  </w:pPr>
                                  <w:r>
                                    <w:rPr>
                                      <w:color w:val="000000"/>
                                    </w:rPr>
                                    <w:t>4</w:t>
                                  </w:r>
                                </w:p>
                              </w:tc>
                              <w:tc>
                                <w:tcPr>
                                  <w:tcW w:w="990" w:type="dxa"/>
                                  <w:vAlign w:val="center"/>
                                </w:tcPr>
                                <w:p w14:paraId="2B6C371D" w14:textId="77777777" w:rsidR="00FD268B" w:rsidRPr="00FC5806" w:rsidRDefault="00FD268B" w:rsidP="00FC5806">
                                  <w:pPr>
                                    <w:pStyle w:val="TAMainText"/>
                                    <w:jc w:val="center"/>
                                    <w:rPr>
                                      <w:rFonts w:eastAsia="SimSun" w:cs="Arial"/>
                                      <w:sz w:val="20"/>
                                    </w:rPr>
                                  </w:pPr>
                                  <w:r>
                                    <w:rPr>
                                      <w:color w:val="000000"/>
                                    </w:rPr>
                                    <w:t>9</w:t>
                                  </w:r>
                                </w:p>
                              </w:tc>
                            </w:tr>
                            <w:tr w:rsidR="00FD268B" w:rsidRPr="00A67631" w14:paraId="0AC8BC07" w14:textId="77777777" w:rsidTr="00DE61E4">
                              <w:trPr>
                                <w:trHeight w:hRule="exact" w:val="252"/>
                              </w:trPr>
                              <w:tc>
                                <w:tcPr>
                                  <w:tcW w:w="1188" w:type="dxa"/>
                                  <w:shd w:val="clear" w:color="auto" w:fill="auto"/>
                                  <w:noWrap/>
                                  <w:vAlign w:val="center"/>
                                  <w:hideMark/>
                                </w:tcPr>
                                <w:p w14:paraId="01A0C156" w14:textId="77777777" w:rsidR="00FD268B" w:rsidRPr="00FC5806" w:rsidRDefault="00FD268B" w:rsidP="00601DF6">
                                  <w:pPr>
                                    <w:pStyle w:val="TAMainText"/>
                                    <w:jc w:val="center"/>
                                    <w:rPr>
                                      <w:rFonts w:eastAsia="SimSun" w:cs="Arial"/>
                                      <w:sz w:val="20"/>
                                    </w:rPr>
                                  </w:pPr>
                                  <w:r>
                                    <w:rPr>
                                      <w:color w:val="000000"/>
                                    </w:rPr>
                                    <w:t>-0.03</w:t>
                                  </w:r>
                                </w:p>
                              </w:tc>
                              <w:tc>
                                <w:tcPr>
                                  <w:tcW w:w="810" w:type="dxa"/>
                                  <w:shd w:val="clear" w:color="auto" w:fill="auto"/>
                                  <w:noWrap/>
                                  <w:vAlign w:val="center"/>
                                  <w:hideMark/>
                                </w:tcPr>
                                <w:p w14:paraId="0F25C40E" w14:textId="2B4C336D" w:rsidR="00FD268B" w:rsidRPr="00FC5806" w:rsidRDefault="00FD268B" w:rsidP="00601DF6">
                                  <w:pPr>
                                    <w:pStyle w:val="TAMainText"/>
                                    <w:jc w:val="center"/>
                                    <w:rPr>
                                      <w:rFonts w:eastAsia="SimSun" w:cs="Arial"/>
                                      <w:sz w:val="20"/>
                                    </w:rPr>
                                  </w:pPr>
                                  <w:r>
                                    <w:rPr>
                                      <w:color w:val="000000"/>
                                    </w:rPr>
                                    <w:t>ns</w:t>
                                  </w:r>
                                </w:p>
                              </w:tc>
                              <w:tc>
                                <w:tcPr>
                                  <w:tcW w:w="810" w:type="dxa"/>
                                  <w:shd w:val="clear" w:color="auto" w:fill="auto"/>
                                  <w:noWrap/>
                                  <w:vAlign w:val="center"/>
                                  <w:hideMark/>
                                </w:tcPr>
                                <w:p w14:paraId="36DF0F53" w14:textId="255DB6BD" w:rsidR="00FD268B" w:rsidRPr="00FC5806" w:rsidRDefault="00FD268B" w:rsidP="00601DF6">
                                  <w:pPr>
                                    <w:pStyle w:val="TAMainText"/>
                                    <w:jc w:val="center"/>
                                    <w:rPr>
                                      <w:rFonts w:eastAsia="SimSun" w:cs="Arial"/>
                                      <w:sz w:val="20"/>
                                    </w:rPr>
                                  </w:pPr>
                                  <w:r>
                                    <w:rPr>
                                      <w:color w:val="000000"/>
                                    </w:rPr>
                                    <w:t>ns</w:t>
                                  </w:r>
                                </w:p>
                              </w:tc>
                              <w:tc>
                                <w:tcPr>
                                  <w:tcW w:w="5041" w:type="dxa"/>
                                  <w:vAlign w:val="center"/>
                                </w:tcPr>
                                <w:p w14:paraId="265BB803" w14:textId="77777777" w:rsidR="00FD268B" w:rsidRPr="00A47239" w:rsidRDefault="00FD268B" w:rsidP="00601DF6">
                                  <w:pPr>
                                    <w:pStyle w:val="TAMainText"/>
                                    <w:rPr>
                                      <w:rFonts w:eastAsia="SimSun" w:cs="Arial"/>
                                      <w:sz w:val="20"/>
                                    </w:rPr>
                                  </w:pPr>
                                  <w:r>
                                    <w:rPr>
                                      <w:color w:val="000000"/>
                                    </w:rPr>
                                    <w:t xml:space="preserve">Hydrogen bonding energy of E164 </w:t>
                                  </w:r>
                                </w:p>
                              </w:tc>
                              <w:tc>
                                <w:tcPr>
                                  <w:tcW w:w="1080" w:type="dxa"/>
                                  <w:vAlign w:val="center"/>
                                </w:tcPr>
                                <w:p w14:paraId="27AF0696" w14:textId="77777777" w:rsidR="00FD268B" w:rsidRPr="00FC5806" w:rsidRDefault="00FD268B" w:rsidP="00FC5806">
                                  <w:pPr>
                                    <w:pStyle w:val="TAMainText"/>
                                    <w:jc w:val="center"/>
                                    <w:rPr>
                                      <w:rFonts w:eastAsia="SimSun" w:cs="Arial"/>
                                      <w:sz w:val="20"/>
                                    </w:rPr>
                                  </w:pPr>
                                  <w:r>
                                    <w:rPr>
                                      <w:color w:val="000000"/>
                                    </w:rPr>
                                    <w:t>-0.93</w:t>
                                  </w:r>
                                </w:p>
                              </w:tc>
                              <w:tc>
                                <w:tcPr>
                                  <w:tcW w:w="990" w:type="dxa"/>
                                  <w:vAlign w:val="center"/>
                                </w:tcPr>
                                <w:p w14:paraId="009C6484" w14:textId="77777777" w:rsidR="00FD268B" w:rsidRPr="00FC5806" w:rsidRDefault="00FD268B" w:rsidP="00FC5806">
                                  <w:pPr>
                                    <w:pStyle w:val="TAMainText"/>
                                    <w:jc w:val="center"/>
                                    <w:rPr>
                                      <w:rFonts w:eastAsia="SimSun" w:cs="Arial"/>
                                      <w:sz w:val="20"/>
                                    </w:rPr>
                                  </w:pPr>
                                  <w:r>
                                    <w:rPr>
                                      <w:color w:val="000000"/>
                                    </w:rPr>
                                    <w:t>-0.21</w:t>
                                  </w:r>
                                </w:p>
                              </w:tc>
                            </w:tr>
                            <w:tr w:rsidR="00FD268B" w:rsidRPr="00A67631" w14:paraId="7E90E2CC" w14:textId="77777777" w:rsidTr="00DE61E4">
                              <w:trPr>
                                <w:trHeight w:hRule="exact" w:val="252"/>
                              </w:trPr>
                              <w:tc>
                                <w:tcPr>
                                  <w:tcW w:w="1188" w:type="dxa"/>
                                  <w:shd w:val="clear" w:color="auto" w:fill="auto"/>
                                  <w:noWrap/>
                                  <w:vAlign w:val="center"/>
                                  <w:hideMark/>
                                </w:tcPr>
                                <w:p w14:paraId="51E20221" w14:textId="77777777" w:rsidR="00FD268B" w:rsidRPr="00FC5806" w:rsidRDefault="00FD268B" w:rsidP="00601DF6">
                                  <w:pPr>
                                    <w:pStyle w:val="TAMainText"/>
                                    <w:jc w:val="center"/>
                                    <w:rPr>
                                      <w:rFonts w:eastAsia="SimSun" w:cs="Arial"/>
                                      <w:sz w:val="20"/>
                                    </w:rPr>
                                  </w:pPr>
                                  <w:r>
                                    <w:rPr>
                                      <w:color w:val="000000"/>
                                    </w:rPr>
                                    <w:t>0.29</w:t>
                                  </w:r>
                                </w:p>
                              </w:tc>
                              <w:tc>
                                <w:tcPr>
                                  <w:tcW w:w="810" w:type="dxa"/>
                                  <w:shd w:val="clear" w:color="auto" w:fill="auto"/>
                                  <w:noWrap/>
                                  <w:vAlign w:val="center"/>
                                  <w:hideMark/>
                                </w:tcPr>
                                <w:p w14:paraId="66788A0F" w14:textId="173837D8" w:rsidR="00FD268B" w:rsidRPr="00FC5806" w:rsidRDefault="00FD268B" w:rsidP="00601DF6">
                                  <w:pPr>
                                    <w:pStyle w:val="TAMainText"/>
                                    <w:jc w:val="center"/>
                                    <w:rPr>
                                      <w:rFonts w:eastAsia="SimSun" w:cs="Arial"/>
                                      <w:sz w:val="20"/>
                                    </w:rPr>
                                  </w:pPr>
                                  <w:r>
                                    <w:rPr>
                                      <w:color w:val="000000"/>
                                    </w:rPr>
                                    <w:t>ns</w:t>
                                  </w:r>
                                </w:p>
                              </w:tc>
                              <w:tc>
                                <w:tcPr>
                                  <w:tcW w:w="810" w:type="dxa"/>
                                  <w:shd w:val="clear" w:color="auto" w:fill="auto"/>
                                  <w:noWrap/>
                                  <w:vAlign w:val="center"/>
                                  <w:hideMark/>
                                </w:tcPr>
                                <w:p w14:paraId="39555058" w14:textId="77777777" w:rsidR="00FD268B" w:rsidRPr="00FC5806" w:rsidRDefault="00FD268B" w:rsidP="00601DF6">
                                  <w:pPr>
                                    <w:pStyle w:val="TAMainText"/>
                                    <w:jc w:val="center"/>
                                    <w:rPr>
                                      <w:rFonts w:eastAsia="SimSun" w:cs="Arial"/>
                                      <w:sz w:val="20"/>
                                    </w:rPr>
                                  </w:pPr>
                                  <w:r>
                                    <w:rPr>
                                      <w:color w:val="000000"/>
                                    </w:rPr>
                                    <w:t>-0.27</w:t>
                                  </w:r>
                                </w:p>
                              </w:tc>
                              <w:tc>
                                <w:tcPr>
                                  <w:tcW w:w="5041" w:type="dxa"/>
                                  <w:vAlign w:val="center"/>
                                </w:tcPr>
                                <w:p w14:paraId="18F81337" w14:textId="77777777" w:rsidR="00FD268B" w:rsidRPr="00A47239" w:rsidRDefault="00FD268B" w:rsidP="00DE61E4">
                                  <w:pPr>
                                    <w:pStyle w:val="TAMainText"/>
                                    <w:rPr>
                                      <w:rFonts w:eastAsia="SimSun" w:cs="Arial"/>
                                      <w:sz w:val="20"/>
                                    </w:rPr>
                                  </w:pPr>
                                  <w:r>
                                    <w:rPr>
                                      <w:color w:val="000000"/>
                                    </w:rPr>
                                    <w:t>Lennard-Jones repulsion of Y295</w:t>
                                  </w:r>
                                </w:p>
                              </w:tc>
                              <w:tc>
                                <w:tcPr>
                                  <w:tcW w:w="1080" w:type="dxa"/>
                                  <w:vAlign w:val="center"/>
                                </w:tcPr>
                                <w:p w14:paraId="0005F742" w14:textId="77777777" w:rsidR="00FD268B" w:rsidRPr="00FC5806" w:rsidRDefault="00FD268B" w:rsidP="00FC5806">
                                  <w:pPr>
                                    <w:pStyle w:val="TAMainText"/>
                                    <w:jc w:val="center"/>
                                    <w:rPr>
                                      <w:rFonts w:eastAsia="SimSun" w:cs="Arial"/>
                                      <w:sz w:val="20"/>
                                    </w:rPr>
                                  </w:pPr>
                                  <w:r>
                                    <w:rPr>
                                      <w:color w:val="000000"/>
                                    </w:rPr>
                                    <w:t>0.54</w:t>
                                  </w:r>
                                </w:p>
                              </w:tc>
                              <w:tc>
                                <w:tcPr>
                                  <w:tcW w:w="990" w:type="dxa"/>
                                  <w:vAlign w:val="center"/>
                                </w:tcPr>
                                <w:p w14:paraId="7FEB3D05" w14:textId="77777777" w:rsidR="00FD268B" w:rsidRPr="00FC5806" w:rsidRDefault="00FD268B" w:rsidP="00FC5806">
                                  <w:pPr>
                                    <w:pStyle w:val="TAMainText"/>
                                    <w:jc w:val="center"/>
                                    <w:rPr>
                                      <w:rFonts w:eastAsia="SimSun" w:cs="Arial"/>
                                      <w:sz w:val="20"/>
                                    </w:rPr>
                                  </w:pPr>
                                  <w:r>
                                    <w:rPr>
                                      <w:color w:val="000000"/>
                                    </w:rPr>
                                    <w:t>0.99</w:t>
                                  </w:r>
                                </w:p>
                              </w:tc>
                            </w:tr>
                            <w:tr w:rsidR="00FD268B" w:rsidRPr="00A67631" w14:paraId="22A0A4E9" w14:textId="77777777" w:rsidTr="00DE61E4">
                              <w:trPr>
                                <w:trHeight w:hRule="exact" w:val="252"/>
                              </w:trPr>
                              <w:tc>
                                <w:tcPr>
                                  <w:tcW w:w="1188" w:type="dxa"/>
                                  <w:shd w:val="clear" w:color="auto" w:fill="auto"/>
                                  <w:noWrap/>
                                  <w:vAlign w:val="center"/>
                                  <w:hideMark/>
                                </w:tcPr>
                                <w:p w14:paraId="1759AF29" w14:textId="77777777" w:rsidR="00FD268B" w:rsidRPr="00FC5806" w:rsidRDefault="00FD268B" w:rsidP="00601DF6">
                                  <w:pPr>
                                    <w:pStyle w:val="TAMainText"/>
                                    <w:jc w:val="center"/>
                                    <w:rPr>
                                      <w:rFonts w:eastAsia="SimSun" w:cs="Arial"/>
                                      <w:sz w:val="20"/>
                                    </w:rPr>
                                  </w:pPr>
                                  <w:r>
                                    <w:rPr>
                                      <w:color w:val="000000"/>
                                    </w:rPr>
                                    <w:t>0.39</w:t>
                                  </w:r>
                                </w:p>
                              </w:tc>
                              <w:tc>
                                <w:tcPr>
                                  <w:tcW w:w="810" w:type="dxa"/>
                                  <w:shd w:val="clear" w:color="auto" w:fill="auto"/>
                                  <w:noWrap/>
                                  <w:vAlign w:val="center"/>
                                  <w:hideMark/>
                                </w:tcPr>
                                <w:p w14:paraId="66A185E5" w14:textId="77777777" w:rsidR="00FD268B" w:rsidRPr="00FC5806" w:rsidRDefault="00FD268B" w:rsidP="00601DF6">
                                  <w:pPr>
                                    <w:pStyle w:val="TAMainText"/>
                                    <w:jc w:val="center"/>
                                    <w:rPr>
                                      <w:rFonts w:eastAsia="SimSun" w:cs="Arial"/>
                                      <w:sz w:val="20"/>
                                    </w:rPr>
                                  </w:pPr>
                                  <w:r>
                                    <w:rPr>
                                      <w:color w:val="000000"/>
                                    </w:rPr>
                                    <w:t>0.92</w:t>
                                  </w:r>
                                </w:p>
                              </w:tc>
                              <w:tc>
                                <w:tcPr>
                                  <w:tcW w:w="810" w:type="dxa"/>
                                  <w:shd w:val="clear" w:color="auto" w:fill="auto"/>
                                  <w:noWrap/>
                                  <w:vAlign w:val="center"/>
                                  <w:hideMark/>
                                </w:tcPr>
                                <w:p w14:paraId="5D9A7F67" w14:textId="62C3225F" w:rsidR="00FD268B" w:rsidRPr="00FC5806" w:rsidRDefault="00FD268B" w:rsidP="00601DF6">
                                  <w:pPr>
                                    <w:pStyle w:val="TAMainText"/>
                                    <w:jc w:val="center"/>
                                    <w:rPr>
                                      <w:rFonts w:eastAsia="SimSun" w:cs="Arial"/>
                                      <w:sz w:val="20"/>
                                    </w:rPr>
                                  </w:pPr>
                                  <w:r>
                                    <w:rPr>
                                      <w:color w:val="000000"/>
                                    </w:rPr>
                                    <w:t>ns</w:t>
                                  </w:r>
                                </w:p>
                              </w:tc>
                              <w:tc>
                                <w:tcPr>
                                  <w:tcW w:w="5041" w:type="dxa"/>
                                  <w:vAlign w:val="center"/>
                                </w:tcPr>
                                <w:p w14:paraId="0B166AC3" w14:textId="77777777" w:rsidR="00FD268B" w:rsidRPr="00A47239" w:rsidRDefault="00FD268B" w:rsidP="00DE61E4">
                                  <w:pPr>
                                    <w:pStyle w:val="TAMainText"/>
                                    <w:rPr>
                                      <w:rFonts w:eastAsia="SimSun" w:cs="Arial"/>
                                      <w:sz w:val="20"/>
                                    </w:rPr>
                                  </w:pPr>
                                  <w:r>
                                    <w:rPr>
                                      <w:color w:val="000000"/>
                                    </w:rPr>
                                    <w:t>Change in solvent-accessible surface upon binding</w:t>
                                  </w:r>
                                </w:p>
                              </w:tc>
                              <w:tc>
                                <w:tcPr>
                                  <w:tcW w:w="1080" w:type="dxa"/>
                                  <w:vAlign w:val="center"/>
                                </w:tcPr>
                                <w:p w14:paraId="760A743B" w14:textId="77777777" w:rsidR="00FD268B" w:rsidRPr="00FC5806" w:rsidRDefault="00FD268B" w:rsidP="00FC5806">
                                  <w:pPr>
                                    <w:pStyle w:val="TAMainText"/>
                                    <w:jc w:val="center"/>
                                    <w:rPr>
                                      <w:rFonts w:eastAsia="SimSun" w:cs="Arial"/>
                                      <w:sz w:val="20"/>
                                    </w:rPr>
                                  </w:pPr>
                                  <w:r>
                                    <w:rPr>
                                      <w:color w:val="000000"/>
                                    </w:rPr>
                                    <w:t>0.86</w:t>
                                  </w:r>
                                </w:p>
                              </w:tc>
                              <w:tc>
                                <w:tcPr>
                                  <w:tcW w:w="990" w:type="dxa"/>
                                  <w:vAlign w:val="center"/>
                                </w:tcPr>
                                <w:p w14:paraId="0A1A00E2" w14:textId="77777777" w:rsidR="00FD268B" w:rsidRPr="00FC5806" w:rsidRDefault="00FD268B" w:rsidP="00FC5806">
                                  <w:pPr>
                                    <w:pStyle w:val="TAMainText"/>
                                    <w:jc w:val="center"/>
                                    <w:rPr>
                                      <w:rFonts w:eastAsia="SimSun" w:cs="Arial"/>
                                      <w:sz w:val="20"/>
                                    </w:rPr>
                                  </w:pPr>
                                  <w:r>
                                    <w:rPr>
                                      <w:color w:val="000000"/>
                                    </w:rPr>
                                    <w:t>0.96</w:t>
                                  </w:r>
                                </w:p>
                              </w:tc>
                            </w:tr>
                            <w:tr w:rsidR="00FD268B" w:rsidRPr="00A67631" w14:paraId="61D510B5" w14:textId="77777777" w:rsidTr="00DE61E4">
                              <w:trPr>
                                <w:trHeight w:hRule="exact" w:val="252"/>
                              </w:trPr>
                              <w:tc>
                                <w:tcPr>
                                  <w:tcW w:w="1188" w:type="dxa"/>
                                  <w:shd w:val="clear" w:color="auto" w:fill="auto"/>
                                  <w:noWrap/>
                                  <w:vAlign w:val="center"/>
                                  <w:hideMark/>
                                </w:tcPr>
                                <w:p w14:paraId="07E34B13" w14:textId="77777777" w:rsidR="00FD268B" w:rsidRPr="00FC5806" w:rsidRDefault="00FD268B" w:rsidP="00601DF6">
                                  <w:pPr>
                                    <w:pStyle w:val="TAMainText"/>
                                    <w:jc w:val="center"/>
                                    <w:rPr>
                                      <w:rFonts w:eastAsia="SimSun" w:cs="Arial"/>
                                      <w:sz w:val="20"/>
                                    </w:rPr>
                                  </w:pPr>
                                  <w:r>
                                    <w:rPr>
                                      <w:color w:val="000000"/>
                                    </w:rPr>
                                    <w:t>0.44</w:t>
                                  </w:r>
                                </w:p>
                              </w:tc>
                              <w:tc>
                                <w:tcPr>
                                  <w:tcW w:w="810" w:type="dxa"/>
                                  <w:shd w:val="clear" w:color="auto" w:fill="auto"/>
                                  <w:noWrap/>
                                  <w:vAlign w:val="center"/>
                                  <w:hideMark/>
                                </w:tcPr>
                                <w:p w14:paraId="35C3D5DE" w14:textId="77777777" w:rsidR="00FD268B" w:rsidRPr="00FC5806" w:rsidRDefault="00FD268B" w:rsidP="00601DF6">
                                  <w:pPr>
                                    <w:pStyle w:val="TAMainText"/>
                                    <w:jc w:val="center"/>
                                    <w:rPr>
                                      <w:rFonts w:eastAsia="SimSun" w:cs="Arial"/>
                                      <w:sz w:val="20"/>
                                    </w:rPr>
                                  </w:pPr>
                                  <w:r>
                                    <w:rPr>
                                      <w:color w:val="000000"/>
                                    </w:rPr>
                                    <w:t>0.15</w:t>
                                  </w:r>
                                </w:p>
                              </w:tc>
                              <w:tc>
                                <w:tcPr>
                                  <w:tcW w:w="810" w:type="dxa"/>
                                  <w:shd w:val="clear" w:color="auto" w:fill="auto"/>
                                  <w:noWrap/>
                                  <w:vAlign w:val="center"/>
                                  <w:hideMark/>
                                </w:tcPr>
                                <w:p w14:paraId="34F087CE" w14:textId="77777777" w:rsidR="00FD268B" w:rsidRPr="00FC5806" w:rsidRDefault="00FD268B" w:rsidP="00601DF6">
                                  <w:pPr>
                                    <w:pStyle w:val="TAMainText"/>
                                    <w:jc w:val="center"/>
                                    <w:rPr>
                                      <w:rFonts w:eastAsia="SimSun" w:cs="Arial"/>
                                      <w:sz w:val="20"/>
                                    </w:rPr>
                                  </w:pPr>
                                  <w:r>
                                    <w:rPr>
                                      <w:color w:val="000000"/>
                                    </w:rPr>
                                    <w:t>1.00</w:t>
                                  </w:r>
                                </w:p>
                              </w:tc>
                              <w:tc>
                                <w:tcPr>
                                  <w:tcW w:w="5041" w:type="dxa"/>
                                  <w:vAlign w:val="center"/>
                                </w:tcPr>
                                <w:p w14:paraId="0A96C1BB" w14:textId="77777777" w:rsidR="00FD268B" w:rsidRPr="00A47239" w:rsidRDefault="00FD268B" w:rsidP="00054FD1">
                                  <w:pPr>
                                    <w:pStyle w:val="TAMainText"/>
                                    <w:rPr>
                                      <w:rFonts w:eastAsia="SimSun" w:cs="Arial"/>
                                      <w:sz w:val="20"/>
                                    </w:rPr>
                                  </w:pPr>
                                  <w:r>
                                    <w:rPr>
                                      <w:color w:val="000000"/>
                                    </w:rPr>
                                    <w:t>Packing of the system without pNPG</w:t>
                                  </w:r>
                                </w:p>
                              </w:tc>
                              <w:tc>
                                <w:tcPr>
                                  <w:tcW w:w="1080" w:type="dxa"/>
                                  <w:vAlign w:val="center"/>
                                </w:tcPr>
                                <w:p w14:paraId="5492D8E2" w14:textId="77777777" w:rsidR="00FD268B" w:rsidRPr="00FC5806" w:rsidRDefault="00FD268B" w:rsidP="00FC5806">
                                  <w:pPr>
                                    <w:pStyle w:val="TAMainText"/>
                                    <w:jc w:val="center"/>
                                    <w:rPr>
                                      <w:rFonts w:eastAsia="SimSun" w:cs="Arial"/>
                                      <w:sz w:val="20"/>
                                    </w:rPr>
                                  </w:pPr>
                                  <w:r>
                                    <w:rPr>
                                      <w:color w:val="000000"/>
                                    </w:rPr>
                                    <w:t>0.67</w:t>
                                  </w:r>
                                </w:p>
                              </w:tc>
                              <w:tc>
                                <w:tcPr>
                                  <w:tcW w:w="990" w:type="dxa"/>
                                  <w:vAlign w:val="center"/>
                                </w:tcPr>
                                <w:p w14:paraId="2097278D" w14:textId="77777777" w:rsidR="00FD268B" w:rsidRPr="00FC5806" w:rsidRDefault="00FD268B" w:rsidP="00FC5806">
                                  <w:pPr>
                                    <w:pStyle w:val="TAMainText"/>
                                    <w:jc w:val="center"/>
                                    <w:rPr>
                                      <w:rFonts w:eastAsia="SimSun" w:cs="Arial"/>
                                      <w:sz w:val="20"/>
                                    </w:rPr>
                                  </w:pPr>
                                  <w:r>
                                    <w:rPr>
                                      <w:color w:val="000000"/>
                                    </w:rPr>
                                    <w:t>0.72</w:t>
                                  </w:r>
                                </w:p>
                              </w:tc>
                            </w:tr>
                            <w:tr w:rsidR="00FD268B" w:rsidRPr="00A67631" w14:paraId="320409D6" w14:textId="77777777" w:rsidTr="00DE61E4">
                              <w:trPr>
                                <w:trHeight w:hRule="exact" w:val="252"/>
                              </w:trPr>
                              <w:tc>
                                <w:tcPr>
                                  <w:tcW w:w="1188" w:type="dxa"/>
                                  <w:shd w:val="clear" w:color="auto" w:fill="auto"/>
                                  <w:noWrap/>
                                  <w:vAlign w:val="center"/>
                                  <w:hideMark/>
                                </w:tcPr>
                                <w:p w14:paraId="45EECA58" w14:textId="77777777" w:rsidR="00FD268B" w:rsidRPr="00FC5806" w:rsidRDefault="00FD268B" w:rsidP="00601DF6">
                                  <w:pPr>
                                    <w:pStyle w:val="TAMainText"/>
                                    <w:jc w:val="center"/>
                                    <w:rPr>
                                      <w:rFonts w:eastAsia="SimSun" w:cs="Arial"/>
                                      <w:sz w:val="20"/>
                                    </w:rPr>
                                  </w:pPr>
                                  <w:r>
                                    <w:rPr>
                                      <w:color w:val="000000"/>
                                    </w:rPr>
                                    <w:t>0.44</w:t>
                                  </w:r>
                                </w:p>
                              </w:tc>
                              <w:tc>
                                <w:tcPr>
                                  <w:tcW w:w="810" w:type="dxa"/>
                                  <w:shd w:val="clear" w:color="auto" w:fill="auto"/>
                                  <w:noWrap/>
                                  <w:vAlign w:val="center"/>
                                  <w:hideMark/>
                                </w:tcPr>
                                <w:p w14:paraId="74D55C98" w14:textId="77777777" w:rsidR="00FD268B" w:rsidRPr="00FC5806" w:rsidRDefault="00FD268B" w:rsidP="00601DF6">
                                  <w:pPr>
                                    <w:pStyle w:val="TAMainText"/>
                                    <w:jc w:val="center"/>
                                    <w:rPr>
                                      <w:rFonts w:eastAsia="SimSun" w:cs="Arial"/>
                                      <w:sz w:val="20"/>
                                    </w:rPr>
                                  </w:pPr>
                                  <w:r>
                                    <w:rPr>
                                      <w:color w:val="000000"/>
                                    </w:rPr>
                                    <w:t>0.53</w:t>
                                  </w:r>
                                </w:p>
                              </w:tc>
                              <w:tc>
                                <w:tcPr>
                                  <w:tcW w:w="810" w:type="dxa"/>
                                  <w:shd w:val="clear" w:color="auto" w:fill="auto"/>
                                  <w:noWrap/>
                                  <w:vAlign w:val="center"/>
                                  <w:hideMark/>
                                </w:tcPr>
                                <w:p w14:paraId="384E3020" w14:textId="77777777" w:rsidR="00FD268B" w:rsidRPr="00FC5806" w:rsidRDefault="00FD268B" w:rsidP="00601DF6">
                                  <w:pPr>
                                    <w:pStyle w:val="TAMainText"/>
                                    <w:jc w:val="center"/>
                                    <w:rPr>
                                      <w:rFonts w:eastAsia="SimSun" w:cs="Arial"/>
                                      <w:sz w:val="20"/>
                                    </w:rPr>
                                  </w:pPr>
                                  <w:r>
                                    <w:rPr>
                                      <w:color w:val="000000"/>
                                    </w:rPr>
                                    <w:t>0.46</w:t>
                                  </w:r>
                                </w:p>
                              </w:tc>
                              <w:tc>
                                <w:tcPr>
                                  <w:tcW w:w="5041" w:type="dxa"/>
                                  <w:vAlign w:val="center"/>
                                </w:tcPr>
                                <w:p w14:paraId="2A990DAC" w14:textId="5DCAB5FA" w:rsidR="00FD268B" w:rsidRPr="00A47239" w:rsidRDefault="00FD268B" w:rsidP="00FD268B">
                                  <w:pPr>
                                    <w:pStyle w:val="TAMainText"/>
                                    <w:rPr>
                                      <w:rFonts w:eastAsia="SimSun" w:cs="Arial"/>
                                      <w:sz w:val="20"/>
                                    </w:rPr>
                                  </w:pPr>
                                  <w:ins w:id="72" w:author="Justin Siegel" w:date="2015-04-09T18:48:00Z">
                                    <w:r>
                                      <w:rPr>
                                        <w:color w:val="000000"/>
                                      </w:rPr>
                                      <w:t>Packing of the system with pNPG</w:t>
                                    </w:r>
                                  </w:ins>
                                  <w:del w:id="73" w:author="Justin Siegel" w:date="2015-04-09T18:48:00Z">
                                    <w:r w:rsidDel="00FD268B">
                                      <w:rPr>
                                        <w:color w:val="000000"/>
                                      </w:rPr>
                                      <w:delText>Overall packing metric of the system</w:delText>
                                    </w:r>
                                  </w:del>
                                </w:p>
                              </w:tc>
                              <w:tc>
                                <w:tcPr>
                                  <w:tcW w:w="1080" w:type="dxa"/>
                                  <w:vAlign w:val="center"/>
                                </w:tcPr>
                                <w:p w14:paraId="4CAE555A" w14:textId="77777777" w:rsidR="00FD268B" w:rsidRPr="00FC5806" w:rsidRDefault="00FD268B" w:rsidP="00FC5806">
                                  <w:pPr>
                                    <w:pStyle w:val="TAMainText"/>
                                    <w:jc w:val="center"/>
                                    <w:rPr>
                                      <w:rFonts w:eastAsia="SimSun" w:cs="Arial"/>
                                      <w:sz w:val="20"/>
                                    </w:rPr>
                                  </w:pPr>
                                  <w:r>
                                    <w:rPr>
                                      <w:color w:val="000000"/>
                                    </w:rPr>
                                    <w:t>0.67</w:t>
                                  </w:r>
                                </w:p>
                              </w:tc>
                              <w:tc>
                                <w:tcPr>
                                  <w:tcW w:w="990" w:type="dxa"/>
                                  <w:vAlign w:val="center"/>
                                </w:tcPr>
                                <w:p w14:paraId="570D3DAD" w14:textId="77777777" w:rsidR="00FD268B" w:rsidRPr="00FC5806" w:rsidRDefault="00FD268B" w:rsidP="00FC5806">
                                  <w:pPr>
                                    <w:pStyle w:val="TAMainText"/>
                                    <w:jc w:val="center"/>
                                    <w:rPr>
                                      <w:rFonts w:eastAsia="SimSun" w:cs="Arial"/>
                                      <w:sz w:val="20"/>
                                    </w:rPr>
                                  </w:pPr>
                                  <w:r>
                                    <w:rPr>
                                      <w:color w:val="000000"/>
                                    </w:rPr>
                                    <w:t>0.73</w:t>
                                  </w:r>
                                </w:p>
                              </w:tc>
                            </w:tr>
                            <w:tr w:rsidR="00FD268B" w:rsidRPr="00A67631" w14:paraId="0798E503" w14:textId="77777777" w:rsidTr="00DE61E4">
                              <w:trPr>
                                <w:trHeight w:hRule="exact" w:val="252"/>
                              </w:trPr>
                              <w:tc>
                                <w:tcPr>
                                  <w:tcW w:w="1188" w:type="dxa"/>
                                  <w:shd w:val="clear" w:color="auto" w:fill="auto"/>
                                  <w:noWrap/>
                                  <w:vAlign w:val="center"/>
                                  <w:hideMark/>
                                </w:tcPr>
                                <w:p w14:paraId="5FFA3779" w14:textId="77777777" w:rsidR="00FD268B" w:rsidRPr="00FC5806" w:rsidRDefault="00FD268B" w:rsidP="00601DF6">
                                  <w:pPr>
                                    <w:pStyle w:val="TAMainText"/>
                                    <w:jc w:val="center"/>
                                    <w:rPr>
                                      <w:rFonts w:eastAsia="SimSun" w:cs="Arial"/>
                                      <w:sz w:val="20"/>
                                    </w:rPr>
                                  </w:pPr>
                                  <w:r>
                                    <w:rPr>
                                      <w:color w:val="000000"/>
                                    </w:rPr>
                                    <w:t>0.98</w:t>
                                  </w:r>
                                </w:p>
                              </w:tc>
                              <w:tc>
                                <w:tcPr>
                                  <w:tcW w:w="810" w:type="dxa"/>
                                  <w:shd w:val="clear" w:color="auto" w:fill="auto"/>
                                  <w:noWrap/>
                                  <w:vAlign w:val="center"/>
                                  <w:hideMark/>
                                </w:tcPr>
                                <w:p w14:paraId="1D2F09E8" w14:textId="77777777" w:rsidR="00FD268B" w:rsidRPr="00FC5806" w:rsidRDefault="00FD268B" w:rsidP="00601DF6">
                                  <w:pPr>
                                    <w:pStyle w:val="TAMainText"/>
                                    <w:jc w:val="center"/>
                                    <w:rPr>
                                      <w:rFonts w:eastAsia="SimSun" w:cs="Arial"/>
                                      <w:sz w:val="20"/>
                                    </w:rPr>
                                  </w:pPr>
                                  <w:r>
                                    <w:rPr>
                                      <w:color w:val="000000"/>
                                    </w:rPr>
                                    <w:t>0.09</w:t>
                                  </w:r>
                                </w:p>
                              </w:tc>
                              <w:tc>
                                <w:tcPr>
                                  <w:tcW w:w="810" w:type="dxa"/>
                                  <w:shd w:val="clear" w:color="auto" w:fill="auto"/>
                                  <w:noWrap/>
                                  <w:vAlign w:val="center"/>
                                  <w:hideMark/>
                                </w:tcPr>
                                <w:p w14:paraId="309BC0CE" w14:textId="730A8C99" w:rsidR="00FD268B" w:rsidRPr="00FC5806" w:rsidRDefault="00FD268B" w:rsidP="00601DF6">
                                  <w:pPr>
                                    <w:pStyle w:val="TAMainText"/>
                                    <w:jc w:val="center"/>
                                    <w:rPr>
                                      <w:rFonts w:eastAsia="SimSun" w:cs="Arial"/>
                                      <w:sz w:val="20"/>
                                    </w:rPr>
                                  </w:pPr>
                                  <w:r>
                                    <w:rPr>
                                      <w:color w:val="000000"/>
                                    </w:rPr>
                                    <w:t>ns</w:t>
                                  </w:r>
                                </w:p>
                              </w:tc>
                              <w:tc>
                                <w:tcPr>
                                  <w:tcW w:w="5041" w:type="dxa"/>
                                  <w:vAlign w:val="center"/>
                                </w:tcPr>
                                <w:p w14:paraId="6240692A" w14:textId="77777777" w:rsidR="00FD268B" w:rsidRPr="00A47239" w:rsidRDefault="00FD268B" w:rsidP="00601DF6">
                                  <w:pPr>
                                    <w:pStyle w:val="TAMainText"/>
                                    <w:rPr>
                                      <w:rFonts w:eastAsia="SimSun" w:cs="Arial"/>
                                      <w:sz w:val="20"/>
                                    </w:rPr>
                                  </w:pPr>
                                  <w:r>
                                    <w:rPr>
                                      <w:color w:val="000000"/>
                                    </w:rPr>
                                    <w:t>Hydrogen bonding energy of Y295</w:t>
                                  </w:r>
                                </w:p>
                              </w:tc>
                              <w:tc>
                                <w:tcPr>
                                  <w:tcW w:w="1080" w:type="dxa"/>
                                  <w:vAlign w:val="center"/>
                                </w:tcPr>
                                <w:p w14:paraId="5C0F514A" w14:textId="77777777" w:rsidR="00FD268B" w:rsidRPr="00FC5806" w:rsidRDefault="00FD268B" w:rsidP="00FC5806">
                                  <w:pPr>
                                    <w:pStyle w:val="TAMainText"/>
                                    <w:jc w:val="center"/>
                                    <w:rPr>
                                      <w:rFonts w:eastAsia="SimSun" w:cs="Arial"/>
                                      <w:sz w:val="20"/>
                                    </w:rPr>
                                  </w:pPr>
                                  <w:r>
                                    <w:rPr>
                                      <w:color w:val="000000"/>
                                    </w:rPr>
                                    <w:t>-1.28</w:t>
                                  </w:r>
                                </w:p>
                              </w:tc>
                              <w:tc>
                                <w:tcPr>
                                  <w:tcW w:w="990" w:type="dxa"/>
                                  <w:vAlign w:val="center"/>
                                </w:tcPr>
                                <w:p w14:paraId="52AE6656" w14:textId="77777777" w:rsidR="00FD268B" w:rsidRPr="00FC5806" w:rsidRDefault="00FD268B" w:rsidP="00FC5806">
                                  <w:pPr>
                                    <w:pStyle w:val="TAMainText"/>
                                    <w:jc w:val="center"/>
                                    <w:rPr>
                                      <w:rFonts w:eastAsia="SimSun" w:cs="Arial"/>
                                      <w:sz w:val="20"/>
                                    </w:rPr>
                                  </w:pPr>
                                  <w:r>
                                    <w:rPr>
                                      <w:color w:val="000000"/>
                                    </w:rPr>
                                    <w:t>-0.5</w:t>
                                  </w:r>
                                </w:p>
                              </w:tc>
                            </w:tr>
                            <w:tr w:rsidR="00FD268B" w:rsidRPr="00A67631" w14:paraId="7AD40885" w14:textId="77777777" w:rsidTr="00DE61E4">
                              <w:trPr>
                                <w:trHeight w:hRule="exact" w:val="252"/>
                              </w:trPr>
                              <w:tc>
                                <w:tcPr>
                                  <w:tcW w:w="1188" w:type="dxa"/>
                                  <w:shd w:val="clear" w:color="auto" w:fill="auto"/>
                                  <w:noWrap/>
                                  <w:vAlign w:val="center"/>
                                  <w:hideMark/>
                                </w:tcPr>
                                <w:p w14:paraId="0F96498F" w14:textId="76C0AD9C" w:rsidR="00FD268B" w:rsidRPr="00FC5806" w:rsidRDefault="00FD268B" w:rsidP="00601DF6">
                                  <w:pPr>
                                    <w:pStyle w:val="TAMainText"/>
                                    <w:jc w:val="center"/>
                                    <w:rPr>
                                      <w:rFonts w:eastAsia="SimSun" w:cs="Arial"/>
                                      <w:sz w:val="20"/>
                                    </w:rPr>
                                  </w:pPr>
                                  <w:r>
                                    <w:rPr>
                                      <w:color w:val="000000"/>
                                    </w:rPr>
                                    <w:t>ns</w:t>
                                  </w:r>
                                </w:p>
                              </w:tc>
                              <w:tc>
                                <w:tcPr>
                                  <w:tcW w:w="810" w:type="dxa"/>
                                  <w:shd w:val="clear" w:color="auto" w:fill="auto"/>
                                  <w:noWrap/>
                                  <w:vAlign w:val="center"/>
                                  <w:hideMark/>
                                </w:tcPr>
                                <w:p w14:paraId="13909F89" w14:textId="77777777" w:rsidR="00FD268B" w:rsidRPr="00FC5806" w:rsidRDefault="00FD268B" w:rsidP="00601DF6">
                                  <w:pPr>
                                    <w:pStyle w:val="TAMainText"/>
                                    <w:jc w:val="center"/>
                                    <w:rPr>
                                      <w:rFonts w:eastAsia="SimSun" w:cs="Arial"/>
                                      <w:sz w:val="20"/>
                                    </w:rPr>
                                  </w:pPr>
                                  <w:r>
                                    <w:rPr>
                                      <w:color w:val="000000"/>
                                    </w:rPr>
                                    <w:t>-0.51</w:t>
                                  </w:r>
                                </w:p>
                              </w:tc>
                              <w:tc>
                                <w:tcPr>
                                  <w:tcW w:w="810" w:type="dxa"/>
                                  <w:shd w:val="clear" w:color="auto" w:fill="auto"/>
                                  <w:noWrap/>
                                  <w:vAlign w:val="center"/>
                                  <w:hideMark/>
                                </w:tcPr>
                                <w:p w14:paraId="2E45012B" w14:textId="58D12664" w:rsidR="00FD268B" w:rsidRPr="00FC5806" w:rsidRDefault="00FD268B" w:rsidP="00601DF6">
                                  <w:pPr>
                                    <w:pStyle w:val="TAMainText"/>
                                    <w:jc w:val="center"/>
                                    <w:rPr>
                                      <w:rFonts w:eastAsia="SimSun" w:cs="Arial"/>
                                      <w:sz w:val="20"/>
                                    </w:rPr>
                                  </w:pPr>
                                  <w:r>
                                    <w:rPr>
                                      <w:color w:val="000000"/>
                                    </w:rPr>
                                    <w:t>ns</w:t>
                                  </w:r>
                                </w:p>
                              </w:tc>
                              <w:tc>
                                <w:tcPr>
                                  <w:tcW w:w="5041" w:type="dxa"/>
                                  <w:vAlign w:val="center"/>
                                </w:tcPr>
                                <w:p w14:paraId="284AA384" w14:textId="77777777" w:rsidR="00FD268B" w:rsidRPr="00A47239" w:rsidRDefault="00FD268B" w:rsidP="00601DF6">
                                  <w:pPr>
                                    <w:pStyle w:val="TAMainText"/>
                                    <w:rPr>
                                      <w:rFonts w:eastAsia="SimSun" w:cs="Arial"/>
                                      <w:sz w:val="20"/>
                                    </w:rPr>
                                  </w:pPr>
                                  <w:r>
                                    <w:rPr>
                                      <w:color w:val="000000"/>
                                    </w:rPr>
                                    <w:t>Packing with pNPG around E353</w:t>
                                  </w:r>
                                </w:p>
                              </w:tc>
                              <w:tc>
                                <w:tcPr>
                                  <w:tcW w:w="1080" w:type="dxa"/>
                                  <w:vAlign w:val="center"/>
                                </w:tcPr>
                                <w:p w14:paraId="526FD113" w14:textId="77777777" w:rsidR="00FD268B" w:rsidRPr="00FC5806" w:rsidRDefault="00FD268B" w:rsidP="00FC5806">
                                  <w:pPr>
                                    <w:pStyle w:val="TAMainText"/>
                                    <w:jc w:val="center"/>
                                    <w:rPr>
                                      <w:rFonts w:eastAsia="SimSun" w:cs="Arial"/>
                                      <w:sz w:val="20"/>
                                    </w:rPr>
                                  </w:pPr>
                                  <w:r>
                                    <w:rPr>
                                      <w:color w:val="000000"/>
                                    </w:rPr>
                                    <w:t>0.19</w:t>
                                  </w:r>
                                </w:p>
                              </w:tc>
                              <w:tc>
                                <w:tcPr>
                                  <w:tcW w:w="990" w:type="dxa"/>
                                  <w:vAlign w:val="center"/>
                                </w:tcPr>
                                <w:p w14:paraId="26B4A2BE" w14:textId="77777777" w:rsidR="00FD268B" w:rsidRPr="00FC5806" w:rsidRDefault="00FD268B" w:rsidP="00FC5806">
                                  <w:pPr>
                                    <w:pStyle w:val="TAMainText"/>
                                    <w:jc w:val="center"/>
                                    <w:rPr>
                                      <w:rFonts w:eastAsia="SimSun" w:cs="Arial"/>
                                      <w:sz w:val="20"/>
                                    </w:rPr>
                                  </w:pPr>
                                  <w:r>
                                    <w:rPr>
                                      <w:color w:val="000000"/>
                                    </w:rPr>
                                    <w:t>1</w:t>
                                  </w:r>
                                </w:p>
                              </w:tc>
                            </w:tr>
                            <w:tr w:rsidR="00FD268B" w:rsidRPr="00A67631" w14:paraId="4E63B5BC" w14:textId="77777777" w:rsidTr="00DE61E4">
                              <w:trPr>
                                <w:trHeight w:hRule="exact" w:val="252"/>
                              </w:trPr>
                              <w:tc>
                                <w:tcPr>
                                  <w:tcW w:w="1188" w:type="dxa"/>
                                  <w:shd w:val="clear" w:color="auto" w:fill="auto"/>
                                  <w:noWrap/>
                                  <w:vAlign w:val="center"/>
                                  <w:hideMark/>
                                </w:tcPr>
                                <w:p w14:paraId="3357CAAE" w14:textId="6ABAB9BF" w:rsidR="00FD268B" w:rsidRPr="00FC5806" w:rsidRDefault="00FD268B" w:rsidP="00601DF6">
                                  <w:pPr>
                                    <w:pStyle w:val="TAMainText"/>
                                    <w:jc w:val="center"/>
                                    <w:rPr>
                                      <w:rFonts w:eastAsia="SimSun" w:cs="Arial"/>
                                      <w:sz w:val="20"/>
                                    </w:rPr>
                                  </w:pPr>
                                  <w:r>
                                    <w:rPr>
                                      <w:color w:val="000000"/>
                                    </w:rPr>
                                    <w:t>ns</w:t>
                                  </w:r>
                                </w:p>
                              </w:tc>
                              <w:tc>
                                <w:tcPr>
                                  <w:tcW w:w="810" w:type="dxa"/>
                                  <w:shd w:val="clear" w:color="auto" w:fill="auto"/>
                                  <w:noWrap/>
                                  <w:vAlign w:val="center"/>
                                  <w:hideMark/>
                                </w:tcPr>
                                <w:p w14:paraId="4A07527F" w14:textId="77777777" w:rsidR="00FD268B" w:rsidRPr="00FC5806" w:rsidRDefault="00FD268B" w:rsidP="00601DF6">
                                  <w:pPr>
                                    <w:pStyle w:val="TAMainText"/>
                                    <w:jc w:val="center"/>
                                    <w:rPr>
                                      <w:rFonts w:eastAsia="SimSun" w:cs="Arial"/>
                                      <w:sz w:val="20"/>
                                    </w:rPr>
                                  </w:pPr>
                                  <w:r>
                                    <w:rPr>
                                      <w:color w:val="000000"/>
                                    </w:rPr>
                                    <w:t>-0.10</w:t>
                                  </w:r>
                                </w:p>
                              </w:tc>
                              <w:tc>
                                <w:tcPr>
                                  <w:tcW w:w="810" w:type="dxa"/>
                                  <w:shd w:val="clear" w:color="auto" w:fill="auto"/>
                                  <w:noWrap/>
                                  <w:vAlign w:val="center"/>
                                  <w:hideMark/>
                                </w:tcPr>
                                <w:p w14:paraId="15F4B173" w14:textId="1874B20D" w:rsidR="00FD268B" w:rsidRPr="00FC5806" w:rsidRDefault="00FD268B" w:rsidP="00601DF6">
                                  <w:pPr>
                                    <w:pStyle w:val="TAMainText"/>
                                    <w:jc w:val="center"/>
                                    <w:rPr>
                                      <w:rFonts w:eastAsia="SimSun" w:cs="Arial"/>
                                      <w:sz w:val="20"/>
                                    </w:rPr>
                                  </w:pPr>
                                  <w:r>
                                    <w:rPr>
                                      <w:color w:val="000000"/>
                                    </w:rPr>
                                    <w:t>ns</w:t>
                                  </w:r>
                                </w:p>
                              </w:tc>
                              <w:tc>
                                <w:tcPr>
                                  <w:tcW w:w="5041" w:type="dxa"/>
                                  <w:vAlign w:val="center"/>
                                </w:tcPr>
                                <w:p w14:paraId="67483E0D" w14:textId="77777777" w:rsidR="00FD268B" w:rsidRPr="00A47239" w:rsidRDefault="00FD268B" w:rsidP="00601DF6">
                                  <w:pPr>
                                    <w:pStyle w:val="TAMainText"/>
                                    <w:rPr>
                                      <w:rFonts w:eastAsia="SimSun" w:cs="Arial"/>
                                      <w:sz w:val="20"/>
                                    </w:rPr>
                                  </w:pPr>
                                  <w:r>
                                    <w:rPr>
                                      <w:color w:val="000000"/>
                                    </w:rPr>
                                    <w:t xml:space="preserve">Total system energy </w:t>
                                  </w:r>
                                </w:p>
                              </w:tc>
                              <w:tc>
                                <w:tcPr>
                                  <w:tcW w:w="1080" w:type="dxa"/>
                                  <w:vAlign w:val="center"/>
                                </w:tcPr>
                                <w:p w14:paraId="5981582E" w14:textId="77777777" w:rsidR="00FD268B" w:rsidRPr="00FC5806" w:rsidRDefault="00FD268B" w:rsidP="00FC5806">
                                  <w:pPr>
                                    <w:pStyle w:val="TAMainText"/>
                                    <w:jc w:val="center"/>
                                    <w:rPr>
                                      <w:rFonts w:eastAsia="SimSun" w:cs="Arial"/>
                                      <w:sz w:val="20"/>
                                    </w:rPr>
                                  </w:pPr>
                                  <w:r>
                                    <w:rPr>
                                      <w:color w:val="000000"/>
                                    </w:rPr>
                                    <w:t>-636.44</w:t>
                                  </w:r>
                                </w:p>
                              </w:tc>
                              <w:tc>
                                <w:tcPr>
                                  <w:tcW w:w="990" w:type="dxa"/>
                                  <w:vAlign w:val="center"/>
                                </w:tcPr>
                                <w:p w14:paraId="5220C649" w14:textId="77777777" w:rsidR="00FD268B" w:rsidRPr="00FC5806" w:rsidRDefault="00FD268B" w:rsidP="00FC5806">
                                  <w:pPr>
                                    <w:pStyle w:val="TAMainText"/>
                                    <w:jc w:val="center"/>
                                    <w:rPr>
                                      <w:rFonts w:eastAsia="SimSun" w:cs="Arial"/>
                                      <w:sz w:val="20"/>
                                    </w:rPr>
                                  </w:pPr>
                                  <w:r>
                                    <w:rPr>
                                      <w:color w:val="000000"/>
                                    </w:rPr>
                                    <w:t>-621.6</w:t>
                                  </w:r>
                                </w:p>
                              </w:tc>
                            </w:tr>
                            <w:tr w:rsidR="00FD268B" w:rsidRPr="00A67631" w14:paraId="34DE0CCC" w14:textId="77777777" w:rsidTr="00DE61E4">
                              <w:trPr>
                                <w:trHeight w:hRule="exact" w:val="252"/>
                              </w:trPr>
                              <w:tc>
                                <w:tcPr>
                                  <w:tcW w:w="1188" w:type="dxa"/>
                                  <w:shd w:val="clear" w:color="auto" w:fill="auto"/>
                                  <w:noWrap/>
                                  <w:vAlign w:val="center"/>
                                  <w:hideMark/>
                                </w:tcPr>
                                <w:p w14:paraId="623FD79E" w14:textId="4FDF5225" w:rsidR="00FD268B" w:rsidRPr="00FC5806" w:rsidRDefault="00FD268B" w:rsidP="00601DF6">
                                  <w:pPr>
                                    <w:pStyle w:val="TAMainText"/>
                                    <w:jc w:val="center"/>
                                    <w:rPr>
                                      <w:rFonts w:eastAsia="SimSun" w:cs="Arial"/>
                                      <w:sz w:val="20"/>
                                    </w:rPr>
                                  </w:pPr>
                                  <w:r>
                                    <w:rPr>
                                      <w:color w:val="000000"/>
                                    </w:rPr>
                                    <w:t>ns</w:t>
                                  </w:r>
                                </w:p>
                              </w:tc>
                              <w:tc>
                                <w:tcPr>
                                  <w:tcW w:w="810" w:type="dxa"/>
                                  <w:shd w:val="clear" w:color="auto" w:fill="auto"/>
                                  <w:noWrap/>
                                  <w:vAlign w:val="center"/>
                                  <w:hideMark/>
                                </w:tcPr>
                                <w:p w14:paraId="463FBEEF" w14:textId="77777777" w:rsidR="00FD268B" w:rsidRPr="00FC5806" w:rsidRDefault="00FD268B" w:rsidP="00601DF6">
                                  <w:pPr>
                                    <w:pStyle w:val="TAMainText"/>
                                    <w:jc w:val="center"/>
                                    <w:rPr>
                                      <w:rFonts w:eastAsia="SimSun" w:cs="Arial"/>
                                      <w:sz w:val="20"/>
                                    </w:rPr>
                                  </w:pPr>
                                  <w:r>
                                    <w:rPr>
                                      <w:color w:val="000000"/>
                                    </w:rPr>
                                    <w:t>-0.01</w:t>
                                  </w:r>
                                </w:p>
                              </w:tc>
                              <w:tc>
                                <w:tcPr>
                                  <w:tcW w:w="810" w:type="dxa"/>
                                  <w:shd w:val="clear" w:color="auto" w:fill="auto"/>
                                  <w:noWrap/>
                                  <w:vAlign w:val="center"/>
                                  <w:hideMark/>
                                </w:tcPr>
                                <w:p w14:paraId="168CBE4E" w14:textId="455F42D6" w:rsidR="00FD268B" w:rsidRPr="00FC5806" w:rsidRDefault="00FD268B" w:rsidP="00601DF6">
                                  <w:pPr>
                                    <w:pStyle w:val="TAMainText"/>
                                    <w:jc w:val="center"/>
                                    <w:rPr>
                                      <w:rFonts w:eastAsia="SimSun" w:cs="Arial"/>
                                      <w:sz w:val="20"/>
                                    </w:rPr>
                                  </w:pPr>
                                  <w:r>
                                    <w:rPr>
                                      <w:color w:val="000000"/>
                                    </w:rPr>
                                    <w:t>ns</w:t>
                                  </w:r>
                                </w:p>
                              </w:tc>
                              <w:tc>
                                <w:tcPr>
                                  <w:tcW w:w="5041" w:type="dxa"/>
                                  <w:vAlign w:val="center"/>
                                </w:tcPr>
                                <w:p w14:paraId="306D63E5" w14:textId="46BDCA50" w:rsidR="00FD268B" w:rsidRPr="00A47239" w:rsidRDefault="00FD268B" w:rsidP="00FD268B">
                                  <w:pPr>
                                    <w:pStyle w:val="TAMainText"/>
                                    <w:rPr>
                                      <w:rFonts w:eastAsia="SimSun" w:cs="Arial"/>
                                      <w:sz w:val="20"/>
                                    </w:rPr>
                                  </w:pPr>
                                  <w:r>
                                    <w:rPr>
                                      <w:color w:val="000000"/>
                                    </w:rPr>
                                    <w:t xml:space="preserve">Hydrogen bond energy of the </w:t>
                                  </w:r>
                                  <w:del w:id="74" w:author="Justin Siegel" w:date="2015-04-09T18:47:00Z">
                                    <w:r w:rsidDel="00FD268B">
                                      <w:rPr>
                                        <w:color w:val="000000"/>
                                      </w:rPr>
                                      <w:delText xml:space="preserve">whole </w:delText>
                                    </w:r>
                                  </w:del>
                                  <w:ins w:id="75" w:author="Justin Siegel" w:date="2015-04-09T18:47:00Z">
                                    <w:r>
                                      <w:rPr>
                                        <w:color w:val="000000"/>
                                      </w:rPr>
                                      <w:t xml:space="preserve">total </w:t>
                                    </w:r>
                                  </w:ins>
                                  <w:r>
                                    <w:rPr>
                                      <w:color w:val="000000"/>
                                    </w:rPr>
                                    <w:t>system</w:t>
                                  </w:r>
                                </w:p>
                              </w:tc>
                              <w:tc>
                                <w:tcPr>
                                  <w:tcW w:w="1080" w:type="dxa"/>
                                  <w:vAlign w:val="center"/>
                                </w:tcPr>
                                <w:p w14:paraId="6F9E0C73" w14:textId="77777777" w:rsidR="00FD268B" w:rsidRPr="00FC5806" w:rsidRDefault="00FD268B" w:rsidP="00FC5806">
                                  <w:pPr>
                                    <w:pStyle w:val="TAMainText"/>
                                    <w:jc w:val="center"/>
                                    <w:rPr>
                                      <w:rFonts w:eastAsia="SimSun" w:cs="Arial"/>
                                      <w:sz w:val="20"/>
                                    </w:rPr>
                                  </w:pPr>
                                  <w:r>
                                    <w:rPr>
                                      <w:color w:val="000000"/>
                                    </w:rPr>
                                    <w:t>-76.7</w:t>
                                  </w:r>
                                </w:p>
                              </w:tc>
                              <w:tc>
                                <w:tcPr>
                                  <w:tcW w:w="990" w:type="dxa"/>
                                  <w:vAlign w:val="center"/>
                                </w:tcPr>
                                <w:p w14:paraId="1D5083D4" w14:textId="77777777" w:rsidR="00FD268B" w:rsidRPr="00FC5806" w:rsidRDefault="00FD268B" w:rsidP="00FC5806">
                                  <w:pPr>
                                    <w:pStyle w:val="TAMainText"/>
                                    <w:jc w:val="center"/>
                                    <w:rPr>
                                      <w:rFonts w:eastAsia="SimSun" w:cs="Arial"/>
                                      <w:sz w:val="20"/>
                                    </w:rPr>
                                  </w:pPr>
                                  <w:r>
                                    <w:rPr>
                                      <w:color w:val="000000"/>
                                    </w:rPr>
                                    <w:t>-67.63</w:t>
                                  </w:r>
                                </w:p>
                              </w:tc>
                            </w:tr>
                            <w:tr w:rsidR="00FD268B" w:rsidRPr="00A67631" w14:paraId="15BB0383" w14:textId="77777777" w:rsidTr="00DE61E4">
                              <w:trPr>
                                <w:trHeight w:hRule="exact" w:val="252"/>
                              </w:trPr>
                              <w:tc>
                                <w:tcPr>
                                  <w:tcW w:w="1188" w:type="dxa"/>
                                  <w:shd w:val="clear" w:color="auto" w:fill="auto"/>
                                  <w:noWrap/>
                                  <w:vAlign w:val="center"/>
                                  <w:hideMark/>
                                </w:tcPr>
                                <w:p w14:paraId="459DAB1A" w14:textId="7293ED12" w:rsidR="00FD268B" w:rsidRPr="00FC5806" w:rsidRDefault="00FD268B" w:rsidP="00601DF6">
                                  <w:pPr>
                                    <w:pStyle w:val="TAMainText"/>
                                    <w:jc w:val="center"/>
                                    <w:rPr>
                                      <w:rFonts w:eastAsia="SimSun" w:cs="Arial"/>
                                      <w:sz w:val="20"/>
                                    </w:rPr>
                                  </w:pPr>
                                  <w:r>
                                    <w:rPr>
                                      <w:color w:val="000000"/>
                                    </w:rPr>
                                    <w:t>ns</w:t>
                                  </w:r>
                                </w:p>
                              </w:tc>
                              <w:tc>
                                <w:tcPr>
                                  <w:tcW w:w="810" w:type="dxa"/>
                                  <w:shd w:val="clear" w:color="auto" w:fill="auto"/>
                                  <w:noWrap/>
                                  <w:vAlign w:val="center"/>
                                  <w:hideMark/>
                                </w:tcPr>
                                <w:p w14:paraId="4CB9D8BD" w14:textId="2FFAC9DF" w:rsidR="00FD268B" w:rsidRPr="00FC5806" w:rsidRDefault="00FD268B" w:rsidP="00601DF6">
                                  <w:pPr>
                                    <w:pStyle w:val="TAMainText"/>
                                    <w:jc w:val="center"/>
                                    <w:rPr>
                                      <w:rFonts w:eastAsia="SimSun" w:cs="Arial"/>
                                      <w:sz w:val="20"/>
                                    </w:rPr>
                                  </w:pPr>
                                  <w:r>
                                    <w:rPr>
                                      <w:color w:val="000000"/>
                                    </w:rPr>
                                    <w:t>ns</w:t>
                                  </w:r>
                                </w:p>
                              </w:tc>
                              <w:tc>
                                <w:tcPr>
                                  <w:tcW w:w="810" w:type="dxa"/>
                                  <w:shd w:val="clear" w:color="auto" w:fill="auto"/>
                                  <w:noWrap/>
                                  <w:vAlign w:val="center"/>
                                  <w:hideMark/>
                                </w:tcPr>
                                <w:p w14:paraId="10BCB1C4" w14:textId="77777777" w:rsidR="00FD268B" w:rsidRPr="00FC5806" w:rsidRDefault="00FD268B" w:rsidP="00601DF6">
                                  <w:pPr>
                                    <w:pStyle w:val="TAMainText"/>
                                    <w:jc w:val="center"/>
                                    <w:rPr>
                                      <w:rFonts w:eastAsia="SimSun" w:cs="Arial"/>
                                      <w:sz w:val="20"/>
                                    </w:rPr>
                                  </w:pPr>
                                  <w:r>
                                    <w:rPr>
                                      <w:color w:val="000000"/>
                                    </w:rPr>
                                    <w:t>0.11</w:t>
                                  </w:r>
                                </w:p>
                              </w:tc>
                              <w:tc>
                                <w:tcPr>
                                  <w:tcW w:w="5041" w:type="dxa"/>
                                  <w:vAlign w:val="center"/>
                                </w:tcPr>
                                <w:p w14:paraId="31FC5D48" w14:textId="77777777" w:rsidR="00FD268B" w:rsidRPr="00A47239" w:rsidRDefault="00FD268B" w:rsidP="00DE61E4">
                                  <w:pPr>
                                    <w:pStyle w:val="TAMainText"/>
                                    <w:rPr>
                                      <w:rFonts w:eastAsia="SimSun" w:cs="Arial"/>
                                      <w:sz w:val="20"/>
                                    </w:rPr>
                                  </w:pPr>
                                  <w:r>
                                    <w:rPr>
                                      <w:color w:val="000000"/>
                                    </w:rPr>
                                    <w:t>Lennard-Jones repulsion around E353</w:t>
                                  </w:r>
                                </w:p>
                              </w:tc>
                              <w:tc>
                                <w:tcPr>
                                  <w:tcW w:w="1080" w:type="dxa"/>
                                  <w:vAlign w:val="center"/>
                                </w:tcPr>
                                <w:p w14:paraId="39936C06" w14:textId="77777777" w:rsidR="00FD268B" w:rsidRPr="00FC5806" w:rsidRDefault="00FD268B" w:rsidP="00FC5806">
                                  <w:pPr>
                                    <w:pStyle w:val="TAMainText"/>
                                    <w:jc w:val="center"/>
                                    <w:rPr>
                                      <w:rFonts w:eastAsia="SimSun" w:cs="Arial"/>
                                      <w:sz w:val="20"/>
                                    </w:rPr>
                                  </w:pPr>
                                  <w:r>
                                    <w:rPr>
                                      <w:color w:val="000000"/>
                                    </w:rPr>
                                    <w:t>0.67</w:t>
                                  </w:r>
                                </w:p>
                              </w:tc>
                              <w:tc>
                                <w:tcPr>
                                  <w:tcW w:w="990" w:type="dxa"/>
                                  <w:vAlign w:val="center"/>
                                </w:tcPr>
                                <w:p w14:paraId="67A3E5FD" w14:textId="77777777" w:rsidR="00FD268B" w:rsidRPr="00FC5806" w:rsidRDefault="00FD268B" w:rsidP="00FC5806">
                                  <w:pPr>
                                    <w:pStyle w:val="TAMainText"/>
                                    <w:jc w:val="center"/>
                                    <w:rPr>
                                      <w:rFonts w:eastAsia="SimSun" w:cs="Arial"/>
                                      <w:sz w:val="20"/>
                                    </w:rPr>
                                  </w:pPr>
                                  <w:r>
                                    <w:rPr>
                                      <w:color w:val="000000"/>
                                    </w:rPr>
                                    <w:t>1.41</w:t>
                                  </w:r>
                                </w:p>
                              </w:tc>
                            </w:tr>
                            <w:tr w:rsidR="00FD268B" w:rsidRPr="00A67631" w14:paraId="36DD9302" w14:textId="77777777" w:rsidTr="00DE61E4">
                              <w:trPr>
                                <w:trHeight w:hRule="exact" w:val="252"/>
                              </w:trPr>
                              <w:tc>
                                <w:tcPr>
                                  <w:tcW w:w="1188" w:type="dxa"/>
                                  <w:shd w:val="clear" w:color="auto" w:fill="auto"/>
                                  <w:noWrap/>
                                  <w:vAlign w:val="center"/>
                                  <w:hideMark/>
                                </w:tcPr>
                                <w:p w14:paraId="428281F2" w14:textId="431F2D14" w:rsidR="00FD268B" w:rsidRPr="00FC5806" w:rsidRDefault="00FD268B" w:rsidP="00601DF6">
                                  <w:pPr>
                                    <w:pStyle w:val="TAMainText"/>
                                    <w:jc w:val="center"/>
                                    <w:rPr>
                                      <w:rFonts w:eastAsia="SimSun" w:cs="Arial"/>
                                      <w:sz w:val="20"/>
                                    </w:rPr>
                                  </w:pPr>
                                  <w:r>
                                    <w:rPr>
                                      <w:color w:val="000000"/>
                                    </w:rPr>
                                    <w:t>ns</w:t>
                                  </w:r>
                                </w:p>
                              </w:tc>
                              <w:tc>
                                <w:tcPr>
                                  <w:tcW w:w="810" w:type="dxa"/>
                                  <w:shd w:val="clear" w:color="auto" w:fill="auto"/>
                                  <w:noWrap/>
                                  <w:vAlign w:val="center"/>
                                  <w:hideMark/>
                                </w:tcPr>
                                <w:p w14:paraId="23BFF416" w14:textId="1E113388" w:rsidR="00FD268B" w:rsidRPr="00FC5806" w:rsidRDefault="00FD268B" w:rsidP="00601DF6">
                                  <w:pPr>
                                    <w:pStyle w:val="TAMainText"/>
                                    <w:jc w:val="center"/>
                                    <w:rPr>
                                      <w:rFonts w:eastAsia="SimSun" w:cs="Arial"/>
                                      <w:sz w:val="20"/>
                                    </w:rPr>
                                  </w:pPr>
                                  <w:r>
                                    <w:rPr>
                                      <w:color w:val="000000"/>
                                    </w:rPr>
                                    <w:t>ns</w:t>
                                  </w:r>
                                </w:p>
                              </w:tc>
                              <w:tc>
                                <w:tcPr>
                                  <w:tcW w:w="810" w:type="dxa"/>
                                  <w:shd w:val="clear" w:color="auto" w:fill="auto"/>
                                  <w:noWrap/>
                                  <w:vAlign w:val="center"/>
                                  <w:hideMark/>
                                </w:tcPr>
                                <w:p w14:paraId="1603BB4C" w14:textId="77777777" w:rsidR="00FD268B" w:rsidRPr="00FC5806" w:rsidRDefault="00FD268B" w:rsidP="00601DF6">
                                  <w:pPr>
                                    <w:pStyle w:val="TAMainText"/>
                                    <w:jc w:val="center"/>
                                    <w:rPr>
                                      <w:rFonts w:eastAsia="SimSun" w:cs="Arial"/>
                                      <w:sz w:val="20"/>
                                    </w:rPr>
                                  </w:pPr>
                                  <w:r>
                                    <w:rPr>
                                      <w:color w:val="000000"/>
                                    </w:rPr>
                                    <w:t>0.27</w:t>
                                  </w:r>
                                </w:p>
                              </w:tc>
                              <w:tc>
                                <w:tcPr>
                                  <w:tcW w:w="5041" w:type="dxa"/>
                                  <w:vAlign w:val="center"/>
                                </w:tcPr>
                                <w:p w14:paraId="28351B24" w14:textId="77777777" w:rsidR="00FD268B" w:rsidRPr="00A47239" w:rsidRDefault="00FD268B" w:rsidP="00601DF6">
                                  <w:pPr>
                                    <w:pStyle w:val="TAMainText"/>
                                    <w:rPr>
                                      <w:rFonts w:eastAsia="SimSun" w:cs="Arial"/>
                                      <w:sz w:val="20"/>
                                    </w:rPr>
                                  </w:pPr>
                                  <w:r>
                                    <w:rPr>
                                      <w:color w:val="000000"/>
                                    </w:rPr>
                                    <w:t>Average hydrophobic surface area without pNPG</w:t>
                                  </w:r>
                                </w:p>
                              </w:tc>
                              <w:tc>
                                <w:tcPr>
                                  <w:tcW w:w="1080" w:type="dxa"/>
                                  <w:vAlign w:val="center"/>
                                </w:tcPr>
                                <w:p w14:paraId="185F0754" w14:textId="77777777" w:rsidR="00FD268B" w:rsidRPr="00FC5806" w:rsidRDefault="00FD268B" w:rsidP="00FC5806">
                                  <w:pPr>
                                    <w:pStyle w:val="TAMainText"/>
                                    <w:jc w:val="center"/>
                                    <w:rPr>
                                      <w:rFonts w:eastAsia="SimSun" w:cs="Arial"/>
                                      <w:sz w:val="20"/>
                                    </w:rPr>
                                  </w:pPr>
                                  <w:r>
                                    <w:rPr>
                                      <w:color w:val="000000"/>
                                    </w:rPr>
                                    <w:t>0.51</w:t>
                                  </w:r>
                                </w:p>
                              </w:tc>
                              <w:tc>
                                <w:tcPr>
                                  <w:tcW w:w="990" w:type="dxa"/>
                                  <w:vAlign w:val="center"/>
                                </w:tcPr>
                                <w:p w14:paraId="10A8CD6D" w14:textId="77777777" w:rsidR="00FD268B" w:rsidRPr="00FC5806" w:rsidRDefault="00FD268B" w:rsidP="00FC5806">
                                  <w:pPr>
                                    <w:pStyle w:val="TAMainText"/>
                                    <w:jc w:val="center"/>
                                    <w:rPr>
                                      <w:rFonts w:eastAsia="SimSun" w:cs="Arial"/>
                                      <w:sz w:val="20"/>
                                    </w:rPr>
                                  </w:pPr>
                                  <w:r>
                                    <w:rPr>
                                      <w:color w:val="000000"/>
                                    </w:rPr>
                                    <w:t>1.75</w:t>
                                  </w:r>
                                </w:p>
                              </w:tc>
                            </w:tr>
                            <w:tr w:rsidR="00FD268B" w:rsidRPr="00A67631" w14:paraId="70C6E99B" w14:textId="77777777" w:rsidTr="00DE61E4">
                              <w:trPr>
                                <w:trHeight w:hRule="exact" w:val="252"/>
                              </w:trPr>
                              <w:tc>
                                <w:tcPr>
                                  <w:tcW w:w="1188" w:type="dxa"/>
                                  <w:shd w:val="clear" w:color="auto" w:fill="auto"/>
                                  <w:noWrap/>
                                  <w:vAlign w:val="center"/>
                                  <w:hideMark/>
                                </w:tcPr>
                                <w:p w14:paraId="6D5D8758" w14:textId="14F2A507" w:rsidR="00FD268B" w:rsidRPr="00FC5806" w:rsidRDefault="00FD268B" w:rsidP="00601DF6">
                                  <w:pPr>
                                    <w:pStyle w:val="TAMainText"/>
                                    <w:jc w:val="center"/>
                                    <w:rPr>
                                      <w:rFonts w:eastAsia="SimSun" w:cs="Arial"/>
                                      <w:sz w:val="20"/>
                                    </w:rPr>
                                  </w:pPr>
                                  <w:r>
                                    <w:rPr>
                                      <w:color w:val="000000"/>
                                    </w:rPr>
                                    <w:t>ns</w:t>
                                  </w:r>
                                </w:p>
                              </w:tc>
                              <w:tc>
                                <w:tcPr>
                                  <w:tcW w:w="810" w:type="dxa"/>
                                  <w:shd w:val="clear" w:color="auto" w:fill="auto"/>
                                  <w:noWrap/>
                                  <w:vAlign w:val="center"/>
                                  <w:hideMark/>
                                </w:tcPr>
                                <w:p w14:paraId="381E3015" w14:textId="3BB1AEFF" w:rsidR="00FD268B" w:rsidRPr="00FC5806" w:rsidRDefault="00FD268B" w:rsidP="00601DF6">
                                  <w:pPr>
                                    <w:pStyle w:val="TAMainText"/>
                                    <w:jc w:val="center"/>
                                    <w:rPr>
                                      <w:rFonts w:eastAsia="SimSun" w:cs="Arial"/>
                                      <w:sz w:val="20"/>
                                    </w:rPr>
                                  </w:pPr>
                                  <w:r>
                                    <w:rPr>
                                      <w:color w:val="000000"/>
                                    </w:rPr>
                                    <w:t>ns</w:t>
                                  </w:r>
                                </w:p>
                              </w:tc>
                              <w:tc>
                                <w:tcPr>
                                  <w:tcW w:w="810" w:type="dxa"/>
                                  <w:shd w:val="clear" w:color="auto" w:fill="auto"/>
                                  <w:noWrap/>
                                  <w:vAlign w:val="center"/>
                                  <w:hideMark/>
                                </w:tcPr>
                                <w:p w14:paraId="79276BDE" w14:textId="77777777" w:rsidR="00FD268B" w:rsidRPr="00FC5806" w:rsidRDefault="00FD268B" w:rsidP="00601DF6">
                                  <w:pPr>
                                    <w:pStyle w:val="TAMainText"/>
                                    <w:jc w:val="center"/>
                                    <w:rPr>
                                      <w:rFonts w:eastAsia="SimSun" w:cs="Arial"/>
                                      <w:sz w:val="20"/>
                                    </w:rPr>
                                  </w:pPr>
                                  <w:r>
                                    <w:rPr>
                                      <w:color w:val="000000"/>
                                    </w:rPr>
                                    <w:t>0.32</w:t>
                                  </w:r>
                                </w:p>
                              </w:tc>
                              <w:tc>
                                <w:tcPr>
                                  <w:tcW w:w="5041" w:type="dxa"/>
                                  <w:vAlign w:val="center"/>
                                </w:tcPr>
                                <w:p w14:paraId="78622678" w14:textId="54BED1C3" w:rsidR="00FD268B" w:rsidRPr="00A47239" w:rsidRDefault="00FD268B" w:rsidP="00FD268B">
                                  <w:pPr>
                                    <w:pStyle w:val="TAMainText"/>
                                    <w:rPr>
                                      <w:rFonts w:eastAsia="SimSun" w:cs="Arial"/>
                                      <w:sz w:val="20"/>
                                    </w:rPr>
                                  </w:pPr>
                                  <w:r>
                                    <w:rPr>
                                      <w:color w:val="000000"/>
                                    </w:rPr>
                                    <w:t xml:space="preserve">Packing </w:t>
                                  </w:r>
                                  <w:del w:id="76" w:author="Justin Siegel" w:date="2015-04-09T18:47:00Z">
                                    <w:r w:rsidDel="00FD268B">
                                      <w:rPr>
                                        <w:color w:val="000000"/>
                                      </w:rPr>
                                      <w:delText xml:space="preserve">without pNPG </w:delText>
                                    </w:r>
                                  </w:del>
                                  <w:r>
                                    <w:rPr>
                                      <w:color w:val="000000"/>
                                    </w:rPr>
                                    <w:t>around E353</w:t>
                                  </w:r>
                                  <w:ins w:id="77" w:author="Justin Siegel" w:date="2015-04-09T18:47:00Z">
                                    <w:r>
                                      <w:rPr>
                                        <w:color w:val="000000"/>
                                      </w:rPr>
                                      <w:t xml:space="preserve"> without pNPG</w:t>
                                    </w:r>
                                  </w:ins>
                                </w:p>
                              </w:tc>
                              <w:tc>
                                <w:tcPr>
                                  <w:tcW w:w="1080" w:type="dxa"/>
                                  <w:vAlign w:val="center"/>
                                </w:tcPr>
                                <w:p w14:paraId="686ACF7D" w14:textId="77777777" w:rsidR="00FD268B" w:rsidRPr="00FC5806" w:rsidRDefault="00FD268B" w:rsidP="00FC5806">
                                  <w:pPr>
                                    <w:pStyle w:val="TAMainText"/>
                                    <w:jc w:val="center"/>
                                    <w:rPr>
                                      <w:rFonts w:eastAsia="SimSun" w:cs="Arial"/>
                                      <w:sz w:val="20"/>
                                    </w:rPr>
                                  </w:pPr>
                                  <w:r>
                                    <w:rPr>
                                      <w:color w:val="000000"/>
                                    </w:rPr>
                                    <w:t>0.37</w:t>
                                  </w:r>
                                </w:p>
                              </w:tc>
                              <w:tc>
                                <w:tcPr>
                                  <w:tcW w:w="990" w:type="dxa"/>
                                  <w:vAlign w:val="center"/>
                                </w:tcPr>
                                <w:p w14:paraId="64A6DF07" w14:textId="77777777" w:rsidR="00FD268B" w:rsidRPr="00FC5806" w:rsidRDefault="00FD268B" w:rsidP="00FC5806">
                                  <w:pPr>
                                    <w:pStyle w:val="TAMainText"/>
                                    <w:jc w:val="center"/>
                                    <w:rPr>
                                      <w:rFonts w:eastAsia="SimSun" w:cs="Arial"/>
                                      <w:sz w:val="20"/>
                                    </w:rPr>
                                  </w:pPr>
                                  <w:r>
                                    <w:rPr>
                                      <w:color w:val="000000"/>
                                    </w:rPr>
                                    <w:t>0.99</w:t>
                                  </w:r>
                                </w:p>
                              </w:tc>
                            </w:tr>
                            <w:tr w:rsidR="00FD268B" w:rsidRPr="00A67631" w14:paraId="77224402" w14:textId="77777777" w:rsidTr="00DE61E4">
                              <w:trPr>
                                <w:trHeight w:hRule="exact" w:val="252"/>
                              </w:trPr>
                              <w:tc>
                                <w:tcPr>
                                  <w:tcW w:w="1188" w:type="dxa"/>
                                  <w:shd w:val="clear" w:color="auto" w:fill="auto"/>
                                  <w:noWrap/>
                                  <w:vAlign w:val="center"/>
                                  <w:hideMark/>
                                </w:tcPr>
                                <w:p w14:paraId="19FCC5E3" w14:textId="2A9341FB" w:rsidR="00FD268B" w:rsidRPr="00FC5806" w:rsidRDefault="00FD268B" w:rsidP="00601DF6">
                                  <w:pPr>
                                    <w:pStyle w:val="TAMainText"/>
                                    <w:jc w:val="center"/>
                                    <w:rPr>
                                      <w:rFonts w:eastAsia="SimSun" w:cs="Arial"/>
                                      <w:sz w:val="20"/>
                                    </w:rPr>
                                  </w:pPr>
                                  <w:r>
                                    <w:rPr>
                                      <w:color w:val="000000"/>
                                    </w:rPr>
                                    <w:t>ns</w:t>
                                  </w:r>
                                </w:p>
                              </w:tc>
                              <w:tc>
                                <w:tcPr>
                                  <w:tcW w:w="810" w:type="dxa"/>
                                  <w:shd w:val="clear" w:color="auto" w:fill="auto"/>
                                  <w:noWrap/>
                                  <w:vAlign w:val="center"/>
                                  <w:hideMark/>
                                </w:tcPr>
                                <w:p w14:paraId="11406292" w14:textId="6E570FC0" w:rsidR="00FD268B" w:rsidRPr="00FC5806" w:rsidRDefault="00FD268B" w:rsidP="00601DF6">
                                  <w:pPr>
                                    <w:pStyle w:val="TAMainText"/>
                                    <w:jc w:val="center"/>
                                    <w:rPr>
                                      <w:rFonts w:eastAsia="SimSun" w:cs="Arial"/>
                                      <w:sz w:val="20"/>
                                    </w:rPr>
                                  </w:pPr>
                                  <w:r>
                                    <w:rPr>
                                      <w:color w:val="000000"/>
                                    </w:rPr>
                                    <w:t>ns</w:t>
                                  </w:r>
                                </w:p>
                              </w:tc>
                              <w:tc>
                                <w:tcPr>
                                  <w:tcW w:w="810" w:type="dxa"/>
                                  <w:shd w:val="clear" w:color="auto" w:fill="auto"/>
                                  <w:noWrap/>
                                  <w:vAlign w:val="center"/>
                                  <w:hideMark/>
                                </w:tcPr>
                                <w:p w14:paraId="6E122AFE" w14:textId="77777777" w:rsidR="00FD268B" w:rsidRPr="00FC5806" w:rsidRDefault="00FD268B" w:rsidP="00601DF6">
                                  <w:pPr>
                                    <w:pStyle w:val="TAMainText"/>
                                    <w:jc w:val="center"/>
                                    <w:rPr>
                                      <w:rFonts w:eastAsia="SimSun" w:cs="Arial"/>
                                      <w:sz w:val="20"/>
                                    </w:rPr>
                                  </w:pPr>
                                  <w:r>
                                    <w:rPr>
                                      <w:color w:val="000000"/>
                                    </w:rPr>
                                    <w:t>0.34</w:t>
                                  </w:r>
                                </w:p>
                              </w:tc>
                              <w:tc>
                                <w:tcPr>
                                  <w:tcW w:w="5041" w:type="dxa"/>
                                  <w:vAlign w:val="center"/>
                                </w:tcPr>
                                <w:p w14:paraId="4A0835B4" w14:textId="77777777" w:rsidR="00FD268B" w:rsidRPr="00A47239" w:rsidRDefault="00FD268B" w:rsidP="00601DF6">
                                  <w:pPr>
                                    <w:pStyle w:val="TAMainText"/>
                                    <w:rPr>
                                      <w:rFonts w:eastAsia="SimSun" w:cs="Arial"/>
                                      <w:sz w:val="20"/>
                                    </w:rPr>
                                  </w:pPr>
                                  <w:r>
                                    <w:rPr>
                                      <w:color w:val="000000"/>
                                    </w:rPr>
                                    <w:t>Packing around E164 without pNPG</w:t>
                                  </w:r>
                                </w:p>
                              </w:tc>
                              <w:tc>
                                <w:tcPr>
                                  <w:tcW w:w="1080" w:type="dxa"/>
                                  <w:vAlign w:val="center"/>
                                </w:tcPr>
                                <w:p w14:paraId="380115BB" w14:textId="77777777" w:rsidR="00FD268B" w:rsidRPr="00FC5806" w:rsidRDefault="00FD268B" w:rsidP="00FC5806">
                                  <w:pPr>
                                    <w:pStyle w:val="TAMainText"/>
                                    <w:jc w:val="center"/>
                                    <w:rPr>
                                      <w:rFonts w:eastAsia="SimSun" w:cs="Arial"/>
                                      <w:sz w:val="20"/>
                                    </w:rPr>
                                  </w:pPr>
                                  <w:r>
                                    <w:rPr>
                                      <w:color w:val="000000"/>
                                    </w:rPr>
                                    <w:t>0.37</w:t>
                                  </w:r>
                                </w:p>
                              </w:tc>
                              <w:tc>
                                <w:tcPr>
                                  <w:tcW w:w="990" w:type="dxa"/>
                                  <w:vAlign w:val="center"/>
                                </w:tcPr>
                                <w:p w14:paraId="1CAB6A85" w14:textId="77777777" w:rsidR="00FD268B" w:rsidRPr="00FC5806" w:rsidRDefault="00FD268B" w:rsidP="00FC5806">
                                  <w:pPr>
                                    <w:pStyle w:val="TAMainText"/>
                                    <w:jc w:val="center"/>
                                    <w:rPr>
                                      <w:rFonts w:eastAsia="SimSun" w:cs="Arial"/>
                                      <w:sz w:val="20"/>
                                    </w:rPr>
                                  </w:pPr>
                                  <w:r>
                                    <w:rPr>
                                      <w:color w:val="000000"/>
                                    </w:rPr>
                                    <w:t>0.99</w:t>
                                  </w:r>
                                </w:p>
                              </w:tc>
                            </w:tr>
                            <w:tr w:rsidR="00FD268B" w:rsidRPr="00A67631" w14:paraId="2F8A5E91" w14:textId="77777777" w:rsidTr="00DE61E4">
                              <w:trPr>
                                <w:trHeight w:hRule="exact" w:val="252"/>
                              </w:trPr>
                              <w:tc>
                                <w:tcPr>
                                  <w:tcW w:w="1188" w:type="dxa"/>
                                  <w:shd w:val="clear" w:color="auto" w:fill="auto"/>
                                  <w:noWrap/>
                                  <w:vAlign w:val="center"/>
                                  <w:hideMark/>
                                </w:tcPr>
                                <w:p w14:paraId="7897FCCE" w14:textId="1D04233A" w:rsidR="00FD268B" w:rsidRPr="00FC5806" w:rsidRDefault="00FD268B" w:rsidP="00601DF6">
                                  <w:pPr>
                                    <w:pStyle w:val="TAMainText"/>
                                    <w:jc w:val="center"/>
                                    <w:rPr>
                                      <w:rFonts w:eastAsia="SimSun" w:cs="Arial"/>
                                      <w:sz w:val="20"/>
                                    </w:rPr>
                                  </w:pPr>
                                  <w:r>
                                    <w:rPr>
                                      <w:color w:val="000000"/>
                                    </w:rPr>
                                    <w:t>ns</w:t>
                                  </w:r>
                                </w:p>
                              </w:tc>
                              <w:tc>
                                <w:tcPr>
                                  <w:tcW w:w="810" w:type="dxa"/>
                                  <w:shd w:val="clear" w:color="auto" w:fill="auto"/>
                                  <w:noWrap/>
                                  <w:vAlign w:val="center"/>
                                  <w:hideMark/>
                                </w:tcPr>
                                <w:p w14:paraId="79CA633E" w14:textId="42C81FE4" w:rsidR="00FD268B" w:rsidRPr="00FC5806" w:rsidRDefault="00FD268B" w:rsidP="00601DF6">
                                  <w:pPr>
                                    <w:pStyle w:val="TAMainText"/>
                                    <w:jc w:val="center"/>
                                    <w:rPr>
                                      <w:rFonts w:eastAsia="SimSun" w:cs="Arial"/>
                                      <w:sz w:val="20"/>
                                    </w:rPr>
                                  </w:pPr>
                                  <w:r>
                                    <w:rPr>
                                      <w:color w:val="000000"/>
                                    </w:rPr>
                                    <w:t>ns</w:t>
                                  </w:r>
                                </w:p>
                              </w:tc>
                              <w:tc>
                                <w:tcPr>
                                  <w:tcW w:w="810" w:type="dxa"/>
                                  <w:shd w:val="clear" w:color="auto" w:fill="auto"/>
                                  <w:noWrap/>
                                  <w:vAlign w:val="center"/>
                                  <w:hideMark/>
                                </w:tcPr>
                                <w:p w14:paraId="644E3DD4" w14:textId="77777777" w:rsidR="00FD268B" w:rsidRPr="00FC5806" w:rsidRDefault="00FD268B" w:rsidP="00601DF6">
                                  <w:pPr>
                                    <w:pStyle w:val="TAMainText"/>
                                    <w:jc w:val="center"/>
                                    <w:rPr>
                                      <w:rFonts w:eastAsia="SimSun" w:cs="Arial"/>
                                      <w:sz w:val="20"/>
                                    </w:rPr>
                                  </w:pPr>
                                  <w:r>
                                    <w:rPr>
                                      <w:color w:val="000000"/>
                                    </w:rPr>
                                    <w:t>0.38</w:t>
                                  </w:r>
                                </w:p>
                              </w:tc>
                              <w:tc>
                                <w:tcPr>
                                  <w:tcW w:w="5041" w:type="dxa"/>
                                  <w:vAlign w:val="center"/>
                                </w:tcPr>
                                <w:p w14:paraId="28A6D50B" w14:textId="77777777" w:rsidR="00FD268B" w:rsidRPr="00A47239" w:rsidRDefault="00FD268B" w:rsidP="00CB3003">
                                  <w:pPr>
                                    <w:pStyle w:val="TAMainText"/>
                                    <w:ind w:left="720" w:hanging="540"/>
                                    <w:rPr>
                                      <w:rFonts w:eastAsia="SimSun" w:cs="Arial"/>
                                      <w:sz w:val="20"/>
                                    </w:rPr>
                                  </w:pPr>
                                  <w:r>
                                    <w:rPr>
                                      <w:color w:val="000000"/>
                                    </w:rPr>
                                    <w:t>Packing around Y295 without pNPG</w:t>
                                  </w:r>
                                </w:p>
                              </w:tc>
                              <w:tc>
                                <w:tcPr>
                                  <w:tcW w:w="1080" w:type="dxa"/>
                                  <w:vAlign w:val="center"/>
                                </w:tcPr>
                                <w:p w14:paraId="2347D779" w14:textId="77777777" w:rsidR="00FD268B" w:rsidRPr="00FC5806" w:rsidRDefault="00FD268B" w:rsidP="00FC5806">
                                  <w:pPr>
                                    <w:pStyle w:val="TAMainText"/>
                                    <w:jc w:val="center"/>
                                    <w:rPr>
                                      <w:rFonts w:eastAsia="SimSun" w:cs="Arial"/>
                                      <w:sz w:val="20"/>
                                    </w:rPr>
                                  </w:pPr>
                                  <w:r>
                                    <w:rPr>
                                      <w:color w:val="000000"/>
                                    </w:rPr>
                                    <w:t>0.34</w:t>
                                  </w:r>
                                </w:p>
                              </w:tc>
                              <w:tc>
                                <w:tcPr>
                                  <w:tcW w:w="990" w:type="dxa"/>
                                  <w:vAlign w:val="center"/>
                                </w:tcPr>
                                <w:p w14:paraId="1621F395" w14:textId="77777777" w:rsidR="00FD268B" w:rsidRPr="00FC5806" w:rsidRDefault="00FD268B" w:rsidP="00FC5806">
                                  <w:pPr>
                                    <w:pStyle w:val="TAMainText"/>
                                    <w:jc w:val="center"/>
                                    <w:rPr>
                                      <w:rFonts w:eastAsia="SimSun" w:cs="Arial"/>
                                      <w:sz w:val="20"/>
                                    </w:rPr>
                                  </w:pPr>
                                  <w:r>
                                    <w:rPr>
                                      <w:color w:val="000000"/>
                                    </w:rPr>
                                    <w:t>0.99</w:t>
                                  </w:r>
                                </w:p>
                              </w:tc>
                            </w:tr>
                            <w:tr w:rsidR="00FD268B" w:rsidRPr="00A67631" w14:paraId="031555E5" w14:textId="77777777" w:rsidTr="00DE61E4">
                              <w:trPr>
                                <w:trHeight w:hRule="exact" w:val="252"/>
                              </w:trPr>
                              <w:tc>
                                <w:tcPr>
                                  <w:tcW w:w="1188" w:type="dxa"/>
                                  <w:shd w:val="clear" w:color="auto" w:fill="auto"/>
                                  <w:noWrap/>
                                  <w:vAlign w:val="center"/>
                                  <w:hideMark/>
                                </w:tcPr>
                                <w:p w14:paraId="6A5AA66F" w14:textId="127C5409" w:rsidR="00FD268B" w:rsidRPr="00FC5806" w:rsidRDefault="00FD268B" w:rsidP="00601DF6">
                                  <w:pPr>
                                    <w:pStyle w:val="TAMainText"/>
                                    <w:jc w:val="center"/>
                                    <w:rPr>
                                      <w:rFonts w:eastAsia="SimSun" w:cs="Arial"/>
                                      <w:sz w:val="20"/>
                                    </w:rPr>
                                  </w:pPr>
                                  <w:r>
                                    <w:rPr>
                                      <w:color w:val="000000"/>
                                    </w:rPr>
                                    <w:t>ns</w:t>
                                  </w:r>
                                </w:p>
                              </w:tc>
                              <w:tc>
                                <w:tcPr>
                                  <w:tcW w:w="810" w:type="dxa"/>
                                  <w:shd w:val="clear" w:color="auto" w:fill="auto"/>
                                  <w:noWrap/>
                                  <w:vAlign w:val="center"/>
                                  <w:hideMark/>
                                </w:tcPr>
                                <w:p w14:paraId="32AFCE49" w14:textId="46B08774" w:rsidR="00FD268B" w:rsidRPr="00FC5806" w:rsidRDefault="00FD268B" w:rsidP="00601DF6">
                                  <w:pPr>
                                    <w:pStyle w:val="TAMainText"/>
                                    <w:jc w:val="center"/>
                                    <w:rPr>
                                      <w:rFonts w:eastAsia="SimSun" w:cs="Arial"/>
                                      <w:sz w:val="20"/>
                                    </w:rPr>
                                  </w:pPr>
                                  <w:r>
                                    <w:rPr>
                                      <w:color w:val="000000"/>
                                    </w:rPr>
                                    <w:t>ns</w:t>
                                  </w:r>
                                </w:p>
                              </w:tc>
                              <w:tc>
                                <w:tcPr>
                                  <w:tcW w:w="810" w:type="dxa"/>
                                  <w:shd w:val="clear" w:color="auto" w:fill="auto"/>
                                  <w:noWrap/>
                                  <w:vAlign w:val="center"/>
                                  <w:hideMark/>
                                </w:tcPr>
                                <w:p w14:paraId="1D8997D2" w14:textId="77777777" w:rsidR="00FD268B" w:rsidRPr="00FC5806" w:rsidRDefault="00FD268B" w:rsidP="00601DF6">
                                  <w:pPr>
                                    <w:pStyle w:val="TAMainText"/>
                                    <w:jc w:val="center"/>
                                    <w:rPr>
                                      <w:rFonts w:eastAsia="SimSun" w:cs="Arial"/>
                                      <w:sz w:val="20"/>
                                    </w:rPr>
                                  </w:pPr>
                                  <w:r>
                                    <w:rPr>
                                      <w:color w:val="000000"/>
                                    </w:rPr>
                                    <w:t>0.51</w:t>
                                  </w:r>
                                </w:p>
                              </w:tc>
                              <w:tc>
                                <w:tcPr>
                                  <w:tcW w:w="5041" w:type="dxa"/>
                                  <w:vAlign w:val="center"/>
                                </w:tcPr>
                                <w:p w14:paraId="429209D6" w14:textId="77777777" w:rsidR="00FD268B" w:rsidRPr="00A47239" w:rsidRDefault="00FD268B" w:rsidP="00601DF6">
                                  <w:pPr>
                                    <w:pStyle w:val="TAMainText"/>
                                    <w:rPr>
                                      <w:rFonts w:eastAsia="SimSun" w:cs="Arial"/>
                                      <w:sz w:val="20"/>
                                    </w:rPr>
                                  </w:pPr>
                                  <w:r>
                                    <w:rPr>
                                      <w:color w:val="000000"/>
                                    </w:rPr>
                                    <w:t>Lennard-Jones repulsion of E164</w:t>
                                  </w:r>
                                </w:p>
                              </w:tc>
                              <w:tc>
                                <w:tcPr>
                                  <w:tcW w:w="1080" w:type="dxa"/>
                                  <w:vAlign w:val="center"/>
                                </w:tcPr>
                                <w:p w14:paraId="77903992" w14:textId="77777777" w:rsidR="00FD268B" w:rsidRPr="00FC5806" w:rsidRDefault="00FD268B" w:rsidP="00FC5806">
                                  <w:pPr>
                                    <w:pStyle w:val="TAMainText"/>
                                    <w:jc w:val="center"/>
                                    <w:rPr>
                                      <w:rFonts w:eastAsia="SimSun" w:cs="Arial"/>
                                      <w:sz w:val="20"/>
                                    </w:rPr>
                                  </w:pPr>
                                  <w:r>
                                    <w:rPr>
                                      <w:color w:val="000000"/>
                                    </w:rPr>
                                    <w:t>0.83</w:t>
                                  </w:r>
                                </w:p>
                              </w:tc>
                              <w:tc>
                                <w:tcPr>
                                  <w:tcW w:w="990" w:type="dxa"/>
                                  <w:vAlign w:val="center"/>
                                </w:tcPr>
                                <w:p w14:paraId="72FD8647" w14:textId="77777777" w:rsidR="00FD268B" w:rsidRPr="00FC5806" w:rsidRDefault="00FD268B" w:rsidP="00FC5806">
                                  <w:pPr>
                                    <w:pStyle w:val="TAMainText"/>
                                    <w:jc w:val="center"/>
                                    <w:rPr>
                                      <w:rFonts w:eastAsia="SimSun" w:cs="Arial"/>
                                      <w:sz w:val="20"/>
                                    </w:rPr>
                                  </w:pPr>
                                  <w:r>
                                    <w:rPr>
                                      <w:color w:val="000000"/>
                                    </w:rPr>
                                    <w:t>1.53</w:t>
                                  </w:r>
                                </w:p>
                              </w:tc>
                            </w:tr>
                          </w:tbl>
                          <w:p w14:paraId="648CEEA8" w14:textId="77777777" w:rsidR="00FD268B" w:rsidRPr="00A67631" w:rsidRDefault="00FD268B" w:rsidP="004B7A87">
                            <w:pPr>
                              <w:pStyle w:val="TAMainText"/>
                              <w:rPr>
                                <w:sz w:val="20"/>
                              </w:rPr>
                            </w:pPr>
                          </w:p>
                        </w:txbxContent>
                      </wps:txbx>
                      <wps:bodyPr rot="0" spcFirstLastPara="0" vertOverflow="overflow" horzOverflow="overflow" vert="horz" wrap="square" lIns="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3" o:spid="_x0000_s1030" type="#_x0000_t202" style="position:absolute;left:0;text-align:left;margin-left:450.05pt;margin-top:0;width:501.25pt;height:334.7pt;z-index:25166438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" filled="f" stroked="f">
                <v:textbox inset="0">
                  <w:txbxContent>
                    <w:p w14:paraId="426F2981" w14:textId="2CE6D570" w:rsidR="00FD268B" w:rsidRPr="00054FD1" w:rsidRDefault="00FD268B" w:rsidP="00A151BB">
                      <w:pPr>
                        <w:pStyle w:val="VDTableTitle"/>
                        <w:rPr>
                          <w:b w:val="0"/>
                        </w:rPr>
                      </w:pPr>
                      <w:r w:rsidRPr="00170AC9">
                        <w:t xml:space="preserve">Table 1.  </w:t>
                      </w:r>
                      <w:r>
                        <w:t xml:space="preserve">Most informative structural features for kinetic constant prediction. </w:t>
                      </w:r>
                      <w:r w:rsidRPr="004F2098">
                        <w:rPr>
                          <w:b w:val="0"/>
                        </w:rPr>
                        <w:t>For each mutant</w:t>
                      </w:r>
                      <w:r>
                        <w:rPr>
                          <w:b w:val="0"/>
                        </w:rPr>
                        <w:t>,</w:t>
                      </w:r>
                      <w:r>
                        <w:t xml:space="preserve"> </w:t>
                      </w:r>
                      <w:r>
                        <w:rPr>
                          <w:b w:val="0"/>
                        </w:rPr>
                        <w:t xml:space="preserve">ten out of hundred models were selected based on the lowest total system energy. A set of 59 structural features were calculated for the selected models and the most informative features were selected based on a constrained regularization technique (Elastic Net with bagging; see Methods). The Table contains all features that have been assigned non-zero weights during training (9 for </w:t>
                      </w:r>
                      <w:r w:rsidRPr="005449BF">
                        <w:rPr>
                          <w:i/>
                          <w:highlight w:val="yellow"/>
                        </w:rPr>
                        <w:t>k</w:t>
                      </w:r>
                      <w:r w:rsidRPr="005449BF">
                        <w:rPr>
                          <w:highlight w:val="yellow"/>
                          <w:vertAlign w:val="subscript"/>
                        </w:rPr>
                        <w:t>cat</w:t>
                      </w:r>
                      <w:r w:rsidRPr="005449BF">
                        <w:rPr>
                          <w:highlight w:val="yellow"/>
                        </w:rPr>
                        <w:t>/K</w:t>
                      </w:r>
                      <w:r w:rsidRPr="005449BF">
                        <w:rPr>
                          <w:highlight w:val="yellow"/>
                          <w:vertAlign w:val="subscript"/>
                        </w:rPr>
                        <w:t>M</w:t>
                      </w:r>
                      <w:r>
                        <w:rPr>
                          <w:b w:val="0"/>
                        </w:rPr>
                        <w:t xml:space="preserve">, 8 for </w:t>
                      </w:r>
                      <w:r w:rsidRPr="005449BF">
                        <w:rPr>
                          <w:i/>
                          <w:highlight w:val="yellow"/>
                        </w:rPr>
                        <w:t>k</w:t>
                      </w:r>
                      <w:r w:rsidRPr="005449BF">
                        <w:rPr>
                          <w:highlight w:val="yellow"/>
                          <w:vertAlign w:val="subscript"/>
                        </w:rPr>
                        <w:t>cat</w:t>
                      </w:r>
                      <w:r>
                        <w:rPr>
                          <w:b w:val="0"/>
                        </w:rPr>
                        <w:t xml:space="preserve">, 10 for </w:t>
                      </w:r>
                      <w:r w:rsidRPr="005449BF">
                        <w:rPr>
                          <w:highlight w:val="yellow"/>
                        </w:rPr>
                        <w:t>K</w:t>
                      </w:r>
                      <w:r w:rsidRPr="005449BF">
                        <w:rPr>
                          <w:highlight w:val="yellow"/>
                          <w:vertAlign w:val="subscript"/>
                        </w:rPr>
                        <w:t>M</w:t>
                      </w:r>
                      <w:r>
                        <w:rPr>
                          <w:b w:val="0"/>
                        </w:rPr>
                        <w:t>). Since the value of each feature is normalized, its contribution to the kinetic constant prediction is indicative of its weight in determining the kinetic constant value (columns 1-3). Column 4 provides a description of each feature, and column 5 and 6 are the value ranges in the training dataset. The</w:t>
                      </w:r>
                      <w:r w:rsidRPr="00054FD1">
                        <w:rPr>
                          <w:b w:val="0"/>
                        </w:rPr>
                        <w:t xml:space="preserve"> full </w:t>
                      </w:r>
                      <w:r>
                        <w:rPr>
                          <w:b w:val="0"/>
                        </w:rPr>
                        <w:t>feature table</w:t>
                      </w:r>
                      <w:r w:rsidRPr="00054FD1">
                        <w:rPr>
                          <w:b w:val="0"/>
                        </w:rPr>
                        <w:t xml:space="preserve"> is available in Supplemental Tab</w:t>
                      </w:r>
                      <w:r>
                        <w:rPr>
                          <w:b w:val="0"/>
                        </w:rPr>
                        <w:t xml:space="preserve">le </w:t>
                      </w:r>
                      <w:r w:rsidRPr="004B7A87">
                        <w:rPr>
                          <w:b w:val="0"/>
                          <w:highlight w:val="yellow"/>
                        </w:rPr>
                        <w:t>X</w:t>
                      </w:r>
                      <w:r w:rsidRPr="00054FD1">
                        <w:rPr>
                          <w:b w:val="0"/>
                        </w:rPr>
                        <w:t xml:space="preserve">.  </w:t>
                      </w:r>
                      <w:r>
                        <w:rPr>
                          <w:b w:val="0"/>
                        </w:rPr>
                        <w:t>ns=feature not selected by the algorithm.</w:t>
                      </w:r>
                    </w:p>
                    <w:tbl>
                      <w:tblPr>
                        <w:tblW w:w="9919" w:type="dxa"/>
                        <w:tblLayout w:type="fixed"/>
                        <w:tblLook w:val="0600" w:firstRow="0" w:lastRow="0" w:firstColumn="0" w:lastColumn="0" w:noHBand="1" w:noVBand="1"/>
                      </w:tblPr>
                      <w:tblGrid>
                        <w:gridCol w:w="1188"/>
                        <w:gridCol w:w="810"/>
                        <w:gridCol w:w="810"/>
                        <w:gridCol w:w="5041"/>
                        <w:gridCol w:w="1080"/>
                        <w:gridCol w:w="990"/>
                      </w:tblGrid>
                      <w:tr w:rsidR="00FD268B" w:rsidRPr="00A67631" w14:paraId="57FCA15C" w14:textId="77777777" w:rsidTr="00CB3003">
                        <w:trPr>
                          <w:trHeight w:hRule="exact" w:val="252"/>
                        </w:trPr>
                        <w:tc>
                          <w:tcPr>
                            <w:tcW w:w="1188" w:type="dxa"/>
                            <w:tcBorders>
                              <w:bottom w:val="double" w:sz="4" w:space="0" w:color="auto"/>
                            </w:tcBorders>
                            <w:shd w:val="clear" w:color="auto" w:fill="auto"/>
                            <w:noWrap/>
                            <w:vAlign w:val="center"/>
                            <w:hideMark/>
                          </w:tcPr>
                          <w:p w14:paraId="3D980A43" w14:textId="77777777" w:rsidR="00FD268B" w:rsidRPr="00A67631" w:rsidRDefault="00FD268B" w:rsidP="00601DF6">
                            <w:pPr>
                              <w:pStyle w:val="TAMainText"/>
                              <w:jc w:val="center"/>
                              <w:rPr>
                                <w:rFonts w:eastAsia="SimSun" w:cs="Arial"/>
                                <w:b/>
                                <w:sz w:val="20"/>
                              </w:rPr>
                            </w:pPr>
                            <w:r>
                              <w:rPr>
                                <w:b/>
                                <w:bCs/>
                                <w:i/>
                                <w:iCs/>
                                <w:color w:val="000000"/>
                              </w:rPr>
                              <w:t>k</w:t>
                            </w:r>
                            <w:r>
                              <w:rPr>
                                <w:b/>
                                <w:bCs/>
                                <w:color w:val="000000"/>
                                <w:vertAlign w:val="subscript"/>
                              </w:rPr>
                              <w:t>cat</w:t>
                            </w:r>
                            <w:r>
                              <w:rPr>
                                <w:b/>
                                <w:bCs/>
                                <w:color w:val="000000"/>
                              </w:rPr>
                              <w:t>/K</w:t>
                            </w:r>
                            <w:r>
                              <w:rPr>
                                <w:b/>
                                <w:bCs/>
                                <w:color w:val="000000"/>
                                <w:vertAlign w:val="subscript"/>
                              </w:rPr>
                              <w:t>M</w:t>
                            </w:r>
                          </w:p>
                        </w:tc>
                        <w:tc>
                          <w:tcPr>
                            <w:tcW w:w="810" w:type="dxa"/>
                            <w:tcBorders>
                              <w:bottom w:val="double" w:sz="4" w:space="0" w:color="auto"/>
                            </w:tcBorders>
                            <w:shd w:val="clear" w:color="auto" w:fill="auto"/>
                            <w:noWrap/>
                            <w:vAlign w:val="center"/>
                            <w:hideMark/>
                          </w:tcPr>
                          <w:p w14:paraId="0CCE825C" w14:textId="77777777" w:rsidR="00FD268B" w:rsidRPr="00A67631" w:rsidRDefault="00FD268B" w:rsidP="00601DF6">
                            <w:pPr>
                              <w:pStyle w:val="TAMainText"/>
                              <w:jc w:val="center"/>
                              <w:rPr>
                                <w:rFonts w:eastAsia="SimSun" w:cs="Arial"/>
                                <w:b/>
                                <w:sz w:val="20"/>
                              </w:rPr>
                            </w:pPr>
                            <w:r>
                              <w:rPr>
                                <w:b/>
                                <w:bCs/>
                                <w:i/>
                                <w:iCs/>
                                <w:color w:val="000000"/>
                              </w:rPr>
                              <w:t>k</w:t>
                            </w:r>
                            <w:r>
                              <w:rPr>
                                <w:b/>
                                <w:bCs/>
                                <w:color w:val="000000"/>
                                <w:vertAlign w:val="subscript"/>
                              </w:rPr>
                              <w:t>cat</w:t>
                            </w:r>
                          </w:p>
                        </w:tc>
                        <w:tc>
                          <w:tcPr>
                            <w:tcW w:w="810" w:type="dxa"/>
                            <w:tcBorders>
                              <w:bottom w:val="double" w:sz="4" w:space="0" w:color="auto"/>
                            </w:tcBorders>
                            <w:shd w:val="clear" w:color="auto" w:fill="auto"/>
                            <w:noWrap/>
                            <w:vAlign w:val="center"/>
                            <w:hideMark/>
                          </w:tcPr>
                          <w:p w14:paraId="696BCAFA" w14:textId="77777777" w:rsidR="00FD268B" w:rsidRPr="00A67631" w:rsidRDefault="00FD268B" w:rsidP="00601DF6">
                            <w:pPr>
                              <w:pStyle w:val="TAMainText"/>
                              <w:jc w:val="center"/>
                              <w:rPr>
                                <w:rFonts w:eastAsia="SimSun" w:cs="Arial"/>
                                <w:b/>
                                <w:sz w:val="20"/>
                              </w:rPr>
                            </w:pPr>
                            <w:r>
                              <w:rPr>
                                <w:b/>
                                <w:bCs/>
                                <w:color w:val="000000"/>
                              </w:rPr>
                              <w:t>K</w:t>
                            </w:r>
                            <w:r>
                              <w:rPr>
                                <w:b/>
                                <w:bCs/>
                                <w:color w:val="000000"/>
                                <w:vertAlign w:val="subscript"/>
                              </w:rPr>
                              <w:t>M</w:t>
                            </w:r>
                          </w:p>
                        </w:tc>
                        <w:tc>
                          <w:tcPr>
                            <w:tcW w:w="5041" w:type="dxa"/>
                            <w:tcBorders>
                              <w:bottom w:val="double" w:sz="4" w:space="0" w:color="auto"/>
                            </w:tcBorders>
                            <w:vAlign w:val="center"/>
                          </w:tcPr>
                          <w:p w14:paraId="6756C491" w14:textId="77777777" w:rsidR="00FD268B" w:rsidRPr="00A67631" w:rsidRDefault="00FD268B" w:rsidP="00601DF6">
                            <w:pPr>
                              <w:pStyle w:val="TAMainText"/>
                              <w:rPr>
                                <w:rFonts w:eastAsia="SimSun" w:cs="Arial"/>
                                <w:b/>
                                <w:sz w:val="20"/>
                              </w:rPr>
                            </w:pPr>
                            <w:r>
                              <w:rPr>
                                <w:b/>
                                <w:bCs/>
                                <w:color w:val="000000"/>
                              </w:rPr>
                              <w:t>Description</w:t>
                            </w:r>
                          </w:p>
                        </w:tc>
                        <w:tc>
                          <w:tcPr>
                            <w:tcW w:w="1080" w:type="dxa"/>
                            <w:tcBorders>
                              <w:bottom w:val="double" w:sz="4" w:space="0" w:color="auto"/>
                            </w:tcBorders>
                            <w:vAlign w:val="center"/>
                          </w:tcPr>
                          <w:p w14:paraId="06BFD029" w14:textId="77777777" w:rsidR="00FD268B" w:rsidRPr="00A67631" w:rsidRDefault="00FD268B" w:rsidP="00FC5806">
                            <w:pPr>
                              <w:pStyle w:val="TAMainText"/>
                              <w:jc w:val="center"/>
                              <w:rPr>
                                <w:rFonts w:eastAsia="SimSun" w:cs="Arial"/>
                                <w:b/>
                                <w:sz w:val="20"/>
                              </w:rPr>
                            </w:pPr>
                            <w:r>
                              <w:rPr>
                                <w:b/>
                                <w:bCs/>
                                <w:color w:val="000000"/>
                              </w:rPr>
                              <w:t>Min.</w:t>
                            </w:r>
                          </w:p>
                        </w:tc>
                        <w:tc>
                          <w:tcPr>
                            <w:tcW w:w="990" w:type="dxa"/>
                            <w:tcBorders>
                              <w:bottom w:val="double" w:sz="4" w:space="0" w:color="auto"/>
                            </w:tcBorders>
                            <w:vAlign w:val="center"/>
                          </w:tcPr>
                          <w:p w14:paraId="07A17470" w14:textId="77777777" w:rsidR="00FD268B" w:rsidRPr="00A67631" w:rsidRDefault="00FD268B" w:rsidP="00FC5806">
                            <w:pPr>
                              <w:pStyle w:val="TAMainText"/>
                              <w:jc w:val="center"/>
                              <w:rPr>
                                <w:rFonts w:eastAsia="SimSun" w:cs="Arial"/>
                                <w:b/>
                                <w:sz w:val="20"/>
                              </w:rPr>
                            </w:pPr>
                            <w:r>
                              <w:rPr>
                                <w:b/>
                                <w:bCs/>
                                <w:color w:val="000000"/>
                              </w:rPr>
                              <w:t>Max.</w:t>
                            </w:r>
                          </w:p>
                        </w:tc>
                      </w:tr>
                      <w:tr w:rsidR="00FD268B" w:rsidRPr="00A67631" w14:paraId="071115A0" w14:textId="77777777" w:rsidTr="00DE61E4">
                        <w:trPr>
                          <w:trHeight w:hRule="exact" w:val="252"/>
                        </w:trPr>
                        <w:tc>
                          <w:tcPr>
                            <w:tcW w:w="1188" w:type="dxa"/>
                            <w:shd w:val="clear" w:color="auto" w:fill="auto"/>
                            <w:noWrap/>
                            <w:vAlign w:val="center"/>
                            <w:hideMark/>
                          </w:tcPr>
                          <w:p w14:paraId="11C73ADD" w14:textId="77777777" w:rsidR="00FD268B" w:rsidRPr="00FC5806" w:rsidRDefault="00FD268B" w:rsidP="00601DF6">
                            <w:pPr>
                              <w:pStyle w:val="TAMainText"/>
                              <w:jc w:val="center"/>
                              <w:rPr>
                                <w:rFonts w:eastAsia="SimSun" w:cs="Arial"/>
                                <w:sz w:val="20"/>
                              </w:rPr>
                            </w:pPr>
                            <w:r>
                              <w:rPr>
                                <w:color w:val="000000"/>
                              </w:rPr>
                              <w:t>-1.00</w:t>
                            </w:r>
                          </w:p>
                        </w:tc>
                        <w:tc>
                          <w:tcPr>
                            <w:tcW w:w="810" w:type="dxa"/>
                            <w:shd w:val="clear" w:color="auto" w:fill="auto"/>
                            <w:noWrap/>
                            <w:vAlign w:val="center"/>
                            <w:hideMark/>
                          </w:tcPr>
                          <w:p w14:paraId="2329EE1A" w14:textId="0BDF5B13" w:rsidR="00FD268B" w:rsidRPr="00FC5806" w:rsidRDefault="00FD268B" w:rsidP="00601DF6">
                            <w:pPr>
                              <w:pStyle w:val="TAMainText"/>
                              <w:jc w:val="center"/>
                              <w:rPr>
                                <w:rFonts w:eastAsia="SimSun" w:cs="Arial"/>
                                <w:sz w:val="20"/>
                              </w:rPr>
                            </w:pPr>
                            <w:r>
                              <w:rPr>
                                <w:color w:val="000000"/>
                              </w:rPr>
                              <w:t>ns</w:t>
                            </w:r>
                          </w:p>
                        </w:tc>
                        <w:tc>
                          <w:tcPr>
                            <w:tcW w:w="810" w:type="dxa"/>
                            <w:shd w:val="clear" w:color="auto" w:fill="auto"/>
                            <w:noWrap/>
                            <w:vAlign w:val="center"/>
                            <w:hideMark/>
                          </w:tcPr>
                          <w:p w14:paraId="1AA02FAB" w14:textId="12B5A9C4" w:rsidR="00FD268B" w:rsidRPr="00FC5806" w:rsidRDefault="00FD268B" w:rsidP="00601DF6">
                            <w:pPr>
                              <w:pStyle w:val="TAMainText"/>
                              <w:jc w:val="center"/>
                              <w:rPr>
                                <w:rFonts w:eastAsia="SimSun" w:cs="Arial"/>
                                <w:sz w:val="20"/>
                              </w:rPr>
                            </w:pPr>
                            <w:r>
                              <w:rPr>
                                <w:color w:val="000000"/>
                              </w:rPr>
                              <w:t>ns</w:t>
                            </w:r>
                          </w:p>
                        </w:tc>
                        <w:tc>
                          <w:tcPr>
                            <w:tcW w:w="5041" w:type="dxa"/>
                            <w:vAlign w:val="center"/>
                          </w:tcPr>
                          <w:p w14:paraId="0E516CE5" w14:textId="77777777" w:rsidR="00FD268B" w:rsidRPr="00A47239" w:rsidRDefault="00FD268B" w:rsidP="00DE61E4">
                            <w:pPr>
                              <w:pStyle w:val="TAMainText"/>
                              <w:rPr>
                                <w:rFonts w:eastAsia="SimSun" w:cs="Arial"/>
                                <w:sz w:val="20"/>
                              </w:rPr>
                            </w:pPr>
                            <w:r>
                              <w:rPr>
                                <w:color w:val="000000"/>
                              </w:rPr>
                              <w:t>Hydrogen bonding energy of pNPG</w:t>
                            </w:r>
                          </w:p>
                        </w:tc>
                        <w:tc>
                          <w:tcPr>
                            <w:tcW w:w="1080" w:type="dxa"/>
                            <w:vAlign w:val="center"/>
                          </w:tcPr>
                          <w:p w14:paraId="64CB4263" w14:textId="77777777" w:rsidR="00FD268B" w:rsidRPr="00FC5806" w:rsidRDefault="00FD268B" w:rsidP="00FC5806">
                            <w:pPr>
                              <w:pStyle w:val="TAMainText"/>
                              <w:jc w:val="center"/>
                              <w:rPr>
                                <w:rFonts w:eastAsia="SimSun" w:cs="Arial"/>
                                <w:sz w:val="20"/>
                              </w:rPr>
                            </w:pPr>
                            <w:r>
                              <w:rPr>
                                <w:color w:val="000000"/>
                              </w:rPr>
                              <w:t>-4.53</w:t>
                            </w:r>
                          </w:p>
                        </w:tc>
                        <w:tc>
                          <w:tcPr>
                            <w:tcW w:w="990" w:type="dxa"/>
                            <w:vAlign w:val="center"/>
                          </w:tcPr>
                          <w:p w14:paraId="64BECED1" w14:textId="77777777" w:rsidR="00FD268B" w:rsidRPr="00FC5806" w:rsidRDefault="00FD268B" w:rsidP="00FC5806">
                            <w:pPr>
                              <w:pStyle w:val="TAMainText"/>
                              <w:jc w:val="center"/>
                              <w:rPr>
                                <w:rFonts w:eastAsia="SimSun" w:cs="Arial"/>
                                <w:sz w:val="20"/>
                              </w:rPr>
                            </w:pPr>
                            <w:r>
                              <w:rPr>
                                <w:color w:val="000000"/>
                              </w:rPr>
                              <w:t>-1.8</w:t>
                            </w:r>
                          </w:p>
                        </w:tc>
                      </w:tr>
                      <w:tr w:rsidR="00FD268B" w:rsidRPr="00A67631" w14:paraId="271ACF1C" w14:textId="77777777" w:rsidTr="00DE61E4">
                        <w:trPr>
                          <w:trHeight w:hRule="exact" w:val="252"/>
                        </w:trPr>
                        <w:tc>
                          <w:tcPr>
                            <w:tcW w:w="1188" w:type="dxa"/>
                            <w:shd w:val="clear" w:color="auto" w:fill="auto"/>
                            <w:noWrap/>
                            <w:vAlign w:val="center"/>
                            <w:hideMark/>
                          </w:tcPr>
                          <w:p w14:paraId="35774B9B" w14:textId="77777777" w:rsidR="00FD268B" w:rsidRPr="00FC5806" w:rsidRDefault="00FD268B" w:rsidP="00601DF6">
                            <w:pPr>
                              <w:pStyle w:val="TAMainText"/>
                              <w:jc w:val="center"/>
                              <w:rPr>
                                <w:rFonts w:eastAsia="SimSun" w:cs="Arial"/>
                                <w:sz w:val="20"/>
                              </w:rPr>
                            </w:pPr>
                            <w:r>
                              <w:rPr>
                                <w:color w:val="000000"/>
                              </w:rPr>
                              <w:t>-0.63</w:t>
                            </w:r>
                          </w:p>
                        </w:tc>
                        <w:tc>
                          <w:tcPr>
                            <w:tcW w:w="810" w:type="dxa"/>
                            <w:shd w:val="clear" w:color="auto" w:fill="auto"/>
                            <w:noWrap/>
                            <w:vAlign w:val="center"/>
                            <w:hideMark/>
                          </w:tcPr>
                          <w:p w14:paraId="3C9C40CA" w14:textId="77777777" w:rsidR="00FD268B" w:rsidRPr="00FC5806" w:rsidRDefault="00FD268B" w:rsidP="00601DF6">
                            <w:pPr>
                              <w:pStyle w:val="TAMainText"/>
                              <w:jc w:val="center"/>
                              <w:rPr>
                                <w:rFonts w:eastAsia="SimSun" w:cs="Arial"/>
                                <w:sz w:val="20"/>
                              </w:rPr>
                            </w:pPr>
                            <w:r>
                              <w:rPr>
                                <w:color w:val="000000"/>
                              </w:rPr>
                              <w:t>1.00</w:t>
                            </w:r>
                          </w:p>
                        </w:tc>
                        <w:tc>
                          <w:tcPr>
                            <w:tcW w:w="810" w:type="dxa"/>
                            <w:shd w:val="clear" w:color="auto" w:fill="auto"/>
                            <w:noWrap/>
                            <w:vAlign w:val="center"/>
                            <w:hideMark/>
                          </w:tcPr>
                          <w:p w14:paraId="516E6A29" w14:textId="77777777" w:rsidR="00FD268B" w:rsidRPr="00FC5806" w:rsidRDefault="00FD268B" w:rsidP="00601DF6">
                            <w:pPr>
                              <w:pStyle w:val="TAMainText"/>
                              <w:jc w:val="center"/>
                              <w:rPr>
                                <w:rFonts w:eastAsia="SimSun" w:cs="Arial"/>
                                <w:sz w:val="20"/>
                              </w:rPr>
                            </w:pPr>
                            <w:r>
                              <w:rPr>
                                <w:color w:val="000000"/>
                              </w:rPr>
                              <w:t>-0.03</w:t>
                            </w:r>
                          </w:p>
                        </w:tc>
                        <w:tc>
                          <w:tcPr>
                            <w:tcW w:w="5041" w:type="dxa"/>
                            <w:vAlign w:val="center"/>
                          </w:tcPr>
                          <w:p w14:paraId="13EB8C80" w14:textId="77777777" w:rsidR="00FD268B" w:rsidRPr="00A47239" w:rsidRDefault="00FD268B" w:rsidP="00601DF6">
                            <w:pPr>
                              <w:pStyle w:val="TAMainText"/>
                              <w:rPr>
                                <w:rFonts w:eastAsia="SimSun" w:cs="Arial"/>
                                <w:sz w:val="20"/>
                              </w:rPr>
                            </w:pPr>
                            <w:r>
                              <w:rPr>
                                <w:color w:val="000000"/>
                              </w:rPr>
                              <w:t xml:space="preserve">Total number of polar contacts in the system </w:t>
                            </w:r>
                          </w:p>
                        </w:tc>
                        <w:tc>
                          <w:tcPr>
                            <w:tcW w:w="1080" w:type="dxa"/>
                            <w:vAlign w:val="center"/>
                          </w:tcPr>
                          <w:p w14:paraId="4E79C9AA" w14:textId="77777777" w:rsidR="00FD268B" w:rsidRPr="00FC5806" w:rsidRDefault="00FD268B" w:rsidP="00FC5806">
                            <w:pPr>
                              <w:pStyle w:val="TAMainText"/>
                              <w:jc w:val="center"/>
                              <w:rPr>
                                <w:rFonts w:eastAsia="SimSun" w:cs="Arial"/>
                                <w:sz w:val="20"/>
                              </w:rPr>
                            </w:pPr>
                            <w:r>
                              <w:rPr>
                                <w:color w:val="000000"/>
                              </w:rPr>
                              <w:t>144</w:t>
                            </w:r>
                          </w:p>
                        </w:tc>
                        <w:tc>
                          <w:tcPr>
                            <w:tcW w:w="990" w:type="dxa"/>
                            <w:vAlign w:val="center"/>
                          </w:tcPr>
                          <w:p w14:paraId="313A5D52" w14:textId="77777777" w:rsidR="00FD268B" w:rsidRPr="00FC5806" w:rsidRDefault="00FD268B" w:rsidP="00FC5806">
                            <w:pPr>
                              <w:pStyle w:val="TAMainText"/>
                              <w:jc w:val="center"/>
                              <w:rPr>
                                <w:rFonts w:eastAsia="SimSun" w:cs="Arial"/>
                                <w:sz w:val="20"/>
                              </w:rPr>
                            </w:pPr>
                            <w:r>
                              <w:rPr>
                                <w:color w:val="000000"/>
                              </w:rPr>
                              <w:t>155</w:t>
                            </w:r>
                          </w:p>
                        </w:tc>
                      </w:tr>
                      <w:tr w:rsidR="00FD268B" w:rsidRPr="00A67631" w14:paraId="718B21E8" w14:textId="77777777" w:rsidTr="00DE61E4">
                        <w:trPr>
                          <w:trHeight w:hRule="exact" w:val="252"/>
                        </w:trPr>
                        <w:tc>
                          <w:tcPr>
                            <w:tcW w:w="1188" w:type="dxa"/>
                            <w:shd w:val="clear" w:color="auto" w:fill="auto"/>
                            <w:noWrap/>
                            <w:vAlign w:val="center"/>
                            <w:hideMark/>
                          </w:tcPr>
                          <w:p w14:paraId="4A88211D" w14:textId="77777777" w:rsidR="00FD268B" w:rsidRPr="00FC5806" w:rsidRDefault="00FD268B" w:rsidP="00601DF6">
                            <w:pPr>
                              <w:pStyle w:val="TAMainText"/>
                              <w:jc w:val="center"/>
                              <w:rPr>
                                <w:rFonts w:eastAsia="SimSun" w:cs="Arial"/>
                                <w:sz w:val="20"/>
                              </w:rPr>
                            </w:pPr>
                            <w:r>
                              <w:rPr>
                                <w:color w:val="000000"/>
                              </w:rPr>
                              <w:t>-0.43</w:t>
                            </w:r>
                          </w:p>
                        </w:tc>
                        <w:tc>
                          <w:tcPr>
                            <w:tcW w:w="810" w:type="dxa"/>
                            <w:shd w:val="clear" w:color="auto" w:fill="auto"/>
                            <w:noWrap/>
                            <w:vAlign w:val="center"/>
                            <w:hideMark/>
                          </w:tcPr>
                          <w:p w14:paraId="636B3B5C" w14:textId="5E3E9114" w:rsidR="00FD268B" w:rsidRPr="00FC5806" w:rsidRDefault="00FD268B" w:rsidP="00601DF6">
                            <w:pPr>
                              <w:pStyle w:val="TAMainText"/>
                              <w:jc w:val="center"/>
                              <w:rPr>
                                <w:rFonts w:eastAsia="SimSun" w:cs="Arial"/>
                                <w:sz w:val="20"/>
                              </w:rPr>
                            </w:pPr>
                            <w:r>
                              <w:rPr>
                                <w:color w:val="000000"/>
                              </w:rPr>
                              <w:t>ns</w:t>
                            </w:r>
                          </w:p>
                        </w:tc>
                        <w:tc>
                          <w:tcPr>
                            <w:tcW w:w="810" w:type="dxa"/>
                            <w:shd w:val="clear" w:color="auto" w:fill="auto"/>
                            <w:noWrap/>
                            <w:vAlign w:val="center"/>
                            <w:hideMark/>
                          </w:tcPr>
                          <w:p w14:paraId="23D132DB" w14:textId="2150940B" w:rsidR="00FD268B" w:rsidRPr="00FC5806" w:rsidRDefault="00FD268B" w:rsidP="00601DF6">
                            <w:pPr>
                              <w:pStyle w:val="TAMainText"/>
                              <w:jc w:val="center"/>
                              <w:rPr>
                                <w:rFonts w:eastAsia="SimSun" w:cs="Arial"/>
                                <w:sz w:val="20"/>
                              </w:rPr>
                            </w:pPr>
                            <w:r>
                              <w:rPr>
                                <w:color w:val="000000"/>
                              </w:rPr>
                              <w:t>ns</w:t>
                            </w:r>
                          </w:p>
                        </w:tc>
                        <w:tc>
                          <w:tcPr>
                            <w:tcW w:w="5041" w:type="dxa"/>
                            <w:vAlign w:val="center"/>
                          </w:tcPr>
                          <w:p w14:paraId="2B98CDC2" w14:textId="77777777" w:rsidR="00FD268B" w:rsidRPr="00A47239" w:rsidRDefault="00FD268B" w:rsidP="00601DF6">
                            <w:pPr>
                              <w:pStyle w:val="TAMainText"/>
                              <w:rPr>
                                <w:rFonts w:eastAsia="SimSun" w:cs="Arial"/>
                                <w:sz w:val="20"/>
                              </w:rPr>
                            </w:pPr>
                            <w:r>
                              <w:rPr>
                                <w:color w:val="000000"/>
                              </w:rPr>
                              <w:t>Count of hydrogen bonds to pNPG</w:t>
                            </w:r>
                          </w:p>
                        </w:tc>
                        <w:tc>
                          <w:tcPr>
                            <w:tcW w:w="1080" w:type="dxa"/>
                            <w:vAlign w:val="center"/>
                          </w:tcPr>
                          <w:p w14:paraId="201A48EC" w14:textId="77777777" w:rsidR="00FD268B" w:rsidRPr="00FC5806" w:rsidRDefault="00FD268B" w:rsidP="00FC5806">
                            <w:pPr>
                              <w:pStyle w:val="TAMainText"/>
                              <w:jc w:val="center"/>
                              <w:rPr>
                                <w:rFonts w:eastAsia="SimSun" w:cs="Arial"/>
                                <w:sz w:val="20"/>
                              </w:rPr>
                            </w:pPr>
                            <w:r>
                              <w:rPr>
                                <w:color w:val="000000"/>
                              </w:rPr>
                              <w:t>4</w:t>
                            </w:r>
                          </w:p>
                        </w:tc>
                        <w:tc>
                          <w:tcPr>
                            <w:tcW w:w="990" w:type="dxa"/>
                            <w:vAlign w:val="center"/>
                          </w:tcPr>
                          <w:p w14:paraId="2B6C371D" w14:textId="77777777" w:rsidR="00FD268B" w:rsidRPr="00FC5806" w:rsidRDefault="00FD268B" w:rsidP="00FC5806">
                            <w:pPr>
                              <w:pStyle w:val="TAMainText"/>
                              <w:jc w:val="center"/>
                              <w:rPr>
                                <w:rFonts w:eastAsia="SimSun" w:cs="Arial"/>
                                <w:sz w:val="20"/>
                              </w:rPr>
                            </w:pPr>
                            <w:r>
                              <w:rPr>
                                <w:color w:val="000000"/>
                              </w:rPr>
                              <w:t>9</w:t>
                            </w:r>
                          </w:p>
                        </w:tc>
                      </w:tr>
                      <w:tr w:rsidR="00FD268B" w:rsidRPr="00A67631" w14:paraId="0AC8BC07" w14:textId="77777777" w:rsidTr="00DE61E4">
                        <w:trPr>
                          <w:trHeight w:hRule="exact" w:val="252"/>
                        </w:trPr>
                        <w:tc>
                          <w:tcPr>
                            <w:tcW w:w="1188" w:type="dxa"/>
                            <w:shd w:val="clear" w:color="auto" w:fill="auto"/>
                            <w:noWrap/>
                            <w:vAlign w:val="center"/>
                            <w:hideMark/>
                          </w:tcPr>
                          <w:p w14:paraId="01A0C156" w14:textId="77777777" w:rsidR="00FD268B" w:rsidRPr="00FC5806" w:rsidRDefault="00FD268B" w:rsidP="00601DF6">
                            <w:pPr>
                              <w:pStyle w:val="TAMainText"/>
                              <w:jc w:val="center"/>
                              <w:rPr>
                                <w:rFonts w:eastAsia="SimSun" w:cs="Arial"/>
                                <w:sz w:val="20"/>
                              </w:rPr>
                            </w:pPr>
                            <w:r>
                              <w:rPr>
                                <w:color w:val="000000"/>
                              </w:rPr>
                              <w:t>-0.03</w:t>
                            </w:r>
                          </w:p>
                        </w:tc>
                        <w:tc>
                          <w:tcPr>
                            <w:tcW w:w="810" w:type="dxa"/>
                            <w:shd w:val="clear" w:color="auto" w:fill="auto"/>
                            <w:noWrap/>
                            <w:vAlign w:val="center"/>
                            <w:hideMark/>
                          </w:tcPr>
                          <w:p w14:paraId="0F25C40E" w14:textId="2B4C336D" w:rsidR="00FD268B" w:rsidRPr="00FC5806" w:rsidRDefault="00FD268B" w:rsidP="00601DF6">
                            <w:pPr>
                              <w:pStyle w:val="TAMainText"/>
                              <w:jc w:val="center"/>
                              <w:rPr>
                                <w:rFonts w:eastAsia="SimSun" w:cs="Arial"/>
                                <w:sz w:val="20"/>
                              </w:rPr>
                            </w:pPr>
                            <w:r>
                              <w:rPr>
                                <w:color w:val="000000"/>
                              </w:rPr>
                              <w:t>ns</w:t>
                            </w:r>
                          </w:p>
                        </w:tc>
                        <w:tc>
                          <w:tcPr>
                            <w:tcW w:w="810" w:type="dxa"/>
                            <w:shd w:val="clear" w:color="auto" w:fill="auto"/>
                            <w:noWrap/>
                            <w:vAlign w:val="center"/>
                            <w:hideMark/>
                          </w:tcPr>
                          <w:p w14:paraId="36DF0F53" w14:textId="255DB6BD" w:rsidR="00FD268B" w:rsidRPr="00FC5806" w:rsidRDefault="00FD268B" w:rsidP="00601DF6">
                            <w:pPr>
                              <w:pStyle w:val="TAMainText"/>
                              <w:jc w:val="center"/>
                              <w:rPr>
                                <w:rFonts w:eastAsia="SimSun" w:cs="Arial"/>
                                <w:sz w:val="20"/>
                              </w:rPr>
                            </w:pPr>
                            <w:r>
                              <w:rPr>
                                <w:color w:val="000000"/>
                              </w:rPr>
                              <w:t>ns</w:t>
                            </w:r>
                          </w:p>
                        </w:tc>
                        <w:tc>
                          <w:tcPr>
                            <w:tcW w:w="5041" w:type="dxa"/>
                            <w:vAlign w:val="center"/>
                          </w:tcPr>
                          <w:p w14:paraId="265BB803" w14:textId="77777777" w:rsidR="00FD268B" w:rsidRPr="00A47239" w:rsidRDefault="00FD268B" w:rsidP="00601DF6">
                            <w:pPr>
                              <w:pStyle w:val="TAMainText"/>
                              <w:rPr>
                                <w:rFonts w:eastAsia="SimSun" w:cs="Arial"/>
                                <w:sz w:val="20"/>
                              </w:rPr>
                            </w:pPr>
                            <w:r>
                              <w:rPr>
                                <w:color w:val="000000"/>
                              </w:rPr>
                              <w:t xml:space="preserve">Hydrogen bonding energy of E164 </w:t>
                            </w:r>
                          </w:p>
                        </w:tc>
                        <w:tc>
                          <w:tcPr>
                            <w:tcW w:w="1080" w:type="dxa"/>
                            <w:vAlign w:val="center"/>
                          </w:tcPr>
                          <w:p w14:paraId="27AF0696" w14:textId="77777777" w:rsidR="00FD268B" w:rsidRPr="00FC5806" w:rsidRDefault="00FD268B" w:rsidP="00FC5806">
                            <w:pPr>
                              <w:pStyle w:val="TAMainText"/>
                              <w:jc w:val="center"/>
                              <w:rPr>
                                <w:rFonts w:eastAsia="SimSun" w:cs="Arial"/>
                                <w:sz w:val="20"/>
                              </w:rPr>
                            </w:pPr>
                            <w:r>
                              <w:rPr>
                                <w:color w:val="000000"/>
                              </w:rPr>
                              <w:t>-0.93</w:t>
                            </w:r>
                          </w:p>
                        </w:tc>
                        <w:tc>
                          <w:tcPr>
                            <w:tcW w:w="990" w:type="dxa"/>
                            <w:vAlign w:val="center"/>
                          </w:tcPr>
                          <w:p w14:paraId="009C6484" w14:textId="77777777" w:rsidR="00FD268B" w:rsidRPr="00FC5806" w:rsidRDefault="00FD268B" w:rsidP="00FC5806">
                            <w:pPr>
                              <w:pStyle w:val="TAMainText"/>
                              <w:jc w:val="center"/>
                              <w:rPr>
                                <w:rFonts w:eastAsia="SimSun" w:cs="Arial"/>
                                <w:sz w:val="20"/>
                              </w:rPr>
                            </w:pPr>
                            <w:r>
                              <w:rPr>
                                <w:color w:val="000000"/>
                              </w:rPr>
                              <w:t>-0.21</w:t>
                            </w:r>
                          </w:p>
                        </w:tc>
                      </w:tr>
                      <w:tr w:rsidR="00FD268B" w:rsidRPr="00A67631" w14:paraId="7E90E2CC" w14:textId="77777777" w:rsidTr="00DE61E4">
                        <w:trPr>
                          <w:trHeight w:hRule="exact" w:val="252"/>
                        </w:trPr>
                        <w:tc>
                          <w:tcPr>
                            <w:tcW w:w="1188" w:type="dxa"/>
                            <w:shd w:val="clear" w:color="auto" w:fill="auto"/>
                            <w:noWrap/>
                            <w:vAlign w:val="center"/>
                            <w:hideMark/>
                          </w:tcPr>
                          <w:p w14:paraId="51E20221" w14:textId="77777777" w:rsidR="00FD268B" w:rsidRPr="00FC5806" w:rsidRDefault="00FD268B" w:rsidP="00601DF6">
                            <w:pPr>
                              <w:pStyle w:val="TAMainText"/>
                              <w:jc w:val="center"/>
                              <w:rPr>
                                <w:rFonts w:eastAsia="SimSun" w:cs="Arial"/>
                                <w:sz w:val="20"/>
                              </w:rPr>
                            </w:pPr>
                            <w:r>
                              <w:rPr>
                                <w:color w:val="000000"/>
                              </w:rPr>
                              <w:t>0.29</w:t>
                            </w:r>
                          </w:p>
                        </w:tc>
                        <w:tc>
                          <w:tcPr>
                            <w:tcW w:w="810" w:type="dxa"/>
                            <w:shd w:val="clear" w:color="auto" w:fill="auto"/>
                            <w:noWrap/>
                            <w:vAlign w:val="center"/>
                            <w:hideMark/>
                          </w:tcPr>
                          <w:p w14:paraId="66788A0F" w14:textId="173837D8" w:rsidR="00FD268B" w:rsidRPr="00FC5806" w:rsidRDefault="00FD268B" w:rsidP="00601DF6">
                            <w:pPr>
                              <w:pStyle w:val="TAMainText"/>
                              <w:jc w:val="center"/>
                              <w:rPr>
                                <w:rFonts w:eastAsia="SimSun" w:cs="Arial"/>
                                <w:sz w:val="20"/>
                              </w:rPr>
                            </w:pPr>
                            <w:r>
                              <w:rPr>
                                <w:color w:val="000000"/>
                              </w:rPr>
                              <w:t>ns</w:t>
                            </w:r>
                          </w:p>
                        </w:tc>
                        <w:tc>
                          <w:tcPr>
                            <w:tcW w:w="810" w:type="dxa"/>
                            <w:shd w:val="clear" w:color="auto" w:fill="auto"/>
                            <w:noWrap/>
                            <w:vAlign w:val="center"/>
                            <w:hideMark/>
                          </w:tcPr>
                          <w:p w14:paraId="39555058" w14:textId="77777777" w:rsidR="00FD268B" w:rsidRPr="00FC5806" w:rsidRDefault="00FD268B" w:rsidP="00601DF6">
                            <w:pPr>
                              <w:pStyle w:val="TAMainText"/>
                              <w:jc w:val="center"/>
                              <w:rPr>
                                <w:rFonts w:eastAsia="SimSun" w:cs="Arial"/>
                                <w:sz w:val="20"/>
                              </w:rPr>
                            </w:pPr>
                            <w:r>
                              <w:rPr>
                                <w:color w:val="000000"/>
                              </w:rPr>
                              <w:t>-0.27</w:t>
                            </w:r>
                          </w:p>
                        </w:tc>
                        <w:tc>
                          <w:tcPr>
                            <w:tcW w:w="5041" w:type="dxa"/>
                            <w:vAlign w:val="center"/>
                          </w:tcPr>
                          <w:p w14:paraId="18F81337" w14:textId="77777777" w:rsidR="00FD268B" w:rsidRPr="00A47239" w:rsidRDefault="00FD268B" w:rsidP="00DE61E4">
                            <w:pPr>
                              <w:pStyle w:val="TAMainText"/>
                              <w:rPr>
                                <w:rFonts w:eastAsia="SimSun" w:cs="Arial"/>
                                <w:sz w:val="20"/>
                              </w:rPr>
                            </w:pPr>
                            <w:r>
                              <w:rPr>
                                <w:color w:val="000000"/>
                              </w:rPr>
                              <w:t>Lennard-Jones repulsion of Y295</w:t>
                            </w:r>
                          </w:p>
                        </w:tc>
                        <w:tc>
                          <w:tcPr>
                            <w:tcW w:w="1080" w:type="dxa"/>
                            <w:vAlign w:val="center"/>
                          </w:tcPr>
                          <w:p w14:paraId="0005F742" w14:textId="77777777" w:rsidR="00FD268B" w:rsidRPr="00FC5806" w:rsidRDefault="00FD268B" w:rsidP="00FC5806">
                            <w:pPr>
                              <w:pStyle w:val="TAMainText"/>
                              <w:jc w:val="center"/>
                              <w:rPr>
                                <w:rFonts w:eastAsia="SimSun" w:cs="Arial"/>
                                <w:sz w:val="20"/>
                              </w:rPr>
                            </w:pPr>
                            <w:r>
                              <w:rPr>
                                <w:color w:val="000000"/>
                              </w:rPr>
                              <w:t>0.54</w:t>
                            </w:r>
                          </w:p>
                        </w:tc>
                        <w:tc>
                          <w:tcPr>
                            <w:tcW w:w="990" w:type="dxa"/>
                            <w:vAlign w:val="center"/>
                          </w:tcPr>
                          <w:p w14:paraId="7FEB3D05" w14:textId="77777777" w:rsidR="00FD268B" w:rsidRPr="00FC5806" w:rsidRDefault="00FD268B" w:rsidP="00FC5806">
                            <w:pPr>
                              <w:pStyle w:val="TAMainText"/>
                              <w:jc w:val="center"/>
                              <w:rPr>
                                <w:rFonts w:eastAsia="SimSun" w:cs="Arial"/>
                                <w:sz w:val="20"/>
                              </w:rPr>
                            </w:pPr>
                            <w:r>
                              <w:rPr>
                                <w:color w:val="000000"/>
                              </w:rPr>
                              <w:t>0.99</w:t>
                            </w:r>
                          </w:p>
                        </w:tc>
                      </w:tr>
                      <w:tr w:rsidR="00FD268B" w:rsidRPr="00A67631" w14:paraId="22A0A4E9" w14:textId="77777777" w:rsidTr="00DE61E4">
                        <w:trPr>
                          <w:trHeight w:hRule="exact" w:val="252"/>
                        </w:trPr>
                        <w:tc>
                          <w:tcPr>
                            <w:tcW w:w="1188" w:type="dxa"/>
                            <w:shd w:val="clear" w:color="auto" w:fill="auto"/>
                            <w:noWrap/>
                            <w:vAlign w:val="center"/>
                            <w:hideMark/>
                          </w:tcPr>
                          <w:p w14:paraId="1759AF29" w14:textId="77777777" w:rsidR="00FD268B" w:rsidRPr="00FC5806" w:rsidRDefault="00FD268B" w:rsidP="00601DF6">
                            <w:pPr>
                              <w:pStyle w:val="TAMainText"/>
                              <w:jc w:val="center"/>
                              <w:rPr>
                                <w:rFonts w:eastAsia="SimSun" w:cs="Arial"/>
                                <w:sz w:val="20"/>
                              </w:rPr>
                            </w:pPr>
                            <w:r>
                              <w:rPr>
                                <w:color w:val="000000"/>
                              </w:rPr>
                              <w:t>0.39</w:t>
                            </w:r>
                          </w:p>
                        </w:tc>
                        <w:tc>
                          <w:tcPr>
                            <w:tcW w:w="810" w:type="dxa"/>
                            <w:shd w:val="clear" w:color="auto" w:fill="auto"/>
                            <w:noWrap/>
                            <w:vAlign w:val="center"/>
                            <w:hideMark/>
                          </w:tcPr>
                          <w:p w14:paraId="66A185E5" w14:textId="77777777" w:rsidR="00FD268B" w:rsidRPr="00FC5806" w:rsidRDefault="00FD268B" w:rsidP="00601DF6">
                            <w:pPr>
                              <w:pStyle w:val="TAMainText"/>
                              <w:jc w:val="center"/>
                              <w:rPr>
                                <w:rFonts w:eastAsia="SimSun" w:cs="Arial"/>
                                <w:sz w:val="20"/>
                              </w:rPr>
                            </w:pPr>
                            <w:r>
                              <w:rPr>
                                <w:color w:val="000000"/>
                              </w:rPr>
                              <w:t>0.92</w:t>
                            </w:r>
                          </w:p>
                        </w:tc>
                        <w:tc>
                          <w:tcPr>
                            <w:tcW w:w="810" w:type="dxa"/>
                            <w:shd w:val="clear" w:color="auto" w:fill="auto"/>
                            <w:noWrap/>
                            <w:vAlign w:val="center"/>
                            <w:hideMark/>
                          </w:tcPr>
                          <w:p w14:paraId="5D9A7F67" w14:textId="62C3225F" w:rsidR="00FD268B" w:rsidRPr="00FC5806" w:rsidRDefault="00FD268B" w:rsidP="00601DF6">
                            <w:pPr>
                              <w:pStyle w:val="TAMainText"/>
                              <w:jc w:val="center"/>
                              <w:rPr>
                                <w:rFonts w:eastAsia="SimSun" w:cs="Arial"/>
                                <w:sz w:val="20"/>
                              </w:rPr>
                            </w:pPr>
                            <w:r>
                              <w:rPr>
                                <w:color w:val="000000"/>
                              </w:rPr>
                              <w:t>ns</w:t>
                            </w:r>
                          </w:p>
                        </w:tc>
                        <w:tc>
                          <w:tcPr>
                            <w:tcW w:w="5041" w:type="dxa"/>
                            <w:vAlign w:val="center"/>
                          </w:tcPr>
                          <w:p w14:paraId="0B166AC3" w14:textId="77777777" w:rsidR="00FD268B" w:rsidRPr="00A47239" w:rsidRDefault="00FD268B" w:rsidP="00DE61E4">
                            <w:pPr>
                              <w:pStyle w:val="TAMainText"/>
                              <w:rPr>
                                <w:rFonts w:eastAsia="SimSun" w:cs="Arial"/>
                                <w:sz w:val="20"/>
                              </w:rPr>
                            </w:pPr>
                            <w:r>
                              <w:rPr>
                                <w:color w:val="000000"/>
                              </w:rPr>
                              <w:t>Change in solvent-accessible surface upon binding</w:t>
                            </w:r>
                          </w:p>
                        </w:tc>
                        <w:tc>
                          <w:tcPr>
                            <w:tcW w:w="1080" w:type="dxa"/>
                            <w:vAlign w:val="center"/>
                          </w:tcPr>
                          <w:p w14:paraId="760A743B" w14:textId="77777777" w:rsidR="00FD268B" w:rsidRPr="00FC5806" w:rsidRDefault="00FD268B" w:rsidP="00FC5806">
                            <w:pPr>
                              <w:pStyle w:val="TAMainText"/>
                              <w:jc w:val="center"/>
                              <w:rPr>
                                <w:rFonts w:eastAsia="SimSun" w:cs="Arial"/>
                                <w:sz w:val="20"/>
                              </w:rPr>
                            </w:pPr>
                            <w:r>
                              <w:rPr>
                                <w:color w:val="000000"/>
                              </w:rPr>
                              <w:t>0.86</w:t>
                            </w:r>
                          </w:p>
                        </w:tc>
                        <w:tc>
                          <w:tcPr>
                            <w:tcW w:w="990" w:type="dxa"/>
                            <w:vAlign w:val="center"/>
                          </w:tcPr>
                          <w:p w14:paraId="0A1A00E2" w14:textId="77777777" w:rsidR="00FD268B" w:rsidRPr="00FC5806" w:rsidRDefault="00FD268B" w:rsidP="00FC5806">
                            <w:pPr>
                              <w:pStyle w:val="TAMainText"/>
                              <w:jc w:val="center"/>
                              <w:rPr>
                                <w:rFonts w:eastAsia="SimSun" w:cs="Arial"/>
                                <w:sz w:val="20"/>
                              </w:rPr>
                            </w:pPr>
                            <w:r>
                              <w:rPr>
                                <w:color w:val="000000"/>
                              </w:rPr>
                              <w:t>0.96</w:t>
                            </w:r>
                          </w:p>
                        </w:tc>
                      </w:tr>
                      <w:tr w:rsidR="00FD268B" w:rsidRPr="00A67631" w14:paraId="61D510B5" w14:textId="77777777" w:rsidTr="00DE61E4">
                        <w:trPr>
                          <w:trHeight w:hRule="exact" w:val="252"/>
                        </w:trPr>
                        <w:tc>
                          <w:tcPr>
                            <w:tcW w:w="1188" w:type="dxa"/>
                            <w:shd w:val="clear" w:color="auto" w:fill="auto"/>
                            <w:noWrap/>
                            <w:vAlign w:val="center"/>
                            <w:hideMark/>
                          </w:tcPr>
                          <w:p w14:paraId="07E34B13" w14:textId="77777777" w:rsidR="00FD268B" w:rsidRPr="00FC5806" w:rsidRDefault="00FD268B" w:rsidP="00601DF6">
                            <w:pPr>
                              <w:pStyle w:val="TAMainText"/>
                              <w:jc w:val="center"/>
                              <w:rPr>
                                <w:rFonts w:eastAsia="SimSun" w:cs="Arial"/>
                                <w:sz w:val="20"/>
                              </w:rPr>
                            </w:pPr>
                            <w:r>
                              <w:rPr>
                                <w:color w:val="000000"/>
                              </w:rPr>
                              <w:t>0.44</w:t>
                            </w:r>
                          </w:p>
                        </w:tc>
                        <w:tc>
                          <w:tcPr>
                            <w:tcW w:w="810" w:type="dxa"/>
                            <w:shd w:val="clear" w:color="auto" w:fill="auto"/>
                            <w:noWrap/>
                            <w:vAlign w:val="center"/>
                            <w:hideMark/>
                          </w:tcPr>
                          <w:p w14:paraId="35C3D5DE" w14:textId="77777777" w:rsidR="00FD268B" w:rsidRPr="00FC5806" w:rsidRDefault="00FD268B" w:rsidP="00601DF6">
                            <w:pPr>
                              <w:pStyle w:val="TAMainText"/>
                              <w:jc w:val="center"/>
                              <w:rPr>
                                <w:rFonts w:eastAsia="SimSun" w:cs="Arial"/>
                                <w:sz w:val="20"/>
                              </w:rPr>
                            </w:pPr>
                            <w:r>
                              <w:rPr>
                                <w:color w:val="000000"/>
                              </w:rPr>
                              <w:t>0.15</w:t>
                            </w:r>
                          </w:p>
                        </w:tc>
                        <w:tc>
                          <w:tcPr>
                            <w:tcW w:w="810" w:type="dxa"/>
                            <w:shd w:val="clear" w:color="auto" w:fill="auto"/>
                            <w:noWrap/>
                            <w:vAlign w:val="center"/>
                            <w:hideMark/>
                          </w:tcPr>
                          <w:p w14:paraId="34F087CE" w14:textId="77777777" w:rsidR="00FD268B" w:rsidRPr="00FC5806" w:rsidRDefault="00FD268B" w:rsidP="00601DF6">
                            <w:pPr>
                              <w:pStyle w:val="TAMainText"/>
                              <w:jc w:val="center"/>
                              <w:rPr>
                                <w:rFonts w:eastAsia="SimSun" w:cs="Arial"/>
                                <w:sz w:val="20"/>
                              </w:rPr>
                            </w:pPr>
                            <w:r>
                              <w:rPr>
                                <w:color w:val="000000"/>
                              </w:rPr>
                              <w:t>1.00</w:t>
                            </w:r>
                          </w:p>
                        </w:tc>
                        <w:tc>
                          <w:tcPr>
                            <w:tcW w:w="5041" w:type="dxa"/>
                            <w:vAlign w:val="center"/>
                          </w:tcPr>
                          <w:p w14:paraId="0A96C1BB" w14:textId="77777777" w:rsidR="00FD268B" w:rsidRPr="00A47239" w:rsidRDefault="00FD268B" w:rsidP="00054FD1">
                            <w:pPr>
                              <w:pStyle w:val="TAMainText"/>
                              <w:rPr>
                                <w:rFonts w:eastAsia="SimSun" w:cs="Arial"/>
                                <w:sz w:val="20"/>
                              </w:rPr>
                            </w:pPr>
                            <w:r>
                              <w:rPr>
                                <w:color w:val="000000"/>
                              </w:rPr>
                              <w:t>Packing of the system without pNPG</w:t>
                            </w:r>
                          </w:p>
                        </w:tc>
                        <w:tc>
                          <w:tcPr>
                            <w:tcW w:w="1080" w:type="dxa"/>
                            <w:vAlign w:val="center"/>
                          </w:tcPr>
                          <w:p w14:paraId="5492D8E2" w14:textId="77777777" w:rsidR="00FD268B" w:rsidRPr="00FC5806" w:rsidRDefault="00FD268B" w:rsidP="00FC5806">
                            <w:pPr>
                              <w:pStyle w:val="TAMainText"/>
                              <w:jc w:val="center"/>
                              <w:rPr>
                                <w:rFonts w:eastAsia="SimSun" w:cs="Arial"/>
                                <w:sz w:val="20"/>
                              </w:rPr>
                            </w:pPr>
                            <w:r>
                              <w:rPr>
                                <w:color w:val="000000"/>
                              </w:rPr>
                              <w:t>0.67</w:t>
                            </w:r>
                          </w:p>
                        </w:tc>
                        <w:tc>
                          <w:tcPr>
                            <w:tcW w:w="990" w:type="dxa"/>
                            <w:vAlign w:val="center"/>
                          </w:tcPr>
                          <w:p w14:paraId="2097278D" w14:textId="77777777" w:rsidR="00FD268B" w:rsidRPr="00FC5806" w:rsidRDefault="00FD268B" w:rsidP="00FC5806">
                            <w:pPr>
                              <w:pStyle w:val="TAMainText"/>
                              <w:jc w:val="center"/>
                              <w:rPr>
                                <w:rFonts w:eastAsia="SimSun" w:cs="Arial"/>
                                <w:sz w:val="20"/>
                              </w:rPr>
                            </w:pPr>
                            <w:r>
                              <w:rPr>
                                <w:color w:val="000000"/>
                              </w:rPr>
                              <w:t>0.72</w:t>
                            </w:r>
                          </w:p>
                        </w:tc>
                      </w:tr>
                      <w:tr w:rsidR="00FD268B" w:rsidRPr="00A67631" w14:paraId="320409D6" w14:textId="77777777" w:rsidTr="00DE61E4">
                        <w:trPr>
                          <w:trHeight w:hRule="exact" w:val="252"/>
                        </w:trPr>
                        <w:tc>
                          <w:tcPr>
                            <w:tcW w:w="1188" w:type="dxa"/>
                            <w:shd w:val="clear" w:color="auto" w:fill="auto"/>
                            <w:noWrap/>
                            <w:vAlign w:val="center"/>
                            <w:hideMark/>
                          </w:tcPr>
                          <w:p w14:paraId="45EECA58" w14:textId="77777777" w:rsidR="00FD268B" w:rsidRPr="00FC5806" w:rsidRDefault="00FD268B" w:rsidP="00601DF6">
                            <w:pPr>
                              <w:pStyle w:val="TAMainText"/>
                              <w:jc w:val="center"/>
                              <w:rPr>
                                <w:rFonts w:eastAsia="SimSun" w:cs="Arial"/>
                                <w:sz w:val="20"/>
                              </w:rPr>
                            </w:pPr>
                            <w:r>
                              <w:rPr>
                                <w:color w:val="000000"/>
                              </w:rPr>
                              <w:t>0.44</w:t>
                            </w:r>
                          </w:p>
                        </w:tc>
                        <w:tc>
                          <w:tcPr>
                            <w:tcW w:w="810" w:type="dxa"/>
                            <w:shd w:val="clear" w:color="auto" w:fill="auto"/>
                            <w:noWrap/>
                            <w:vAlign w:val="center"/>
                            <w:hideMark/>
                          </w:tcPr>
                          <w:p w14:paraId="74D55C98" w14:textId="77777777" w:rsidR="00FD268B" w:rsidRPr="00FC5806" w:rsidRDefault="00FD268B" w:rsidP="00601DF6">
                            <w:pPr>
                              <w:pStyle w:val="TAMainText"/>
                              <w:jc w:val="center"/>
                              <w:rPr>
                                <w:rFonts w:eastAsia="SimSun" w:cs="Arial"/>
                                <w:sz w:val="20"/>
                              </w:rPr>
                            </w:pPr>
                            <w:r>
                              <w:rPr>
                                <w:color w:val="000000"/>
                              </w:rPr>
                              <w:t>0.53</w:t>
                            </w:r>
                          </w:p>
                        </w:tc>
                        <w:tc>
                          <w:tcPr>
                            <w:tcW w:w="810" w:type="dxa"/>
                            <w:shd w:val="clear" w:color="auto" w:fill="auto"/>
                            <w:noWrap/>
                            <w:vAlign w:val="center"/>
                            <w:hideMark/>
                          </w:tcPr>
                          <w:p w14:paraId="384E3020" w14:textId="77777777" w:rsidR="00FD268B" w:rsidRPr="00FC5806" w:rsidRDefault="00FD268B" w:rsidP="00601DF6">
                            <w:pPr>
                              <w:pStyle w:val="TAMainText"/>
                              <w:jc w:val="center"/>
                              <w:rPr>
                                <w:rFonts w:eastAsia="SimSun" w:cs="Arial"/>
                                <w:sz w:val="20"/>
                              </w:rPr>
                            </w:pPr>
                            <w:r>
                              <w:rPr>
                                <w:color w:val="000000"/>
                              </w:rPr>
                              <w:t>0.46</w:t>
                            </w:r>
                          </w:p>
                        </w:tc>
                        <w:tc>
                          <w:tcPr>
                            <w:tcW w:w="5041" w:type="dxa"/>
                            <w:vAlign w:val="center"/>
                          </w:tcPr>
                          <w:p w14:paraId="2A990DAC" w14:textId="5DCAB5FA" w:rsidR="00FD268B" w:rsidRPr="00A47239" w:rsidRDefault="00FD268B" w:rsidP="00FD268B">
                            <w:pPr>
                              <w:pStyle w:val="TAMainText"/>
                              <w:rPr>
                                <w:rFonts w:eastAsia="SimSun" w:cs="Arial"/>
                                <w:sz w:val="20"/>
                              </w:rPr>
                            </w:pPr>
                            <w:ins w:id="78" w:author="Justin Siegel" w:date="2015-04-09T18:48:00Z">
                              <w:r>
                                <w:rPr>
                                  <w:color w:val="000000"/>
                                </w:rPr>
                                <w:t>Packing of the system with pNPG</w:t>
                              </w:r>
                            </w:ins>
                            <w:del w:id="79" w:author="Justin Siegel" w:date="2015-04-09T18:48:00Z">
                              <w:r w:rsidDel="00FD268B">
                                <w:rPr>
                                  <w:color w:val="000000"/>
                                </w:rPr>
                                <w:delText>Overall packing metric of the system</w:delText>
                              </w:r>
                            </w:del>
                          </w:p>
                        </w:tc>
                        <w:tc>
                          <w:tcPr>
                            <w:tcW w:w="1080" w:type="dxa"/>
                            <w:vAlign w:val="center"/>
                          </w:tcPr>
                          <w:p w14:paraId="4CAE555A" w14:textId="77777777" w:rsidR="00FD268B" w:rsidRPr="00FC5806" w:rsidRDefault="00FD268B" w:rsidP="00FC5806">
                            <w:pPr>
                              <w:pStyle w:val="TAMainText"/>
                              <w:jc w:val="center"/>
                              <w:rPr>
                                <w:rFonts w:eastAsia="SimSun" w:cs="Arial"/>
                                <w:sz w:val="20"/>
                              </w:rPr>
                            </w:pPr>
                            <w:r>
                              <w:rPr>
                                <w:color w:val="000000"/>
                              </w:rPr>
                              <w:t>0.67</w:t>
                            </w:r>
                          </w:p>
                        </w:tc>
                        <w:tc>
                          <w:tcPr>
                            <w:tcW w:w="990" w:type="dxa"/>
                            <w:vAlign w:val="center"/>
                          </w:tcPr>
                          <w:p w14:paraId="570D3DAD" w14:textId="77777777" w:rsidR="00FD268B" w:rsidRPr="00FC5806" w:rsidRDefault="00FD268B" w:rsidP="00FC5806">
                            <w:pPr>
                              <w:pStyle w:val="TAMainText"/>
                              <w:jc w:val="center"/>
                              <w:rPr>
                                <w:rFonts w:eastAsia="SimSun" w:cs="Arial"/>
                                <w:sz w:val="20"/>
                              </w:rPr>
                            </w:pPr>
                            <w:r>
                              <w:rPr>
                                <w:color w:val="000000"/>
                              </w:rPr>
                              <w:t>0.73</w:t>
                            </w:r>
                          </w:p>
                        </w:tc>
                      </w:tr>
                      <w:tr w:rsidR="00FD268B" w:rsidRPr="00A67631" w14:paraId="0798E503" w14:textId="77777777" w:rsidTr="00DE61E4">
                        <w:trPr>
                          <w:trHeight w:hRule="exact" w:val="252"/>
                        </w:trPr>
                        <w:tc>
                          <w:tcPr>
                            <w:tcW w:w="1188" w:type="dxa"/>
                            <w:shd w:val="clear" w:color="auto" w:fill="auto"/>
                            <w:noWrap/>
                            <w:vAlign w:val="center"/>
                            <w:hideMark/>
                          </w:tcPr>
                          <w:p w14:paraId="5FFA3779" w14:textId="77777777" w:rsidR="00FD268B" w:rsidRPr="00FC5806" w:rsidRDefault="00FD268B" w:rsidP="00601DF6">
                            <w:pPr>
                              <w:pStyle w:val="TAMainText"/>
                              <w:jc w:val="center"/>
                              <w:rPr>
                                <w:rFonts w:eastAsia="SimSun" w:cs="Arial"/>
                                <w:sz w:val="20"/>
                              </w:rPr>
                            </w:pPr>
                            <w:r>
                              <w:rPr>
                                <w:color w:val="000000"/>
                              </w:rPr>
                              <w:t>0.98</w:t>
                            </w:r>
                          </w:p>
                        </w:tc>
                        <w:tc>
                          <w:tcPr>
                            <w:tcW w:w="810" w:type="dxa"/>
                            <w:shd w:val="clear" w:color="auto" w:fill="auto"/>
                            <w:noWrap/>
                            <w:vAlign w:val="center"/>
                            <w:hideMark/>
                          </w:tcPr>
                          <w:p w14:paraId="1D2F09E8" w14:textId="77777777" w:rsidR="00FD268B" w:rsidRPr="00FC5806" w:rsidRDefault="00FD268B" w:rsidP="00601DF6">
                            <w:pPr>
                              <w:pStyle w:val="TAMainText"/>
                              <w:jc w:val="center"/>
                              <w:rPr>
                                <w:rFonts w:eastAsia="SimSun" w:cs="Arial"/>
                                <w:sz w:val="20"/>
                              </w:rPr>
                            </w:pPr>
                            <w:r>
                              <w:rPr>
                                <w:color w:val="000000"/>
                              </w:rPr>
                              <w:t>0.09</w:t>
                            </w:r>
                          </w:p>
                        </w:tc>
                        <w:tc>
                          <w:tcPr>
                            <w:tcW w:w="810" w:type="dxa"/>
                            <w:shd w:val="clear" w:color="auto" w:fill="auto"/>
                            <w:noWrap/>
                            <w:vAlign w:val="center"/>
                            <w:hideMark/>
                          </w:tcPr>
                          <w:p w14:paraId="309BC0CE" w14:textId="730A8C99" w:rsidR="00FD268B" w:rsidRPr="00FC5806" w:rsidRDefault="00FD268B" w:rsidP="00601DF6">
                            <w:pPr>
                              <w:pStyle w:val="TAMainText"/>
                              <w:jc w:val="center"/>
                              <w:rPr>
                                <w:rFonts w:eastAsia="SimSun" w:cs="Arial"/>
                                <w:sz w:val="20"/>
                              </w:rPr>
                            </w:pPr>
                            <w:r>
                              <w:rPr>
                                <w:color w:val="000000"/>
                              </w:rPr>
                              <w:t>ns</w:t>
                            </w:r>
                          </w:p>
                        </w:tc>
                        <w:tc>
                          <w:tcPr>
                            <w:tcW w:w="5041" w:type="dxa"/>
                            <w:vAlign w:val="center"/>
                          </w:tcPr>
                          <w:p w14:paraId="6240692A" w14:textId="77777777" w:rsidR="00FD268B" w:rsidRPr="00A47239" w:rsidRDefault="00FD268B" w:rsidP="00601DF6">
                            <w:pPr>
                              <w:pStyle w:val="TAMainText"/>
                              <w:rPr>
                                <w:rFonts w:eastAsia="SimSun" w:cs="Arial"/>
                                <w:sz w:val="20"/>
                              </w:rPr>
                            </w:pPr>
                            <w:r>
                              <w:rPr>
                                <w:color w:val="000000"/>
                              </w:rPr>
                              <w:t>Hydrogen bonding energy of Y295</w:t>
                            </w:r>
                          </w:p>
                        </w:tc>
                        <w:tc>
                          <w:tcPr>
                            <w:tcW w:w="1080" w:type="dxa"/>
                            <w:vAlign w:val="center"/>
                          </w:tcPr>
                          <w:p w14:paraId="5C0F514A" w14:textId="77777777" w:rsidR="00FD268B" w:rsidRPr="00FC5806" w:rsidRDefault="00FD268B" w:rsidP="00FC5806">
                            <w:pPr>
                              <w:pStyle w:val="TAMainText"/>
                              <w:jc w:val="center"/>
                              <w:rPr>
                                <w:rFonts w:eastAsia="SimSun" w:cs="Arial"/>
                                <w:sz w:val="20"/>
                              </w:rPr>
                            </w:pPr>
                            <w:r>
                              <w:rPr>
                                <w:color w:val="000000"/>
                              </w:rPr>
                              <w:t>-1.28</w:t>
                            </w:r>
                          </w:p>
                        </w:tc>
                        <w:tc>
                          <w:tcPr>
                            <w:tcW w:w="990" w:type="dxa"/>
                            <w:vAlign w:val="center"/>
                          </w:tcPr>
                          <w:p w14:paraId="52AE6656" w14:textId="77777777" w:rsidR="00FD268B" w:rsidRPr="00FC5806" w:rsidRDefault="00FD268B" w:rsidP="00FC5806">
                            <w:pPr>
                              <w:pStyle w:val="TAMainText"/>
                              <w:jc w:val="center"/>
                              <w:rPr>
                                <w:rFonts w:eastAsia="SimSun" w:cs="Arial"/>
                                <w:sz w:val="20"/>
                              </w:rPr>
                            </w:pPr>
                            <w:r>
                              <w:rPr>
                                <w:color w:val="000000"/>
                              </w:rPr>
                              <w:t>-0.5</w:t>
                            </w:r>
                          </w:p>
                        </w:tc>
                      </w:tr>
                      <w:tr w:rsidR="00FD268B" w:rsidRPr="00A67631" w14:paraId="7AD40885" w14:textId="77777777" w:rsidTr="00DE61E4">
                        <w:trPr>
                          <w:trHeight w:hRule="exact" w:val="252"/>
                        </w:trPr>
                        <w:tc>
                          <w:tcPr>
                            <w:tcW w:w="1188" w:type="dxa"/>
                            <w:shd w:val="clear" w:color="auto" w:fill="auto"/>
                            <w:noWrap/>
                            <w:vAlign w:val="center"/>
                            <w:hideMark/>
                          </w:tcPr>
                          <w:p w14:paraId="0F96498F" w14:textId="76C0AD9C" w:rsidR="00FD268B" w:rsidRPr="00FC5806" w:rsidRDefault="00FD268B" w:rsidP="00601DF6">
                            <w:pPr>
                              <w:pStyle w:val="TAMainText"/>
                              <w:jc w:val="center"/>
                              <w:rPr>
                                <w:rFonts w:eastAsia="SimSun" w:cs="Arial"/>
                                <w:sz w:val="20"/>
                              </w:rPr>
                            </w:pPr>
                            <w:r>
                              <w:rPr>
                                <w:color w:val="000000"/>
                              </w:rPr>
                              <w:t>ns</w:t>
                            </w:r>
                          </w:p>
                        </w:tc>
                        <w:tc>
                          <w:tcPr>
                            <w:tcW w:w="810" w:type="dxa"/>
                            <w:shd w:val="clear" w:color="auto" w:fill="auto"/>
                            <w:noWrap/>
                            <w:vAlign w:val="center"/>
                            <w:hideMark/>
                          </w:tcPr>
                          <w:p w14:paraId="13909F89" w14:textId="77777777" w:rsidR="00FD268B" w:rsidRPr="00FC5806" w:rsidRDefault="00FD268B" w:rsidP="00601DF6">
                            <w:pPr>
                              <w:pStyle w:val="TAMainText"/>
                              <w:jc w:val="center"/>
                              <w:rPr>
                                <w:rFonts w:eastAsia="SimSun" w:cs="Arial"/>
                                <w:sz w:val="20"/>
                              </w:rPr>
                            </w:pPr>
                            <w:r>
                              <w:rPr>
                                <w:color w:val="000000"/>
                              </w:rPr>
                              <w:t>-0.51</w:t>
                            </w:r>
                          </w:p>
                        </w:tc>
                        <w:tc>
                          <w:tcPr>
                            <w:tcW w:w="810" w:type="dxa"/>
                            <w:shd w:val="clear" w:color="auto" w:fill="auto"/>
                            <w:noWrap/>
                            <w:vAlign w:val="center"/>
                            <w:hideMark/>
                          </w:tcPr>
                          <w:p w14:paraId="2E45012B" w14:textId="58D12664" w:rsidR="00FD268B" w:rsidRPr="00FC5806" w:rsidRDefault="00FD268B" w:rsidP="00601DF6">
                            <w:pPr>
                              <w:pStyle w:val="TAMainText"/>
                              <w:jc w:val="center"/>
                              <w:rPr>
                                <w:rFonts w:eastAsia="SimSun" w:cs="Arial"/>
                                <w:sz w:val="20"/>
                              </w:rPr>
                            </w:pPr>
                            <w:r>
                              <w:rPr>
                                <w:color w:val="000000"/>
                              </w:rPr>
                              <w:t>ns</w:t>
                            </w:r>
                          </w:p>
                        </w:tc>
                        <w:tc>
                          <w:tcPr>
                            <w:tcW w:w="5041" w:type="dxa"/>
                            <w:vAlign w:val="center"/>
                          </w:tcPr>
                          <w:p w14:paraId="284AA384" w14:textId="77777777" w:rsidR="00FD268B" w:rsidRPr="00A47239" w:rsidRDefault="00FD268B" w:rsidP="00601DF6">
                            <w:pPr>
                              <w:pStyle w:val="TAMainText"/>
                              <w:rPr>
                                <w:rFonts w:eastAsia="SimSun" w:cs="Arial"/>
                                <w:sz w:val="20"/>
                              </w:rPr>
                            </w:pPr>
                            <w:r>
                              <w:rPr>
                                <w:color w:val="000000"/>
                              </w:rPr>
                              <w:t>Packing with pNPG around E353</w:t>
                            </w:r>
                          </w:p>
                        </w:tc>
                        <w:tc>
                          <w:tcPr>
                            <w:tcW w:w="1080" w:type="dxa"/>
                            <w:vAlign w:val="center"/>
                          </w:tcPr>
                          <w:p w14:paraId="526FD113" w14:textId="77777777" w:rsidR="00FD268B" w:rsidRPr="00FC5806" w:rsidRDefault="00FD268B" w:rsidP="00FC5806">
                            <w:pPr>
                              <w:pStyle w:val="TAMainText"/>
                              <w:jc w:val="center"/>
                              <w:rPr>
                                <w:rFonts w:eastAsia="SimSun" w:cs="Arial"/>
                                <w:sz w:val="20"/>
                              </w:rPr>
                            </w:pPr>
                            <w:r>
                              <w:rPr>
                                <w:color w:val="000000"/>
                              </w:rPr>
                              <w:t>0.19</w:t>
                            </w:r>
                          </w:p>
                        </w:tc>
                        <w:tc>
                          <w:tcPr>
                            <w:tcW w:w="990" w:type="dxa"/>
                            <w:vAlign w:val="center"/>
                          </w:tcPr>
                          <w:p w14:paraId="26B4A2BE" w14:textId="77777777" w:rsidR="00FD268B" w:rsidRPr="00FC5806" w:rsidRDefault="00FD268B" w:rsidP="00FC5806">
                            <w:pPr>
                              <w:pStyle w:val="TAMainText"/>
                              <w:jc w:val="center"/>
                              <w:rPr>
                                <w:rFonts w:eastAsia="SimSun" w:cs="Arial"/>
                                <w:sz w:val="20"/>
                              </w:rPr>
                            </w:pPr>
                            <w:r>
                              <w:rPr>
                                <w:color w:val="000000"/>
                              </w:rPr>
                              <w:t>1</w:t>
                            </w:r>
                          </w:p>
                        </w:tc>
                      </w:tr>
                      <w:tr w:rsidR="00FD268B" w:rsidRPr="00A67631" w14:paraId="4E63B5BC" w14:textId="77777777" w:rsidTr="00DE61E4">
                        <w:trPr>
                          <w:trHeight w:hRule="exact" w:val="252"/>
                        </w:trPr>
                        <w:tc>
                          <w:tcPr>
                            <w:tcW w:w="1188" w:type="dxa"/>
                            <w:shd w:val="clear" w:color="auto" w:fill="auto"/>
                            <w:noWrap/>
                            <w:vAlign w:val="center"/>
                            <w:hideMark/>
                          </w:tcPr>
                          <w:p w14:paraId="3357CAAE" w14:textId="6ABAB9BF" w:rsidR="00FD268B" w:rsidRPr="00FC5806" w:rsidRDefault="00FD268B" w:rsidP="00601DF6">
                            <w:pPr>
                              <w:pStyle w:val="TAMainText"/>
                              <w:jc w:val="center"/>
                              <w:rPr>
                                <w:rFonts w:eastAsia="SimSun" w:cs="Arial"/>
                                <w:sz w:val="20"/>
                              </w:rPr>
                            </w:pPr>
                            <w:r>
                              <w:rPr>
                                <w:color w:val="000000"/>
                              </w:rPr>
                              <w:t>ns</w:t>
                            </w:r>
                          </w:p>
                        </w:tc>
                        <w:tc>
                          <w:tcPr>
                            <w:tcW w:w="810" w:type="dxa"/>
                            <w:shd w:val="clear" w:color="auto" w:fill="auto"/>
                            <w:noWrap/>
                            <w:vAlign w:val="center"/>
                            <w:hideMark/>
                          </w:tcPr>
                          <w:p w14:paraId="4A07527F" w14:textId="77777777" w:rsidR="00FD268B" w:rsidRPr="00FC5806" w:rsidRDefault="00FD268B" w:rsidP="00601DF6">
                            <w:pPr>
                              <w:pStyle w:val="TAMainText"/>
                              <w:jc w:val="center"/>
                              <w:rPr>
                                <w:rFonts w:eastAsia="SimSun" w:cs="Arial"/>
                                <w:sz w:val="20"/>
                              </w:rPr>
                            </w:pPr>
                            <w:r>
                              <w:rPr>
                                <w:color w:val="000000"/>
                              </w:rPr>
                              <w:t>-0.10</w:t>
                            </w:r>
                          </w:p>
                        </w:tc>
                        <w:tc>
                          <w:tcPr>
                            <w:tcW w:w="810" w:type="dxa"/>
                            <w:shd w:val="clear" w:color="auto" w:fill="auto"/>
                            <w:noWrap/>
                            <w:vAlign w:val="center"/>
                            <w:hideMark/>
                          </w:tcPr>
                          <w:p w14:paraId="15F4B173" w14:textId="1874B20D" w:rsidR="00FD268B" w:rsidRPr="00FC5806" w:rsidRDefault="00FD268B" w:rsidP="00601DF6">
                            <w:pPr>
                              <w:pStyle w:val="TAMainText"/>
                              <w:jc w:val="center"/>
                              <w:rPr>
                                <w:rFonts w:eastAsia="SimSun" w:cs="Arial"/>
                                <w:sz w:val="20"/>
                              </w:rPr>
                            </w:pPr>
                            <w:r>
                              <w:rPr>
                                <w:color w:val="000000"/>
                              </w:rPr>
                              <w:t>ns</w:t>
                            </w:r>
                          </w:p>
                        </w:tc>
                        <w:tc>
                          <w:tcPr>
                            <w:tcW w:w="5041" w:type="dxa"/>
                            <w:vAlign w:val="center"/>
                          </w:tcPr>
                          <w:p w14:paraId="67483E0D" w14:textId="77777777" w:rsidR="00FD268B" w:rsidRPr="00A47239" w:rsidRDefault="00FD268B" w:rsidP="00601DF6">
                            <w:pPr>
                              <w:pStyle w:val="TAMainText"/>
                              <w:rPr>
                                <w:rFonts w:eastAsia="SimSun" w:cs="Arial"/>
                                <w:sz w:val="20"/>
                              </w:rPr>
                            </w:pPr>
                            <w:r>
                              <w:rPr>
                                <w:color w:val="000000"/>
                              </w:rPr>
                              <w:t xml:space="preserve">Total system energy </w:t>
                            </w:r>
                          </w:p>
                        </w:tc>
                        <w:tc>
                          <w:tcPr>
                            <w:tcW w:w="1080" w:type="dxa"/>
                            <w:vAlign w:val="center"/>
                          </w:tcPr>
                          <w:p w14:paraId="5981582E" w14:textId="77777777" w:rsidR="00FD268B" w:rsidRPr="00FC5806" w:rsidRDefault="00FD268B" w:rsidP="00FC5806">
                            <w:pPr>
                              <w:pStyle w:val="TAMainText"/>
                              <w:jc w:val="center"/>
                              <w:rPr>
                                <w:rFonts w:eastAsia="SimSun" w:cs="Arial"/>
                                <w:sz w:val="20"/>
                              </w:rPr>
                            </w:pPr>
                            <w:r>
                              <w:rPr>
                                <w:color w:val="000000"/>
                              </w:rPr>
                              <w:t>-636.44</w:t>
                            </w:r>
                          </w:p>
                        </w:tc>
                        <w:tc>
                          <w:tcPr>
                            <w:tcW w:w="990" w:type="dxa"/>
                            <w:vAlign w:val="center"/>
                          </w:tcPr>
                          <w:p w14:paraId="5220C649" w14:textId="77777777" w:rsidR="00FD268B" w:rsidRPr="00FC5806" w:rsidRDefault="00FD268B" w:rsidP="00FC5806">
                            <w:pPr>
                              <w:pStyle w:val="TAMainText"/>
                              <w:jc w:val="center"/>
                              <w:rPr>
                                <w:rFonts w:eastAsia="SimSun" w:cs="Arial"/>
                                <w:sz w:val="20"/>
                              </w:rPr>
                            </w:pPr>
                            <w:r>
                              <w:rPr>
                                <w:color w:val="000000"/>
                              </w:rPr>
                              <w:t>-621.6</w:t>
                            </w:r>
                          </w:p>
                        </w:tc>
                      </w:tr>
                      <w:tr w:rsidR="00FD268B" w:rsidRPr="00A67631" w14:paraId="34DE0CCC" w14:textId="77777777" w:rsidTr="00DE61E4">
                        <w:trPr>
                          <w:trHeight w:hRule="exact" w:val="252"/>
                        </w:trPr>
                        <w:tc>
                          <w:tcPr>
                            <w:tcW w:w="1188" w:type="dxa"/>
                            <w:shd w:val="clear" w:color="auto" w:fill="auto"/>
                            <w:noWrap/>
                            <w:vAlign w:val="center"/>
                            <w:hideMark/>
                          </w:tcPr>
                          <w:p w14:paraId="623FD79E" w14:textId="4FDF5225" w:rsidR="00FD268B" w:rsidRPr="00FC5806" w:rsidRDefault="00FD268B" w:rsidP="00601DF6">
                            <w:pPr>
                              <w:pStyle w:val="TAMainText"/>
                              <w:jc w:val="center"/>
                              <w:rPr>
                                <w:rFonts w:eastAsia="SimSun" w:cs="Arial"/>
                                <w:sz w:val="20"/>
                              </w:rPr>
                            </w:pPr>
                            <w:r>
                              <w:rPr>
                                <w:color w:val="000000"/>
                              </w:rPr>
                              <w:t>ns</w:t>
                            </w:r>
                          </w:p>
                        </w:tc>
                        <w:tc>
                          <w:tcPr>
                            <w:tcW w:w="810" w:type="dxa"/>
                            <w:shd w:val="clear" w:color="auto" w:fill="auto"/>
                            <w:noWrap/>
                            <w:vAlign w:val="center"/>
                            <w:hideMark/>
                          </w:tcPr>
                          <w:p w14:paraId="463FBEEF" w14:textId="77777777" w:rsidR="00FD268B" w:rsidRPr="00FC5806" w:rsidRDefault="00FD268B" w:rsidP="00601DF6">
                            <w:pPr>
                              <w:pStyle w:val="TAMainText"/>
                              <w:jc w:val="center"/>
                              <w:rPr>
                                <w:rFonts w:eastAsia="SimSun" w:cs="Arial"/>
                                <w:sz w:val="20"/>
                              </w:rPr>
                            </w:pPr>
                            <w:r>
                              <w:rPr>
                                <w:color w:val="000000"/>
                              </w:rPr>
                              <w:t>-0.01</w:t>
                            </w:r>
                          </w:p>
                        </w:tc>
                        <w:tc>
                          <w:tcPr>
                            <w:tcW w:w="810" w:type="dxa"/>
                            <w:shd w:val="clear" w:color="auto" w:fill="auto"/>
                            <w:noWrap/>
                            <w:vAlign w:val="center"/>
                            <w:hideMark/>
                          </w:tcPr>
                          <w:p w14:paraId="168CBE4E" w14:textId="455F42D6" w:rsidR="00FD268B" w:rsidRPr="00FC5806" w:rsidRDefault="00FD268B" w:rsidP="00601DF6">
                            <w:pPr>
                              <w:pStyle w:val="TAMainText"/>
                              <w:jc w:val="center"/>
                              <w:rPr>
                                <w:rFonts w:eastAsia="SimSun" w:cs="Arial"/>
                                <w:sz w:val="20"/>
                              </w:rPr>
                            </w:pPr>
                            <w:r>
                              <w:rPr>
                                <w:color w:val="000000"/>
                              </w:rPr>
                              <w:t>ns</w:t>
                            </w:r>
                          </w:p>
                        </w:tc>
                        <w:tc>
                          <w:tcPr>
                            <w:tcW w:w="5041" w:type="dxa"/>
                            <w:vAlign w:val="center"/>
                          </w:tcPr>
                          <w:p w14:paraId="306D63E5" w14:textId="46BDCA50" w:rsidR="00FD268B" w:rsidRPr="00A47239" w:rsidRDefault="00FD268B" w:rsidP="00FD268B">
                            <w:pPr>
                              <w:pStyle w:val="TAMainText"/>
                              <w:rPr>
                                <w:rFonts w:eastAsia="SimSun" w:cs="Arial"/>
                                <w:sz w:val="20"/>
                              </w:rPr>
                            </w:pPr>
                            <w:r>
                              <w:rPr>
                                <w:color w:val="000000"/>
                              </w:rPr>
                              <w:t xml:space="preserve">Hydrogen bond energy of the </w:t>
                            </w:r>
                            <w:del w:id="80" w:author="Justin Siegel" w:date="2015-04-09T18:47:00Z">
                              <w:r w:rsidDel="00FD268B">
                                <w:rPr>
                                  <w:color w:val="000000"/>
                                </w:rPr>
                                <w:delText xml:space="preserve">whole </w:delText>
                              </w:r>
                            </w:del>
                            <w:ins w:id="81" w:author="Justin Siegel" w:date="2015-04-09T18:47:00Z">
                              <w:r>
                                <w:rPr>
                                  <w:color w:val="000000"/>
                                </w:rPr>
                                <w:t xml:space="preserve">total </w:t>
                              </w:r>
                            </w:ins>
                            <w:r>
                              <w:rPr>
                                <w:color w:val="000000"/>
                              </w:rPr>
                              <w:t>system</w:t>
                            </w:r>
                          </w:p>
                        </w:tc>
                        <w:tc>
                          <w:tcPr>
                            <w:tcW w:w="1080" w:type="dxa"/>
                            <w:vAlign w:val="center"/>
                          </w:tcPr>
                          <w:p w14:paraId="6F9E0C73" w14:textId="77777777" w:rsidR="00FD268B" w:rsidRPr="00FC5806" w:rsidRDefault="00FD268B" w:rsidP="00FC5806">
                            <w:pPr>
                              <w:pStyle w:val="TAMainText"/>
                              <w:jc w:val="center"/>
                              <w:rPr>
                                <w:rFonts w:eastAsia="SimSun" w:cs="Arial"/>
                                <w:sz w:val="20"/>
                              </w:rPr>
                            </w:pPr>
                            <w:r>
                              <w:rPr>
                                <w:color w:val="000000"/>
                              </w:rPr>
                              <w:t>-76.7</w:t>
                            </w:r>
                          </w:p>
                        </w:tc>
                        <w:tc>
                          <w:tcPr>
                            <w:tcW w:w="990" w:type="dxa"/>
                            <w:vAlign w:val="center"/>
                          </w:tcPr>
                          <w:p w14:paraId="1D5083D4" w14:textId="77777777" w:rsidR="00FD268B" w:rsidRPr="00FC5806" w:rsidRDefault="00FD268B" w:rsidP="00FC5806">
                            <w:pPr>
                              <w:pStyle w:val="TAMainText"/>
                              <w:jc w:val="center"/>
                              <w:rPr>
                                <w:rFonts w:eastAsia="SimSun" w:cs="Arial"/>
                                <w:sz w:val="20"/>
                              </w:rPr>
                            </w:pPr>
                            <w:r>
                              <w:rPr>
                                <w:color w:val="000000"/>
                              </w:rPr>
                              <w:t>-67.63</w:t>
                            </w:r>
                          </w:p>
                        </w:tc>
                      </w:tr>
                      <w:tr w:rsidR="00FD268B" w:rsidRPr="00A67631" w14:paraId="15BB0383" w14:textId="77777777" w:rsidTr="00DE61E4">
                        <w:trPr>
                          <w:trHeight w:hRule="exact" w:val="252"/>
                        </w:trPr>
                        <w:tc>
                          <w:tcPr>
                            <w:tcW w:w="1188" w:type="dxa"/>
                            <w:shd w:val="clear" w:color="auto" w:fill="auto"/>
                            <w:noWrap/>
                            <w:vAlign w:val="center"/>
                            <w:hideMark/>
                          </w:tcPr>
                          <w:p w14:paraId="459DAB1A" w14:textId="7293ED12" w:rsidR="00FD268B" w:rsidRPr="00FC5806" w:rsidRDefault="00FD268B" w:rsidP="00601DF6">
                            <w:pPr>
                              <w:pStyle w:val="TAMainText"/>
                              <w:jc w:val="center"/>
                              <w:rPr>
                                <w:rFonts w:eastAsia="SimSun" w:cs="Arial"/>
                                <w:sz w:val="20"/>
                              </w:rPr>
                            </w:pPr>
                            <w:r>
                              <w:rPr>
                                <w:color w:val="000000"/>
                              </w:rPr>
                              <w:t>ns</w:t>
                            </w:r>
                          </w:p>
                        </w:tc>
                        <w:tc>
                          <w:tcPr>
                            <w:tcW w:w="810" w:type="dxa"/>
                            <w:shd w:val="clear" w:color="auto" w:fill="auto"/>
                            <w:noWrap/>
                            <w:vAlign w:val="center"/>
                            <w:hideMark/>
                          </w:tcPr>
                          <w:p w14:paraId="4CB9D8BD" w14:textId="2FFAC9DF" w:rsidR="00FD268B" w:rsidRPr="00FC5806" w:rsidRDefault="00FD268B" w:rsidP="00601DF6">
                            <w:pPr>
                              <w:pStyle w:val="TAMainText"/>
                              <w:jc w:val="center"/>
                              <w:rPr>
                                <w:rFonts w:eastAsia="SimSun" w:cs="Arial"/>
                                <w:sz w:val="20"/>
                              </w:rPr>
                            </w:pPr>
                            <w:r>
                              <w:rPr>
                                <w:color w:val="000000"/>
                              </w:rPr>
                              <w:t>ns</w:t>
                            </w:r>
                          </w:p>
                        </w:tc>
                        <w:tc>
                          <w:tcPr>
                            <w:tcW w:w="810" w:type="dxa"/>
                            <w:shd w:val="clear" w:color="auto" w:fill="auto"/>
                            <w:noWrap/>
                            <w:vAlign w:val="center"/>
                            <w:hideMark/>
                          </w:tcPr>
                          <w:p w14:paraId="10BCB1C4" w14:textId="77777777" w:rsidR="00FD268B" w:rsidRPr="00FC5806" w:rsidRDefault="00FD268B" w:rsidP="00601DF6">
                            <w:pPr>
                              <w:pStyle w:val="TAMainText"/>
                              <w:jc w:val="center"/>
                              <w:rPr>
                                <w:rFonts w:eastAsia="SimSun" w:cs="Arial"/>
                                <w:sz w:val="20"/>
                              </w:rPr>
                            </w:pPr>
                            <w:r>
                              <w:rPr>
                                <w:color w:val="000000"/>
                              </w:rPr>
                              <w:t>0.11</w:t>
                            </w:r>
                          </w:p>
                        </w:tc>
                        <w:tc>
                          <w:tcPr>
                            <w:tcW w:w="5041" w:type="dxa"/>
                            <w:vAlign w:val="center"/>
                          </w:tcPr>
                          <w:p w14:paraId="31FC5D48" w14:textId="77777777" w:rsidR="00FD268B" w:rsidRPr="00A47239" w:rsidRDefault="00FD268B" w:rsidP="00DE61E4">
                            <w:pPr>
                              <w:pStyle w:val="TAMainText"/>
                              <w:rPr>
                                <w:rFonts w:eastAsia="SimSun" w:cs="Arial"/>
                                <w:sz w:val="20"/>
                              </w:rPr>
                            </w:pPr>
                            <w:r>
                              <w:rPr>
                                <w:color w:val="000000"/>
                              </w:rPr>
                              <w:t>Lennard-Jones repulsion around E353</w:t>
                            </w:r>
                          </w:p>
                        </w:tc>
                        <w:tc>
                          <w:tcPr>
                            <w:tcW w:w="1080" w:type="dxa"/>
                            <w:vAlign w:val="center"/>
                          </w:tcPr>
                          <w:p w14:paraId="39936C06" w14:textId="77777777" w:rsidR="00FD268B" w:rsidRPr="00FC5806" w:rsidRDefault="00FD268B" w:rsidP="00FC5806">
                            <w:pPr>
                              <w:pStyle w:val="TAMainText"/>
                              <w:jc w:val="center"/>
                              <w:rPr>
                                <w:rFonts w:eastAsia="SimSun" w:cs="Arial"/>
                                <w:sz w:val="20"/>
                              </w:rPr>
                            </w:pPr>
                            <w:r>
                              <w:rPr>
                                <w:color w:val="000000"/>
                              </w:rPr>
                              <w:t>0.67</w:t>
                            </w:r>
                          </w:p>
                        </w:tc>
                        <w:tc>
                          <w:tcPr>
                            <w:tcW w:w="990" w:type="dxa"/>
                            <w:vAlign w:val="center"/>
                          </w:tcPr>
                          <w:p w14:paraId="67A3E5FD" w14:textId="77777777" w:rsidR="00FD268B" w:rsidRPr="00FC5806" w:rsidRDefault="00FD268B" w:rsidP="00FC5806">
                            <w:pPr>
                              <w:pStyle w:val="TAMainText"/>
                              <w:jc w:val="center"/>
                              <w:rPr>
                                <w:rFonts w:eastAsia="SimSun" w:cs="Arial"/>
                                <w:sz w:val="20"/>
                              </w:rPr>
                            </w:pPr>
                            <w:r>
                              <w:rPr>
                                <w:color w:val="000000"/>
                              </w:rPr>
                              <w:t>1.41</w:t>
                            </w:r>
                          </w:p>
                        </w:tc>
                      </w:tr>
                      <w:tr w:rsidR="00FD268B" w:rsidRPr="00A67631" w14:paraId="36DD9302" w14:textId="77777777" w:rsidTr="00DE61E4">
                        <w:trPr>
                          <w:trHeight w:hRule="exact" w:val="252"/>
                        </w:trPr>
                        <w:tc>
                          <w:tcPr>
                            <w:tcW w:w="1188" w:type="dxa"/>
                            <w:shd w:val="clear" w:color="auto" w:fill="auto"/>
                            <w:noWrap/>
                            <w:vAlign w:val="center"/>
                            <w:hideMark/>
                          </w:tcPr>
                          <w:p w14:paraId="428281F2" w14:textId="431F2D14" w:rsidR="00FD268B" w:rsidRPr="00FC5806" w:rsidRDefault="00FD268B" w:rsidP="00601DF6">
                            <w:pPr>
                              <w:pStyle w:val="TAMainText"/>
                              <w:jc w:val="center"/>
                              <w:rPr>
                                <w:rFonts w:eastAsia="SimSun" w:cs="Arial"/>
                                <w:sz w:val="20"/>
                              </w:rPr>
                            </w:pPr>
                            <w:r>
                              <w:rPr>
                                <w:color w:val="000000"/>
                              </w:rPr>
                              <w:t>ns</w:t>
                            </w:r>
                          </w:p>
                        </w:tc>
                        <w:tc>
                          <w:tcPr>
                            <w:tcW w:w="810" w:type="dxa"/>
                            <w:shd w:val="clear" w:color="auto" w:fill="auto"/>
                            <w:noWrap/>
                            <w:vAlign w:val="center"/>
                            <w:hideMark/>
                          </w:tcPr>
                          <w:p w14:paraId="23BFF416" w14:textId="1E113388" w:rsidR="00FD268B" w:rsidRPr="00FC5806" w:rsidRDefault="00FD268B" w:rsidP="00601DF6">
                            <w:pPr>
                              <w:pStyle w:val="TAMainText"/>
                              <w:jc w:val="center"/>
                              <w:rPr>
                                <w:rFonts w:eastAsia="SimSun" w:cs="Arial"/>
                                <w:sz w:val="20"/>
                              </w:rPr>
                            </w:pPr>
                            <w:r>
                              <w:rPr>
                                <w:color w:val="000000"/>
                              </w:rPr>
                              <w:t>ns</w:t>
                            </w:r>
                          </w:p>
                        </w:tc>
                        <w:tc>
                          <w:tcPr>
                            <w:tcW w:w="810" w:type="dxa"/>
                            <w:shd w:val="clear" w:color="auto" w:fill="auto"/>
                            <w:noWrap/>
                            <w:vAlign w:val="center"/>
                            <w:hideMark/>
                          </w:tcPr>
                          <w:p w14:paraId="1603BB4C" w14:textId="77777777" w:rsidR="00FD268B" w:rsidRPr="00FC5806" w:rsidRDefault="00FD268B" w:rsidP="00601DF6">
                            <w:pPr>
                              <w:pStyle w:val="TAMainText"/>
                              <w:jc w:val="center"/>
                              <w:rPr>
                                <w:rFonts w:eastAsia="SimSun" w:cs="Arial"/>
                                <w:sz w:val="20"/>
                              </w:rPr>
                            </w:pPr>
                            <w:r>
                              <w:rPr>
                                <w:color w:val="000000"/>
                              </w:rPr>
                              <w:t>0.27</w:t>
                            </w:r>
                          </w:p>
                        </w:tc>
                        <w:tc>
                          <w:tcPr>
                            <w:tcW w:w="5041" w:type="dxa"/>
                            <w:vAlign w:val="center"/>
                          </w:tcPr>
                          <w:p w14:paraId="28351B24" w14:textId="77777777" w:rsidR="00FD268B" w:rsidRPr="00A47239" w:rsidRDefault="00FD268B" w:rsidP="00601DF6">
                            <w:pPr>
                              <w:pStyle w:val="TAMainText"/>
                              <w:rPr>
                                <w:rFonts w:eastAsia="SimSun" w:cs="Arial"/>
                                <w:sz w:val="20"/>
                              </w:rPr>
                            </w:pPr>
                            <w:r>
                              <w:rPr>
                                <w:color w:val="000000"/>
                              </w:rPr>
                              <w:t>Average hydrophobic surface area without pNPG</w:t>
                            </w:r>
                          </w:p>
                        </w:tc>
                        <w:tc>
                          <w:tcPr>
                            <w:tcW w:w="1080" w:type="dxa"/>
                            <w:vAlign w:val="center"/>
                          </w:tcPr>
                          <w:p w14:paraId="185F0754" w14:textId="77777777" w:rsidR="00FD268B" w:rsidRPr="00FC5806" w:rsidRDefault="00FD268B" w:rsidP="00FC5806">
                            <w:pPr>
                              <w:pStyle w:val="TAMainText"/>
                              <w:jc w:val="center"/>
                              <w:rPr>
                                <w:rFonts w:eastAsia="SimSun" w:cs="Arial"/>
                                <w:sz w:val="20"/>
                              </w:rPr>
                            </w:pPr>
                            <w:r>
                              <w:rPr>
                                <w:color w:val="000000"/>
                              </w:rPr>
                              <w:t>0.51</w:t>
                            </w:r>
                          </w:p>
                        </w:tc>
                        <w:tc>
                          <w:tcPr>
                            <w:tcW w:w="990" w:type="dxa"/>
                            <w:vAlign w:val="center"/>
                          </w:tcPr>
                          <w:p w14:paraId="10A8CD6D" w14:textId="77777777" w:rsidR="00FD268B" w:rsidRPr="00FC5806" w:rsidRDefault="00FD268B" w:rsidP="00FC5806">
                            <w:pPr>
                              <w:pStyle w:val="TAMainText"/>
                              <w:jc w:val="center"/>
                              <w:rPr>
                                <w:rFonts w:eastAsia="SimSun" w:cs="Arial"/>
                                <w:sz w:val="20"/>
                              </w:rPr>
                            </w:pPr>
                            <w:r>
                              <w:rPr>
                                <w:color w:val="000000"/>
                              </w:rPr>
                              <w:t>1.75</w:t>
                            </w:r>
                          </w:p>
                        </w:tc>
                      </w:tr>
                      <w:tr w:rsidR="00FD268B" w:rsidRPr="00A67631" w14:paraId="70C6E99B" w14:textId="77777777" w:rsidTr="00DE61E4">
                        <w:trPr>
                          <w:trHeight w:hRule="exact" w:val="252"/>
                        </w:trPr>
                        <w:tc>
                          <w:tcPr>
                            <w:tcW w:w="1188" w:type="dxa"/>
                            <w:shd w:val="clear" w:color="auto" w:fill="auto"/>
                            <w:noWrap/>
                            <w:vAlign w:val="center"/>
                            <w:hideMark/>
                          </w:tcPr>
                          <w:p w14:paraId="6D5D8758" w14:textId="14F2A507" w:rsidR="00FD268B" w:rsidRPr="00FC5806" w:rsidRDefault="00FD268B" w:rsidP="00601DF6">
                            <w:pPr>
                              <w:pStyle w:val="TAMainText"/>
                              <w:jc w:val="center"/>
                              <w:rPr>
                                <w:rFonts w:eastAsia="SimSun" w:cs="Arial"/>
                                <w:sz w:val="20"/>
                              </w:rPr>
                            </w:pPr>
                            <w:r>
                              <w:rPr>
                                <w:color w:val="000000"/>
                              </w:rPr>
                              <w:t>ns</w:t>
                            </w:r>
                          </w:p>
                        </w:tc>
                        <w:tc>
                          <w:tcPr>
                            <w:tcW w:w="810" w:type="dxa"/>
                            <w:shd w:val="clear" w:color="auto" w:fill="auto"/>
                            <w:noWrap/>
                            <w:vAlign w:val="center"/>
                            <w:hideMark/>
                          </w:tcPr>
                          <w:p w14:paraId="381E3015" w14:textId="3BB1AEFF" w:rsidR="00FD268B" w:rsidRPr="00FC5806" w:rsidRDefault="00FD268B" w:rsidP="00601DF6">
                            <w:pPr>
                              <w:pStyle w:val="TAMainText"/>
                              <w:jc w:val="center"/>
                              <w:rPr>
                                <w:rFonts w:eastAsia="SimSun" w:cs="Arial"/>
                                <w:sz w:val="20"/>
                              </w:rPr>
                            </w:pPr>
                            <w:r>
                              <w:rPr>
                                <w:color w:val="000000"/>
                              </w:rPr>
                              <w:t>ns</w:t>
                            </w:r>
                          </w:p>
                        </w:tc>
                        <w:tc>
                          <w:tcPr>
                            <w:tcW w:w="810" w:type="dxa"/>
                            <w:shd w:val="clear" w:color="auto" w:fill="auto"/>
                            <w:noWrap/>
                            <w:vAlign w:val="center"/>
                            <w:hideMark/>
                          </w:tcPr>
                          <w:p w14:paraId="79276BDE" w14:textId="77777777" w:rsidR="00FD268B" w:rsidRPr="00FC5806" w:rsidRDefault="00FD268B" w:rsidP="00601DF6">
                            <w:pPr>
                              <w:pStyle w:val="TAMainText"/>
                              <w:jc w:val="center"/>
                              <w:rPr>
                                <w:rFonts w:eastAsia="SimSun" w:cs="Arial"/>
                                <w:sz w:val="20"/>
                              </w:rPr>
                            </w:pPr>
                            <w:r>
                              <w:rPr>
                                <w:color w:val="000000"/>
                              </w:rPr>
                              <w:t>0.32</w:t>
                            </w:r>
                          </w:p>
                        </w:tc>
                        <w:tc>
                          <w:tcPr>
                            <w:tcW w:w="5041" w:type="dxa"/>
                            <w:vAlign w:val="center"/>
                          </w:tcPr>
                          <w:p w14:paraId="78622678" w14:textId="54BED1C3" w:rsidR="00FD268B" w:rsidRPr="00A47239" w:rsidRDefault="00FD268B" w:rsidP="00FD268B">
                            <w:pPr>
                              <w:pStyle w:val="TAMainText"/>
                              <w:rPr>
                                <w:rFonts w:eastAsia="SimSun" w:cs="Arial"/>
                                <w:sz w:val="20"/>
                              </w:rPr>
                            </w:pPr>
                            <w:r>
                              <w:rPr>
                                <w:color w:val="000000"/>
                              </w:rPr>
                              <w:t xml:space="preserve">Packing </w:t>
                            </w:r>
                            <w:del w:id="82" w:author="Justin Siegel" w:date="2015-04-09T18:47:00Z">
                              <w:r w:rsidDel="00FD268B">
                                <w:rPr>
                                  <w:color w:val="000000"/>
                                </w:rPr>
                                <w:delText xml:space="preserve">without pNPG </w:delText>
                              </w:r>
                            </w:del>
                            <w:r>
                              <w:rPr>
                                <w:color w:val="000000"/>
                              </w:rPr>
                              <w:t>around E353</w:t>
                            </w:r>
                            <w:ins w:id="83" w:author="Justin Siegel" w:date="2015-04-09T18:47:00Z">
                              <w:r>
                                <w:rPr>
                                  <w:color w:val="000000"/>
                                </w:rPr>
                                <w:t xml:space="preserve"> without pNPG</w:t>
                              </w:r>
                            </w:ins>
                          </w:p>
                        </w:tc>
                        <w:tc>
                          <w:tcPr>
                            <w:tcW w:w="1080" w:type="dxa"/>
                            <w:vAlign w:val="center"/>
                          </w:tcPr>
                          <w:p w14:paraId="686ACF7D" w14:textId="77777777" w:rsidR="00FD268B" w:rsidRPr="00FC5806" w:rsidRDefault="00FD268B" w:rsidP="00FC5806">
                            <w:pPr>
                              <w:pStyle w:val="TAMainText"/>
                              <w:jc w:val="center"/>
                              <w:rPr>
                                <w:rFonts w:eastAsia="SimSun" w:cs="Arial"/>
                                <w:sz w:val="20"/>
                              </w:rPr>
                            </w:pPr>
                            <w:r>
                              <w:rPr>
                                <w:color w:val="000000"/>
                              </w:rPr>
                              <w:t>0.37</w:t>
                            </w:r>
                          </w:p>
                        </w:tc>
                        <w:tc>
                          <w:tcPr>
                            <w:tcW w:w="990" w:type="dxa"/>
                            <w:vAlign w:val="center"/>
                          </w:tcPr>
                          <w:p w14:paraId="64A6DF07" w14:textId="77777777" w:rsidR="00FD268B" w:rsidRPr="00FC5806" w:rsidRDefault="00FD268B" w:rsidP="00FC5806">
                            <w:pPr>
                              <w:pStyle w:val="TAMainText"/>
                              <w:jc w:val="center"/>
                              <w:rPr>
                                <w:rFonts w:eastAsia="SimSun" w:cs="Arial"/>
                                <w:sz w:val="20"/>
                              </w:rPr>
                            </w:pPr>
                            <w:r>
                              <w:rPr>
                                <w:color w:val="000000"/>
                              </w:rPr>
                              <w:t>0.99</w:t>
                            </w:r>
                          </w:p>
                        </w:tc>
                      </w:tr>
                      <w:tr w:rsidR="00FD268B" w:rsidRPr="00A67631" w14:paraId="77224402" w14:textId="77777777" w:rsidTr="00DE61E4">
                        <w:trPr>
                          <w:trHeight w:hRule="exact" w:val="252"/>
                        </w:trPr>
                        <w:tc>
                          <w:tcPr>
                            <w:tcW w:w="1188" w:type="dxa"/>
                            <w:shd w:val="clear" w:color="auto" w:fill="auto"/>
                            <w:noWrap/>
                            <w:vAlign w:val="center"/>
                            <w:hideMark/>
                          </w:tcPr>
                          <w:p w14:paraId="19FCC5E3" w14:textId="2A9341FB" w:rsidR="00FD268B" w:rsidRPr="00FC5806" w:rsidRDefault="00FD268B" w:rsidP="00601DF6">
                            <w:pPr>
                              <w:pStyle w:val="TAMainText"/>
                              <w:jc w:val="center"/>
                              <w:rPr>
                                <w:rFonts w:eastAsia="SimSun" w:cs="Arial"/>
                                <w:sz w:val="20"/>
                              </w:rPr>
                            </w:pPr>
                            <w:r>
                              <w:rPr>
                                <w:color w:val="000000"/>
                              </w:rPr>
                              <w:t>ns</w:t>
                            </w:r>
                          </w:p>
                        </w:tc>
                        <w:tc>
                          <w:tcPr>
                            <w:tcW w:w="810" w:type="dxa"/>
                            <w:shd w:val="clear" w:color="auto" w:fill="auto"/>
                            <w:noWrap/>
                            <w:vAlign w:val="center"/>
                            <w:hideMark/>
                          </w:tcPr>
                          <w:p w14:paraId="11406292" w14:textId="6E570FC0" w:rsidR="00FD268B" w:rsidRPr="00FC5806" w:rsidRDefault="00FD268B" w:rsidP="00601DF6">
                            <w:pPr>
                              <w:pStyle w:val="TAMainText"/>
                              <w:jc w:val="center"/>
                              <w:rPr>
                                <w:rFonts w:eastAsia="SimSun" w:cs="Arial"/>
                                <w:sz w:val="20"/>
                              </w:rPr>
                            </w:pPr>
                            <w:r>
                              <w:rPr>
                                <w:color w:val="000000"/>
                              </w:rPr>
                              <w:t>ns</w:t>
                            </w:r>
                          </w:p>
                        </w:tc>
                        <w:tc>
                          <w:tcPr>
                            <w:tcW w:w="810" w:type="dxa"/>
                            <w:shd w:val="clear" w:color="auto" w:fill="auto"/>
                            <w:noWrap/>
                            <w:vAlign w:val="center"/>
                            <w:hideMark/>
                          </w:tcPr>
                          <w:p w14:paraId="6E122AFE" w14:textId="77777777" w:rsidR="00FD268B" w:rsidRPr="00FC5806" w:rsidRDefault="00FD268B" w:rsidP="00601DF6">
                            <w:pPr>
                              <w:pStyle w:val="TAMainText"/>
                              <w:jc w:val="center"/>
                              <w:rPr>
                                <w:rFonts w:eastAsia="SimSun" w:cs="Arial"/>
                                <w:sz w:val="20"/>
                              </w:rPr>
                            </w:pPr>
                            <w:r>
                              <w:rPr>
                                <w:color w:val="000000"/>
                              </w:rPr>
                              <w:t>0.34</w:t>
                            </w:r>
                          </w:p>
                        </w:tc>
                        <w:tc>
                          <w:tcPr>
                            <w:tcW w:w="5041" w:type="dxa"/>
                            <w:vAlign w:val="center"/>
                          </w:tcPr>
                          <w:p w14:paraId="4A0835B4" w14:textId="77777777" w:rsidR="00FD268B" w:rsidRPr="00A47239" w:rsidRDefault="00FD268B" w:rsidP="00601DF6">
                            <w:pPr>
                              <w:pStyle w:val="TAMainText"/>
                              <w:rPr>
                                <w:rFonts w:eastAsia="SimSun" w:cs="Arial"/>
                                <w:sz w:val="20"/>
                              </w:rPr>
                            </w:pPr>
                            <w:r>
                              <w:rPr>
                                <w:color w:val="000000"/>
                              </w:rPr>
                              <w:t>Packing around E164 without pNPG</w:t>
                            </w:r>
                          </w:p>
                        </w:tc>
                        <w:tc>
                          <w:tcPr>
                            <w:tcW w:w="1080" w:type="dxa"/>
                            <w:vAlign w:val="center"/>
                          </w:tcPr>
                          <w:p w14:paraId="380115BB" w14:textId="77777777" w:rsidR="00FD268B" w:rsidRPr="00FC5806" w:rsidRDefault="00FD268B" w:rsidP="00FC5806">
                            <w:pPr>
                              <w:pStyle w:val="TAMainText"/>
                              <w:jc w:val="center"/>
                              <w:rPr>
                                <w:rFonts w:eastAsia="SimSun" w:cs="Arial"/>
                                <w:sz w:val="20"/>
                              </w:rPr>
                            </w:pPr>
                            <w:r>
                              <w:rPr>
                                <w:color w:val="000000"/>
                              </w:rPr>
                              <w:t>0.37</w:t>
                            </w:r>
                          </w:p>
                        </w:tc>
                        <w:tc>
                          <w:tcPr>
                            <w:tcW w:w="990" w:type="dxa"/>
                            <w:vAlign w:val="center"/>
                          </w:tcPr>
                          <w:p w14:paraId="1CAB6A85" w14:textId="77777777" w:rsidR="00FD268B" w:rsidRPr="00FC5806" w:rsidRDefault="00FD268B" w:rsidP="00FC5806">
                            <w:pPr>
                              <w:pStyle w:val="TAMainText"/>
                              <w:jc w:val="center"/>
                              <w:rPr>
                                <w:rFonts w:eastAsia="SimSun" w:cs="Arial"/>
                                <w:sz w:val="20"/>
                              </w:rPr>
                            </w:pPr>
                            <w:r>
                              <w:rPr>
                                <w:color w:val="000000"/>
                              </w:rPr>
                              <w:t>0.99</w:t>
                            </w:r>
                          </w:p>
                        </w:tc>
                      </w:tr>
                      <w:tr w:rsidR="00FD268B" w:rsidRPr="00A67631" w14:paraId="2F8A5E91" w14:textId="77777777" w:rsidTr="00DE61E4">
                        <w:trPr>
                          <w:trHeight w:hRule="exact" w:val="252"/>
                        </w:trPr>
                        <w:tc>
                          <w:tcPr>
                            <w:tcW w:w="1188" w:type="dxa"/>
                            <w:shd w:val="clear" w:color="auto" w:fill="auto"/>
                            <w:noWrap/>
                            <w:vAlign w:val="center"/>
                            <w:hideMark/>
                          </w:tcPr>
                          <w:p w14:paraId="7897FCCE" w14:textId="1D04233A" w:rsidR="00FD268B" w:rsidRPr="00FC5806" w:rsidRDefault="00FD268B" w:rsidP="00601DF6">
                            <w:pPr>
                              <w:pStyle w:val="TAMainText"/>
                              <w:jc w:val="center"/>
                              <w:rPr>
                                <w:rFonts w:eastAsia="SimSun" w:cs="Arial"/>
                                <w:sz w:val="20"/>
                              </w:rPr>
                            </w:pPr>
                            <w:r>
                              <w:rPr>
                                <w:color w:val="000000"/>
                              </w:rPr>
                              <w:t>ns</w:t>
                            </w:r>
                          </w:p>
                        </w:tc>
                        <w:tc>
                          <w:tcPr>
                            <w:tcW w:w="810" w:type="dxa"/>
                            <w:shd w:val="clear" w:color="auto" w:fill="auto"/>
                            <w:noWrap/>
                            <w:vAlign w:val="center"/>
                            <w:hideMark/>
                          </w:tcPr>
                          <w:p w14:paraId="79CA633E" w14:textId="42C81FE4" w:rsidR="00FD268B" w:rsidRPr="00FC5806" w:rsidRDefault="00FD268B" w:rsidP="00601DF6">
                            <w:pPr>
                              <w:pStyle w:val="TAMainText"/>
                              <w:jc w:val="center"/>
                              <w:rPr>
                                <w:rFonts w:eastAsia="SimSun" w:cs="Arial"/>
                                <w:sz w:val="20"/>
                              </w:rPr>
                            </w:pPr>
                            <w:r>
                              <w:rPr>
                                <w:color w:val="000000"/>
                              </w:rPr>
                              <w:t>ns</w:t>
                            </w:r>
                          </w:p>
                        </w:tc>
                        <w:tc>
                          <w:tcPr>
                            <w:tcW w:w="810" w:type="dxa"/>
                            <w:shd w:val="clear" w:color="auto" w:fill="auto"/>
                            <w:noWrap/>
                            <w:vAlign w:val="center"/>
                            <w:hideMark/>
                          </w:tcPr>
                          <w:p w14:paraId="644E3DD4" w14:textId="77777777" w:rsidR="00FD268B" w:rsidRPr="00FC5806" w:rsidRDefault="00FD268B" w:rsidP="00601DF6">
                            <w:pPr>
                              <w:pStyle w:val="TAMainText"/>
                              <w:jc w:val="center"/>
                              <w:rPr>
                                <w:rFonts w:eastAsia="SimSun" w:cs="Arial"/>
                                <w:sz w:val="20"/>
                              </w:rPr>
                            </w:pPr>
                            <w:r>
                              <w:rPr>
                                <w:color w:val="000000"/>
                              </w:rPr>
                              <w:t>0.38</w:t>
                            </w:r>
                          </w:p>
                        </w:tc>
                        <w:tc>
                          <w:tcPr>
                            <w:tcW w:w="5041" w:type="dxa"/>
                            <w:vAlign w:val="center"/>
                          </w:tcPr>
                          <w:p w14:paraId="28A6D50B" w14:textId="77777777" w:rsidR="00FD268B" w:rsidRPr="00A47239" w:rsidRDefault="00FD268B" w:rsidP="00CB3003">
                            <w:pPr>
                              <w:pStyle w:val="TAMainText"/>
                              <w:ind w:left="720" w:hanging="540"/>
                              <w:rPr>
                                <w:rFonts w:eastAsia="SimSun" w:cs="Arial"/>
                                <w:sz w:val="20"/>
                              </w:rPr>
                            </w:pPr>
                            <w:r>
                              <w:rPr>
                                <w:color w:val="000000"/>
                              </w:rPr>
                              <w:t>Packing around Y295 without pNPG</w:t>
                            </w:r>
                          </w:p>
                        </w:tc>
                        <w:tc>
                          <w:tcPr>
                            <w:tcW w:w="1080" w:type="dxa"/>
                            <w:vAlign w:val="center"/>
                          </w:tcPr>
                          <w:p w14:paraId="2347D779" w14:textId="77777777" w:rsidR="00FD268B" w:rsidRPr="00FC5806" w:rsidRDefault="00FD268B" w:rsidP="00FC5806">
                            <w:pPr>
                              <w:pStyle w:val="TAMainText"/>
                              <w:jc w:val="center"/>
                              <w:rPr>
                                <w:rFonts w:eastAsia="SimSun" w:cs="Arial"/>
                                <w:sz w:val="20"/>
                              </w:rPr>
                            </w:pPr>
                            <w:r>
                              <w:rPr>
                                <w:color w:val="000000"/>
                              </w:rPr>
                              <w:t>0.34</w:t>
                            </w:r>
                          </w:p>
                        </w:tc>
                        <w:tc>
                          <w:tcPr>
                            <w:tcW w:w="990" w:type="dxa"/>
                            <w:vAlign w:val="center"/>
                          </w:tcPr>
                          <w:p w14:paraId="1621F395" w14:textId="77777777" w:rsidR="00FD268B" w:rsidRPr="00FC5806" w:rsidRDefault="00FD268B" w:rsidP="00FC5806">
                            <w:pPr>
                              <w:pStyle w:val="TAMainText"/>
                              <w:jc w:val="center"/>
                              <w:rPr>
                                <w:rFonts w:eastAsia="SimSun" w:cs="Arial"/>
                                <w:sz w:val="20"/>
                              </w:rPr>
                            </w:pPr>
                            <w:r>
                              <w:rPr>
                                <w:color w:val="000000"/>
                              </w:rPr>
                              <w:t>0.99</w:t>
                            </w:r>
                          </w:p>
                        </w:tc>
                      </w:tr>
                      <w:tr w:rsidR="00FD268B" w:rsidRPr="00A67631" w14:paraId="031555E5" w14:textId="77777777" w:rsidTr="00DE61E4">
                        <w:trPr>
                          <w:trHeight w:hRule="exact" w:val="252"/>
                        </w:trPr>
                        <w:tc>
                          <w:tcPr>
                            <w:tcW w:w="1188" w:type="dxa"/>
                            <w:shd w:val="clear" w:color="auto" w:fill="auto"/>
                            <w:noWrap/>
                            <w:vAlign w:val="center"/>
                            <w:hideMark/>
                          </w:tcPr>
                          <w:p w14:paraId="6A5AA66F" w14:textId="127C5409" w:rsidR="00FD268B" w:rsidRPr="00FC5806" w:rsidRDefault="00FD268B" w:rsidP="00601DF6">
                            <w:pPr>
                              <w:pStyle w:val="TAMainText"/>
                              <w:jc w:val="center"/>
                              <w:rPr>
                                <w:rFonts w:eastAsia="SimSun" w:cs="Arial"/>
                                <w:sz w:val="20"/>
                              </w:rPr>
                            </w:pPr>
                            <w:r>
                              <w:rPr>
                                <w:color w:val="000000"/>
                              </w:rPr>
                              <w:t>ns</w:t>
                            </w:r>
                          </w:p>
                        </w:tc>
                        <w:tc>
                          <w:tcPr>
                            <w:tcW w:w="810" w:type="dxa"/>
                            <w:shd w:val="clear" w:color="auto" w:fill="auto"/>
                            <w:noWrap/>
                            <w:vAlign w:val="center"/>
                            <w:hideMark/>
                          </w:tcPr>
                          <w:p w14:paraId="32AFCE49" w14:textId="46B08774" w:rsidR="00FD268B" w:rsidRPr="00FC5806" w:rsidRDefault="00FD268B" w:rsidP="00601DF6">
                            <w:pPr>
                              <w:pStyle w:val="TAMainText"/>
                              <w:jc w:val="center"/>
                              <w:rPr>
                                <w:rFonts w:eastAsia="SimSun" w:cs="Arial"/>
                                <w:sz w:val="20"/>
                              </w:rPr>
                            </w:pPr>
                            <w:r>
                              <w:rPr>
                                <w:color w:val="000000"/>
                              </w:rPr>
                              <w:t>ns</w:t>
                            </w:r>
                          </w:p>
                        </w:tc>
                        <w:tc>
                          <w:tcPr>
                            <w:tcW w:w="810" w:type="dxa"/>
                            <w:shd w:val="clear" w:color="auto" w:fill="auto"/>
                            <w:noWrap/>
                            <w:vAlign w:val="center"/>
                            <w:hideMark/>
                          </w:tcPr>
                          <w:p w14:paraId="1D8997D2" w14:textId="77777777" w:rsidR="00FD268B" w:rsidRPr="00FC5806" w:rsidRDefault="00FD268B" w:rsidP="00601DF6">
                            <w:pPr>
                              <w:pStyle w:val="TAMainText"/>
                              <w:jc w:val="center"/>
                              <w:rPr>
                                <w:rFonts w:eastAsia="SimSun" w:cs="Arial"/>
                                <w:sz w:val="20"/>
                              </w:rPr>
                            </w:pPr>
                            <w:r>
                              <w:rPr>
                                <w:color w:val="000000"/>
                              </w:rPr>
                              <w:t>0.51</w:t>
                            </w:r>
                          </w:p>
                        </w:tc>
                        <w:tc>
                          <w:tcPr>
                            <w:tcW w:w="5041" w:type="dxa"/>
                            <w:vAlign w:val="center"/>
                          </w:tcPr>
                          <w:p w14:paraId="429209D6" w14:textId="77777777" w:rsidR="00FD268B" w:rsidRPr="00A47239" w:rsidRDefault="00FD268B" w:rsidP="00601DF6">
                            <w:pPr>
                              <w:pStyle w:val="TAMainText"/>
                              <w:rPr>
                                <w:rFonts w:eastAsia="SimSun" w:cs="Arial"/>
                                <w:sz w:val="20"/>
                              </w:rPr>
                            </w:pPr>
                            <w:r>
                              <w:rPr>
                                <w:color w:val="000000"/>
                              </w:rPr>
                              <w:t>Lennard-Jones repulsion of E164</w:t>
                            </w:r>
                          </w:p>
                        </w:tc>
                        <w:tc>
                          <w:tcPr>
                            <w:tcW w:w="1080" w:type="dxa"/>
                            <w:vAlign w:val="center"/>
                          </w:tcPr>
                          <w:p w14:paraId="77903992" w14:textId="77777777" w:rsidR="00FD268B" w:rsidRPr="00FC5806" w:rsidRDefault="00FD268B" w:rsidP="00FC5806">
                            <w:pPr>
                              <w:pStyle w:val="TAMainText"/>
                              <w:jc w:val="center"/>
                              <w:rPr>
                                <w:rFonts w:eastAsia="SimSun" w:cs="Arial"/>
                                <w:sz w:val="20"/>
                              </w:rPr>
                            </w:pPr>
                            <w:r>
                              <w:rPr>
                                <w:color w:val="000000"/>
                              </w:rPr>
                              <w:t>0.83</w:t>
                            </w:r>
                          </w:p>
                        </w:tc>
                        <w:tc>
                          <w:tcPr>
                            <w:tcW w:w="990" w:type="dxa"/>
                            <w:vAlign w:val="center"/>
                          </w:tcPr>
                          <w:p w14:paraId="72FD8647" w14:textId="77777777" w:rsidR="00FD268B" w:rsidRPr="00FC5806" w:rsidRDefault="00FD268B" w:rsidP="00FC5806">
                            <w:pPr>
                              <w:pStyle w:val="TAMainText"/>
                              <w:jc w:val="center"/>
                              <w:rPr>
                                <w:rFonts w:eastAsia="SimSun" w:cs="Arial"/>
                                <w:sz w:val="20"/>
                              </w:rPr>
                            </w:pPr>
                            <w:r>
                              <w:rPr>
                                <w:color w:val="000000"/>
                              </w:rPr>
                              <w:t>1.53</w:t>
                            </w:r>
                          </w:p>
                        </w:tc>
                      </w:tr>
                    </w:tbl>
                    <w:p w14:paraId="648CEEA8" w14:textId="77777777" w:rsidR="00FD268B" w:rsidRPr="00A67631" w:rsidRDefault="00FD268B" w:rsidP="004B7A87">
                      <w:pPr>
                        <w:pStyle w:val="TAMainText"/>
                        <w:rPr>
                          <w:sz w:val="20"/>
                        </w:rPr>
                      </w:pPr>
                    </w:p>
                  </w:txbxContent>
                </v:textbox>
                <w10:wrap type="square" anchorx="margin" anchory="margin"/>
              </v:shape>
            </w:pict>
          </mc:Fallback>
        </mc:AlternateContent>
      </w:r>
      <w:r w:rsidR="007840E0" w:rsidRPr="007840E0">
        <w:rPr>
          <w:highlight w:val="yellow"/>
        </w:rPr>
        <w:t>Wilcoxon test)</w:t>
      </w:r>
      <w:commentRangeEnd w:id="71"/>
      <w:r w:rsidR="007840E0">
        <w:rPr>
          <w:rStyle w:val="CommentReference"/>
          <w:rFonts w:ascii="Times" w:hAnsi="Times"/>
          <w:kern w:val="0"/>
        </w:rPr>
        <w:commentReference w:id="71"/>
      </w:r>
      <w:r w:rsidR="007840E0">
        <w:t xml:space="preserve"> </w:t>
      </w:r>
      <w:r w:rsidR="006C3DC9">
        <w:t xml:space="preserve">and </w:t>
      </w:r>
      <w:r w:rsidR="002412B2">
        <w:t>0.</w:t>
      </w:r>
      <w:r w:rsidR="006C3DC9">
        <w:t>43</w:t>
      </w:r>
      <w:r w:rsidR="005449BF">
        <w:t xml:space="preserve"> </w:t>
      </w:r>
      <w:commentRangeStart w:id="84"/>
      <w:r w:rsidR="005449BF" w:rsidRPr="007840E0">
        <w:rPr>
          <w:highlight w:val="yellow"/>
        </w:rPr>
        <w:t>(p-value &lt; X. Wilcoxon test)</w:t>
      </w:r>
      <w:commentRangeEnd w:id="84"/>
      <w:r w:rsidR="005449BF">
        <w:rPr>
          <w:rStyle w:val="CommentReference"/>
          <w:rFonts w:ascii="Times" w:hAnsi="Times"/>
          <w:kern w:val="0"/>
        </w:rPr>
        <w:commentReference w:id="84"/>
      </w:r>
      <w:r w:rsidR="006C3DC9">
        <w:t>, re</w:t>
      </w:r>
      <w:r w:rsidR="00A151BB">
        <w:t>spectively</w:t>
      </w:r>
      <w:r w:rsidR="006C3DC9">
        <w:t>.  For K</w:t>
      </w:r>
      <w:r w:rsidR="006C3DC9" w:rsidRPr="00A151BB">
        <w:rPr>
          <w:vertAlign w:val="subscript"/>
        </w:rPr>
        <w:t>M</w:t>
      </w:r>
      <w:r w:rsidR="006C3DC9">
        <w:t xml:space="preserve"> the </w:t>
      </w:r>
      <w:r w:rsidR="00214FF9">
        <w:t>highest</w:t>
      </w:r>
      <w:r w:rsidR="007840E0">
        <w:t xml:space="preserve"> </w:t>
      </w:r>
      <w:r w:rsidR="006C3DC9">
        <w:t xml:space="preserve">PCC is 0.29 </w:t>
      </w:r>
      <w:commentRangeStart w:id="85"/>
      <w:r w:rsidR="005449BF" w:rsidRPr="007840E0">
        <w:rPr>
          <w:highlight w:val="yellow"/>
        </w:rPr>
        <w:t>(p-value &lt; X. Wilcoxon test)</w:t>
      </w:r>
      <w:commentRangeEnd w:id="85"/>
      <w:r w:rsidR="005449BF">
        <w:rPr>
          <w:rStyle w:val="CommentReference"/>
          <w:rFonts w:ascii="Times" w:hAnsi="Times"/>
          <w:kern w:val="0"/>
        </w:rPr>
        <w:commentReference w:id="85"/>
      </w:r>
      <w:r w:rsidR="005449BF">
        <w:t xml:space="preserve"> </w:t>
      </w:r>
      <w:r w:rsidR="006C3DC9">
        <w:t xml:space="preserve">to the total number of hydrogen bonds within each BglB model. </w:t>
      </w:r>
      <w:r w:rsidR="005449BF">
        <w:t xml:space="preserve">The Spearman Rank </w:t>
      </w:r>
      <w:r w:rsidR="005449BF">
        <w:lastRenderedPageBreak/>
        <w:t>Correlation (SRC) follow similar trends to those for PCC for all three predicted constants (</w:t>
      </w:r>
      <w:r w:rsidR="005449BF" w:rsidRPr="005449BF">
        <w:rPr>
          <w:highlight w:val="yellow"/>
        </w:rPr>
        <w:t xml:space="preserve">X,Y and Z for </w:t>
      </w:r>
      <w:r w:rsidR="005449BF" w:rsidRPr="005449BF">
        <w:rPr>
          <w:i/>
          <w:highlight w:val="yellow"/>
        </w:rPr>
        <w:t>k</w:t>
      </w:r>
      <w:r w:rsidR="005449BF" w:rsidRPr="005449BF">
        <w:rPr>
          <w:highlight w:val="yellow"/>
          <w:vertAlign w:val="subscript"/>
        </w:rPr>
        <w:t>cat</w:t>
      </w:r>
      <w:r w:rsidR="005449BF" w:rsidRPr="005449BF">
        <w:rPr>
          <w:highlight w:val="yellow"/>
        </w:rPr>
        <w:t>/K</w:t>
      </w:r>
      <w:r w:rsidR="005449BF" w:rsidRPr="005449BF">
        <w:rPr>
          <w:highlight w:val="yellow"/>
          <w:vertAlign w:val="subscript"/>
        </w:rPr>
        <w:t>M</w:t>
      </w:r>
      <w:r w:rsidR="005449BF" w:rsidRPr="005449BF">
        <w:rPr>
          <w:highlight w:val="yellow"/>
        </w:rPr>
        <w:t xml:space="preserve"> , </w:t>
      </w:r>
      <w:r w:rsidR="005449BF" w:rsidRPr="005449BF">
        <w:rPr>
          <w:i/>
          <w:highlight w:val="yellow"/>
        </w:rPr>
        <w:t>k</w:t>
      </w:r>
      <w:r w:rsidR="005449BF" w:rsidRPr="005449BF">
        <w:rPr>
          <w:highlight w:val="yellow"/>
          <w:vertAlign w:val="subscript"/>
        </w:rPr>
        <w:t>cat</w:t>
      </w:r>
      <w:r w:rsidR="005449BF" w:rsidRPr="005449BF">
        <w:rPr>
          <w:highlight w:val="yellow"/>
        </w:rPr>
        <w:t xml:space="preserve"> and K</w:t>
      </w:r>
      <w:r w:rsidR="005449BF" w:rsidRPr="005449BF">
        <w:rPr>
          <w:highlight w:val="yellow"/>
          <w:vertAlign w:val="subscript"/>
        </w:rPr>
        <w:t>M</w:t>
      </w:r>
      <w:r w:rsidR="005449BF" w:rsidRPr="005449BF">
        <w:rPr>
          <w:highlight w:val="yellow"/>
        </w:rPr>
        <w:t xml:space="preserve"> respectively).</w:t>
      </w:r>
      <w:r w:rsidR="005449BF">
        <w:t xml:space="preserve"> </w:t>
      </w:r>
      <w:r w:rsidR="007840E0">
        <w:t>The PCC and SRC</w:t>
      </w:r>
      <w:r w:rsidR="005449BF">
        <w:t xml:space="preserve"> values</w:t>
      </w:r>
      <w:r w:rsidR="007840E0">
        <w:t xml:space="preserve"> with respect </w:t>
      </w:r>
      <w:r w:rsidR="008A7C88">
        <w:t xml:space="preserve">to the kinetic constants </w:t>
      </w:r>
      <w:r w:rsidR="007840E0">
        <w:t xml:space="preserve">for all features </w:t>
      </w:r>
      <w:r w:rsidR="005449BF">
        <w:t>are</w:t>
      </w:r>
      <w:r w:rsidR="008A7C88">
        <w:t xml:space="preserve"> available in </w:t>
      </w:r>
      <w:r w:rsidR="008A7C88" w:rsidRPr="007840E0">
        <w:rPr>
          <w:highlight w:val="yellow"/>
        </w:rPr>
        <w:t xml:space="preserve">supplemental </w:t>
      </w:r>
      <w:r w:rsidR="007840E0" w:rsidRPr="007840E0">
        <w:rPr>
          <w:highlight w:val="yellow"/>
        </w:rPr>
        <w:t>file X</w:t>
      </w:r>
      <w:r w:rsidR="008A7C88">
        <w:t xml:space="preserve">. </w:t>
      </w:r>
    </w:p>
    <w:p w14:paraId="24D0B94D" w14:textId="48A0E942" w:rsidR="0098420F" w:rsidRDefault="007840E0" w:rsidP="00567DC8">
      <w:pPr>
        <w:pStyle w:val="TAMainText"/>
      </w:pPr>
      <w:r>
        <w:t xml:space="preserve">Next, we used all 59 features together with a </w:t>
      </w:r>
      <w:r w:rsidR="00C932B6">
        <w:t>regularized linear model to predict the kinetic constants based on</w:t>
      </w:r>
      <w:r w:rsidR="002412B2">
        <w:t xml:space="preserve"> the most informative</w:t>
      </w:r>
      <w:r w:rsidR="008A7C88">
        <w:t xml:space="preserve"> </w:t>
      </w:r>
      <w:r w:rsidR="00C932B6">
        <w:t xml:space="preserve">feature subsets. </w:t>
      </w:r>
      <w:r>
        <w:t>For this task, we used Elastic Net</w:t>
      </w:r>
      <w:r w:rsidR="009A1F2C">
        <w:t xml:space="preserve"> </w:t>
      </w:r>
      <w:commentRangeStart w:id="86"/>
      <w:r w:rsidR="009A1F2C">
        <w:t xml:space="preserve">(ref), </w:t>
      </w:r>
      <w:commentRangeEnd w:id="86"/>
      <w:r w:rsidR="009A1F2C">
        <w:rPr>
          <w:rStyle w:val="CommentReference"/>
          <w:rFonts w:ascii="Times" w:hAnsi="Times"/>
          <w:kern w:val="0"/>
        </w:rPr>
        <w:commentReference w:id="86"/>
      </w:r>
      <w:r w:rsidR="009A1F2C">
        <w:t>a constraint regression technique that</w:t>
      </w:r>
      <w:r>
        <w:t xml:space="preserve"> uses both l</w:t>
      </w:r>
      <w:r w:rsidRPr="009A1F2C">
        <w:rPr>
          <w:vertAlign w:val="subscript"/>
        </w:rPr>
        <w:t>1</w:t>
      </w:r>
      <w:r>
        <w:t xml:space="preserve"> and l</w:t>
      </w:r>
      <w:r w:rsidRPr="009A1F2C">
        <w:rPr>
          <w:vertAlign w:val="subscript"/>
        </w:rPr>
        <w:t>2</w:t>
      </w:r>
      <w:r>
        <w:t xml:space="preserve"> regularization for feature s</w:t>
      </w:r>
      <w:r w:rsidR="009A1F2C">
        <w:t xml:space="preserve">election </w:t>
      </w:r>
      <w:r w:rsidR="009A1F2C" w:rsidRPr="005449BF">
        <w:rPr>
          <w:highlight w:val="yellow"/>
        </w:rPr>
        <w:t>(see Supplementary Materials)</w:t>
      </w:r>
      <w:r w:rsidR="009A1F2C">
        <w:t>. To</w:t>
      </w:r>
      <w:r w:rsidR="005449BF">
        <w:t xml:space="preserve"> increase robustness to sample size and remove bias, we used a bootstrapping aggregating (bagging) technique, where the predicted value was an average from 1,000 elastic net models, each trained on a different subset of the data </w:t>
      </w:r>
      <w:r w:rsidR="005449BF" w:rsidRPr="005449BF">
        <w:rPr>
          <w:highlight w:val="yellow"/>
        </w:rPr>
        <w:t>(see Methods)</w:t>
      </w:r>
      <w:r w:rsidR="005449BF">
        <w:t>. T</w:t>
      </w:r>
      <w:r w:rsidR="00180759">
        <w:t xml:space="preserve">he final prediction </w:t>
      </w:r>
      <w:r w:rsidR="005449BF">
        <w:t>from this ensemble learning regression method outperformed all individual models (</w:t>
      </w:r>
      <w:r w:rsidR="005449BF" w:rsidRPr="005449BF">
        <w:rPr>
          <w:highlight w:val="yellow"/>
        </w:rPr>
        <w:t>PCC X vs Y</w:t>
      </w:r>
      <w:r w:rsidR="005449BF" w:rsidRPr="005449BF">
        <w:rPr>
          <w:rFonts w:ascii="Times New Roman" w:hAnsi="Times New Roman"/>
          <w:highlight w:val="yellow"/>
        </w:rPr>
        <w:t>±</w:t>
      </w:r>
      <w:r w:rsidR="005449BF" w:rsidRPr="005449BF">
        <w:rPr>
          <w:highlight w:val="yellow"/>
        </w:rPr>
        <w:t>std</w:t>
      </w:r>
      <w:r w:rsidR="006562AD">
        <w:rPr>
          <w:highlight w:val="yellow"/>
        </w:rPr>
        <w:t xml:space="preserve"> for E</w:t>
      </w:r>
      <w:r w:rsidR="005449BF" w:rsidRPr="005449BF">
        <w:rPr>
          <w:highlight w:val="yellow"/>
        </w:rPr>
        <w:t>nsemble and individual model, respectively; SRC X vs Y</w:t>
      </w:r>
      <w:r w:rsidR="005449BF" w:rsidRPr="005449BF">
        <w:rPr>
          <w:rFonts w:ascii="Times New Roman" w:hAnsi="Times New Roman"/>
          <w:highlight w:val="yellow"/>
        </w:rPr>
        <w:t>±</w:t>
      </w:r>
      <w:r w:rsidR="005449BF" w:rsidRPr="005449BF">
        <w:rPr>
          <w:highlight w:val="yellow"/>
        </w:rPr>
        <w:t>std</w:t>
      </w:r>
      <w:r w:rsidR="006562AD">
        <w:rPr>
          <w:highlight w:val="yellow"/>
        </w:rPr>
        <w:t xml:space="preserve"> for E</w:t>
      </w:r>
      <w:r w:rsidR="005449BF" w:rsidRPr="005449BF">
        <w:rPr>
          <w:highlight w:val="yellow"/>
        </w:rPr>
        <w:t>nsemble and individual model, respectively</w:t>
      </w:r>
      <w:r w:rsidR="006562AD">
        <w:t>).</w:t>
      </w:r>
      <w:r w:rsidR="00C80AE9">
        <w:t xml:space="preserve"> As shown in Figure 4, the model predictions have a strong correlation with experimentally-measured values albeit with variability that differs for each constant but is consistent across all samples </w:t>
      </w:r>
      <w:r w:rsidR="00C80AE9" w:rsidRPr="00C80AE9">
        <w:rPr>
          <w:highlight w:val="yellow"/>
        </w:rPr>
        <w:t xml:space="preserve">(X, Y, and Z the average std for all samples in the case of </w:t>
      </w:r>
      <w:r w:rsidR="00C80AE9" w:rsidRPr="00C80AE9">
        <w:rPr>
          <w:i/>
          <w:highlight w:val="yellow"/>
        </w:rPr>
        <w:t>k</w:t>
      </w:r>
      <w:r w:rsidR="00C80AE9" w:rsidRPr="00C80AE9">
        <w:rPr>
          <w:highlight w:val="yellow"/>
          <w:vertAlign w:val="subscript"/>
        </w:rPr>
        <w:t>cat</w:t>
      </w:r>
      <w:r w:rsidR="00C80AE9" w:rsidRPr="00C80AE9">
        <w:rPr>
          <w:highlight w:val="yellow"/>
        </w:rPr>
        <w:t>/K</w:t>
      </w:r>
      <w:r w:rsidR="00C80AE9" w:rsidRPr="00C80AE9">
        <w:rPr>
          <w:highlight w:val="yellow"/>
          <w:vertAlign w:val="subscript"/>
        </w:rPr>
        <w:t>M</w:t>
      </w:r>
      <w:r w:rsidR="00C80AE9" w:rsidRPr="00C80AE9">
        <w:rPr>
          <w:highlight w:val="yellow"/>
        </w:rPr>
        <w:t xml:space="preserve"> , </w:t>
      </w:r>
      <w:r w:rsidR="00C80AE9" w:rsidRPr="00C80AE9">
        <w:rPr>
          <w:i/>
          <w:highlight w:val="yellow"/>
        </w:rPr>
        <w:t>k</w:t>
      </w:r>
      <w:r w:rsidR="00C80AE9" w:rsidRPr="00C80AE9">
        <w:rPr>
          <w:highlight w:val="yellow"/>
          <w:vertAlign w:val="subscript"/>
        </w:rPr>
        <w:t>cat</w:t>
      </w:r>
      <w:r w:rsidR="00C80AE9" w:rsidRPr="00C80AE9">
        <w:rPr>
          <w:highlight w:val="yellow"/>
        </w:rPr>
        <w:t xml:space="preserve"> and K</w:t>
      </w:r>
      <w:r w:rsidR="00C80AE9" w:rsidRPr="00C80AE9">
        <w:rPr>
          <w:highlight w:val="yellow"/>
          <w:vertAlign w:val="subscript"/>
        </w:rPr>
        <w:t>M</w:t>
      </w:r>
      <w:r w:rsidR="00C80AE9" w:rsidRPr="00C80AE9">
        <w:rPr>
          <w:highlight w:val="yellow"/>
        </w:rPr>
        <w:t xml:space="preserve"> respectively)</w:t>
      </w:r>
    </w:p>
    <w:p w14:paraId="49932A74" w14:textId="0D4C6E32" w:rsidR="00611B91" w:rsidRDefault="006C3DC9" w:rsidP="00A151BB">
      <w:pPr>
        <w:pStyle w:val="TAMainText"/>
      </w:pPr>
      <w:r>
        <w:t>Fo</w:t>
      </w:r>
      <w:r w:rsidR="004D1B98">
        <w:t xml:space="preserve">r each of the kinetic constant </w:t>
      </w:r>
      <w:r w:rsidR="006562AD">
        <w:t xml:space="preserve">that is to be predicted, only </w:t>
      </w:r>
      <w:r w:rsidR="004D1B98">
        <w:t>8-10</w:t>
      </w:r>
      <w:r w:rsidR="006562AD">
        <w:t xml:space="preserve"> features were selected by the method to have non-zero weights </w:t>
      </w:r>
      <w:r w:rsidR="00A151BB">
        <w:t>(</w:t>
      </w:r>
      <w:r w:rsidR="00A151BB" w:rsidRPr="00A151BB">
        <w:rPr>
          <w:b/>
        </w:rPr>
        <w:t>Table 1</w:t>
      </w:r>
      <w:r w:rsidR="00A151BB">
        <w:t xml:space="preserve"> and </w:t>
      </w:r>
      <w:r w:rsidR="00A151BB" w:rsidRPr="00C80AE9">
        <w:rPr>
          <w:highlight w:val="yellow"/>
        </w:rPr>
        <w:t>Supp Table XXX</w:t>
      </w:r>
      <w:r w:rsidR="00A151BB">
        <w:t>)</w:t>
      </w:r>
      <w:r>
        <w:t xml:space="preserve">. </w:t>
      </w:r>
      <w:commentRangeStart w:id="87"/>
      <w:r w:rsidR="006562AD" w:rsidRPr="00A44453">
        <w:rPr>
          <w:highlight w:val="green"/>
          <w:rPrChange w:id="88" w:author="Justin Siegel" w:date="2015-04-09T18:53:00Z">
            <w:rPr/>
          </w:rPrChange>
        </w:rPr>
        <w:t xml:space="preserve">Interestingly, the automatically selected features by the learning method are also sound from a structural/chemical perspective. For example, the </w:t>
      </w:r>
      <w:r w:rsidR="004D1B98" w:rsidRPr="00A44453">
        <w:rPr>
          <w:highlight w:val="green"/>
          <w:rPrChange w:id="89" w:author="Justin Siegel" w:date="2015-04-09T18:53:00Z">
            <w:rPr/>
          </w:rPrChange>
        </w:rPr>
        <w:t xml:space="preserve">set of </w:t>
      </w:r>
      <w:r w:rsidRPr="00A44453">
        <w:rPr>
          <w:highlight w:val="green"/>
          <w:rPrChange w:id="90" w:author="Justin Siegel" w:date="2015-04-09T18:53:00Z">
            <w:rPr/>
          </w:rPrChange>
        </w:rPr>
        <w:t>feature</w:t>
      </w:r>
      <w:r w:rsidR="004D1B98" w:rsidRPr="00A44453">
        <w:rPr>
          <w:highlight w:val="green"/>
          <w:rPrChange w:id="91" w:author="Justin Siegel" w:date="2015-04-09T18:53:00Z">
            <w:rPr/>
          </w:rPrChange>
        </w:rPr>
        <w:t>s</w:t>
      </w:r>
      <w:r w:rsidRPr="00A44453">
        <w:rPr>
          <w:highlight w:val="green"/>
          <w:rPrChange w:id="92" w:author="Justin Siegel" w:date="2015-04-09T18:53:00Z">
            <w:rPr/>
          </w:rPrChange>
        </w:rPr>
        <w:t xml:space="preserve"> </w:t>
      </w:r>
      <w:r w:rsidR="00CF7B7E" w:rsidRPr="00A44453">
        <w:rPr>
          <w:highlight w:val="green"/>
          <w:rPrChange w:id="93" w:author="Justin Siegel" w:date="2015-04-09T18:53:00Z">
            <w:rPr/>
          </w:rPrChange>
        </w:rPr>
        <w:t xml:space="preserve">identified </w:t>
      </w:r>
      <w:r w:rsidR="00B962C8" w:rsidRPr="00A44453">
        <w:rPr>
          <w:highlight w:val="green"/>
          <w:rPrChange w:id="94" w:author="Justin Siegel" w:date="2015-04-09T18:53:00Z">
            <w:rPr/>
          </w:rPrChange>
        </w:rPr>
        <w:t>that</w:t>
      </w:r>
      <w:r w:rsidR="00CF7B7E" w:rsidRPr="00A44453">
        <w:rPr>
          <w:highlight w:val="green"/>
          <w:rPrChange w:id="95" w:author="Justin Siegel" w:date="2015-04-09T18:53:00Z">
            <w:rPr/>
          </w:rPrChange>
        </w:rPr>
        <w:t xml:space="preserve"> corre</w:t>
      </w:r>
      <w:r w:rsidR="004D1B98" w:rsidRPr="00A44453">
        <w:rPr>
          <w:highlight w:val="green"/>
          <w:rPrChange w:id="96" w:author="Justin Siegel" w:date="2015-04-09T18:53:00Z">
            <w:rPr/>
          </w:rPrChange>
        </w:rPr>
        <w:t>late</w:t>
      </w:r>
      <w:r w:rsidR="00CF7B7E" w:rsidRPr="00A44453">
        <w:rPr>
          <w:highlight w:val="green"/>
          <w:rPrChange w:id="97" w:author="Justin Siegel" w:date="2015-04-09T18:53:00Z">
            <w:rPr/>
          </w:rPrChange>
        </w:rPr>
        <w:t xml:space="preserve"> to </w:t>
      </w:r>
      <w:r w:rsidR="00CF7B7E" w:rsidRPr="00A44453">
        <w:rPr>
          <w:i/>
          <w:highlight w:val="green"/>
          <w:rPrChange w:id="98" w:author="Justin Siegel" w:date="2015-04-09T18:53:00Z">
            <w:rPr>
              <w:i/>
            </w:rPr>
          </w:rPrChange>
        </w:rPr>
        <w:t>k</w:t>
      </w:r>
      <w:r w:rsidR="00CF7B7E" w:rsidRPr="00A44453">
        <w:rPr>
          <w:highlight w:val="green"/>
          <w:vertAlign w:val="subscript"/>
          <w:rPrChange w:id="99" w:author="Justin Siegel" w:date="2015-04-09T18:53:00Z">
            <w:rPr>
              <w:vertAlign w:val="subscript"/>
            </w:rPr>
          </w:rPrChange>
        </w:rPr>
        <w:t>cat</w:t>
      </w:r>
      <w:r w:rsidR="00CF7B7E" w:rsidRPr="00A44453">
        <w:rPr>
          <w:highlight w:val="green"/>
          <w:rPrChange w:id="100" w:author="Justin Siegel" w:date="2015-04-09T18:53:00Z">
            <w:rPr/>
          </w:rPrChange>
        </w:rPr>
        <w:t xml:space="preserve"> and </w:t>
      </w:r>
      <w:r w:rsidR="00CF7B7E" w:rsidRPr="00A44453">
        <w:rPr>
          <w:i/>
          <w:highlight w:val="green"/>
          <w:rPrChange w:id="101" w:author="Justin Siegel" w:date="2015-04-09T18:53:00Z">
            <w:rPr>
              <w:i/>
            </w:rPr>
          </w:rPrChange>
        </w:rPr>
        <w:t>k</w:t>
      </w:r>
      <w:r w:rsidR="00CF7B7E" w:rsidRPr="00A44453">
        <w:rPr>
          <w:highlight w:val="green"/>
          <w:vertAlign w:val="subscript"/>
          <w:rPrChange w:id="102" w:author="Justin Siegel" w:date="2015-04-09T18:53:00Z">
            <w:rPr>
              <w:vertAlign w:val="subscript"/>
            </w:rPr>
          </w:rPrChange>
        </w:rPr>
        <w:t>cat</w:t>
      </w:r>
      <w:r w:rsidR="00CF7B7E" w:rsidRPr="00A44453">
        <w:rPr>
          <w:highlight w:val="green"/>
          <w:rPrChange w:id="103" w:author="Justin Siegel" w:date="2015-04-09T18:53:00Z">
            <w:rPr/>
          </w:rPrChange>
        </w:rPr>
        <w:t>/K</w:t>
      </w:r>
      <w:r w:rsidR="00CF7B7E" w:rsidRPr="00A44453">
        <w:rPr>
          <w:highlight w:val="green"/>
          <w:vertAlign w:val="subscript"/>
          <w:rPrChange w:id="104" w:author="Justin Siegel" w:date="2015-04-09T18:53:00Z">
            <w:rPr>
              <w:vertAlign w:val="subscript"/>
            </w:rPr>
          </w:rPrChange>
        </w:rPr>
        <w:t>M</w:t>
      </w:r>
      <w:r w:rsidR="00CF7B7E" w:rsidRPr="00A44453">
        <w:rPr>
          <w:highlight w:val="green"/>
          <w:rPrChange w:id="105" w:author="Justin Siegel" w:date="2015-04-09T18:53:00Z">
            <w:rPr/>
          </w:rPrChange>
        </w:rPr>
        <w:t xml:space="preserve"> </w:t>
      </w:r>
      <w:r w:rsidR="00A151BB" w:rsidRPr="00A44453">
        <w:rPr>
          <w:highlight w:val="green"/>
          <w:rPrChange w:id="106" w:author="Justin Siegel" w:date="2015-04-09T18:53:00Z">
            <w:rPr/>
          </w:rPrChange>
        </w:rPr>
        <w:t>is the</w:t>
      </w:r>
      <w:r w:rsidR="00CF7B7E" w:rsidRPr="00A44453">
        <w:rPr>
          <w:highlight w:val="green"/>
          <w:rPrChange w:id="107" w:author="Justin Siegel" w:date="2015-04-09T18:53:00Z">
            <w:rPr/>
          </w:rPrChange>
        </w:rPr>
        <w:t xml:space="preserve"> </w:t>
      </w:r>
      <w:r w:rsidR="00A151BB" w:rsidRPr="00A44453">
        <w:rPr>
          <w:highlight w:val="green"/>
          <w:rPrChange w:id="108" w:author="Justin Siegel" w:date="2015-04-09T18:53:00Z">
            <w:rPr/>
          </w:rPrChange>
        </w:rPr>
        <w:t>calculated</w:t>
      </w:r>
      <w:r w:rsidR="00B962C8" w:rsidRPr="00A44453">
        <w:rPr>
          <w:highlight w:val="green"/>
          <w:rPrChange w:id="109" w:author="Justin Siegel" w:date="2015-04-09T18:53:00Z">
            <w:rPr/>
          </w:rPrChange>
        </w:rPr>
        <w:t xml:space="preserve"> </w:t>
      </w:r>
      <w:r w:rsidR="00CF7B7E" w:rsidRPr="00A44453">
        <w:rPr>
          <w:highlight w:val="green"/>
          <w:rPrChange w:id="110" w:author="Justin Siegel" w:date="2015-04-09T18:53:00Z">
            <w:rPr/>
          </w:rPrChange>
        </w:rPr>
        <w:t xml:space="preserve">hydrogen bonding </w:t>
      </w:r>
      <w:r w:rsidR="00B962C8" w:rsidRPr="00A44453">
        <w:rPr>
          <w:highlight w:val="green"/>
          <w:rPrChange w:id="111" w:author="Justin Siegel" w:date="2015-04-09T18:53:00Z">
            <w:rPr/>
          </w:rPrChange>
        </w:rPr>
        <w:t>energy between BglB and pNPG</w:t>
      </w:r>
      <w:r w:rsidR="004D1B98" w:rsidRPr="00A44453">
        <w:rPr>
          <w:highlight w:val="green"/>
          <w:rPrChange w:id="112" w:author="Justin Siegel" w:date="2015-04-09T18:53:00Z">
            <w:rPr/>
          </w:rPrChange>
        </w:rPr>
        <w:t xml:space="preserve"> as well as the number of hydrogen bonds to pNPG. However, these </w:t>
      </w:r>
      <w:r w:rsidR="00213333" w:rsidRPr="00A44453">
        <w:rPr>
          <w:highlight w:val="green"/>
          <w:rPrChange w:id="113" w:author="Justin Siegel" w:date="2015-04-09T18:53:00Z">
            <w:rPr/>
          </w:rPrChange>
        </w:rPr>
        <w:t xml:space="preserve">metrics </w:t>
      </w:r>
      <w:r w:rsidR="004D1B98" w:rsidRPr="00A44453">
        <w:rPr>
          <w:highlight w:val="green"/>
          <w:rPrChange w:id="114" w:author="Justin Siegel" w:date="2015-04-09T18:53:00Z">
            <w:rPr/>
          </w:rPrChange>
        </w:rPr>
        <w:t>wer</w:t>
      </w:r>
      <w:r w:rsidR="00213333" w:rsidRPr="00A44453">
        <w:rPr>
          <w:highlight w:val="green"/>
          <w:rPrChange w:id="115" w:author="Justin Siegel" w:date="2015-04-09T18:53:00Z">
            <w:rPr/>
          </w:rPrChange>
        </w:rPr>
        <w:t>e found to oppositely correlate</w:t>
      </w:r>
      <w:r w:rsidR="004D1B98" w:rsidRPr="00A44453">
        <w:rPr>
          <w:highlight w:val="green"/>
          <w:rPrChange w:id="116" w:author="Justin Siegel" w:date="2015-04-09T18:53:00Z">
            <w:rPr/>
          </w:rPrChange>
        </w:rPr>
        <w:t xml:space="preserve"> </w:t>
      </w:r>
      <w:r w:rsidR="00213333" w:rsidRPr="00A44453">
        <w:rPr>
          <w:highlight w:val="green"/>
          <w:rPrChange w:id="117" w:author="Justin Siegel" w:date="2015-04-09T18:53:00Z">
            <w:rPr/>
          </w:rPrChange>
        </w:rPr>
        <w:t>indicating</w:t>
      </w:r>
      <w:r w:rsidR="004D1B98" w:rsidRPr="00A44453">
        <w:rPr>
          <w:highlight w:val="green"/>
          <w:rPrChange w:id="118" w:author="Justin Siegel" w:date="2015-04-09T18:53:00Z">
            <w:rPr/>
          </w:rPrChange>
        </w:rPr>
        <w:t xml:space="preserve"> that a few numbers of strong hydrogen bonds promotes catalytic efficiency</w:t>
      </w:r>
      <w:r w:rsidR="00CF7B7E" w:rsidRPr="00A44453">
        <w:rPr>
          <w:highlight w:val="green"/>
          <w:rPrChange w:id="119" w:author="Justin Siegel" w:date="2015-04-09T18:53:00Z">
            <w:rPr/>
          </w:rPrChange>
        </w:rPr>
        <w:t xml:space="preserve">. </w:t>
      </w:r>
      <w:r w:rsidR="00A151BB" w:rsidRPr="00A44453">
        <w:rPr>
          <w:highlight w:val="green"/>
          <w:rPrChange w:id="120" w:author="Justin Siegel" w:date="2015-04-09T18:53:00Z">
            <w:rPr/>
          </w:rPrChange>
        </w:rPr>
        <w:t>Overall, m</w:t>
      </w:r>
      <w:r w:rsidR="00CF7B7E" w:rsidRPr="00A44453">
        <w:rPr>
          <w:highlight w:val="green"/>
          <w:rPrChange w:id="121" w:author="Justin Siegel" w:date="2015-04-09T18:53:00Z">
            <w:rPr/>
          </w:rPrChange>
        </w:rPr>
        <w:t xml:space="preserve">etrics correlated to </w:t>
      </w:r>
      <w:r w:rsidR="000F5F62" w:rsidRPr="00A44453">
        <w:rPr>
          <w:i/>
          <w:highlight w:val="green"/>
          <w:rPrChange w:id="122" w:author="Justin Siegel" w:date="2015-04-09T18:53:00Z">
            <w:rPr>
              <w:i/>
            </w:rPr>
          </w:rPrChange>
        </w:rPr>
        <w:t>k</w:t>
      </w:r>
      <w:r w:rsidR="000F5F62" w:rsidRPr="00A44453">
        <w:rPr>
          <w:highlight w:val="green"/>
          <w:vertAlign w:val="subscript"/>
          <w:rPrChange w:id="123" w:author="Justin Siegel" w:date="2015-04-09T18:53:00Z">
            <w:rPr>
              <w:vertAlign w:val="subscript"/>
            </w:rPr>
          </w:rPrChange>
        </w:rPr>
        <w:t>cat</w:t>
      </w:r>
      <w:r w:rsidR="00CF7B7E" w:rsidRPr="00A44453">
        <w:rPr>
          <w:highlight w:val="green"/>
          <w:rPrChange w:id="124" w:author="Justin Siegel" w:date="2015-04-09T18:53:00Z">
            <w:rPr/>
          </w:rPrChange>
        </w:rPr>
        <w:t xml:space="preserve"> were found to be co-correlated with </w:t>
      </w:r>
      <w:r w:rsidR="000F5F62" w:rsidRPr="00A44453">
        <w:rPr>
          <w:highlight w:val="green"/>
          <w:rPrChange w:id="125" w:author="Justin Siegel" w:date="2015-04-09T18:53:00Z">
            <w:rPr/>
          </w:rPrChange>
        </w:rPr>
        <w:t>k</w:t>
      </w:r>
      <w:r w:rsidR="000F5F62" w:rsidRPr="00A44453">
        <w:rPr>
          <w:highlight w:val="green"/>
          <w:vertAlign w:val="subscript"/>
          <w:rPrChange w:id="126" w:author="Justin Siegel" w:date="2015-04-09T18:53:00Z">
            <w:rPr>
              <w:vertAlign w:val="subscript"/>
            </w:rPr>
          </w:rPrChange>
        </w:rPr>
        <w:t>cat</w:t>
      </w:r>
      <w:r w:rsidR="000F5F62" w:rsidRPr="00A44453">
        <w:rPr>
          <w:highlight w:val="green"/>
          <w:rPrChange w:id="127" w:author="Justin Siegel" w:date="2015-04-09T18:53:00Z">
            <w:rPr/>
          </w:rPrChange>
        </w:rPr>
        <w:t>/K</w:t>
      </w:r>
      <w:r w:rsidR="000F5F62" w:rsidRPr="00A44453">
        <w:rPr>
          <w:highlight w:val="green"/>
          <w:vertAlign w:val="subscript"/>
          <w:rPrChange w:id="128" w:author="Justin Siegel" w:date="2015-04-09T18:53:00Z">
            <w:rPr>
              <w:vertAlign w:val="subscript"/>
            </w:rPr>
          </w:rPrChange>
        </w:rPr>
        <w:t>M</w:t>
      </w:r>
      <w:r w:rsidR="00CF7B7E" w:rsidRPr="00A44453">
        <w:rPr>
          <w:highlight w:val="green"/>
          <w:rPrChange w:id="129" w:author="Justin Siegel" w:date="2015-04-09T18:53:00Z">
            <w:rPr/>
          </w:rPrChange>
        </w:rPr>
        <w:t xml:space="preserve">, and </w:t>
      </w:r>
      <w:r w:rsidR="004D1B98" w:rsidRPr="00A44453">
        <w:rPr>
          <w:highlight w:val="green"/>
          <w:rPrChange w:id="130" w:author="Justin Siegel" w:date="2015-04-09T18:53:00Z">
            <w:rPr/>
          </w:rPrChange>
        </w:rPr>
        <w:t>are mostly measures of hydrogen bonding</w:t>
      </w:r>
      <w:r w:rsidR="003D316E" w:rsidRPr="00A44453">
        <w:rPr>
          <w:highlight w:val="green"/>
          <w:rPrChange w:id="131" w:author="Justin Siegel" w:date="2015-04-09T18:53:00Z">
            <w:rPr/>
          </w:rPrChange>
        </w:rPr>
        <w:t xml:space="preserve">. </w:t>
      </w:r>
      <w:r w:rsidR="006C22FE" w:rsidRPr="00A44453">
        <w:rPr>
          <w:highlight w:val="green"/>
          <w:rPrChange w:id="132" w:author="Justin Siegel" w:date="2015-04-09T18:53:00Z">
            <w:rPr/>
          </w:rPrChange>
        </w:rPr>
        <w:t>Conversely, structural features correlated to K</w:t>
      </w:r>
      <w:r w:rsidR="006C22FE" w:rsidRPr="00A44453">
        <w:rPr>
          <w:highlight w:val="green"/>
          <w:vertAlign w:val="subscript"/>
          <w:rPrChange w:id="133" w:author="Justin Siegel" w:date="2015-04-09T18:53:00Z">
            <w:rPr>
              <w:vertAlign w:val="subscript"/>
            </w:rPr>
          </w:rPrChange>
        </w:rPr>
        <w:t>M</w:t>
      </w:r>
      <w:r w:rsidR="006C22FE" w:rsidRPr="00A44453">
        <w:rPr>
          <w:highlight w:val="green"/>
          <w:rPrChange w:id="134" w:author="Justin Siegel" w:date="2015-04-09T18:53:00Z">
            <w:rPr/>
          </w:rPrChange>
        </w:rPr>
        <w:t xml:space="preserve"> are predominantly packing statistics</w:t>
      </w:r>
      <w:r w:rsidR="00C77C14" w:rsidRPr="00A44453">
        <w:rPr>
          <w:highlight w:val="green"/>
          <w:rPrChange w:id="135" w:author="Justin Siegel" w:date="2015-04-09T18:53:00Z">
            <w:rPr/>
          </w:rPrChange>
        </w:rPr>
        <w:t>.</w:t>
      </w:r>
      <w:r w:rsidR="006F5E35" w:rsidRPr="00A44453">
        <w:rPr>
          <w:highlight w:val="green"/>
          <w:rPrChange w:id="136" w:author="Justin Siegel" w:date="2015-04-09T18:53:00Z">
            <w:rPr/>
          </w:rPrChange>
        </w:rPr>
        <w:t xml:space="preserve"> </w:t>
      </w:r>
      <w:commentRangeEnd w:id="87"/>
      <w:r w:rsidR="006562AD" w:rsidRPr="00A44453">
        <w:rPr>
          <w:rStyle w:val="CommentReference"/>
          <w:rFonts w:ascii="Times" w:hAnsi="Times"/>
          <w:kern w:val="0"/>
          <w:highlight w:val="green"/>
          <w:rPrChange w:id="137" w:author="Justin Siegel" w:date="2015-04-09T18:53:00Z">
            <w:rPr>
              <w:rStyle w:val="CommentReference"/>
              <w:rFonts w:ascii="Times" w:hAnsi="Times"/>
              <w:kern w:val="0"/>
            </w:rPr>
          </w:rPrChange>
        </w:rPr>
        <w:commentReference w:id="87"/>
      </w:r>
    </w:p>
    <w:p w14:paraId="5193BC3D" w14:textId="2A004553" w:rsidR="00E277AB" w:rsidRPr="00836D42" w:rsidRDefault="002B4E70" w:rsidP="002B4E70">
      <w:pPr>
        <w:pStyle w:val="Heading1"/>
        <w:ind w:left="0" w:firstLine="0"/>
      </w:pPr>
      <w:r w:rsidRPr="00836D42">
        <w:rPr>
          <w:rFonts w:ascii="Lucida Sans Unicode" w:hAnsi="Lucida Sans Unicode" w:cs="Lucida Sans Unicode"/>
        </w:rPr>
        <w:t>▩</w:t>
      </w:r>
      <w:r w:rsidRPr="00836D42">
        <w:t xml:space="preserve"> </w:t>
      </w:r>
      <w:r w:rsidR="00037B29" w:rsidRPr="00836D42">
        <w:t>DISCUSSION</w:t>
      </w:r>
    </w:p>
    <w:p w14:paraId="4E59E256" w14:textId="7C2DFB0A" w:rsidR="00E277AB" w:rsidRDefault="00E277AB" w:rsidP="00145F9B">
      <w:pPr>
        <w:pStyle w:val="TAMainText"/>
        <w:ind w:firstLine="0"/>
      </w:pPr>
      <w:r w:rsidRPr="00836D42">
        <w:t xml:space="preserve">The Rosetta Molecular Modeling Suite has been successfully used to </w:t>
      </w:r>
      <w:r w:rsidR="004D1B98">
        <w:t>guide</w:t>
      </w:r>
      <w:r w:rsidRPr="00836D42">
        <w:t xml:space="preserve"> the engineering </w:t>
      </w:r>
      <w:r w:rsidR="004D1B98">
        <w:t>wide range of enzyme functions</w:t>
      </w:r>
      <w:r w:rsidRPr="00836D42">
        <w:t>. However, there has been a limited ability to benchmark its predictive ability for enzyme reengineering due to the lack of a large, kinetically quantitative, and uniformly collected dataset on the effects of mutations on enzymes kinetic parameters. Here we construct the first large dataset of its kind for enzymes, enabling statistically significant evaluations of the ability to predict the functional effects of enzyme mutations.</w:t>
      </w:r>
    </w:p>
    <w:p w14:paraId="6C5E6B4B" w14:textId="10D124BE" w:rsidR="00D2311A" w:rsidRDefault="008C17EB" w:rsidP="00A151BB">
      <w:pPr>
        <w:pStyle w:val="TAMainText"/>
      </w:pPr>
      <w:r w:rsidRPr="00836D42">
        <w:t xml:space="preserve">The dataset generated here uncovered several new structure-function relationships for BglB, and for each amino acid in the active site provides its quantitative contribution towards catalysis. This systematic analysis revealed that several amino acids within the active site which are not directly involved in the reaction chemistry are as important to catalysis as the three residues which are directly involved in the chemistry. </w:t>
      </w:r>
      <w:r w:rsidR="004D1B98">
        <w:t>We observe</w:t>
      </w:r>
      <w:r w:rsidR="00AC14DB">
        <w:t xml:space="preserve"> that </w:t>
      </w:r>
      <w:r w:rsidR="004D1B98">
        <w:t xml:space="preserve">ten </w:t>
      </w:r>
      <w:r w:rsidR="00AC14DB">
        <w:t xml:space="preserve">of the </w:t>
      </w:r>
      <w:r w:rsidR="004D1B98">
        <w:t>eleven</w:t>
      </w:r>
      <w:r w:rsidR="00AC14DB">
        <w:t xml:space="preserve"> positions in the active site that are conserved over the entire Pfam family by &gt;85%</w:t>
      </w:r>
      <w:r w:rsidR="004D1B98">
        <w:t xml:space="preserve"> result</w:t>
      </w:r>
      <w:r w:rsidR="00AC14DB">
        <w:t xml:space="preserve"> in &gt;100</w:t>
      </w:r>
      <w:r w:rsidR="00AC14DB" w:rsidRPr="00836D42">
        <w:t xml:space="preserve">-fold </w:t>
      </w:r>
      <w:r w:rsidR="00AC14DB">
        <w:t>decrease in activity when m</w:t>
      </w:r>
      <w:r w:rsidR="00761027">
        <w:t>utated to alanine (Supp</w:t>
      </w:r>
      <w:r w:rsidR="008F4EE8">
        <w:t>lemental</w:t>
      </w:r>
      <w:r w:rsidR="00761027">
        <w:t xml:space="preserve"> Table X</w:t>
      </w:r>
      <w:r w:rsidR="00AC14DB">
        <w:t>). This</w:t>
      </w:r>
      <w:r w:rsidR="00AC14DB" w:rsidRPr="00836D42">
        <w:t xml:space="preserve"> supports the widely held assumption that </w:t>
      </w:r>
      <w:r w:rsidR="00C1351D">
        <w:t xml:space="preserve">highly conserved </w:t>
      </w:r>
      <w:r w:rsidR="00C1351D">
        <w:lastRenderedPageBreak/>
        <w:t>residues within an enzyme active site are functionally important</w:t>
      </w:r>
      <w:r w:rsidR="00AC14DB">
        <w:t xml:space="preserve">. </w:t>
      </w:r>
      <w:r w:rsidR="004D1B98">
        <w:t>H</w:t>
      </w:r>
      <w:r w:rsidR="004703C6">
        <w:t>owever, within 12 Å</w:t>
      </w:r>
      <w:r w:rsidR="00AC14DB">
        <w:t xml:space="preserve"> of the active site only </w:t>
      </w:r>
      <w:r w:rsidR="004D1B98">
        <w:t>eleven</w:t>
      </w:r>
      <w:r w:rsidR="00AC14DB">
        <w:t xml:space="preserve"> of the </w:t>
      </w:r>
      <w:r w:rsidR="004D1B98">
        <w:t>fourty-four</w:t>
      </w:r>
      <w:r w:rsidR="00AC14DB">
        <w:t xml:space="preserve"> resi</w:t>
      </w:r>
      <w:r w:rsidR="00A53929">
        <w:t xml:space="preserve">dues are conserved at &gt;85%. </w:t>
      </w:r>
      <w:r w:rsidR="00AC14DB">
        <w:t xml:space="preserve">When mutating each </w:t>
      </w:r>
      <w:r w:rsidR="0048596D">
        <w:t xml:space="preserve">residue spatially located near the active site </w:t>
      </w:r>
      <w:r w:rsidR="00AC14DB">
        <w:t xml:space="preserve">to alanine </w:t>
      </w:r>
      <w:r w:rsidR="0048596D">
        <w:t xml:space="preserve">only </w:t>
      </w:r>
      <w:r w:rsidR="00AC14DB">
        <w:t xml:space="preserve">19 </w:t>
      </w:r>
      <w:r w:rsidR="0048596D">
        <w:t>resulted in a decrease in catalytic efficiency of &gt;100-fold, and 10 mutations were not found to significantly affect catalytic efficiency.</w:t>
      </w:r>
      <w:r w:rsidR="00C1351D">
        <w:t xml:space="preserve"> Based on this data there does not appear to be a strong correlation between the observed functional effect for mutations to residues conserved at less than 85% within the BglB active site.</w:t>
      </w:r>
      <w:r w:rsidR="0048596D">
        <w:t xml:space="preserve"> In addition, the mutation</w:t>
      </w:r>
      <w:r w:rsidRPr="00836D42">
        <w:t xml:space="preserve"> R240A, </w:t>
      </w:r>
      <w:r w:rsidR="0048596D">
        <w:t xml:space="preserve">which is </w:t>
      </w:r>
      <w:r w:rsidRPr="00836D42">
        <w:t>not observed in any natural variant in the glycosyl hydrolase 1 family</w:t>
      </w:r>
      <w:r w:rsidR="0048596D">
        <w:t>,</w:t>
      </w:r>
      <w:r w:rsidRPr="00836D42">
        <w:t xml:space="preserve"> resulted in </w:t>
      </w:r>
      <w:r w:rsidR="00C1351D">
        <w:t>a</w:t>
      </w:r>
      <w:r w:rsidRPr="00836D42">
        <w:t xml:space="preserve"> 10-fold increase in </w:t>
      </w:r>
      <w:r w:rsidRPr="00AC14DB">
        <w:rPr>
          <w:i/>
        </w:rPr>
        <w:t>k</w:t>
      </w:r>
      <w:r w:rsidRPr="00836D42">
        <w:rPr>
          <w:vertAlign w:val="subscript"/>
        </w:rPr>
        <w:t>cat</w:t>
      </w:r>
      <w:r w:rsidRPr="00836D42">
        <w:t>. This emphasizes the importance of not limiting design efforts to changes previously observed in nature when engineering function towards a non-natural substrate.</w:t>
      </w:r>
      <w:r w:rsidR="00AC14DB">
        <w:t xml:space="preserve"> </w:t>
      </w:r>
    </w:p>
    <w:p w14:paraId="37AC3880" w14:textId="13EF6481" w:rsidR="00746BFF" w:rsidRDefault="00B15D4F" w:rsidP="00746BFF">
      <w:pPr>
        <w:pStyle w:val="TAMainText"/>
      </w:pPr>
      <w:r>
        <w:t>The</w:t>
      </w:r>
      <w:r w:rsidR="008C17EB" w:rsidRPr="00836D42">
        <w:t xml:space="preserve"> large dataset </w:t>
      </w:r>
      <w:r>
        <w:t>of kinetic constants generated enabled the</w:t>
      </w:r>
      <w:r w:rsidR="008C17EB" w:rsidRPr="00836D42">
        <w:t xml:space="preserve"> </w:t>
      </w:r>
      <w:r w:rsidR="000E134A">
        <w:t>use</w:t>
      </w:r>
      <w:r w:rsidR="008C17EB" w:rsidRPr="00836D42">
        <w:t xml:space="preserve"> </w:t>
      </w:r>
      <w:r>
        <w:t xml:space="preserve">of </w:t>
      </w:r>
      <w:r w:rsidR="008C17EB" w:rsidRPr="00836D42">
        <w:t>machine learning techniques</w:t>
      </w:r>
      <w:r>
        <w:t>,</w:t>
      </w:r>
      <w:r w:rsidR="008C17EB" w:rsidRPr="00836D42">
        <w:t xml:space="preserve"> </w:t>
      </w:r>
      <w:r>
        <w:t>which</w:t>
      </w:r>
      <w:r w:rsidR="008C17EB" w:rsidRPr="00836D42">
        <w:t xml:space="preserve"> identified structural features correlated with function. </w:t>
      </w:r>
      <w:r w:rsidR="007A0F09">
        <w:t xml:space="preserve">It is interesting to note that the calculated interface energy was not found to be predictive of any kinetic parameter, and was not a feature </w:t>
      </w:r>
      <w:del w:id="138" w:author="Justin Siegel" w:date="2015-04-09T18:49:00Z">
        <w:r w:rsidR="007A0F09" w:rsidDel="00FD268B">
          <w:delText xml:space="preserve">identified </w:delText>
        </w:r>
      </w:del>
      <w:ins w:id="139" w:author="Justin Siegel" w:date="2015-04-09T18:49:00Z">
        <w:r w:rsidR="00FD268B">
          <w:t xml:space="preserve">selected </w:t>
        </w:r>
      </w:ins>
      <w:r w:rsidR="007A0F09">
        <w:t xml:space="preserve">in machine learning as predictive of function.  As the calculated interface energy is one of the most common metrics used to for evaluating designs in the Rosetta Molecular Modeling Suite this has significant implications on future design strategies.  Specifically, it may be pertinent to develop training datasets, such as we have done here for BglB, in order to identify the appropriate metrics used for selecting designed mutants to functionally characterize. </w:t>
      </w:r>
    </w:p>
    <w:p w14:paraId="7D470D16" w14:textId="22B3EF3B" w:rsidR="00D2311A" w:rsidRPr="00836D42" w:rsidRDefault="008C17EB" w:rsidP="00746BFF">
      <w:pPr>
        <w:pStyle w:val="TAMainText"/>
      </w:pPr>
      <w:r w:rsidRPr="00836D42">
        <w:t xml:space="preserve">While the </w:t>
      </w:r>
      <w:r w:rsidR="007A0F09">
        <w:t>data set generated here enabled the development of a predictive modeling algorithm, it is unclear of the same features utilized in the modeling algorithm will be consistent in other enzyme systems. M</w:t>
      </w:r>
      <w:r w:rsidRPr="00836D42">
        <w:t xml:space="preserve">ore data sets of standardized kinetic constants </w:t>
      </w:r>
      <w:r w:rsidR="00746BFF">
        <w:t>is needed to determine if</w:t>
      </w:r>
      <w:r w:rsidR="00B15D4F">
        <w:t xml:space="preserve"> our results and the resultant machine learning based scoring function is applicable to every family 1 glycoside hydrolase, or even to other classes of hydrolase</w:t>
      </w:r>
      <w:ins w:id="140" w:author="Justin Siegel" w:date="2015-04-09T18:49:00Z">
        <w:r w:rsidR="00FD268B">
          <w:t>s. In addition, further work is needed to directly integrate the utilization of these large data sets directly into enzyme redesign algorithms, enabling data driven design algorithms.</w:t>
        </w:r>
      </w:ins>
      <w:del w:id="141" w:author="Justin Siegel" w:date="2015-04-09T18:49:00Z">
        <w:r w:rsidR="00B15D4F" w:rsidDel="00FD268B">
          <w:delText xml:space="preserve">. Further work is needed to </w:delText>
        </w:r>
        <w:r w:rsidR="00746BFF" w:rsidDel="00FD268B">
          <w:delText xml:space="preserve">directly integrate the utilization of these </w:delText>
        </w:r>
        <w:r w:rsidR="00B15D4F" w:rsidDel="00FD268B">
          <w:delText xml:space="preserve">large data sets </w:delText>
        </w:r>
        <w:r w:rsidR="00746BFF" w:rsidDel="00FD268B">
          <w:delText>directly into</w:delText>
        </w:r>
        <w:r w:rsidR="00B15D4F" w:rsidDel="00FD268B">
          <w:delText xml:space="preserve"> enzyme redesign algorithms</w:delText>
        </w:r>
        <w:r w:rsidR="00746BFF" w:rsidDel="00FD268B">
          <w:delText xml:space="preserve">, </w:delText>
        </w:r>
        <w:r w:rsidR="00D2311A" w:rsidDel="00FD268B">
          <w:delText>enable data driven design algorithms.</w:delText>
        </w:r>
      </w:del>
    </w:p>
    <w:p w14:paraId="694CEAC9" w14:textId="2CC4B3AB" w:rsidR="00E277AB" w:rsidRPr="00836D42" w:rsidRDefault="00422B71" w:rsidP="00422B71">
      <w:pPr>
        <w:pStyle w:val="Heading1"/>
        <w:ind w:left="0" w:firstLine="0"/>
        <w:rPr>
          <w:rFonts w:ascii="Arno Pro" w:hAnsi="Arno Pro"/>
          <w:kern w:val="21"/>
          <w:sz w:val="19"/>
        </w:rPr>
      </w:pPr>
      <w:r w:rsidRPr="00836D42">
        <w:rPr>
          <w:rFonts w:ascii="Lucida Sans Unicode" w:hAnsi="Lucida Sans Unicode" w:cs="Lucida Sans Unicode"/>
        </w:rPr>
        <w:t>▩</w:t>
      </w:r>
      <w:r w:rsidRPr="00836D42">
        <w:t xml:space="preserve"> </w:t>
      </w:r>
      <w:r w:rsidR="00037B29" w:rsidRPr="00836D42">
        <w:t>CONCLUSION</w:t>
      </w:r>
    </w:p>
    <w:p w14:paraId="46D8104A" w14:textId="604F9BF8" w:rsidR="00E277AB" w:rsidRPr="00836D42" w:rsidRDefault="00E277AB" w:rsidP="00422B71">
      <w:pPr>
        <w:pStyle w:val="TAMainText"/>
        <w:ind w:firstLine="0"/>
      </w:pPr>
      <w:r w:rsidRPr="00836D42">
        <w:t>In this work, over 100 computationally-designed mutants of a family 1 glucosidase were produced, purified, and kinetically characterized. This dataset revealed new insights into the structure-function relationship of BglB. In addition, it allowed a statistically significant assessment of the Rosetta Molecular Modeling Suite’s predictive ability for evaluating the effects of mutations on an enzyme</w:t>
      </w:r>
      <w:r w:rsidR="00F21255" w:rsidRPr="00836D42">
        <w:t>’s</w:t>
      </w:r>
      <w:r w:rsidRPr="00836D42">
        <w:t xml:space="preserve"> kinetic properties. Finally, by implement</w:t>
      </w:r>
      <w:r w:rsidR="0007360D" w:rsidRPr="00836D42">
        <w:t>ing</w:t>
      </w:r>
      <w:r w:rsidRPr="00836D42">
        <w:t xml:space="preserve"> machine learning protocols on this large dataset we identified structural features closely correlated to kinetic properties. We believe this type of data set will be invaluable for the future development of computational enzyme engineering algorithms and providing insight into the physical basis of enzyme sequence-structure-function relationships.</w:t>
      </w:r>
    </w:p>
    <w:p w14:paraId="69F5B69B" w14:textId="1C36F43F" w:rsidR="00E277AB" w:rsidRPr="00836D42" w:rsidRDefault="00422B71" w:rsidP="00422B71">
      <w:pPr>
        <w:pStyle w:val="Heading1"/>
        <w:ind w:left="0" w:firstLine="0"/>
        <w:rPr>
          <w:rFonts w:ascii="Arno Pro" w:hAnsi="Arno Pro"/>
          <w:kern w:val="21"/>
          <w:sz w:val="19"/>
        </w:rPr>
      </w:pPr>
      <w:r w:rsidRPr="00836D42">
        <w:rPr>
          <w:rFonts w:ascii="Lucida Sans Unicode" w:hAnsi="Lucida Sans Unicode" w:cs="Lucida Sans Unicode"/>
        </w:rPr>
        <w:t>▩</w:t>
      </w:r>
      <w:r w:rsidRPr="00836D42">
        <w:t xml:space="preserve"> </w:t>
      </w:r>
      <w:r w:rsidR="00037B29" w:rsidRPr="00836D42">
        <w:t>METHODS</w:t>
      </w:r>
    </w:p>
    <w:p w14:paraId="126B3C57" w14:textId="77777777" w:rsidR="00E277AB" w:rsidRPr="00836D42" w:rsidRDefault="00E277AB" w:rsidP="00037B29">
      <w:pPr>
        <w:pStyle w:val="Heading2"/>
      </w:pPr>
      <w:r w:rsidRPr="00836D42">
        <w:t>Molecular modeling for mutant selection</w:t>
      </w:r>
    </w:p>
    <w:p w14:paraId="6BBF5AF0" w14:textId="2AD6B833" w:rsidR="00422B71" w:rsidRDefault="00E277AB" w:rsidP="00422B71">
      <w:pPr>
        <w:pStyle w:val="TAMainText"/>
        <w:ind w:firstLine="0"/>
      </w:pPr>
      <w:r w:rsidRPr="00836D42">
        <w:t xml:space="preserve">The crystal structure of recombinant BglB with the substrate analog 2-deoxy-2-fluoro-alpha-D-glucopyranose bound was used to identify the substrate binding pocket and the catalytic residues. Functional constraints were used to define catalytic distances, angles, and dihedrals among 4-nitrophenyl-ß-D-glucoside, E164, </w:t>
      </w:r>
      <w:r w:rsidRPr="00836D42">
        <w:lastRenderedPageBreak/>
        <w:t>E353, and Y295. The structure was then loaded into Foldit, a graphical user interface to Rosetta. Point mutations to the protein were modeled and scored and those with reasonable energies (less than 5 Rosetta energy units higher than the native structure) were chosen.</w:t>
      </w:r>
    </w:p>
    <w:p w14:paraId="6363ADF7" w14:textId="3F3C7C65" w:rsidR="00213333" w:rsidRPr="00836D42" w:rsidRDefault="00213333" w:rsidP="00422B71">
      <w:pPr>
        <w:pStyle w:val="TAMainText"/>
        <w:ind w:firstLine="0"/>
      </w:pPr>
      <w:r w:rsidRPr="00A44453">
        <w:rPr>
          <w:highlight w:val="green"/>
          <w:rPrChange w:id="142" w:author="Justin Siegel" w:date="2015-04-09T18:49:00Z">
            <w:rPr>
              <w:highlight w:val="yellow"/>
            </w:rPr>
          </w:rPrChange>
        </w:rPr>
        <w:t>&lt;A little bit on modeling the ensemble of structures used for ML&gt;</w:t>
      </w:r>
    </w:p>
    <w:p w14:paraId="2DC73BD7" w14:textId="77777777" w:rsidR="00E277AB" w:rsidRPr="00836D42" w:rsidRDefault="00E277AB" w:rsidP="00037B29">
      <w:pPr>
        <w:pStyle w:val="Heading2"/>
      </w:pPr>
      <w:r w:rsidRPr="00836D42">
        <w:t>Mutagenesis, expression, and purification</w:t>
      </w:r>
    </w:p>
    <w:p w14:paraId="271093AA" w14:textId="2FD80CC8" w:rsidR="00422B71" w:rsidRPr="00836D42" w:rsidRDefault="00746BFF" w:rsidP="001D162F">
      <w:pPr>
        <w:pStyle w:val="TAMainText"/>
        <w:ind w:firstLine="0"/>
      </w:pPr>
      <w:r>
        <w:t xml:space="preserve">The BglB gene was </w:t>
      </w:r>
      <w:r w:rsidRPr="00836D42">
        <w:t xml:space="preserve">codon optimized for </w:t>
      </w:r>
      <w:r w:rsidRPr="00746BFF">
        <w:rPr>
          <w:i/>
        </w:rPr>
        <w:t>E. coli</w:t>
      </w:r>
      <w:r>
        <w:rPr>
          <w:i/>
        </w:rPr>
        <w:t xml:space="preserve"> </w:t>
      </w:r>
      <w:r w:rsidRPr="00746BFF">
        <w:t xml:space="preserve">and </w:t>
      </w:r>
      <w:r w:rsidR="00E277AB" w:rsidRPr="00836D42">
        <w:t xml:space="preserve">synthesized as a DNA String </w:t>
      </w:r>
      <w:r w:rsidRPr="00836D42">
        <w:t>by Life Technologies</w:t>
      </w:r>
      <w:r>
        <w:t>. It was</w:t>
      </w:r>
      <w:r>
        <w:rPr>
          <w:i/>
        </w:rPr>
        <w:t xml:space="preserve"> </w:t>
      </w:r>
      <w:r w:rsidR="00E277AB" w:rsidRPr="00836D42">
        <w:t>cloned into a pET29b+ vector using Gibson assembly. Site-directed mutagenesis performed according to the method developed by Kunkel was used to generate mutations to BglB</w:t>
      </w:r>
      <w:r>
        <w:t xml:space="preserve"> through the Transcriptic Cloud Platform. V</w:t>
      </w:r>
      <w:r w:rsidR="00E277AB" w:rsidRPr="00836D42">
        <w:t>ariants were expressed and purified via immobilized metal ion affinity chromatography</w:t>
      </w:r>
      <w:r>
        <w:t xml:space="preserve"> and assessed using 4-20% gradient SDS-PAGE Bolt Gels from Life Technologies</w:t>
      </w:r>
      <w:r w:rsidR="00E277AB" w:rsidRPr="00836D42">
        <w:t>.</w:t>
      </w:r>
    </w:p>
    <w:p w14:paraId="3837F3E8" w14:textId="77777777" w:rsidR="00E277AB" w:rsidRPr="00836D42" w:rsidRDefault="00E277AB" w:rsidP="00037B29">
      <w:pPr>
        <w:pStyle w:val="Heading2"/>
      </w:pPr>
      <w:r w:rsidRPr="00836D42">
        <w:t>Kinetic characterization</w:t>
      </w:r>
    </w:p>
    <w:p w14:paraId="0674E09A" w14:textId="46B04118" w:rsidR="006013C9" w:rsidRDefault="00E277AB" w:rsidP="00213333">
      <w:pPr>
        <w:pStyle w:val="TAMainText"/>
        <w:ind w:firstLine="0"/>
      </w:pPr>
      <w:r w:rsidRPr="00836D42">
        <w:t xml:space="preserve">The activity of the computationally designed enzyme variants was measured by </w:t>
      </w:r>
      <w:r w:rsidR="00746BFF">
        <w:t xml:space="preserve">monitoring the production of </w:t>
      </w:r>
      <w:r w:rsidRPr="00836D42">
        <w:t>4-nitropheno</w:t>
      </w:r>
      <w:r w:rsidR="00647D4A" w:rsidRPr="00836D42">
        <w:t>l</w:t>
      </w:r>
      <w:r w:rsidRPr="00836D42">
        <w:t xml:space="preserve">. Mutant proteins </w:t>
      </w:r>
      <w:r w:rsidR="00746BFF">
        <w:t xml:space="preserve">ranging in concentration from XXX-YYY </w:t>
      </w:r>
      <w:r w:rsidRPr="00836D42">
        <w:t xml:space="preserve">were aliquotted in triplicate in 25 µL volumes and 75 µL of 4-nitrophenyl-ß-D-glucoside (100 mM, 25 mM, 6.25 mM, 1.6 mM, 0.4 mM, 0.1 mM, or 0.02 mM) in enzyme storage buffer was added. Absorbance was measured every minute for 30-60 min at a wavelength of 420 nm and the rate of product production in M/min was calculated using a standard curve (see supplemental materials). </w:t>
      </w:r>
      <w:r w:rsidR="00213333">
        <w:t>A total of</w:t>
      </w:r>
      <w:r w:rsidRPr="00836D42">
        <w:t xml:space="preserve"> 2944 observed rates f</w:t>
      </w:r>
      <w:r w:rsidR="00707E43" w:rsidRPr="00836D42">
        <w:t>or 119</w:t>
      </w:r>
      <w:r w:rsidRPr="00836D42">
        <w:t xml:space="preserve"> individual proteins </w:t>
      </w:r>
      <w:r w:rsidR="00DC7072" w:rsidRPr="00836D42">
        <w:t xml:space="preserve">(including replicates) </w:t>
      </w:r>
      <w:r w:rsidRPr="00836D42">
        <w:t>were fit to the Michaelis-Menten equation us</w:t>
      </w:r>
      <w:r w:rsidR="00AA7360" w:rsidRPr="00836D42">
        <w:t xml:space="preserve">ing </w:t>
      </w:r>
      <w:r w:rsidRPr="00836D42">
        <w:t>SciPy.</w:t>
      </w:r>
      <w:r w:rsidR="00D61D6C" w:rsidRPr="00836D42">
        <w:t xml:space="preserve"> </w:t>
      </w:r>
    </w:p>
    <w:p w14:paraId="13BE4550" w14:textId="66E440F6" w:rsidR="00311F3C" w:rsidRDefault="00D33847" w:rsidP="006522F5">
      <w:pPr>
        <w:pStyle w:val="Heading2"/>
      </w:pPr>
      <w:r>
        <w:t xml:space="preserve"> Predictive modeling</w:t>
      </w:r>
    </w:p>
    <w:p w14:paraId="2EE61504" w14:textId="2C4747B6" w:rsidR="000E56D3" w:rsidRDefault="00D33847" w:rsidP="006522F5">
      <w:pPr>
        <w:pStyle w:val="Heading2"/>
        <w:rPr>
          <w:szCs w:val="19"/>
        </w:rPr>
      </w:pPr>
      <w:r>
        <w:rPr>
          <w:rFonts w:ascii="Arno Pro" w:hAnsi="Arno Pro"/>
          <w:b w:val="0"/>
          <w:sz w:val="19"/>
          <w:szCs w:val="19"/>
        </w:rPr>
        <w:t>Elastic net is a linear regression model that uses both l</w:t>
      </w:r>
      <w:r w:rsidRPr="006522F5">
        <w:rPr>
          <w:rFonts w:ascii="Arno Pro" w:hAnsi="Arno Pro"/>
          <w:b w:val="0"/>
          <w:sz w:val="19"/>
          <w:szCs w:val="19"/>
          <w:vertAlign w:val="subscript"/>
        </w:rPr>
        <w:t>1</w:t>
      </w:r>
      <w:r>
        <w:rPr>
          <w:rFonts w:ascii="Arno Pro" w:hAnsi="Arno Pro"/>
          <w:b w:val="0"/>
          <w:sz w:val="19"/>
          <w:szCs w:val="19"/>
        </w:rPr>
        <w:t xml:space="preserve"> and l</w:t>
      </w:r>
      <w:r w:rsidRPr="006522F5">
        <w:rPr>
          <w:rFonts w:ascii="Arno Pro" w:hAnsi="Arno Pro"/>
          <w:b w:val="0"/>
          <w:sz w:val="19"/>
          <w:szCs w:val="19"/>
          <w:vertAlign w:val="subscript"/>
        </w:rPr>
        <w:t>2</w:t>
      </w:r>
      <w:r>
        <w:rPr>
          <w:rFonts w:ascii="Arno Pro" w:hAnsi="Arno Pro"/>
          <w:b w:val="0"/>
          <w:sz w:val="19"/>
          <w:szCs w:val="19"/>
        </w:rPr>
        <w:t xml:space="preserve"> regularization for </w:t>
      </w:r>
      <w:r w:rsidR="0096320C">
        <w:rPr>
          <w:rFonts w:ascii="Arno Pro" w:hAnsi="Arno Pro"/>
          <w:b w:val="0"/>
          <w:sz w:val="19"/>
          <w:szCs w:val="19"/>
        </w:rPr>
        <w:t>simultaneously</w:t>
      </w:r>
      <w:r w:rsidR="000E56D3">
        <w:rPr>
          <w:rFonts w:ascii="Arno Pro" w:hAnsi="Arno Pro"/>
          <w:b w:val="0"/>
          <w:sz w:val="19"/>
          <w:szCs w:val="19"/>
        </w:rPr>
        <w:t xml:space="preserve"> enforcing sparsity and selecting the most informative </w:t>
      </w:r>
      <w:r w:rsidR="006E67D2">
        <w:rPr>
          <w:rFonts w:ascii="Arno Pro" w:hAnsi="Arno Pro"/>
          <w:b w:val="0"/>
          <w:sz w:val="19"/>
          <w:szCs w:val="19"/>
        </w:rPr>
        <w:t>features</w:t>
      </w:r>
      <w:r w:rsidR="000E56D3">
        <w:rPr>
          <w:rFonts w:ascii="Arno Pro" w:hAnsi="Arno Pro"/>
          <w:b w:val="0"/>
          <w:sz w:val="19"/>
          <w:szCs w:val="19"/>
        </w:rPr>
        <w:t>.</w:t>
      </w:r>
      <w:r w:rsidR="006E67D2">
        <w:rPr>
          <w:rFonts w:ascii="Arno Pro" w:hAnsi="Arno Pro"/>
          <w:b w:val="0"/>
          <w:sz w:val="19"/>
          <w:szCs w:val="19"/>
        </w:rPr>
        <w:t xml:space="preserve"> </w:t>
      </w:r>
      <w:r w:rsidR="007F2746">
        <w:rPr>
          <w:rFonts w:ascii="Arno Pro" w:hAnsi="Arno Pro"/>
          <w:b w:val="0"/>
          <w:sz w:val="19"/>
          <w:szCs w:val="19"/>
        </w:rPr>
        <w:t>To evaluate the prediction performance of the method, we used stratified 10-fold cross-validation</w:t>
      </w:r>
      <w:r w:rsidR="006562AD">
        <w:rPr>
          <w:rFonts w:ascii="Arno Pro" w:hAnsi="Arno Pro"/>
          <w:b w:val="0"/>
          <w:sz w:val="19"/>
          <w:szCs w:val="19"/>
        </w:rPr>
        <w:t xml:space="preserve"> together with bootstrap aggregating (bagging)</w:t>
      </w:r>
      <w:r w:rsidR="00B53AED">
        <w:rPr>
          <w:rFonts w:ascii="Arno Pro" w:hAnsi="Arno Pro"/>
          <w:b w:val="0"/>
          <w:sz w:val="19"/>
          <w:szCs w:val="19"/>
        </w:rPr>
        <w:t>. Bagging was used to improve the stability and robustness of the predictor and entail in training 1,000 elastic net models with randomly drawn but stratified 10-fold cross-validation samples.</w:t>
      </w:r>
      <w:r w:rsidR="007F2746" w:rsidRPr="007F2746">
        <w:rPr>
          <w:rFonts w:ascii="Arno Pro" w:hAnsi="Arno Pro"/>
          <w:b w:val="0"/>
          <w:sz w:val="19"/>
          <w:szCs w:val="19"/>
        </w:rPr>
        <w:t xml:space="preserve"> </w:t>
      </w:r>
      <w:r w:rsidR="007F2746" w:rsidRPr="006A4CAD">
        <w:rPr>
          <w:rFonts w:ascii="Arno Pro" w:hAnsi="Arno Pro"/>
          <w:b w:val="0"/>
          <w:sz w:val="19"/>
          <w:szCs w:val="19"/>
        </w:rPr>
        <w:t xml:space="preserve">The final </w:t>
      </w:r>
      <w:r w:rsidR="007F2746">
        <w:rPr>
          <w:rFonts w:ascii="Arno Pro" w:hAnsi="Arno Pro"/>
          <w:b w:val="0"/>
          <w:sz w:val="19"/>
          <w:szCs w:val="19"/>
        </w:rPr>
        <w:t xml:space="preserve">three </w:t>
      </w:r>
      <w:r w:rsidR="007F2746" w:rsidRPr="006A4CAD">
        <w:rPr>
          <w:rFonts w:ascii="Arno Pro" w:hAnsi="Arno Pro"/>
          <w:b w:val="0"/>
          <w:sz w:val="19"/>
          <w:szCs w:val="19"/>
        </w:rPr>
        <w:t xml:space="preserve">feature sets </w:t>
      </w:r>
      <w:r w:rsidR="007F2746">
        <w:rPr>
          <w:rFonts w:ascii="Arno Pro" w:hAnsi="Arno Pro"/>
          <w:b w:val="0"/>
          <w:sz w:val="19"/>
          <w:szCs w:val="19"/>
        </w:rPr>
        <w:t xml:space="preserve">(one of each parameter to be estimated) </w:t>
      </w:r>
      <w:r w:rsidR="007F2746" w:rsidRPr="006A4CAD">
        <w:rPr>
          <w:rFonts w:ascii="Arno Pro" w:hAnsi="Arno Pro"/>
          <w:b w:val="0"/>
          <w:sz w:val="19"/>
          <w:szCs w:val="19"/>
        </w:rPr>
        <w:t>were selected according to the averaged weight of each feature in all the 10,000 elastic net models (</w:t>
      </w:r>
      <w:r w:rsidR="00E115D6">
        <w:rPr>
          <w:rFonts w:ascii="Arno Pro" w:hAnsi="Arno Pro"/>
          <w:b w:val="0"/>
          <w:sz w:val="19"/>
          <w:szCs w:val="19"/>
        </w:rPr>
        <w:t>10 models per cross-validation, randomized 1,000 times</w:t>
      </w:r>
      <w:r w:rsidR="007F2746" w:rsidRPr="006A4CAD">
        <w:rPr>
          <w:rFonts w:ascii="Arno Pro" w:hAnsi="Arno Pro"/>
          <w:b w:val="0"/>
          <w:sz w:val="19"/>
          <w:szCs w:val="19"/>
        </w:rPr>
        <w:t xml:space="preserve">). The weight of each </w:t>
      </w:r>
      <w:r w:rsidR="007F2746" w:rsidRPr="006A4CAD">
        <w:rPr>
          <w:rFonts w:ascii="Arno Pro" w:hAnsi="Arno Pro"/>
          <w:b w:val="0"/>
          <w:sz w:val="19"/>
          <w:szCs w:val="19"/>
        </w:rPr>
        <w:lastRenderedPageBreak/>
        <w:t xml:space="preserve">selected feature in table 1 was </w:t>
      </w:r>
      <w:r w:rsidR="00E115D6">
        <w:rPr>
          <w:rFonts w:ascii="Arno Pro" w:hAnsi="Arno Pro"/>
          <w:b w:val="0"/>
          <w:sz w:val="19"/>
          <w:szCs w:val="19"/>
        </w:rPr>
        <w:t>normalized with respect to the weight with the largest absolute value.</w:t>
      </w:r>
      <w:r w:rsidR="00B53AED">
        <w:rPr>
          <w:rFonts w:ascii="Arno Pro" w:hAnsi="Arno Pro"/>
          <w:b w:val="0"/>
          <w:sz w:val="19"/>
          <w:szCs w:val="19"/>
        </w:rPr>
        <w:t xml:space="preserve"> More information about the optimization and statistical procedure followed is available in Supplementary Materials.</w:t>
      </w:r>
      <w:r w:rsidR="007F2746" w:rsidRPr="006A4CAD">
        <w:rPr>
          <w:rFonts w:ascii="Arno Pro" w:hAnsi="Arno Pro"/>
          <w:b w:val="0"/>
          <w:sz w:val="19"/>
          <w:szCs w:val="19"/>
        </w:rPr>
        <w:t xml:space="preserve"> </w:t>
      </w:r>
    </w:p>
    <w:p w14:paraId="2A31C83B" w14:textId="77777777" w:rsidR="00037B29" w:rsidRPr="00836D42" w:rsidRDefault="00E71831" w:rsidP="00037B29">
      <w:pPr>
        <w:pStyle w:val="TESupportingInfoTitle"/>
      </w:pPr>
      <w:r w:rsidRPr="00836D42">
        <w:t xml:space="preserve">ASSOCIATED CONTENT </w:t>
      </w:r>
    </w:p>
    <w:p w14:paraId="52DB3DB3" w14:textId="480CACF1" w:rsidR="00037B29" w:rsidRPr="00836D42" w:rsidRDefault="00E71831" w:rsidP="00037B29">
      <w:pPr>
        <w:pStyle w:val="TESupportingInformation"/>
      </w:pPr>
      <w:r w:rsidRPr="00836D42">
        <w:rPr>
          <w:b/>
        </w:rPr>
        <w:t>Supporting Information</w:t>
      </w:r>
      <w:r w:rsidRPr="00836D42">
        <w:t xml:space="preserve">. “This material is available free of charge via the Internet at http://pubs.acs.org.” </w:t>
      </w:r>
    </w:p>
    <w:p w14:paraId="3FDAD3B2" w14:textId="77777777" w:rsidR="00037B29" w:rsidRPr="00836D42" w:rsidRDefault="00E71831" w:rsidP="00037B29">
      <w:pPr>
        <w:pStyle w:val="AuthorInformationTitle"/>
      </w:pPr>
      <w:r w:rsidRPr="00836D42">
        <w:t>AUTHOR INFORMATION</w:t>
      </w:r>
    </w:p>
    <w:p w14:paraId="48F81B12" w14:textId="51A2CBB2" w:rsidR="00037B29" w:rsidRPr="00836D42" w:rsidRDefault="00E71831" w:rsidP="00037B29">
      <w:pPr>
        <w:pStyle w:val="FAAuthorInfoSubtitle"/>
      </w:pPr>
      <w:r w:rsidRPr="00836D42">
        <w:t>Corresponding Author</w:t>
      </w:r>
    </w:p>
    <w:p w14:paraId="71335F59" w14:textId="5F0E27F4" w:rsidR="00037B29" w:rsidRPr="00836D42" w:rsidRDefault="00E71831" w:rsidP="00037B29">
      <w:pPr>
        <w:pStyle w:val="StyleFACorrespondingAuthorFootnote7pt"/>
      </w:pPr>
      <w:r w:rsidRPr="00836D42">
        <w:t xml:space="preserve">* </w:t>
      </w:r>
      <w:r w:rsidR="009C261B" w:rsidRPr="00836D42">
        <w:t>jbsiegel@ucdavis.edu</w:t>
      </w:r>
    </w:p>
    <w:p w14:paraId="5ADDC30E" w14:textId="77777777" w:rsidR="00037B29" w:rsidRPr="00836D42" w:rsidRDefault="00E71831" w:rsidP="00037B29">
      <w:pPr>
        <w:pStyle w:val="FAAuthorInfoSubtitle"/>
      </w:pPr>
      <w:r w:rsidRPr="00836D42">
        <w:t>Present Addresses</w:t>
      </w:r>
    </w:p>
    <w:p w14:paraId="0890D551" w14:textId="77777777" w:rsidR="00037B29" w:rsidRPr="00836D42" w:rsidRDefault="00E71831" w:rsidP="00037B29">
      <w:pPr>
        <w:pStyle w:val="StyleFACorrespondingAuthorFootnote7pt"/>
      </w:pPr>
      <w:r w:rsidRPr="00836D42">
        <w:t>†If an author’s address is different than the one given in the affiliation line, this information may be included here.</w:t>
      </w:r>
    </w:p>
    <w:p w14:paraId="3754471D" w14:textId="1A98CAE7" w:rsidR="00037B29" w:rsidRPr="00836D42" w:rsidRDefault="00E71831" w:rsidP="00037B29">
      <w:pPr>
        <w:pStyle w:val="FAAuthorInfoSubtitle"/>
      </w:pPr>
      <w:r w:rsidRPr="00836D42">
        <w:t>Author Contributions</w:t>
      </w:r>
    </w:p>
    <w:p w14:paraId="3738F056" w14:textId="097A6829" w:rsidR="00037B29" w:rsidRPr="00836D42" w:rsidRDefault="00E71831" w:rsidP="00037B29">
      <w:pPr>
        <w:pStyle w:val="StyleFACorrespondingAuthorFootnote7pt"/>
      </w:pPr>
      <w:r w:rsidRPr="00836D42">
        <w:rPr>
          <w:rFonts w:ascii="Times New Roman" w:hAnsi="Times New Roman"/>
        </w:rPr>
        <w:t>‡</w:t>
      </w:r>
      <w:r w:rsidRPr="00836D42">
        <w:t xml:space="preserve">These authors contributed equally. </w:t>
      </w:r>
    </w:p>
    <w:p w14:paraId="1E68F40D" w14:textId="77777777" w:rsidR="00037B29" w:rsidRPr="00836D42" w:rsidRDefault="00E71831" w:rsidP="00037B29">
      <w:pPr>
        <w:pStyle w:val="FAAuthorInfoSubtitle"/>
      </w:pPr>
      <w:r w:rsidRPr="00836D42">
        <w:t>Funding Sources</w:t>
      </w:r>
    </w:p>
    <w:p w14:paraId="37FAA970" w14:textId="58C0E114" w:rsidR="00270365" w:rsidRPr="00836D42" w:rsidRDefault="00B53AED" w:rsidP="00037B29">
      <w:pPr>
        <w:pStyle w:val="StyleFACorrespondingAuthorFootnote7pt"/>
      </w:pPr>
      <w:r>
        <w:t xml:space="preserve">IT is supported by ARO grant #201121557 and NSF grant #1254205. XW is supported by </w:t>
      </w:r>
      <w:r w:rsidRPr="00B53AED">
        <w:rPr>
          <w:highlight w:val="yellow"/>
        </w:rPr>
        <w:t>X</w:t>
      </w:r>
      <w:r>
        <w:t xml:space="preserve"> fellowship. </w:t>
      </w:r>
    </w:p>
    <w:p w14:paraId="3B676446" w14:textId="2642FE89" w:rsidR="00037B29" w:rsidRPr="00836D42" w:rsidRDefault="00E71831" w:rsidP="00037B29">
      <w:pPr>
        <w:pStyle w:val="StyleFACorrespondingAuthorFootnote7pt"/>
      </w:pPr>
      <w:r w:rsidRPr="00836D42">
        <w:br/>
      </w:r>
      <w:r w:rsidRPr="00836D42">
        <w:rPr>
          <w:rStyle w:val="FAAuthorInfoSubtitleChar"/>
        </w:rPr>
        <w:t>Notes</w:t>
      </w:r>
      <w:r w:rsidRPr="00836D42">
        <w:rPr>
          <w:rStyle w:val="FAAuthorInfoSubtitleChar"/>
        </w:rPr>
        <w:br/>
      </w:r>
      <w:r w:rsidRPr="00836D42">
        <w:t>Any additional relevant notes should be placed here.</w:t>
      </w:r>
    </w:p>
    <w:p w14:paraId="087EAB33" w14:textId="3D6383C0" w:rsidR="00037B29" w:rsidRPr="00836D42" w:rsidRDefault="00E71831" w:rsidP="00037B29">
      <w:pPr>
        <w:pStyle w:val="TDAckTitle"/>
      </w:pPr>
      <w:r w:rsidRPr="00836D42">
        <w:t xml:space="preserve">ACKNOWLEDGMENT </w:t>
      </w:r>
    </w:p>
    <w:p w14:paraId="7E7A67DD" w14:textId="77777777" w:rsidR="00037B29" w:rsidRPr="00836D42" w:rsidRDefault="00E71831" w:rsidP="00037B29">
      <w:pPr>
        <w:pStyle w:val="TDAcknowledgments"/>
      </w:pPr>
      <w:r w:rsidRPr="00836D42">
        <w:t>(Word Style "TD_Acknowledgments"). Generally the last paragraph of the paper is the place to acknowledge people (dedications), places, and financing (you may state grant numbers and sponsors here).  Follow the journal’s guidelines on what to include in the Acknowledgement section.</w:t>
      </w:r>
    </w:p>
    <w:p w14:paraId="38EF8D29" w14:textId="77777777" w:rsidR="00037B29" w:rsidRPr="00836D42" w:rsidRDefault="00E71831" w:rsidP="00037B29">
      <w:pPr>
        <w:pStyle w:val="TDAckTitle"/>
      </w:pPr>
      <w:r w:rsidRPr="00836D42">
        <w:t>ABBREVIATIONS</w:t>
      </w:r>
    </w:p>
    <w:p w14:paraId="59072BBE" w14:textId="4A764104" w:rsidR="00037B29" w:rsidRPr="00836D42" w:rsidRDefault="003D3F6A" w:rsidP="00037B29">
      <w:pPr>
        <w:pStyle w:val="TDAcknowledgments"/>
      </w:pPr>
      <w:r>
        <w:t>pNPG</w:t>
      </w:r>
      <w:r w:rsidR="00E71831" w:rsidRPr="003D3F6A">
        <w:t xml:space="preserve">, </w:t>
      </w:r>
      <w:r w:rsidR="005F6497" w:rsidRPr="005F6497">
        <w:rPr>
          <w:i/>
        </w:rPr>
        <w:t>p</w:t>
      </w:r>
      <w:r>
        <w:t>-nitrophenyl-ß-D-glucoside</w:t>
      </w:r>
    </w:p>
    <w:p w14:paraId="03260DAA" w14:textId="77777777" w:rsidR="00037B29" w:rsidRPr="00836D42" w:rsidRDefault="00E71831" w:rsidP="00037B29">
      <w:pPr>
        <w:pStyle w:val="TDAckTitle"/>
      </w:pPr>
      <w:r w:rsidRPr="00836D42">
        <w:t>REFERENCES</w:t>
      </w:r>
    </w:p>
    <w:p w14:paraId="65E6ECFA" w14:textId="77777777" w:rsidR="00037B29" w:rsidRPr="00BE533F" w:rsidRDefault="00E71831" w:rsidP="00270365">
      <w:pPr>
        <w:pStyle w:val="TFReferencesSection"/>
        <w:ind w:firstLine="0"/>
      </w:pPr>
      <w:r w:rsidRPr="00836D42">
        <w:t xml:space="preserve">(Word Style "TF_References_Section"). References are placed at the end of the manuscript. Authors are responsible for the accuracy and completeness of all references. Examples of the recommended formats for the various reference types can be found at </w:t>
      </w:r>
      <w:hyperlink r:id="rId20" w:history="1">
        <w:r w:rsidRPr="00836D42">
          <w:rPr>
            <w:rStyle w:val="Hyperlink"/>
          </w:rPr>
          <w:t>http://pubs.acs.org/page/4authors/index.html</w:t>
        </w:r>
      </w:hyperlink>
      <w:r w:rsidRPr="00836D42">
        <w:t>. Detailed information on reference style can be found in The ACS Style Guide, available from Oxford Press.</w:t>
      </w:r>
    </w:p>
    <w:p w14:paraId="671E11D4" w14:textId="78792BAB" w:rsidR="00037B29" w:rsidRDefault="00037B29" w:rsidP="00037B29">
      <w:pPr>
        <w:pStyle w:val="SNSynopsisTOC"/>
        <w:sectPr w:rsidR="00037B29" w:rsidSect="004760AD">
          <w:type w:val="continuous"/>
          <w:pgSz w:w="12240" w:h="15840"/>
          <w:pgMar w:top="720" w:right="1094" w:bottom="720" w:left="1094" w:header="720" w:footer="720" w:gutter="0"/>
          <w:cols w:num="2" w:space="720"/>
        </w:sectPr>
      </w:pPr>
    </w:p>
    <w:p w14:paraId="2A698A70" w14:textId="56713869" w:rsidR="00E307A4" w:rsidRPr="00C45E7B" w:rsidRDefault="00E307A4" w:rsidP="00A93DAD">
      <w:pPr>
        <w:pBdr>
          <w:bottom w:val="single" w:sz="4" w:space="1" w:color="auto"/>
        </w:pBdr>
        <w:spacing w:after="240"/>
        <w:rPr>
          <w:rFonts w:ascii="Arno Pro" w:hAnsi="Arno Pro"/>
        </w:rPr>
      </w:pPr>
    </w:p>
    <w:sectPr w:rsidR="00E307A4" w:rsidRPr="00C45E7B" w:rsidSect="00037B29">
      <w:headerReference w:type="even" r:id="rId21"/>
      <w:footerReference w:type="even" r:id="rId22"/>
      <w:footerReference w:type="default" r:id="rId23"/>
      <w:type w:val="continuous"/>
      <w:pgSz w:w="12240" w:h="15840"/>
      <w:pgMar w:top="720" w:right="1094" w:bottom="720" w:left="1094" w:header="0" w:footer="0" w:gutter="0"/>
      <w:cols w:space="475"/>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ilias tagkopoulos" w:date="2015-04-09T00:52:00Z" w:initials="it">
    <w:p w14:paraId="682AF2A0" w14:textId="7741AC77" w:rsidR="00FD268B" w:rsidRDefault="00FD268B">
      <w:pPr>
        <w:pStyle w:val="CommentText"/>
      </w:pPr>
      <w:r>
        <w:rPr>
          <w:rStyle w:val="CommentReference"/>
        </w:rPr>
        <w:annotationRef/>
      </w:r>
      <w:r>
        <w:t>Also add “Department of Biomedical Engineering”.</w:t>
      </w:r>
    </w:p>
  </w:comment>
  <w:comment w:id="7" w:author="ilias tagkopoulos" w:date="2015-04-09T00:52:00Z" w:initials="it">
    <w:p w14:paraId="3F4B49BE" w14:textId="30134F3C" w:rsidR="00FD268B" w:rsidRDefault="00FD268B">
      <w:pPr>
        <w:pStyle w:val="CommentText"/>
      </w:pPr>
      <w:r>
        <w:rPr>
          <w:rStyle w:val="CommentReference"/>
        </w:rPr>
        <w:annotationRef/>
      </w:r>
      <w:r>
        <w:t>Also add “Department of Computer Science”.</w:t>
      </w:r>
    </w:p>
  </w:comment>
  <w:comment w:id="68" w:author="ilias tagkopoulos" w:date="2015-04-08T22:41:00Z" w:initials="it">
    <w:p w14:paraId="56DE6429" w14:textId="33F1560C" w:rsidR="00FD268B" w:rsidRDefault="00FD268B">
      <w:pPr>
        <w:pStyle w:val="CommentText"/>
      </w:pPr>
      <w:r>
        <w:rPr>
          <w:rStyle w:val="CommentReference"/>
        </w:rPr>
        <w:annotationRef/>
      </w:r>
      <w:r>
        <w:t>Remove from main text.</w:t>
      </w:r>
    </w:p>
  </w:comment>
  <w:comment w:id="71" w:author="ilias tagkopoulos" w:date="2015-04-08T23:54:00Z" w:initials="it">
    <w:p w14:paraId="7654E1CA" w14:textId="48903DA5" w:rsidR="00FD268B" w:rsidRDefault="00FD268B">
      <w:pPr>
        <w:pStyle w:val="CommentText"/>
      </w:pPr>
      <w:r>
        <w:rPr>
          <w:rStyle w:val="CommentReference"/>
        </w:rPr>
        <w:annotationRef/>
      </w:r>
      <w:r>
        <w:t>Any value reported should have a statistic p-value associated. If not Wilcoxon, then use another appropriate one and explain in methods.</w:t>
      </w:r>
    </w:p>
  </w:comment>
  <w:comment w:id="84" w:author="ilias tagkopoulos" w:date="2015-04-08T23:54:00Z" w:initials="it">
    <w:p w14:paraId="50B9AC2D" w14:textId="77777777" w:rsidR="00FD268B" w:rsidRDefault="00FD268B" w:rsidP="005449BF">
      <w:pPr>
        <w:pStyle w:val="CommentText"/>
      </w:pPr>
      <w:r>
        <w:rPr>
          <w:rStyle w:val="CommentReference"/>
        </w:rPr>
        <w:annotationRef/>
      </w:r>
      <w:r>
        <w:t>Any value reported should have a statistic p-value associated.</w:t>
      </w:r>
    </w:p>
  </w:comment>
  <w:comment w:id="85" w:author="ilias tagkopoulos" w:date="2015-04-08T23:54:00Z" w:initials="it">
    <w:p w14:paraId="25D66C78" w14:textId="77777777" w:rsidR="00FD268B" w:rsidRDefault="00FD268B" w:rsidP="005449BF">
      <w:pPr>
        <w:pStyle w:val="CommentText"/>
      </w:pPr>
      <w:r>
        <w:rPr>
          <w:rStyle w:val="CommentReference"/>
        </w:rPr>
        <w:annotationRef/>
      </w:r>
      <w:r>
        <w:t>Any value reported should have a statistic p-value associated.</w:t>
      </w:r>
    </w:p>
  </w:comment>
  <w:comment w:id="86" w:author="ilias tagkopoulos" w:date="2015-04-09T00:09:00Z" w:initials="it">
    <w:p w14:paraId="013FBBF9" w14:textId="77777777" w:rsidR="00FD268B" w:rsidRDefault="00FD268B" w:rsidP="009A1F2C">
      <w:pPr>
        <w:pStyle w:val="CommentText"/>
      </w:pPr>
      <w:r>
        <w:rPr>
          <w:rStyle w:val="CommentReference"/>
        </w:rPr>
        <w:annotationRef/>
      </w:r>
      <w:r>
        <w:t>Cite:</w:t>
      </w:r>
    </w:p>
    <w:p w14:paraId="051AE779" w14:textId="77777777" w:rsidR="00FD268B" w:rsidRDefault="00FD268B" w:rsidP="009A1F2C">
      <w:pPr>
        <w:pStyle w:val="CommentText"/>
      </w:pPr>
    </w:p>
    <w:p w14:paraId="25D928CA" w14:textId="742EC048" w:rsidR="00FD268B" w:rsidRDefault="00FD268B" w:rsidP="009A1F2C">
      <w:pPr>
        <w:pStyle w:val="CommentText"/>
      </w:pPr>
      <w:r w:rsidRPr="007840E0">
        <w:t>Zou, Hui; Hastie, Trevor (2005). "Regularization and Variable Selection via the Elastic Net". Journal of the Royal Statistical Society, Series B: 301–320.</w:t>
      </w:r>
    </w:p>
  </w:comment>
  <w:comment w:id="87" w:author="ilias tagkopoulos" w:date="2015-04-09T00:41:00Z" w:initials="it">
    <w:p w14:paraId="51CA67B9" w14:textId="5E782917" w:rsidR="00FD268B" w:rsidRDefault="00FD268B">
      <w:pPr>
        <w:pStyle w:val="CommentText"/>
      </w:pPr>
      <w:r>
        <w:t xml:space="preserve">Alex and Justin: </w:t>
      </w:r>
      <w:r>
        <w:rPr>
          <w:rStyle w:val="CommentReference"/>
        </w:rPr>
        <w:annotationRef/>
      </w:r>
      <w:r>
        <w:t>I think this has to be expanded and say why these features make sense and if there are any other features that you expected to be informative but they were not selected.</w:t>
      </w:r>
    </w:p>
    <w:p w14:paraId="01D6752F" w14:textId="77777777" w:rsidR="00FD268B" w:rsidRDefault="00FD268B">
      <w:pPr>
        <w:pStyle w:val="CommentText"/>
      </w:pPr>
    </w:p>
    <w:p w14:paraId="6CA67B71" w14:textId="49DA8048" w:rsidR="00FD268B" w:rsidRDefault="00FD268B">
      <w:pPr>
        <w:pStyle w:val="CommentText"/>
      </w:pPr>
      <w:r>
        <w:t xml:space="preserve">Also it would be interesting to look for features that are involved in ALL 3 predictions, vs. features that are very strong in only one (or two) of the predictions. Why is this happening ? Does this make sense?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2AF2A0" w15:done="0"/>
  <w15:commentEx w15:paraId="3F4B49BE" w15:done="0"/>
  <w15:commentEx w15:paraId="56DE6429" w15:done="0"/>
  <w15:commentEx w15:paraId="7654E1CA" w15:done="0"/>
  <w15:commentEx w15:paraId="50B9AC2D" w15:done="0"/>
  <w15:commentEx w15:paraId="25D66C78" w15:done="0"/>
  <w15:commentEx w15:paraId="25D928CA" w15:done="0"/>
  <w15:commentEx w15:paraId="6CA67B7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2E0F4E" w14:textId="77777777" w:rsidR="00FD268B" w:rsidRDefault="00FD268B">
      <w:r>
        <w:separator/>
      </w:r>
    </w:p>
    <w:p w14:paraId="1F0DFBE7" w14:textId="77777777" w:rsidR="00FD268B" w:rsidRDefault="00FD268B"/>
  </w:endnote>
  <w:endnote w:type="continuationSeparator" w:id="0">
    <w:p w14:paraId="7EA08610" w14:textId="77777777" w:rsidR="00FD268B" w:rsidRDefault="00FD268B">
      <w:r>
        <w:continuationSeparator/>
      </w:r>
    </w:p>
    <w:p w14:paraId="6F440208" w14:textId="77777777" w:rsidR="00FD268B" w:rsidRDefault="00FD26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New York">
    <w:panose1 w:val="00000000000000000000"/>
    <w:charset w:val="4D"/>
    <w:family w:val="roman"/>
    <w:notTrueType/>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yriad Pro Light">
    <w:panose1 w:val="020B0403030403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Arno Pro">
    <w:panose1 w:val="02020502040506020403"/>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Libian SC Regular">
    <w:altName w:val="Arial Unicode MS"/>
    <w:panose1 w:val="02010800040101010101"/>
    <w:charset w:val="00"/>
    <w:family w:val="auto"/>
    <w:pitch w:val="variable"/>
    <w:sig w:usb0="00000001" w:usb1="080F0000" w:usb2="00000000" w:usb3="00000000" w:csb0="00040001" w:csb1="00000000"/>
  </w:font>
  <w:font w:name="Lantinghei TC Heavy">
    <w:altName w:val="Arial Unicode MS"/>
    <w:panose1 w:val="03000509000000000000"/>
    <w:charset w:val="00"/>
    <w:family w:val="auto"/>
    <w:pitch w:val="variable"/>
    <w:sig w:usb0="00000001" w:usb1="080E0000" w:usb2="00000000" w:usb3="00000000" w:csb0="00100001" w:csb1="00000000"/>
  </w:font>
  <w:font w:name="Lucida Sans Unicode">
    <w:panose1 w:val="020B0602030504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SimSun">
    <w:altName w:val="宋体"/>
    <w:charset w:val="86"/>
    <w:family w:val="auto"/>
    <w:pitch w:val="variable"/>
    <w:sig w:usb0="00000003" w:usb1="288F0000" w:usb2="00000016" w:usb3="00000000" w:csb0="0004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EA185B" w14:textId="77777777" w:rsidR="00FD268B" w:rsidRDefault="00FD268B">
    <w:pPr>
      <w:framePr w:wrap="around" w:vAnchor="text" w:hAnchor="margin" w:xAlign="right" w:y="1"/>
      <w:rPr>
        <w:rStyle w:val="PageNumber"/>
      </w:rPr>
    </w:pPr>
    <w:r>
      <w:rPr>
        <w:rStyle w:val="PageNumber"/>
      </w:rPr>
      <w:t xml:space="preserve">PAGE  </w:t>
    </w:r>
    <w:r>
      <w:rPr>
        <w:rStyle w:val="PageNumber"/>
        <w:noProof/>
      </w:rPr>
      <w:t>2</w:t>
    </w:r>
  </w:p>
  <w:p w14:paraId="71B51B0B" w14:textId="77777777" w:rsidR="00FD268B" w:rsidRDefault="00FD268B">
    <w:pP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DE2F42" w14:textId="77777777" w:rsidR="00FD268B" w:rsidRDefault="00FD268B">
    <w:pP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A7F4EF" w14:textId="77777777" w:rsidR="00FD268B" w:rsidRDefault="00FD26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26C7675" w14:textId="77777777" w:rsidR="00FD268B" w:rsidRDefault="00FD268B">
    <w:pPr>
      <w:pStyle w:val="Footer"/>
      <w:ind w:right="360"/>
    </w:pPr>
  </w:p>
  <w:p w14:paraId="1609084D" w14:textId="77777777" w:rsidR="00FD268B" w:rsidRDefault="00FD268B"/>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83BAC0" w14:textId="77777777" w:rsidR="00FD268B" w:rsidRDefault="00FD26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14:paraId="07A05DF3" w14:textId="77777777" w:rsidR="00FD268B" w:rsidRDefault="00FD268B">
    <w:pPr>
      <w:pStyle w:val="Footer"/>
      <w:ind w:right="360"/>
    </w:pPr>
  </w:p>
  <w:p w14:paraId="2E40F30B" w14:textId="77777777" w:rsidR="00FD268B" w:rsidRDefault="00FD268B"/>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DBF02F" w14:textId="77777777" w:rsidR="00FD268B" w:rsidRDefault="00FD268B">
      <w:r>
        <w:separator/>
      </w:r>
    </w:p>
    <w:p w14:paraId="669A192F" w14:textId="77777777" w:rsidR="00FD268B" w:rsidRDefault="00FD268B"/>
  </w:footnote>
  <w:footnote w:type="continuationSeparator" w:id="0">
    <w:p w14:paraId="60834E5E" w14:textId="77777777" w:rsidR="00FD268B" w:rsidRDefault="00FD268B">
      <w:r>
        <w:continuationSeparator/>
      </w:r>
    </w:p>
    <w:p w14:paraId="28624FBB" w14:textId="77777777" w:rsidR="00FD268B" w:rsidRDefault="00FD268B"/>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D1340E" w14:textId="77777777" w:rsidR="00FD268B" w:rsidRDefault="00FD268B"/>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1">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2">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3">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4">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5">
    <w:nsid w:val="41DB2E3C"/>
    <w:multiLevelType w:val="singleLevel"/>
    <w:tmpl w:val="E5E28CB0"/>
    <w:lvl w:ilvl="0">
      <w:start w:val="1"/>
      <w:numFmt w:val="lowerLetter"/>
      <w:lvlText w:val="%1."/>
      <w:lvlJc w:val="left"/>
      <w:pPr>
        <w:tabs>
          <w:tab w:val="num" w:pos="1080"/>
        </w:tabs>
        <w:ind w:left="1080" w:hanging="360"/>
      </w:pPr>
      <w:rPr>
        <w:rFonts w:hint="default"/>
      </w:rPr>
    </w:lvl>
  </w:abstractNum>
  <w:num w:numId="1">
    <w:abstractNumId w:val="4"/>
  </w:num>
  <w:num w:numId="2">
    <w:abstractNumId w:val="2"/>
  </w:num>
  <w:num w:numId="3">
    <w:abstractNumId w:val="5"/>
  </w:num>
  <w:num w:numId="4">
    <w:abstractNumId w:val="3"/>
  </w:num>
  <w:num w:numId="5">
    <w:abstractNumId w:val="1"/>
  </w:num>
  <w:num w:numId="6">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lias tagkopoulos">
    <w15:presenceInfo w15:providerId="Windows Live" w15:userId="158847af8a33af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autoHyphenation/>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3332"/>
    <w:rsid w:val="00003221"/>
    <w:rsid w:val="0002205E"/>
    <w:rsid w:val="00022E87"/>
    <w:rsid w:val="00024D04"/>
    <w:rsid w:val="00026EEB"/>
    <w:rsid w:val="00030F05"/>
    <w:rsid w:val="00037B29"/>
    <w:rsid w:val="00040105"/>
    <w:rsid w:val="00054FD1"/>
    <w:rsid w:val="000701E7"/>
    <w:rsid w:val="0007360D"/>
    <w:rsid w:val="0007550F"/>
    <w:rsid w:val="00077D64"/>
    <w:rsid w:val="00090305"/>
    <w:rsid w:val="00090E6B"/>
    <w:rsid w:val="00092A21"/>
    <w:rsid w:val="00093B41"/>
    <w:rsid w:val="000960FB"/>
    <w:rsid w:val="00097358"/>
    <w:rsid w:val="0009794D"/>
    <w:rsid w:val="000B1749"/>
    <w:rsid w:val="000B1ED3"/>
    <w:rsid w:val="000C11DB"/>
    <w:rsid w:val="000C4F1E"/>
    <w:rsid w:val="000C52FB"/>
    <w:rsid w:val="000C6856"/>
    <w:rsid w:val="000C797E"/>
    <w:rsid w:val="000D36C1"/>
    <w:rsid w:val="000D4685"/>
    <w:rsid w:val="000E134A"/>
    <w:rsid w:val="000E15BC"/>
    <w:rsid w:val="000E2554"/>
    <w:rsid w:val="000E3B98"/>
    <w:rsid w:val="000E56D3"/>
    <w:rsid w:val="000E5D3F"/>
    <w:rsid w:val="000F1A45"/>
    <w:rsid w:val="000F444E"/>
    <w:rsid w:val="000F53A5"/>
    <w:rsid w:val="000F5F62"/>
    <w:rsid w:val="00102AD0"/>
    <w:rsid w:val="0011175E"/>
    <w:rsid w:val="001117A3"/>
    <w:rsid w:val="0011514A"/>
    <w:rsid w:val="001157C1"/>
    <w:rsid w:val="00116B68"/>
    <w:rsid w:val="0012045D"/>
    <w:rsid w:val="0012083E"/>
    <w:rsid w:val="00127E5B"/>
    <w:rsid w:val="00133053"/>
    <w:rsid w:val="00133D2A"/>
    <w:rsid w:val="0013410A"/>
    <w:rsid w:val="0013549E"/>
    <w:rsid w:val="00144B2A"/>
    <w:rsid w:val="00145F9B"/>
    <w:rsid w:val="00147140"/>
    <w:rsid w:val="00147AB4"/>
    <w:rsid w:val="00150FD0"/>
    <w:rsid w:val="001534E6"/>
    <w:rsid w:val="001541FE"/>
    <w:rsid w:val="00156C1D"/>
    <w:rsid w:val="001579A8"/>
    <w:rsid w:val="0016440E"/>
    <w:rsid w:val="001649EB"/>
    <w:rsid w:val="00166A14"/>
    <w:rsid w:val="00170AC9"/>
    <w:rsid w:val="00175619"/>
    <w:rsid w:val="00176E55"/>
    <w:rsid w:val="00180759"/>
    <w:rsid w:val="0018236D"/>
    <w:rsid w:val="00186D91"/>
    <w:rsid w:val="0019298F"/>
    <w:rsid w:val="00193341"/>
    <w:rsid w:val="001B47A8"/>
    <w:rsid w:val="001B590B"/>
    <w:rsid w:val="001B671C"/>
    <w:rsid w:val="001D162F"/>
    <w:rsid w:val="001D6056"/>
    <w:rsid w:val="001E671B"/>
    <w:rsid w:val="001F19D6"/>
    <w:rsid w:val="001F3256"/>
    <w:rsid w:val="001F6090"/>
    <w:rsid w:val="001F6A47"/>
    <w:rsid w:val="00213333"/>
    <w:rsid w:val="00214FF9"/>
    <w:rsid w:val="00215522"/>
    <w:rsid w:val="00215A9F"/>
    <w:rsid w:val="0021742E"/>
    <w:rsid w:val="00220F9A"/>
    <w:rsid w:val="002403AA"/>
    <w:rsid w:val="00241020"/>
    <w:rsid w:val="002412B2"/>
    <w:rsid w:val="00241812"/>
    <w:rsid w:val="00242118"/>
    <w:rsid w:val="002427AB"/>
    <w:rsid w:val="00243332"/>
    <w:rsid w:val="00244075"/>
    <w:rsid w:val="00247D03"/>
    <w:rsid w:val="00255F2B"/>
    <w:rsid w:val="0026552B"/>
    <w:rsid w:val="00270365"/>
    <w:rsid w:val="002714B2"/>
    <w:rsid w:val="00277811"/>
    <w:rsid w:val="00281C1F"/>
    <w:rsid w:val="00284B89"/>
    <w:rsid w:val="00285B54"/>
    <w:rsid w:val="002B05D5"/>
    <w:rsid w:val="002B4E70"/>
    <w:rsid w:val="002B68FD"/>
    <w:rsid w:val="002D30C1"/>
    <w:rsid w:val="002E1B17"/>
    <w:rsid w:val="002E4ED7"/>
    <w:rsid w:val="002F2DFB"/>
    <w:rsid w:val="002F6630"/>
    <w:rsid w:val="002F6883"/>
    <w:rsid w:val="003016C0"/>
    <w:rsid w:val="00302038"/>
    <w:rsid w:val="00302720"/>
    <w:rsid w:val="0030329E"/>
    <w:rsid w:val="003052BF"/>
    <w:rsid w:val="00311F3C"/>
    <w:rsid w:val="00320863"/>
    <w:rsid w:val="00322309"/>
    <w:rsid w:val="0032533A"/>
    <w:rsid w:val="00325FAF"/>
    <w:rsid w:val="00333C04"/>
    <w:rsid w:val="00335116"/>
    <w:rsid w:val="00335F77"/>
    <w:rsid w:val="003376D5"/>
    <w:rsid w:val="00343F46"/>
    <w:rsid w:val="00345E73"/>
    <w:rsid w:val="00353DF4"/>
    <w:rsid w:val="00384EFE"/>
    <w:rsid w:val="00386DE4"/>
    <w:rsid w:val="003911D9"/>
    <w:rsid w:val="00392F7E"/>
    <w:rsid w:val="003A1A7A"/>
    <w:rsid w:val="003A26AB"/>
    <w:rsid w:val="003B03BA"/>
    <w:rsid w:val="003B46C0"/>
    <w:rsid w:val="003D316E"/>
    <w:rsid w:val="003D3F6A"/>
    <w:rsid w:val="003D4A05"/>
    <w:rsid w:val="003D706D"/>
    <w:rsid w:val="003E0B27"/>
    <w:rsid w:val="003E1BB3"/>
    <w:rsid w:val="003E36DE"/>
    <w:rsid w:val="003E4356"/>
    <w:rsid w:val="003F3A31"/>
    <w:rsid w:val="003F593C"/>
    <w:rsid w:val="00404E0E"/>
    <w:rsid w:val="004067E5"/>
    <w:rsid w:val="004220DF"/>
    <w:rsid w:val="00422B71"/>
    <w:rsid w:val="004354DE"/>
    <w:rsid w:val="00444FBE"/>
    <w:rsid w:val="0045149D"/>
    <w:rsid w:val="004620F2"/>
    <w:rsid w:val="00462DC9"/>
    <w:rsid w:val="004703C6"/>
    <w:rsid w:val="00472315"/>
    <w:rsid w:val="004760AD"/>
    <w:rsid w:val="0048596D"/>
    <w:rsid w:val="004971DA"/>
    <w:rsid w:val="004B16DA"/>
    <w:rsid w:val="004B2738"/>
    <w:rsid w:val="004B7A87"/>
    <w:rsid w:val="004C4E3B"/>
    <w:rsid w:val="004C6126"/>
    <w:rsid w:val="004D1B98"/>
    <w:rsid w:val="004D31A9"/>
    <w:rsid w:val="004E0284"/>
    <w:rsid w:val="004E1C38"/>
    <w:rsid w:val="004E33A7"/>
    <w:rsid w:val="004E3D8C"/>
    <w:rsid w:val="004F2098"/>
    <w:rsid w:val="004F23D2"/>
    <w:rsid w:val="00500F9A"/>
    <w:rsid w:val="005038EC"/>
    <w:rsid w:val="00506DC3"/>
    <w:rsid w:val="00523E00"/>
    <w:rsid w:val="005447B7"/>
    <w:rsid w:val="005449BF"/>
    <w:rsid w:val="005470E1"/>
    <w:rsid w:val="005532DA"/>
    <w:rsid w:val="00567DC8"/>
    <w:rsid w:val="00572A4B"/>
    <w:rsid w:val="005840EE"/>
    <w:rsid w:val="005858C4"/>
    <w:rsid w:val="005933E2"/>
    <w:rsid w:val="005B1B4B"/>
    <w:rsid w:val="005B2F25"/>
    <w:rsid w:val="005C2BEA"/>
    <w:rsid w:val="005D36C8"/>
    <w:rsid w:val="005D4284"/>
    <w:rsid w:val="005D536C"/>
    <w:rsid w:val="005E2D82"/>
    <w:rsid w:val="005E792C"/>
    <w:rsid w:val="005E7ED4"/>
    <w:rsid w:val="005F6497"/>
    <w:rsid w:val="006013C9"/>
    <w:rsid w:val="00601DF6"/>
    <w:rsid w:val="0060712E"/>
    <w:rsid w:val="00611ABC"/>
    <w:rsid w:val="00611B91"/>
    <w:rsid w:val="00611BD6"/>
    <w:rsid w:val="006133F4"/>
    <w:rsid w:val="0061570D"/>
    <w:rsid w:val="00620F81"/>
    <w:rsid w:val="006245D3"/>
    <w:rsid w:val="00627D61"/>
    <w:rsid w:val="00632EA8"/>
    <w:rsid w:val="0064082F"/>
    <w:rsid w:val="00641029"/>
    <w:rsid w:val="00642821"/>
    <w:rsid w:val="00646AD3"/>
    <w:rsid w:val="00647D4A"/>
    <w:rsid w:val="006522F5"/>
    <w:rsid w:val="006562AD"/>
    <w:rsid w:val="00671BB0"/>
    <w:rsid w:val="00676F0C"/>
    <w:rsid w:val="0068294A"/>
    <w:rsid w:val="00694B5D"/>
    <w:rsid w:val="006959FB"/>
    <w:rsid w:val="006962DC"/>
    <w:rsid w:val="00697BE5"/>
    <w:rsid w:val="006C22FE"/>
    <w:rsid w:val="006C3DC9"/>
    <w:rsid w:val="006C41AA"/>
    <w:rsid w:val="006C4203"/>
    <w:rsid w:val="006D2EE6"/>
    <w:rsid w:val="006D511F"/>
    <w:rsid w:val="006E4478"/>
    <w:rsid w:val="006E67D2"/>
    <w:rsid w:val="006F18B9"/>
    <w:rsid w:val="006F1D2E"/>
    <w:rsid w:val="006F3206"/>
    <w:rsid w:val="006F3A46"/>
    <w:rsid w:val="006F4E37"/>
    <w:rsid w:val="006F5E35"/>
    <w:rsid w:val="007004C2"/>
    <w:rsid w:val="00707E43"/>
    <w:rsid w:val="00710CC1"/>
    <w:rsid w:val="00711072"/>
    <w:rsid w:val="00713B6A"/>
    <w:rsid w:val="0071405E"/>
    <w:rsid w:val="00722AA8"/>
    <w:rsid w:val="007264BB"/>
    <w:rsid w:val="007318F2"/>
    <w:rsid w:val="00731CD0"/>
    <w:rsid w:val="00732216"/>
    <w:rsid w:val="00735238"/>
    <w:rsid w:val="007375CD"/>
    <w:rsid w:val="00745EDB"/>
    <w:rsid w:val="00746BFF"/>
    <w:rsid w:val="00755153"/>
    <w:rsid w:val="00760C43"/>
    <w:rsid w:val="00761027"/>
    <w:rsid w:val="0076396D"/>
    <w:rsid w:val="00766C61"/>
    <w:rsid w:val="007672A0"/>
    <w:rsid w:val="00770949"/>
    <w:rsid w:val="007722F3"/>
    <w:rsid w:val="00775EFC"/>
    <w:rsid w:val="00782B29"/>
    <w:rsid w:val="007840E0"/>
    <w:rsid w:val="00785918"/>
    <w:rsid w:val="00792A60"/>
    <w:rsid w:val="007A0A06"/>
    <w:rsid w:val="007A0F09"/>
    <w:rsid w:val="007B417E"/>
    <w:rsid w:val="007B4693"/>
    <w:rsid w:val="007B5685"/>
    <w:rsid w:val="007C3BFF"/>
    <w:rsid w:val="007D3AEB"/>
    <w:rsid w:val="007D3F08"/>
    <w:rsid w:val="007E3199"/>
    <w:rsid w:val="007E5F25"/>
    <w:rsid w:val="007F2746"/>
    <w:rsid w:val="00801207"/>
    <w:rsid w:val="0081429A"/>
    <w:rsid w:val="00815403"/>
    <w:rsid w:val="00816979"/>
    <w:rsid w:val="00823A11"/>
    <w:rsid w:val="0082551D"/>
    <w:rsid w:val="00826562"/>
    <w:rsid w:val="008348A2"/>
    <w:rsid w:val="00834A8E"/>
    <w:rsid w:val="00836D42"/>
    <w:rsid w:val="00846C41"/>
    <w:rsid w:val="008476A0"/>
    <w:rsid w:val="00853F9A"/>
    <w:rsid w:val="0086331E"/>
    <w:rsid w:val="0086386E"/>
    <w:rsid w:val="008770CD"/>
    <w:rsid w:val="00880C1C"/>
    <w:rsid w:val="0088105C"/>
    <w:rsid w:val="00883713"/>
    <w:rsid w:val="0088378B"/>
    <w:rsid w:val="0088396F"/>
    <w:rsid w:val="00890DDE"/>
    <w:rsid w:val="008A0604"/>
    <w:rsid w:val="008A7C88"/>
    <w:rsid w:val="008B6FD7"/>
    <w:rsid w:val="008C17EB"/>
    <w:rsid w:val="008C21C0"/>
    <w:rsid w:val="008C4906"/>
    <w:rsid w:val="008C50CB"/>
    <w:rsid w:val="008C66BC"/>
    <w:rsid w:val="008D0D29"/>
    <w:rsid w:val="008D2CC3"/>
    <w:rsid w:val="008D73F8"/>
    <w:rsid w:val="008D7902"/>
    <w:rsid w:val="008E2C2A"/>
    <w:rsid w:val="008E5050"/>
    <w:rsid w:val="008E59C5"/>
    <w:rsid w:val="008F0ADA"/>
    <w:rsid w:val="008F3449"/>
    <w:rsid w:val="008F44B1"/>
    <w:rsid w:val="008F4EE8"/>
    <w:rsid w:val="00900D58"/>
    <w:rsid w:val="009026F2"/>
    <w:rsid w:val="00914D81"/>
    <w:rsid w:val="009218E3"/>
    <w:rsid w:val="00921E6E"/>
    <w:rsid w:val="00923EA2"/>
    <w:rsid w:val="009266E0"/>
    <w:rsid w:val="00934584"/>
    <w:rsid w:val="0094793C"/>
    <w:rsid w:val="00951A9A"/>
    <w:rsid w:val="00953FF9"/>
    <w:rsid w:val="00955625"/>
    <w:rsid w:val="00960A59"/>
    <w:rsid w:val="0096320C"/>
    <w:rsid w:val="00963350"/>
    <w:rsid w:val="009837D3"/>
    <w:rsid w:val="00983E8E"/>
    <w:rsid w:val="0098420F"/>
    <w:rsid w:val="009851BE"/>
    <w:rsid w:val="00985C3B"/>
    <w:rsid w:val="009A1F2C"/>
    <w:rsid w:val="009B1813"/>
    <w:rsid w:val="009C261B"/>
    <w:rsid w:val="009D3047"/>
    <w:rsid w:val="009E0FC4"/>
    <w:rsid w:val="009F2B2A"/>
    <w:rsid w:val="009F2EDE"/>
    <w:rsid w:val="00A005E1"/>
    <w:rsid w:val="00A14046"/>
    <w:rsid w:val="00A151BB"/>
    <w:rsid w:val="00A16F5A"/>
    <w:rsid w:val="00A22669"/>
    <w:rsid w:val="00A234CB"/>
    <w:rsid w:val="00A315A8"/>
    <w:rsid w:val="00A408C5"/>
    <w:rsid w:val="00A44453"/>
    <w:rsid w:val="00A462D6"/>
    <w:rsid w:val="00A47239"/>
    <w:rsid w:val="00A479C0"/>
    <w:rsid w:val="00A536FB"/>
    <w:rsid w:val="00A53929"/>
    <w:rsid w:val="00A54176"/>
    <w:rsid w:val="00A55606"/>
    <w:rsid w:val="00A56479"/>
    <w:rsid w:val="00A637FD"/>
    <w:rsid w:val="00A6569B"/>
    <w:rsid w:val="00A67631"/>
    <w:rsid w:val="00A71946"/>
    <w:rsid w:val="00A72032"/>
    <w:rsid w:val="00A743D8"/>
    <w:rsid w:val="00A77AF1"/>
    <w:rsid w:val="00A8556F"/>
    <w:rsid w:val="00A87FB9"/>
    <w:rsid w:val="00A90FA5"/>
    <w:rsid w:val="00A93DAD"/>
    <w:rsid w:val="00AA69C8"/>
    <w:rsid w:val="00AA7360"/>
    <w:rsid w:val="00AB7A95"/>
    <w:rsid w:val="00AC14DB"/>
    <w:rsid w:val="00AD2A72"/>
    <w:rsid w:val="00AD4EDA"/>
    <w:rsid w:val="00AE2984"/>
    <w:rsid w:val="00AE3C1D"/>
    <w:rsid w:val="00AE40E8"/>
    <w:rsid w:val="00AF023C"/>
    <w:rsid w:val="00AF5F55"/>
    <w:rsid w:val="00B02E10"/>
    <w:rsid w:val="00B05AD8"/>
    <w:rsid w:val="00B15D4F"/>
    <w:rsid w:val="00B170A0"/>
    <w:rsid w:val="00B23DC7"/>
    <w:rsid w:val="00B44516"/>
    <w:rsid w:val="00B46EF3"/>
    <w:rsid w:val="00B512C9"/>
    <w:rsid w:val="00B53AED"/>
    <w:rsid w:val="00B55C91"/>
    <w:rsid w:val="00B573F3"/>
    <w:rsid w:val="00B653C7"/>
    <w:rsid w:val="00B65A96"/>
    <w:rsid w:val="00B826AA"/>
    <w:rsid w:val="00B82CAF"/>
    <w:rsid w:val="00B856D1"/>
    <w:rsid w:val="00B85780"/>
    <w:rsid w:val="00B920DF"/>
    <w:rsid w:val="00B94570"/>
    <w:rsid w:val="00B9575F"/>
    <w:rsid w:val="00B962C8"/>
    <w:rsid w:val="00BB4F09"/>
    <w:rsid w:val="00BC01FF"/>
    <w:rsid w:val="00BC2B5B"/>
    <w:rsid w:val="00BC3C62"/>
    <w:rsid w:val="00BC7AA7"/>
    <w:rsid w:val="00BE0F7C"/>
    <w:rsid w:val="00BE4E5A"/>
    <w:rsid w:val="00BE64F2"/>
    <w:rsid w:val="00BE735E"/>
    <w:rsid w:val="00BF0749"/>
    <w:rsid w:val="00BF5488"/>
    <w:rsid w:val="00BF701F"/>
    <w:rsid w:val="00C002DC"/>
    <w:rsid w:val="00C02652"/>
    <w:rsid w:val="00C04965"/>
    <w:rsid w:val="00C04A7B"/>
    <w:rsid w:val="00C0527F"/>
    <w:rsid w:val="00C1351D"/>
    <w:rsid w:val="00C135F4"/>
    <w:rsid w:val="00C15433"/>
    <w:rsid w:val="00C24720"/>
    <w:rsid w:val="00C270E5"/>
    <w:rsid w:val="00C34758"/>
    <w:rsid w:val="00C3510B"/>
    <w:rsid w:val="00C36416"/>
    <w:rsid w:val="00C53649"/>
    <w:rsid w:val="00C70E3B"/>
    <w:rsid w:val="00C74D5E"/>
    <w:rsid w:val="00C76EB3"/>
    <w:rsid w:val="00C77B49"/>
    <w:rsid w:val="00C77C14"/>
    <w:rsid w:val="00C77DE0"/>
    <w:rsid w:val="00C80AE9"/>
    <w:rsid w:val="00C8531D"/>
    <w:rsid w:val="00C865CA"/>
    <w:rsid w:val="00C9244B"/>
    <w:rsid w:val="00C932B6"/>
    <w:rsid w:val="00C96326"/>
    <w:rsid w:val="00C96711"/>
    <w:rsid w:val="00CB3003"/>
    <w:rsid w:val="00CB5169"/>
    <w:rsid w:val="00CB7B92"/>
    <w:rsid w:val="00CC0487"/>
    <w:rsid w:val="00CC15A2"/>
    <w:rsid w:val="00CD033B"/>
    <w:rsid w:val="00CD4A95"/>
    <w:rsid w:val="00CE0675"/>
    <w:rsid w:val="00CE0CA2"/>
    <w:rsid w:val="00CF33F4"/>
    <w:rsid w:val="00CF7B7E"/>
    <w:rsid w:val="00D05BDB"/>
    <w:rsid w:val="00D1086B"/>
    <w:rsid w:val="00D12458"/>
    <w:rsid w:val="00D13B19"/>
    <w:rsid w:val="00D2311A"/>
    <w:rsid w:val="00D2484C"/>
    <w:rsid w:val="00D33847"/>
    <w:rsid w:val="00D56A9E"/>
    <w:rsid w:val="00D61D6C"/>
    <w:rsid w:val="00D678C0"/>
    <w:rsid w:val="00D7131D"/>
    <w:rsid w:val="00D7362D"/>
    <w:rsid w:val="00D80B7A"/>
    <w:rsid w:val="00D95433"/>
    <w:rsid w:val="00DB2B93"/>
    <w:rsid w:val="00DB57B4"/>
    <w:rsid w:val="00DB5E5F"/>
    <w:rsid w:val="00DB6365"/>
    <w:rsid w:val="00DC1162"/>
    <w:rsid w:val="00DC1612"/>
    <w:rsid w:val="00DC17D4"/>
    <w:rsid w:val="00DC45EA"/>
    <w:rsid w:val="00DC7072"/>
    <w:rsid w:val="00DD398D"/>
    <w:rsid w:val="00DD5DBF"/>
    <w:rsid w:val="00DE61E4"/>
    <w:rsid w:val="00DE66DD"/>
    <w:rsid w:val="00DF1DDD"/>
    <w:rsid w:val="00E01F75"/>
    <w:rsid w:val="00E115D6"/>
    <w:rsid w:val="00E1446E"/>
    <w:rsid w:val="00E179FE"/>
    <w:rsid w:val="00E2211E"/>
    <w:rsid w:val="00E277AB"/>
    <w:rsid w:val="00E307A4"/>
    <w:rsid w:val="00E365A3"/>
    <w:rsid w:val="00E41B2B"/>
    <w:rsid w:val="00E428B8"/>
    <w:rsid w:val="00E624BD"/>
    <w:rsid w:val="00E71831"/>
    <w:rsid w:val="00E77126"/>
    <w:rsid w:val="00E816B7"/>
    <w:rsid w:val="00E86200"/>
    <w:rsid w:val="00E92270"/>
    <w:rsid w:val="00E934D0"/>
    <w:rsid w:val="00EB2F06"/>
    <w:rsid w:val="00EB4C83"/>
    <w:rsid w:val="00EC5155"/>
    <w:rsid w:val="00EF0717"/>
    <w:rsid w:val="00EF33C6"/>
    <w:rsid w:val="00EF3765"/>
    <w:rsid w:val="00EF4076"/>
    <w:rsid w:val="00F031EE"/>
    <w:rsid w:val="00F15BC7"/>
    <w:rsid w:val="00F179F3"/>
    <w:rsid w:val="00F20DB0"/>
    <w:rsid w:val="00F21255"/>
    <w:rsid w:val="00F25895"/>
    <w:rsid w:val="00F36DEB"/>
    <w:rsid w:val="00F424DC"/>
    <w:rsid w:val="00F43F26"/>
    <w:rsid w:val="00F51B0C"/>
    <w:rsid w:val="00F5357E"/>
    <w:rsid w:val="00F53AAB"/>
    <w:rsid w:val="00F56BDB"/>
    <w:rsid w:val="00F679E4"/>
    <w:rsid w:val="00F81432"/>
    <w:rsid w:val="00F8445F"/>
    <w:rsid w:val="00F85362"/>
    <w:rsid w:val="00F85B34"/>
    <w:rsid w:val="00F91181"/>
    <w:rsid w:val="00F95D05"/>
    <w:rsid w:val="00F97A62"/>
    <w:rsid w:val="00FB1354"/>
    <w:rsid w:val="00FC4F30"/>
    <w:rsid w:val="00FC5806"/>
    <w:rsid w:val="00FD268B"/>
    <w:rsid w:val="00FD43AF"/>
    <w:rsid w:val="00FE39D2"/>
    <w:rsid w:val="00FE5648"/>
    <w:rsid w:val="00FE5B59"/>
    <w:rsid w:val="00FF0082"/>
    <w:rsid w:val="00FF3252"/>
    <w:rsid w:val="00FF4985"/>
    <w:rsid w:val="00FF69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0FD251C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3F3"/>
    <w:pPr>
      <w:spacing w:after="200"/>
      <w:jc w:val="both"/>
    </w:pPr>
    <w:rPr>
      <w:rFonts w:ascii="Times" w:hAnsi="Times"/>
      <w:sz w:val="24"/>
    </w:rPr>
  </w:style>
  <w:style w:type="paragraph" w:styleId="Heading1">
    <w:name w:val="heading 1"/>
    <w:basedOn w:val="Normal"/>
    <w:next w:val="Normal"/>
    <w:qFormat/>
    <w:rsid w:val="00865479"/>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0E75E3"/>
    <w:pPr>
      <w:spacing w:after="60"/>
      <w:ind w:firstLine="180"/>
    </w:pPr>
    <w:rPr>
      <w:rFonts w:ascii="Arno Pro" w:hAnsi="Arno Pro"/>
      <w:kern w:val="21"/>
      <w:sz w:val="19"/>
    </w:rPr>
  </w:style>
  <w:style w:type="paragraph" w:customStyle="1" w:styleId="BATitle">
    <w:name w:val="BA_Title"/>
    <w:basedOn w:val="Normal"/>
    <w:next w:val="BBAuthorName"/>
    <w:autoRedefine/>
    <w:rsid w:val="00427112"/>
    <w:pPr>
      <w:spacing w:before="1400" w:after="180"/>
      <w:jc w:val="left"/>
    </w:pPr>
    <w:rPr>
      <w:rFonts w:ascii="Myriad Pro Light" w:hAnsi="Myriad Pro Light"/>
      <w:b/>
      <w:kern w:val="36"/>
      <w:sz w:val="3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2714B2"/>
    <w:pPr>
      <w:spacing w:before="200" w:after="120"/>
    </w:pPr>
    <w:rPr>
      <w:rFonts w:ascii="Arno Pro" w:hAnsi="Arno Pro"/>
      <w:b/>
      <w:kern w:val="20"/>
      <w:sz w:val="18"/>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8F3449"/>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8F3449"/>
    <w:rPr>
      <w:rFonts w:ascii="Arno Pro" w:hAnsi="Arno Pro"/>
      <w:kern w:val="20"/>
      <w:sz w:val="18"/>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styleId="NormalWeb">
    <w:name w:val="Normal (Web)"/>
    <w:basedOn w:val="Normal"/>
    <w:uiPriority w:val="99"/>
    <w:semiHidden/>
    <w:unhideWhenUsed/>
    <w:rsid w:val="00243332"/>
    <w:rPr>
      <w:rFonts w:ascii="Times New Roman" w:hAnsi="Times New Roman"/>
      <w:szCs w:val="24"/>
    </w:rPr>
  </w:style>
  <w:style w:type="table" w:styleId="TableGrid">
    <w:name w:val="Table Grid"/>
    <w:basedOn w:val="TableNormal"/>
    <w:uiPriority w:val="59"/>
    <w:rsid w:val="00FF49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E2D82"/>
    <w:pPr>
      <w:tabs>
        <w:tab w:val="center" w:pos="4320"/>
        <w:tab w:val="right" w:pos="8640"/>
      </w:tabs>
      <w:spacing w:after="0"/>
    </w:pPr>
  </w:style>
  <w:style w:type="character" w:customStyle="1" w:styleId="HeaderChar">
    <w:name w:val="Header Char"/>
    <w:basedOn w:val="DefaultParagraphFont"/>
    <w:link w:val="Header"/>
    <w:uiPriority w:val="99"/>
    <w:rsid w:val="005E2D82"/>
    <w:rPr>
      <w:rFonts w:ascii="Times" w:hAnsi="Times"/>
      <w:sz w:val="24"/>
    </w:rPr>
  </w:style>
  <w:style w:type="character" w:styleId="CommentReference">
    <w:name w:val="annotation reference"/>
    <w:basedOn w:val="DefaultParagraphFont"/>
    <w:uiPriority w:val="99"/>
    <w:semiHidden/>
    <w:unhideWhenUsed/>
    <w:rsid w:val="00710CC1"/>
    <w:rPr>
      <w:sz w:val="18"/>
      <w:szCs w:val="18"/>
    </w:rPr>
  </w:style>
  <w:style w:type="paragraph" w:styleId="CommentText">
    <w:name w:val="annotation text"/>
    <w:basedOn w:val="Normal"/>
    <w:link w:val="CommentTextChar"/>
    <w:uiPriority w:val="99"/>
    <w:unhideWhenUsed/>
    <w:rsid w:val="00710CC1"/>
    <w:rPr>
      <w:szCs w:val="24"/>
    </w:rPr>
  </w:style>
  <w:style w:type="character" w:customStyle="1" w:styleId="CommentTextChar">
    <w:name w:val="Comment Text Char"/>
    <w:basedOn w:val="DefaultParagraphFont"/>
    <w:link w:val="CommentText"/>
    <w:uiPriority w:val="99"/>
    <w:rsid w:val="00710CC1"/>
    <w:rPr>
      <w:rFonts w:ascii="Times" w:hAnsi="Times"/>
      <w:sz w:val="24"/>
      <w:szCs w:val="24"/>
    </w:rPr>
  </w:style>
  <w:style w:type="paragraph" w:styleId="CommentSubject">
    <w:name w:val="annotation subject"/>
    <w:basedOn w:val="CommentText"/>
    <w:next w:val="CommentText"/>
    <w:link w:val="CommentSubjectChar"/>
    <w:uiPriority w:val="99"/>
    <w:semiHidden/>
    <w:unhideWhenUsed/>
    <w:rsid w:val="00710CC1"/>
    <w:rPr>
      <w:b/>
      <w:bCs/>
      <w:sz w:val="20"/>
      <w:szCs w:val="20"/>
    </w:rPr>
  </w:style>
  <w:style w:type="character" w:customStyle="1" w:styleId="CommentSubjectChar">
    <w:name w:val="Comment Subject Char"/>
    <w:basedOn w:val="CommentTextChar"/>
    <w:link w:val="CommentSubject"/>
    <w:uiPriority w:val="99"/>
    <w:semiHidden/>
    <w:rsid w:val="00710CC1"/>
    <w:rPr>
      <w:rFonts w:ascii="Times" w:hAnsi="Times"/>
      <w:b/>
      <w:bCs/>
      <w:sz w:val="24"/>
      <w:szCs w:val="24"/>
    </w:rPr>
  </w:style>
  <w:style w:type="character" w:styleId="Strong">
    <w:name w:val="Strong"/>
    <w:basedOn w:val="DefaultParagraphFont"/>
    <w:uiPriority w:val="22"/>
    <w:qFormat/>
    <w:rsid w:val="00890DDE"/>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3F3"/>
    <w:pPr>
      <w:spacing w:after="200"/>
      <w:jc w:val="both"/>
    </w:pPr>
    <w:rPr>
      <w:rFonts w:ascii="Times" w:hAnsi="Times"/>
      <w:sz w:val="24"/>
    </w:rPr>
  </w:style>
  <w:style w:type="paragraph" w:styleId="Heading1">
    <w:name w:val="heading 1"/>
    <w:basedOn w:val="Normal"/>
    <w:next w:val="Normal"/>
    <w:qFormat/>
    <w:rsid w:val="00865479"/>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0E75E3"/>
    <w:pPr>
      <w:spacing w:after="60"/>
      <w:ind w:firstLine="180"/>
    </w:pPr>
    <w:rPr>
      <w:rFonts w:ascii="Arno Pro" w:hAnsi="Arno Pro"/>
      <w:kern w:val="21"/>
      <w:sz w:val="19"/>
    </w:rPr>
  </w:style>
  <w:style w:type="paragraph" w:customStyle="1" w:styleId="BATitle">
    <w:name w:val="BA_Title"/>
    <w:basedOn w:val="Normal"/>
    <w:next w:val="BBAuthorName"/>
    <w:autoRedefine/>
    <w:rsid w:val="00427112"/>
    <w:pPr>
      <w:spacing w:before="1400" w:after="180"/>
      <w:jc w:val="left"/>
    </w:pPr>
    <w:rPr>
      <w:rFonts w:ascii="Myriad Pro Light" w:hAnsi="Myriad Pro Light"/>
      <w:b/>
      <w:kern w:val="36"/>
      <w:sz w:val="3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2714B2"/>
    <w:pPr>
      <w:spacing w:before="200" w:after="120"/>
    </w:pPr>
    <w:rPr>
      <w:rFonts w:ascii="Arno Pro" w:hAnsi="Arno Pro"/>
      <w:b/>
      <w:kern w:val="20"/>
      <w:sz w:val="18"/>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8F3449"/>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8F3449"/>
    <w:rPr>
      <w:rFonts w:ascii="Arno Pro" w:hAnsi="Arno Pro"/>
      <w:kern w:val="20"/>
      <w:sz w:val="18"/>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styleId="NormalWeb">
    <w:name w:val="Normal (Web)"/>
    <w:basedOn w:val="Normal"/>
    <w:uiPriority w:val="99"/>
    <w:semiHidden/>
    <w:unhideWhenUsed/>
    <w:rsid w:val="00243332"/>
    <w:rPr>
      <w:rFonts w:ascii="Times New Roman" w:hAnsi="Times New Roman"/>
      <w:szCs w:val="24"/>
    </w:rPr>
  </w:style>
  <w:style w:type="table" w:styleId="TableGrid">
    <w:name w:val="Table Grid"/>
    <w:basedOn w:val="TableNormal"/>
    <w:uiPriority w:val="59"/>
    <w:rsid w:val="00FF49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E2D82"/>
    <w:pPr>
      <w:tabs>
        <w:tab w:val="center" w:pos="4320"/>
        <w:tab w:val="right" w:pos="8640"/>
      </w:tabs>
      <w:spacing w:after="0"/>
    </w:pPr>
  </w:style>
  <w:style w:type="character" w:customStyle="1" w:styleId="HeaderChar">
    <w:name w:val="Header Char"/>
    <w:basedOn w:val="DefaultParagraphFont"/>
    <w:link w:val="Header"/>
    <w:uiPriority w:val="99"/>
    <w:rsid w:val="005E2D82"/>
    <w:rPr>
      <w:rFonts w:ascii="Times" w:hAnsi="Times"/>
      <w:sz w:val="24"/>
    </w:rPr>
  </w:style>
  <w:style w:type="character" w:styleId="CommentReference">
    <w:name w:val="annotation reference"/>
    <w:basedOn w:val="DefaultParagraphFont"/>
    <w:uiPriority w:val="99"/>
    <w:semiHidden/>
    <w:unhideWhenUsed/>
    <w:rsid w:val="00710CC1"/>
    <w:rPr>
      <w:sz w:val="18"/>
      <w:szCs w:val="18"/>
    </w:rPr>
  </w:style>
  <w:style w:type="paragraph" w:styleId="CommentText">
    <w:name w:val="annotation text"/>
    <w:basedOn w:val="Normal"/>
    <w:link w:val="CommentTextChar"/>
    <w:uiPriority w:val="99"/>
    <w:unhideWhenUsed/>
    <w:rsid w:val="00710CC1"/>
    <w:rPr>
      <w:szCs w:val="24"/>
    </w:rPr>
  </w:style>
  <w:style w:type="character" w:customStyle="1" w:styleId="CommentTextChar">
    <w:name w:val="Comment Text Char"/>
    <w:basedOn w:val="DefaultParagraphFont"/>
    <w:link w:val="CommentText"/>
    <w:uiPriority w:val="99"/>
    <w:rsid w:val="00710CC1"/>
    <w:rPr>
      <w:rFonts w:ascii="Times" w:hAnsi="Times"/>
      <w:sz w:val="24"/>
      <w:szCs w:val="24"/>
    </w:rPr>
  </w:style>
  <w:style w:type="paragraph" w:styleId="CommentSubject">
    <w:name w:val="annotation subject"/>
    <w:basedOn w:val="CommentText"/>
    <w:next w:val="CommentText"/>
    <w:link w:val="CommentSubjectChar"/>
    <w:uiPriority w:val="99"/>
    <w:semiHidden/>
    <w:unhideWhenUsed/>
    <w:rsid w:val="00710CC1"/>
    <w:rPr>
      <w:b/>
      <w:bCs/>
      <w:sz w:val="20"/>
      <w:szCs w:val="20"/>
    </w:rPr>
  </w:style>
  <w:style w:type="character" w:customStyle="1" w:styleId="CommentSubjectChar">
    <w:name w:val="Comment Subject Char"/>
    <w:basedOn w:val="CommentTextChar"/>
    <w:link w:val="CommentSubject"/>
    <w:uiPriority w:val="99"/>
    <w:semiHidden/>
    <w:rsid w:val="00710CC1"/>
    <w:rPr>
      <w:rFonts w:ascii="Times" w:hAnsi="Times"/>
      <w:b/>
      <w:bCs/>
      <w:sz w:val="24"/>
      <w:szCs w:val="24"/>
    </w:rPr>
  </w:style>
  <w:style w:type="character" w:styleId="Strong">
    <w:name w:val="Strong"/>
    <w:basedOn w:val="DefaultParagraphFont"/>
    <w:uiPriority w:val="22"/>
    <w:qFormat/>
    <w:rsid w:val="00890DD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52232">
      <w:bodyDiv w:val="1"/>
      <w:marLeft w:val="0"/>
      <w:marRight w:val="0"/>
      <w:marTop w:val="0"/>
      <w:marBottom w:val="0"/>
      <w:divBdr>
        <w:top w:val="none" w:sz="0" w:space="0" w:color="auto"/>
        <w:left w:val="none" w:sz="0" w:space="0" w:color="auto"/>
        <w:bottom w:val="none" w:sz="0" w:space="0" w:color="auto"/>
        <w:right w:val="none" w:sz="0" w:space="0" w:color="auto"/>
      </w:divBdr>
    </w:div>
    <w:div w:id="42680015">
      <w:bodyDiv w:val="1"/>
      <w:marLeft w:val="0"/>
      <w:marRight w:val="0"/>
      <w:marTop w:val="0"/>
      <w:marBottom w:val="0"/>
      <w:divBdr>
        <w:top w:val="none" w:sz="0" w:space="0" w:color="auto"/>
        <w:left w:val="none" w:sz="0" w:space="0" w:color="auto"/>
        <w:bottom w:val="none" w:sz="0" w:space="0" w:color="auto"/>
        <w:right w:val="none" w:sz="0" w:space="0" w:color="auto"/>
      </w:divBdr>
    </w:div>
    <w:div w:id="145827266">
      <w:bodyDiv w:val="1"/>
      <w:marLeft w:val="0"/>
      <w:marRight w:val="0"/>
      <w:marTop w:val="0"/>
      <w:marBottom w:val="0"/>
      <w:divBdr>
        <w:top w:val="none" w:sz="0" w:space="0" w:color="auto"/>
        <w:left w:val="none" w:sz="0" w:space="0" w:color="auto"/>
        <w:bottom w:val="none" w:sz="0" w:space="0" w:color="auto"/>
        <w:right w:val="none" w:sz="0" w:space="0" w:color="auto"/>
      </w:divBdr>
      <w:divsChild>
        <w:div w:id="1142580324">
          <w:marLeft w:val="0"/>
          <w:marRight w:val="0"/>
          <w:marTop w:val="0"/>
          <w:marBottom w:val="0"/>
          <w:divBdr>
            <w:top w:val="none" w:sz="0" w:space="0" w:color="auto"/>
            <w:left w:val="none" w:sz="0" w:space="0" w:color="auto"/>
            <w:bottom w:val="none" w:sz="0" w:space="0" w:color="auto"/>
            <w:right w:val="none" w:sz="0" w:space="0" w:color="auto"/>
          </w:divBdr>
          <w:divsChild>
            <w:div w:id="296880347">
              <w:marLeft w:val="0"/>
              <w:marRight w:val="0"/>
              <w:marTop w:val="0"/>
              <w:marBottom w:val="0"/>
              <w:divBdr>
                <w:top w:val="none" w:sz="0" w:space="0" w:color="auto"/>
                <w:left w:val="none" w:sz="0" w:space="0" w:color="auto"/>
                <w:bottom w:val="none" w:sz="0" w:space="0" w:color="auto"/>
                <w:right w:val="none" w:sz="0" w:space="0" w:color="auto"/>
              </w:divBdr>
              <w:divsChild>
                <w:div w:id="190618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32967">
      <w:bodyDiv w:val="1"/>
      <w:marLeft w:val="0"/>
      <w:marRight w:val="0"/>
      <w:marTop w:val="0"/>
      <w:marBottom w:val="0"/>
      <w:divBdr>
        <w:top w:val="none" w:sz="0" w:space="0" w:color="auto"/>
        <w:left w:val="none" w:sz="0" w:space="0" w:color="auto"/>
        <w:bottom w:val="none" w:sz="0" w:space="0" w:color="auto"/>
        <w:right w:val="none" w:sz="0" w:space="0" w:color="auto"/>
      </w:divBdr>
    </w:div>
    <w:div w:id="156042391">
      <w:bodyDiv w:val="1"/>
      <w:marLeft w:val="0"/>
      <w:marRight w:val="0"/>
      <w:marTop w:val="0"/>
      <w:marBottom w:val="0"/>
      <w:divBdr>
        <w:top w:val="none" w:sz="0" w:space="0" w:color="auto"/>
        <w:left w:val="none" w:sz="0" w:space="0" w:color="auto"/>
        <w:bottom w:val="none" w:sz="0" w:space="0" w:color="auto"/>
        <w:right w:val="none" w:sz="0" w:space="0" w:color="auto"/>
      </w:divBdr>
    </w:div>
    <w:div w:id="159345988">
      <w:bodyDiv w:val="1"/>
      <w:marLeft w:val="0"/>
      <w:marRight w:val="0"/>
      <w:marTop w:val="0"/>
      <w:marBottom w:val="0"/>
      <w:divBdr>
        <w:top w:val="none" w:sz="0" w:space="0" w:color="auto"/>
        <w:left w:val="none" w:sz="0" w:space="0" w:color="auto"/>
        <w:bottom w:val="none" w:sz="0" w:space="0" w:color="auto"/>
        <w:right w:val="none" w:sz="0" w:space="0" w:color="auto"/>
      </w:divBdr>
    </w:div>
    <w:div w:id="187765574">
      <w:bodyDiv w:val="1"/>
      <w:marLeft w:val="0"/>
      <w:marRight w:val="0"/>
      <w:marTop w:val="0"/>
      <w:marBottom w:val="0"/>
      <w:divBdr>
        <w:top w:val="none" w:sz="0" w:space="0" w:color="auto"/>
        <w:left w:val="none" w:sz="0" w:space="0" w:color="auto"/>
        <w:bottom w:val="none" w:sz="0" w:space="0" w:color="auto"/>
        <w:right w:val="none" w:sz="0" w:space="0" w:color="auto"/>
      </w:divBdr>
    </w:div>
    <w:div w:id="394397376">
      <w:bodyDiv w:val="1"/>
      <w:marLeft w:val="0"/>
      <w:marRight w:val="0"/>
      <w:marTop w:val="0"/>
      <w:marBottom w:val="0"/>
      <w:divBdr>
        <w:top w:val="none" w:sz="0" w:space="0" w:color="auto"/>
        <w:left w:val="none" w:sz="0" w:space="0" w:color="auto"/>
        <w:bottom w:val="none" w:sz="0" w:space="0" w:color="auto"/>
        <w:right w:val="none" w:sz="0" w:space="0" w:color="auto"/>
      </w:divBdr>
    </w:div>
    <w:div w:id="569922031">
      <w:bodyDiv w:val="1"/>
      <w:marLeft w:val="0"/>
      <w:marRight w:val="0"/>
      <w:marTop w:val="0"/>
      <w:marBottom w:val="0"/>
      <w:divBdr>
        <w:top w:val="none" w:sz="0" w:space="0" w:color="auto"/>
        <w:left w:val="none" w:sz="0" w:space="0" w:color="auto"/>
        <w:bottom w:val="none" w:sz="0" w:space="0" w:color="auto"/>
        <w:right w:val="none" w:sz="0" w:space="0" w:color="auto"/>
      </w:divBdr>
    </w:div>
    <w:div w:id="611517986">
      <w:bodyDiv w:val="1"/>
      <w:marLeft w:val="0"/>
      <w:marRight w:val="0"/>
      <w:marTop w:val="0"/>
      <w:marBottom w:val="0"/>
      <w:divBdr>
        <w:top w:val="none" w:sz="0" w:space="0" w:color="auto"/>
        <w:left w:val="none" w:sz="0" w:space="0" w:color="auto"/>
        <w:bottom w:val="none" w:sz="0" w:space="0" w:color="auto"/>
        <w:right w:val="none" w:sz="0" w:space="0" w:color="auto"/>
      </w:divBdr>
    </w:div>
    <w:div w:id="984313335">
      <w:bodyDiv w:val="1"/>
      <w:marLeft w:val="0"/>
      <w:marRight w:val="0"/>
      <w:marTop w:val="0"/>
      <w:marBottom w:val="0"/>
      <w:divBdr>
        <w:top w:val="none" w:sz="0" w:space="0" w:color="auto"/>
        <w:left w:val="none" w:sz="0" w:space="0" w:color="auto"/>
        <w:bottom w:val="none" w:sz="0" w:space="0" w:color="auto"/>
        <w:right w:val="none" w:sz="0" w:space="0" w:color="auto"/>
      </w:divBdr>
    </w:div>
    <w:div w:id="1056515953">
      <w:bodyDiv w:val="1"/>
      <w:marLeft w:val="0"/>
      <w:marRight w:val="0"/>
      <w:marTop w:val="0"/>
      <w:marBottom w:val="0"/>
      <w:divBdr>
        <w:top w:val="none" w:sz="0" w:space="0" w:color="auto"/>
        <w:left w:val="none" w:sz="0" w:space="0" w:color="auto"/>
        <w:bottom w:val="none" w:sz="0" w:space="0" w:color="auto"/>
        <w:right w:val="none" w:sz="0" w:space="0" w:color="auto"/>
      </w:divBdr>
    </w:div>
    <w:div w:id="1099906631">
      <w:bodyDiv w:val="1"/>
      <w:marLeft w:val="0"/>
      <w:marRight w:val="0"/>
      <w:marTop w:val="0"/>
      <w:marBottom w:val="0"/>
      <w:divBdr>
        <w:top w:val="none" w:sz="0" w:space="0" w:color="auto"/>
        <w:left w:val="none" w:sz="0" w:space="0" w:color="auto"/>
        <w:bottom w:val="none" w:sz="0" w:space="0" w:color="auto"/>
        <w:right w:val="none" w:sz="0" w:space="0" w:color="auto"/>
      </w:divBdr>
    </w:div>
    <w:div w:id="1151629783">
      <w:bodyDiv w:val="1"/>
      <w:marLeft w:val="0"/>
      <w:marRight w:val="0"/>
      <w:marTop w:val="0"/>
      <w:marBottom w:val="0"/>
      <w:divBdr>
        <w:top w:val="none" w:sz="0" w:space="0" w:color="auto"/>
        <w:left w:val="none" w:sz="0" w:space="0" w:color="auto"/>
        <w:bottom w:val="none" w:sz="0" w:space="0" w:color="auto"/>
        <w:right w:val="none" w:sz="0" w:space="0" w:color="auto"/>
      </w:divBdr>
    </w:div>
    <w:div w:id="1240409605">
      <w:bodyDiv w:val="1"/>
      <w:marLeft w:val="0"/>
      <w:marRight w:val="0"/>
      <w:marTop w:val="0"/>
      <w:marBottom w:val="0"/>
      <w:divBdr>
        <w:top w:val="none" w:sz="0" w:space="0" w:color="auto"/>
        <w:left w:val="none" w:sz="0" w:space="0" w:color="auto"/>
        <w:bottom w:val="none" w:sz="0" w:space="0" w:color="auto"/>
        <w:right w:val="none" w:sz="0" w:space="0" w:color="auto"/>
      </w:divBdr>
    </w:div>
    <w:div w:id="1275358370">
      <w:bodyDiv w:val="1"/>
      <w:marLeft w:val="0"/>
      <w:marRight w:val="0"/>
      <w:marTop w:val="0"/>
      <w:marBottom w:val="0"/>
      <w:divBdr>
        <w:top w:val="none" w:sz="0" w:space="0" w:color="auto"/>
        <w:left w:val="none" w:sz="0" w:space="0" w:color="auto"/>
        <w:bottom w:val="none" w:sz="0" w:space="0" w:color="auto"/>
        <w:right w:val="none" w:sz="0" w:space="0" w:color="auto"/>
      </w:divBdr>
    </w:div>
    <w:div w:id="1281064510">
      <w:bodyDiv w:val="1"/>
      <w:marLeft w:val="0"/>
      <w:marRight w:val="0"/>
      <w:marTop w:val="0"/>
      <w:marBottom w:val="0"/>
      <w:divBdr>
        <w:top w:val="none" w:sz="0" w:space="0" w:color="auto"/>
        <w:left w:val="none" w:sz="0" w:space="0" w:color="auto"/>
        <w:bottom w:val="none" w:sz="0" w:space="0" w:color="auto"/>
        <w:right w:val="none" w:sz="0" w:space="0" w:color="auto"/>
      </w:divBdr>
    </w:div>
    <w:div w:id="1301039581">
      <w:bodyDiv w:val="1"/>
      <w:marLeft w:val="0"/>
      <w:marRight w:val="0"/>
      <w:marTop w:val="0"/>
      <w:marBottom w:val="0"/>
      <w:divBdr>
        <w:top w:val="none" w:sz="0" w:space="0" w:color="auto"/>
        <w:left w:val="none" w:sz="0" w:space="0" w:color="auto"/>
        <w:bottom w:val="none" w:sz="0" w:space="0" w:color="auto"/>
        <w:right w:val="none" w:sz="0" w:space="0" w:color="auto"/>
      </w:divBdr>
    </w:div>
    <w:div w:id="1348561762">
      <w:bodyDiv w:val="1"/>
      <w:marLeft w:val="0"/>
      <w:marRight w:val="0"/>
      <w:marTop w:val="0"/>
      <w:marBottom w:val="0"/>
      <w:divBdr>
        <w:top w:val="none" w:sz="0" w:space="0" w:color="auto"/>
        <w:left w:val="none" w:sz="0" w:space="0" w:color="auto"/>
        <w:bottom w:val="none" w:sz="0" w:space="0" w:color="auto"/>
        <w:right w:val="none" w:sz="0" w:space="0" w:color="auto"/>
      </w:divBdr>
    </w:div>
    <w:div w:id="1532959751">
      <w:bodyDiv w:val="1"/>
      <w:marLeft w:val="0"/>
      <w:marRight w:val="0"/>
      <w:marTop w:val="0"/>
      <w:marBottom w:val="0"/>
      <w:divBdr>
        <w:top w:val="none" w:sz="0" w:space="0" w:color="auto"/>
        <w:left w:val="none" w:sz="0" w:space="0" w:color="auto"/>
        <w:bottom w:val="none" w:sz="0" w:space="0" w:color="auto"/>
        <w:right w:val="none" w:sz="0" w:space="0" w:color="auto"/>
      </w:divBdr>
    </w:div>
    <w:div w:id="1581524139">
      <w:bodyDiv w:val="1"/>
      <w:marLeft w:val="0"/>
      <w:marRight w:val="0"/>
      <w:marTop w:val="0"/>
      <w:marBottom w:val="0"/>
      <w:divBdr>
        <w:top w:val="none" w:sz="0" w:space="0" w:color="auto"/>
        <w:left w:val="none" w:sz="0" w:space="0" w:color="auto"/>
        <w:bottom w:val="none" w:sz="0" w:space="0" w:color="auto"/>
        <w:right w:val="none" w:sz="0" w:space="0" w:color="auto"/>
      </w:divBdr>
    </w:div>
    <w:div w:id="1646082053">
      <w:bodyDiv w:val="1"/>
      <w:marLeft w:val="0"/>
      <w:marRight w:val="0"/>
      <w:marTop w:val="0"/>
      <w:marBottom w:val="0"/>
      <w:divBdr>
        <w:top w:val="none" w:sz="0" w:space="0" w:color="auto"/>
        <w:left w:val="none" w:sz="0" w:space="0" w:color="auto"/>
        <w:bottom w:val="none" w:sz="0" w:space="0" w:color="auto"/>
        <w:right w:val="none" w:sz="0" w:space="0" w:color="auto"/>
      </w:divBdr>
    </w:div>
    <w:div w:id="1756517147">
      <w:bodyDiv w:val="1"/>
      <w:marLeft w:val="0"/>
      <w:marRight w:val="0"/>
      <w:marTop w:val="0"/>
      <w:marBottom w:val="0"/>
      <w:divBdr>
        <w:top w:val="none" w:sz="0" w:space="0" w:color="auto"/>
        <w:left w:val="none" w:sz="0" w:space="0" w:color="auto"/>
        <w:bottom w:val="none" w:sz="0" w:space="0" w:color="auto"/>
        <w:right w:val="none" w:sz="0" w:space="0" w:color="auto"/>
      </w:divBdr>
    </w:div>
    <w:div w:id="1829711112">
      <w:bodyDiv w:val="1"/>
      <w:marLeft w:val="0"/>
      <w:marRight w:val="0"/>
      <w:marTop w:val="0"/>
      <w:marBottom w:val="0"/>
      <w:divBdr>
        <w:top w:val="none" w:sz="0" w:space="0" w:color="auto"/>
        <w:left w:val="none" w:sz="0" w:space="0" w:color="auto"/>
        <w:bottom w:val="none" w:sz="0" w:space="0" w:color="auto"/>
        <w:right w:val="none" w:sz="0" w:space="0" w:color="auto"/>
      </w:divBdr>
    </w:div>
    <w:div w:id="1982072593">
      <w:bodyDiv w:val="1"/>
      <w:marLeft w:val="0"/>
      <w:marRight w:val="0"/>
      <w:marTop w:val="0"/>
      <w:marBottom w:val="0"/>
      <w:divBdr>
        <w:top w:val="none" w:sz="0" w:space="0" w:color="auto"/>
        <w:left w:val="none" w:sz="0" w:space="0" w:color="auto"/>
        <w:bottom w:val="none" w:sz="0" w:space="0" w:color="auto"/>
        <w:right w:val="none" w:sz="0" w:space="0" w:color="auto"/>
      </w:divBdr>
    </w:div>
    <w:div w:id="20507613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hyperlink" Target="http://pubs.acs.org/page/4authors/index.html" TargetMode="External"/><Relationship Id="rId21" Type="http://schemas.openxmlformats.org/officeDocument/2006/relationships/header" Target="header1.xml"/><Relationship Id="rId22" Type="http://schemas.openxmlformats.org/officeDocument/2006/relationships/footer" Target="footer3.xml"/><Relationship Id="rId23" Type="http://schemas.openxmlformats.org/officeDocument/2006/relationships/footer" Target="footer4.xml"/><Relationship Id="rId24" Type="http://schemas.openxmlformats.org/officeDocument/2006/relationships/fontTable" Target="fontTable.xml"/><Relationship Id="rId25" Type="http://schemas.openxmlformats.org/officeDocument/2006/relationships/theme" Target="theme/theme1.xml"/><Relationship Id="rId26" Type="http://schemas.microsoft.com/office/2011/relationships/commentsExtended" Target="commentsExtended.xml"/><Relationship Id="rId27" Type="http://schemas.microsoft.com/office/2011/relationships/people" Target="people.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png"/><Relationship Id="rId13" Type="http://schemas.openxmlformats.org/officeDocument/2006/relationships/image" Target="media/image10.png"/><Relationship Id="rId14" Type="http://schemas.openxmlformats.org/officeDocument/2006/relationships/image" Target="media/image2.png"/><Relationship Id="rId15" Type="http://schemas.openxmlformats.org/officeDocument/2006/relationships/image" Target="media/image20.png"/><Relationship Id="rId16" Type="http://schemas.openxmlformats.org/officeDocument/2006/relationships/image" Target="media/image3.png"/><Relationship Id="rId17" Type="http://schemas.openxmlformats.org/officeDocument/2006/relationships/image" Target="media/image30.png"/><Relationship Id="rId18" Type="http://schemas.openxmlformats.org/officeDocument/2006/relationships/image" Target="media/image4.png"/><Relationship Id="rId19" Type="http://schemas.openxmlformats.org/officeDocument/2006/relationships/image" Target="media/image4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07FB2E-44B7-8449-B5C4-68C974909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Pages>
  <Words>3952</Words>
  <Characters>22530</Characters>
  <Application>Microsoft Macintosh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26430</CharactersWithSpaces>
  <SharedDoc>false</SharedDoc>
  <HLinks>
    <vt:vector size="6" baseType="variant">
      <vt:variant>
        <vt:i4>5505098</vt:i4>
      </vt:variant>
      <vt:variant>
        <vt:i4>0</vt:i4>
      </vt:variant>
      <vt:variant>
        <vt:i4>0</vt:i4>
      </vt:variant>
      <vt:variant>
        <vt:i4>5</vt:i4>
      </vt:variant>
      <vt:variant>
        <vt:lpwstr>http://pubs.acs.org/page/4authors/index.html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Alex</dc:creator>
  <cp:keywords/>
  <cp:lastModifiedBy>Alex</cp:lastModifiedBy>
  <cp:revision>3</cp:revision>
  <cp:lastPrinted>2015-03-27T20:08:00Z</cp:lastPrinted>
  <dcterms:created xsi:type="dcterms:W3CDTF">2015-04-10T01:39:00Z</dcterms:created>
  <dcterms:modified xsi:type="dcterms:W3CDTF">2015-04-10T01:41:00Z</dcterms:modified>
</cp:coreProperties>
</file>