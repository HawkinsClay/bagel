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836D42" w:rsidRDefault="00AD2A72" w:rsidP="008E2C2A">
      <w:pPr>
        <w:pStyle w:val="BATitle"/>
        <w:rPr>
          <w:bCs/>
        </w:rPr>
      </w:pPr>
      <w:r>
        <w:rPr>
          <w:bCs/>
        </w:rPr>
        <w:t xml:space="preserve">Design and kinetic characterization of over </w:t>
      </w:r>
      <w:r w:rsidR="008E2C2A" w:rsidRPr="00836D42">
        <w:rPr>
          <w:bCs/>
        </w:rPr>
        <w:t xml:space="preserve">100 </w:t>
      </w:r>
      <w:r>
        <w:rPr>
          <w:bCs/>
        </w:rPr>
        <w:t>glyco</w:t>
      </w:r>
      <w:r w:rsidR="00D51BE6">
        <w:rPr>
          <w:bCs/>
        </w:rPr>
        <w:t>side</w:t>
      </w:r>
      <w:r>
        <w:rPr>
          <w:bCs/>
        </w:rPr>
        <w:t xml:space="preserve"> hydrolase </w:t>
      </w:r>
      <w:r w:rsidR="008E2C2A" w:rsidRPr="00836D42">
        <w:rPr>
          <w:bCs/>
        </w:rPr>
        <w:t>mutant</w:t>
      </w:r>
      <w:r>
        <w:rPr>
          <w:bCs/>
        </w:rPr>
        <w:t>s</w:t>
      </w:r>
      <w:r w:rsidR="008E2C2A" w:rsidRPr="00836D42">
        <w:rPr>
          <w:bCs/>
        </w:rPr>
        <w:t xml:space="preserve"> </w:t>
      </w:r>
      <w:r>
        <w:rPr>
          <w:bCs/>
        </w:rPr>
        <w:t xml:space="preserve">enabling the discovery of specific </w:t>
      </w:r>
      <w:r w:rsidR="008E2C2A" w:rsidRPr="00836D42">
        <w:rPr>
          <w:bCs/>
        </w:rPr>
        <w:t>structural features correlated with kinetic constants</w:t>
      </w:r>
    </w:p>
    <w:p w14:paraId="71D8ECB7" w14:textId="520C497F"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RW Caster</w:t>
      </w:r>
      <w:r w:rsidR="009C261B" w:rsidRPr="00836D42">
        <w:rPr>
          <w:rFonts w:ascii="Times New Roman" w:hAnsi="Times New Roman"/>
        </w:rPr>
        <w:t>‡</w:t>
      </w:r>
      <w:r w:rsidR="00302038" w:rsidRPr="00836D42">
        <w:t xml:space="preserve">†, </w:t>
      </w:r>
      <w:r w:rsidR="007004C2" w:rsidRPr="00836D42">
        <w:t xml:space="preserve">SA Betzenderfer†, CX Chen†, VM Duong†, </w:t>
      </w:r>
      <w:r w:rsidR="00A479C0" w:rsidRPr="00836D42">
        <w:t xml:space="preserve">CV Ryklansky†, </w:t>
      </w:r>
      <w:r w:rsidR="00302038" w:rsidRPr="00836D42">
        <w:t>X</w:t>
      </w:r>
      <w:ins w:id="0" w:author="MO" w:date="2015-04-09T18:12:00Z">
        <w:r w:rsidR="00A66844">
          <w:t>K</w:t>
        </w:r>
      </w:ins>
      <w:r w:rsidR="00302038" w:rsidRPr="00836D42">
        <w:t xml:space="preserve"> Wang </w:t>
      </w:r>
      <w:ins w:id="1" w:author="Alex" w:date="2015-04-11T12:51:00Z">
        <w:r w:rsidR="00095769">
          <w:t>*</w:t>
        </w:r>
      </w:ins>
      <w:r w:rsidRPr="00836D42">
        <w:t>†, A Alpekin†, N Beaumont†, H Kapoor†, N Kim†, H Mohabbot†, B Pang†, R Teel</w:t>
      </w:r>
      <w:r w:rsidR="00302038" w:rsidRPr="00836D42">
        <w:t xml:space="preserve"> </w:t>
      </w:r>
      <w:r w:rsidRPr="00836D42">
        <w:t>†, L Whithaus†, I Tagkopoulos</w:t>
      </w:r>
      <w:ins w:id="2" w:author="Alex" w:date="2015-04-11T12:51:00Z">
        <w:r w:rsidR="00095769">
          <w:t>^</w:t>
        </w:r>
      </w:ins>
      <w:r w:rsidRPr="00836D42">
        <w:t>†, JB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30657CF5"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Biochemistry &amp; Molecular Medicine</w:t>
      </w:r>
      <w:r w:rsidR="00285B54" w:rsidRPr="00836D42">
        <w:t>, University of California, Davis</w:t>
      </w:r>
      <w:ins w:id="3" w:author="Alex" w:date="2015-04-11T12:51:00Z">
        <w:r w:rsidR="00095769">
          <w:t xml:space="preserve"> * Department of Biomedical Engineering, University of California, Davis ^ Department of Computer Science, University of California, Davis</w:t>
        </w:r>
      </w:ins>
      <w:r w:rsidR="00285B54" w:rsidRPr="00836D42">
        <w:t xml:space="preserve"> </w:t>
      </w:r>
    </w:p>
    <w:p w14:paraId="47847F9D" w14:textId="4C43036B" w:rsidR="00037B29" w:rsidRPr="00836D42" w:rsidRDefault="00037B29" w:rsidP="00037B29">
      <w:pPr>
        <w:pStyle w:val="StyleBIEmailAddress95pt"/>
        <w:sectPr w:rsidR="00037B29" w:rsidRPr="00836D42"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6CF655E9" w:rsidR="00037B29" w:rsidRPr="00836D42" w:rsidRDefault="00E71831" w:rsidP="00037B29">
      <w:pPr>
        <w:pStyle w:val="BDAbstract"/>
      </w:pPr>
      <w:r w:rsidRPr="00836D42">
        <w:rPr>
          <w:rStyle w:val="BDAbstractTitleChar"/>
        </w:rPr>
        <w:lastRenderedPageBreak/>
        <w:t>ABSTRACT:</w:t>
      </w:r>
      <w:r w:rsidR="00243332" w:rsidRPr="00836D42">
        <w:t xml:space="preserve"> </w:t>
      </w:r>
      <w:r w:rsidR="00AD2A72">
        <w:t xml:space="preserve">The use of computational modeling algorithms to guide the design of novel enzyme catalysts is a rapidly growing field.  </w:t>
      </w:r>
      <w:r w:rsidR="00890DDE">
        <w:t>However, many of the methods</w:t>
      </w:r>
      <w:r w:rsidR="00243332" w:rsidRPr="00836D42">
        <w:t xml:space="preserve"> developed </w:t>
      </w:r>
      <w:r w:rsidR="00890DDE">
        <w:t>to date are optimized around</w:t>
      </w:r>
      <w:r w:rsidR="000E6E26">
        <w:t xml:space="preserve"> indirect measures of function, </w:t>
      </w:r>
      <w:r w:rsidR="00890DDE">
        <w:t xml:space="preserve">such as </w:t>
      </w:r>
      <w:r w:rsidR="00243332" w:rsidRPr="00836D42">
        <w:t>active site sequence recovery</w:t>
      </w:r>
      <w:r w:rsidR="000E6E26">
        <w:t>,</w:t>
      </w:r>
      <w:r w:rsidR="00243332" w:rsidRPr="00836D42">
        <w:t xml:space="preserve"> as opposed </w:t>
      </w:r>
      <w:r w:rsidR="000E6E26">
        <w:t xml:space="preserve">to </w:t>
      </w:r>
      <w:r w:rsidR="00C66A26">
        <w:t>direct correlation to</w:t>
      </w:r>
      <w:r w:rsidR="000E6E26">
        <w:t xml:space="preserve"> experimentally–</w:t>
      </w:r>
      <w:r w:rsidR="00243332" w:rsidRPr="00836D42">
        <w:t xml:space="preserve">determined functional effects of mutations. This is </w:t>
      </w:r>
      <w:r w:rsidR="00E8125E">
        <w:t>due to the lack of data</w:t>
      </w:r>
      <w:r w:rsidR="00243332" w:rsidRPr="00836D42">
        <w:t xml:space="preserve">sets </w:t>
      </w:r>
      <w:r w:rsidR="00E8125E">
        <w:t>for</w:t>
      </w:r>
      <w:r w:rsidR="00243332" w:rsidRPr="00836D42">
        <w:t xml:space="preserve"> which a large panel of enzymes has been produced, purified, and kinetic constants determined. Here we directly address this issue by constructing a dataset of over 100 mutant enzymes, each of which were produced, purified, and kinetic constants (i.e. </w:t>
      </w:r>
      <w:r w:rsidR="00F424DC" w:rsidRPr="00890DDE">
        <w:rPr>
          <w:i/>
        </w:rPr>
        <w:t>k</w:t>
      </w:r>
      <w:r w:rsidR="00F424DC" w:rsidRPr="00836D42">
        <w:rPr>
          <w:vertAlign w:val="subscript"/>
        </w:rPr>
        <w:t>cat</w:t>
      </w:r>
      <w:r w:rsidR="00243332" w:rsidRPr="00836D42">
        <w:t xml:space="preserve"> and </w:t>
      </w:r>
      <w:r w:rsidR="00F424DC" w:rsidRPr="00836D42">
        <w:t>K</w:t>
      </w:r>
      <w:r w:rsidR="00F424DC" w:rsidRPr="00836D42">
        <w:rPr>
          <w:vertAlign w:val="subscript"/>
        </w:rPr>
        <w:t>M</w:t>
      </w:r>
      <w:r w:rsidR="00243332" w:rsidRPr="00836D42">
        <w:t xml:space="preserve">) measured. We illustrate the importance of this type of data set for the potential future improvement of computational enzyme redesign algorithms by constructing molecular models for each mutant and using machine learning algorithms to elucidate which calculated structural features are correlated with the measured functional parameters. The </w:t>
      </w:r>
      <w:r w:rsidR="00243332" w:rsidRPr="00652379">
        <w:t>dataset and analyses carried</w:t>
      </w:r>
      <w:r w:rsidR="00243332" w:rsidRPr="00836D42">
        <w:t xml:space="preserve"> out in this study not only provide novel insight into how this enzyme functions, </w:t>
      </w:r>
      <w:r w:rsidR="00243332" w:rsidRPr="00652379">
        <w:t>but provides a clear path forward</w:t>
      </w:r>
      <w:r w:rsidR="00243332" w:rsidRPr="00836D42">
        <w:t xml:space="preserve"> for the improvement of computational enzyme redesign algorithms.</w:t>
      </w:r>
    </w:p>
    <w:p w14:paraId="15E06C07" w14:textId="77777777" w:rsidR="00037B29" w:rsidRPr="00836D42" w:rsidRDefault="00037B29" w:rsidP="0065237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t>▩</w:t>
      </w:r>
      <w:r w:rsidRPr="00836D42">
        <w:t xml:space="preserve"> </w:t>
      </w:r>
      <w:r w:rsidR="00037B29" w:rsidRPr="00836D42">
        <w:t xml:space="preserve">INTRODUCTION </w:t>
      </w:r>
    </w:p>
    <w:p w14:paraId="6A0742CA" w14:textId="6241DCD3" w:rsidR="00243332" w:rsidRPr="00836D42" w:rsidRDefault="00890DDE" w:rsidP="00652379">
      <w:pPr>
        <w:pStyle w:val="TAMainText"/>
        <w:rPr>
          <w:vertAlign w:val="subscript"/>
        </w:rPr>
      </w:pPr>
      <w:r>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2655C5" w:rsidRDefault="002655C5"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18F19F92" w:rsidR="002655C5" w:rsidRPr="00F20DB0" w:rsidRDefault="002655C5"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a modeled </w:t>
                            </w:r>
                            <w:r w:rsidRPr="005470E1">
                              <w:rPr>
                                <w:rFonts w:ascii="Arno Pro" w:hAnsi="Arno Pro"/>
                                <w:i/>
                                <w:kern w:val="20"/>
                                <w:sz w:val="18"/>
                              </w:rPr>
                              <w:t>p</w:t>
                            </w:r>
                            <w:r>
                              <w:rPr>
                                <w:rFonts w:ascii="Arno Pro" w:hAnsi="Arno Pro"/>
                                <w:kern w:val="20"/>
                                <w:sz w:val="18"/>
                              </w:rPr>
                              <w:t>-nitrophenyl-ß-D-glucoside used for design with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2655C5" w:rsidRDefault="002655C5"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2655C5" w:rsidRDefault="002655C5"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18F19F92" w:rsidR="002655C5" w:rsidRPr="00F20DB0" w:rsidRDefault="002655C5"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a modeled </w:t>
                      </w:r>
                      <w:r w:rsidRPr="005470E1">
                        <w:rPr>
                          <w:rFonts w:ascii="Arno Pro" w:hAnsi="Arno Pro"/>
                          <w:i/>
                          <w:kern w:val="20"/>
                          <w:sz w:val="18"/>
                        </w:rPr>
                        <w:t>p</w:t>
                      </w:r>
                      <w:r>
                        <w:rPr>
                          <w:rFonts w:ascii="Arno Pro" w:hAnsi="Arno Pro"/>
                          <w:kern w:val="20"/>
                          <w:sz w:val="18"/>
                        </w:rPr>
                        <w:t>-nitrophenyl-ß-D-glucoside used for design with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2655C5" w:rsidRDefault="002655C5" w:rsidP="00F20DB0">
                      <w:pPr>
                        <w:pStyle w:val="VAFigureCaption"/>
                      </w:pPr>
                    </w:p>
                  </w:txbxContent>
                </v:textbox>
                <w10:wrap type="square" anchorx="margin" anchory="margin"/>
              </v:shape>
            </w:pict>
          </mc:Fallback>
        </mc:AlternateContent>
      </w:r>
      <w:r w:rsidR="00243332" w:rsidRPr="00836D42">
        <w:t>The ability to ration</w:t>
      </w:r>
      <w:r w:rsidR="00A55606">
        <w:t>ally reengineer enzyme function</w:t>
      </w:r>
      <w:r w:rsidR="00243332" w:rsidRPr="00836D42">
        <w:t xml:space="preserve"> has the potential to allow the development of highly efficient and specific catalysts tailored for needs beyond what was selected for during natural evolution. A rapidly growing route for engineering enzyme catalysts is the use of computational tools to evaluate mutations </w:t>
      </w:r>
      <w:r w:rsidR="00243332" w:rsidRPr="00836D42">
        <w:rPr>
          <w:i/>
        </w:rPr>
        <w:t>in silico</w:t>
      </w:r>
      <w:r w:rsidR="00243332" w:rsidRPr="00836D42">
        <w:t xml:space="preserve"> before experimen</w:t>
      </w:r>
      <w:r w:rsidR="0095041A">
        <w:t>tally characterizing the mutant proteins</w:t>
      </w:r>
      <w:r w:rsidR="00243332" w:rsidRPr="00836D42">
        <w:t xml:space="preserve"> in the lab. Using the Rosetta Molecular Modeling Suite</w:t>
      </w:r>
      <w:r w:rsidR="00BE0F7C">
        <w:t>,</w:t>
      </w:r>
      <w:r w:rsidR="00243332" w:rsidRPr="00836D42">
        <w:t xml:space="preserve"> reengineering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 xml:space="preserve">only a </w:t>
      </w:r>
      <w:r w:rsidR="008D7902">
        <w:t xml:space="preserve">relatively </w:t>
      </w:r>
      <w:r w:rsidR="00EF33C6">
        <w:t>small number</w:t>
      </w:r>
      <w:r w:rsidR="00243332" w:rsidRPr="00836D42">
        <w:t xml:space="preserve"> of </w:t>
      </w:r>
      <w:r w:rsidR="008D7902">
        <w:t xml:space="preserve">all </w:t>
      </w:r>
      <w:r w:rsidR="00D220CA">
        <w:t>design</w:t>
      </w:r>
      <w:r w:rsidR="00D7216E">
        <w:t xml:space="preserve">s </w:t>
      </w:r>
      <w:r w:rsidR="00B3357A">
        <w:t>have the</w:t>
      </w:r>
      <w:r w:rsidR="00243332" w:rsidRPr="00836D42">
        <w:t xml:space="preserve"> intended functional effect. </w:t>
      </w:r>
    </w:p>
    <w:p w14:paraId="40D6F998" w14:textId="361389D6" w:rsidR="001D6056" w:rsidRDefault="00243332" w:rsidP="00652379">
      <w:pPr>
        <w:pStyle w:val="TAMainText"/>
      </w:pPr>
      <w:r w:rsidRPr="00836D42">
        <w:t xml:space="preserve">A </w:t>
      </w:r>
      <w:r w:rsidR="00393B37">
        <w:t>major hinderance to</w:t>
      </w:r>
      <w:r w:rsidRPr="00836D42">
        <w:t xml:space="preserve"> </w:t>
      </w:r>
      <w:r w:rsidR="008D7902">
        <w:t xml:space="preserve">improved </w:t>
      </w:r>
      <w:r w:rsidRPr="00836D42">
        <w:t xml:space="preserve">enzyme redesign algorithms is the </w:t>
      </w:r>
      <w:r w:rsidR="00393B37">
        <w:t>lack</w:t>
      </w:r>
      <w:r w:rsidRPr="00836D42">
        <w:t xml:space="preserve"> of large quantitative datasets correlating </w:t>
      </w:r>
      <w:r w:rsidR="008D7902">
        <w:t xml:space="preserve">enzyme </w:t>
      </w:r>
      <w:r w:rsidRPr="00836D42">
        <w:t xml:space="preserve">sequence and function. Large quantitative </w:t>
      </w:r>
      <w:r w:rsidRPr="00095769">
        <w:rPr>
          <w:rPrChange w:id="4" w:author="Alex" w:date="2015-04-11T12:46:00Z">
            <w:rPr>
              <w:b/>
            </w:rPr>
          </w:rPrChange>
        </w:rPr>
        <w:t>data sets</w:t>
      </w:r>
      <w:r w:rsidR="00393B37">
        <w:t xml:space="preserve"> exist for both protein–</w:t>
      </w:r>
      <w:r w:rsidRPr="00836D42">
        <w:t>protein interfaces</w:t>
      </w:r>
      <w:r w:rsidR="00393B37">
        <w:t xml:space="preserve"> and</w:t>
      </w:r>
      <w:r w:rsidR="00EF33C6">
        <w:t xml:space="preserve"> </w:t>
      </w:r>
      <w:r w:rsidRPr="00836D42">
        <w:t xml:space="preserve">protein thermostability, and have played a critical role in evaluating and improving computational algorithms to accurately model and design </w:t>
      </w:r>
      <w:r w:rsidR="00393B37">
        <w:t>protein–protein interactions and thermostable proteins</w:t>
      </w:r>
      <w:r w:rsidRPr="00836D42">
        <w:t>.</w:t>
      </w:r>
      <w:r w:rsidR="00393B37">
        <w:t xml:space="preserve"> []</w:t>
      </w:r>
      <w:r w:rsidRPr="00836D42">
        <w:t xml:space="preserve"> However, there is no equivalent dataset of sequenced, purified, and kinetically characterized enzyme mutants. </w:t>
      </w:r>
      <w:r w:rsidR="008D7902">
        <w:t>While many large m</w:t>
      </w:r>
      <w:r w:rsidRPr="00836D42">
        <w:t>utant enzyme libraries</w:t>
      </w:r>
      <w:r w:rsidR="008D7902">
        <w:t xml:space="preserve"> have been produced and screened, often </w:t>
      </w:r>
      <w:r w:rsidRPr="00836D42">
        <w:t xml:space="preserve">only </w:t>
      </w:r>
      <w:r w:rsidR="008D7902">
        <w:t>a small subset of the libraries are produced, purified, and kinetically characterized to determine</w:t>
      </w:r>
      <w:r w:rsidR="00EF33C6">
        <w:t xml:space="preserve"> Michaelis-Menten constants</w:t>
      </w:r>
      <w:r w:rsidRPr="00836D42">
        <w:t xml:space="preserve">. </w:t>
      </w:r>
    </w:p>
    <w:p w14:paraId="099F1002" w14:textId="7C34C3F5" w:rsidR="00393B37" w:rsidRDefault="00243332" w:rsidP="005B1F93">
      <w:pPr>
        <w:pStyle w:val="TAMainText"/>
      </w:pPr>
      <w:r w:rsidRPr="00836D42">
        <w:t xml:space="preserve">Due to the lack of quantitative sequence-function datasets for enzymes, </w:t>
      </w:r>
      <w:r w:rsidR="008D7902">
        <w:t>many</w:t>
      </w:r>
      <w:r w:rsidRPr="00836D42">
        <w:t xml:space="preserve"> efforts to evaluate and develop modeling algorithms have focused around sequence recovery as opposed to recapitulation of experimentally characterized effects. </w:t>
      </w:r>
      <w:r w:rsidR="001D6056">
        <w:t>However, s</w:t>
      </w:r>
      <w:r w:rsidRPr="00836D42">
        <w:t xml:space="preserve">equence recovery is a non-ideal metric as there are many </w:t>
      </w:r>
      <w:r w:rsidR="00890DDE" w:rsidRPr="00836D42">
        <w:t>mutations that are likely</w:t>
      </w:r>
      <w:r w:rsidRPr="00836D42">
        <w:t xml:space="preserve"> neutral or possibly beneficial to function.</w:t>
      </w:r>
      <w:r w:rsidR="005B1F93">
        <w:t xml:space="preserve"> </w:t>
      </w:r>
      <w:r w:rsidRPr="00836D42">
        <w:t>We aimed to address this by determining kinetic constants for a large number (&gt;100) of enzyme mutants, enabling both the assessment and potential improvement of modeling algorith</w:t>
      </w:r>
      <w:r w:rsidR="00393B37">
        <w:t>ms to evaluate enzyme structure–</w:t>
      </w:r>
      <w:r w:rsidRPr="00836D42">
        <w:t xml:space="preserve">function relationships. </w:t>
      </w:r>
      <w:r w:rsidR="00C04965">
        <w:t>T</w:t>
      </w:r>
      <w:r w:rsidRPr="00836D42">
        <w:t>his d</w:t>
      </w:r>
      <w:r w:rsidR="00A5675E">
        <w:t>ataset is the first step toward</w:t>
      </w:r>
      <w:r w:rsidRPr="00836D42">
        <w:t xml:space="preserve"> an enzyme datab</w:t>
      </w:r>
      <w:r w:rsidR="00393B37">
        <w:t xml:space="preserve">ase equivalent to ProTherm </w:t>
      </w:r>
      <w:r w:rsidR="00A5675E">
        <w:t xml:space="preserve">but </w:t>
      </w:r>
      <w:r w:rsidR="00393B37">
        <w:t>relating enzyme sequence–</w:t>
      </w:r>
      <w:r w:rsidRPr="00836D42">
        <w:t xml:space="preserve">function as opposed </w:t>
      </w:r>
      <w:r w:rsidR="00393B37">
        <w:t>to protein sequence–</w:t>
      </w:r>
      <w:r w:rsidRPr="00B30D31">
        <w:t xml:space="preserve">thermostability. </w:t>
      </w:r>
    </w:p>
    <w:p w14:paraId="3C083763" w14:textId="04A3A5C9" w:rsidR="00243332" w:rsidRPr="00836D42" w:rsidRDefault="00243332" w:rsidP="00652379">
      <w:pPr>
        <w:pStyle w:val="TAMainText"/>
      </w:pPr>
      <w:r w:rsidRPr="00B30D31">
        <w:t xml:space="preserve">The enzyme </w:t>
      </w:r>
      <w:r w:rsidR="00317A01">
        <w:t>ch</w:t>
      </w:r>
      <w:r w:rsidR="00662D5A">
        <w:t xml:space="preserve">osen </w:t>
      </w:r>
      <w:r w:rsidRPr="00B30D31">
        <w:t>as the first entry to this dataset is ß-glucosidase B</w:t>
      </w:r>
      <w:r w:rsidR="00C04965" w:rsidRPr="00B30D31">
        <w:t xml:space="preserve"> from </w:t>
      </w:r>
      <w:ins w:id="5" w:author="Alex" w:date="2015-04-11T12:53:00Z">
        <w:r w:rsidR="00B30D31" w:rsidRPr="00B30D31">
          <w:rPr>
            <w:i/>
            <w:rPrChange w:id="6" w:author="Alex" w:date="2015-04-11T12:53:00Z">
              <w:rPr/>
            </w:rPrChange>
          </w:rPr>
          <w:t>Paenibacillus polymyxa</w:t>
        </w:r>
        <w:r w:rsidR="00B30D31" w:rsidRPr="00B30D31" w:rsidDel="00B30D31">
          <w:t xml:space="preserve"> </w:t>
        </w:r>
      </w:ins>
      <w:del w:id="7" w:author="Alex" w:date="2015-04-11T12:53:00Z">
        <w:r w:rsidR="00C04965" w:rsidRPr="00B30D31" w:rsidDel="00B30D31">
          <w:delText xml:space="preserve"> </w:delText>
        </w:r>
      </w:del>
      <w:r w:rsidR="00C04965" w:rsidRPr="00B30D31">
        <w:t>(BglB)</w:t>
      </w:r>
      <w:r w:rsidRPr="00B30D31">
        <w:t>, a family 1 glycoside hydrolase. Family 1 glycoside</w:t>
      </w:r>
      <w:r w:rsidR="008E2C2A" w:rsidRPr="009E14E7">
        <w:t xml:space="preserve"> </w:t>
      </w:r>
      <w:r w:rsidRPr="00AE42F6">
        <w:t xml:space="preserve">hydrolases have been the subject of numerous structural and kinetic studies due to their importance </w:t>
      </w:r>
      <w:r w:rsidR="00393B37">
        <w:t>as</w:t>
      </w:r>
      <w:r w:rsidRPr="00AE42F6">
        <w:t xml:space="preserve"> the penultimate step in cellular ligno-cellulose</w:t>
      </w:r>
      <w:r w:rsidRPr="00836D42">
        <w:t xml:space="preserve"> utilization. An X-ray crystal struc</w:t>
      </w:r>
      <w:r w:rsidR="00BC2B5B">
        <w:t>ture of BglB i</w:t>
      </w:r>
      <w:r w:rsidRPr="00836D42">
        <w:t>ndicates that BglB follows a classical Koshland double-displacement mechanism in which E353 performs a nucleophilic attack on the anomeric carbon of the substrate’s glucose moiety. The leaving group</w:t>
      </w:r>
      <w:r w:rsidR="00C04965">
        <w:t xml:space="preserve"> </w:t>
      </w:r>
      <w:r w:rsidRPr="00836D42">
        <w:t xml:space="preserve">is protonated by E164. </w:t>
      </w:r>
      <w:r w:rsidR="00C04965">
        <w:t xml:space="preserve">A third active site residue, </w:t>
      </w:r>
      <w:r w:rsidRPr="00836D42">
        <w:t>Y295</w:t>
      </w:r>
      <w:r w:rsidR="00C04965">
        <w:t>,</w:t>
      </w:r>
      <w:r w:rsidRPr="00836D42">
        <w:t xml:space="preserve"> orients E353 for catalysis with a hydrogen bond. [Isorna]</w:t>
      </w:r>
      <w:r w:rsidR="00BC2B5B">
        <w:t xml:space="preserve"> The protein structure and reaction scheme are</w:t>
      </w:r>
      <w:r w:rsidR="004620F2" w:rsidRPr="00836D42">
        <w:t xml:space="preserve"> provided in </w:t>
      </w:r>
      <w:r w:rsidR="00BC2B5B" w:rsidRPr="00C04965">
        <w:rPr>
          <w:b/>
        </w:rPr>
        <w:t>Figure 1</w:t>
      </w:r>
      <w:r w:rsidR="004620F2" w:rsidRPr="00836D42">
        <w:t xml:space="preserve">. </w:t>
      </w:r>
    </w:p>
    <w:p w14:paraId="21CA2449" w14:textId="2328F62D" w:rsidR="001A74DD" w:rsidRDefault="0071405E" w:rsidP="00652379">
      <w:pPr>
        <w:pStyle w:val="TAMainText"/>
      </w:pPr>
      <w:r>
        <w:rPr>
          <w:noProof/>
        </w:rPr>
        <mc:AlternateContent>
          <mc:Choice Requires="wps">
            <w:drawing>
              <wp:anchor distT="0" distB="0" distL="114300" distR="114300" simplePos="0" relativeHeight="251660288" behindDoc="0" locked="0" layoutInCell="1" allowOverlap="1" wp14:anchorId="2E9B8184" wp14:editId="49C51017">
                <wp:simplePos x="0" y="0"/>
                <wp:positionH relativeFrom="margin">
                  <wp:align>right</wp:align>
                </wp:positionH>
                <wp:positionV relativeFrom="margin">
                  <wp:align>bottom</wp:align>
                </wp:positionV>
                <wp:extent cx="3067050" cy="5198110"/>
                <wp:effectExtent l="0" t="0" r="0" b="889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519844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2655C5" w:rsidRDefault="002655C5"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45B962B9">
                                  <wp:extent cx="2799079" cy="3254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799079" cy="3254744"/>
                                          </a:xfrm>
                                          <a:prstGeom prst="rect">
                                            <a:avLst/>
                                          </a:prstGeom>
                                        </pic:spPr>
                                      </pic:pic>
                                    </a:graphicData>
                                  </a:graphic>
                                </wp:inline>
                              </w:drawing>
                            </w:r>
                          </w:p>
                          <w:p w14:paraId="708962B6" w14:textId="13F6C922" w:rsidR="002655C5" w:rsidRPr="003D706D" w:rsidRDefault="002655C5"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Mutations with an X in all three columns did not result in soluble protein.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90.3pt;margin-top:0;width:241.5pt;height:409.3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pzdECAAAY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" filled="f" stroked="f">
                <v:textbox>
                  <w:txbxContent>
                    <w:p w14:paraId="329F3B0E" w14:textId="75FCC25C" w:rsidR="002655C5" w:rsidRDefault="002655C5"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45B962B9">
                            <wp:extent cx="2799079" cy="3254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799079" cy="3254744"/>
                                    </a:xfrm>
                                    <a:prstGeom prst="rect">
                                      <a:avLst/>
                                    </a:prstGeom>
                                  </pic:spPr>
                                </pic:pic>
                              </a:graphicData>
                            </a:graphic>
                          </wp:inline>
                        </w:drawing>
                      </w:r>
                    </w:p>
                    <w:p w14:paraId="708962B6" w14:textId="13F6C922" w:rsidR="002655C5" w:rsidRPr="003D706D" w:rsidRDefault="002655C5"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Mutations with an X in all three columns did not result in soluble protein.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393B37">
        <w:t>Our results include</w:t>
      </w:r>
      <w:r w:rsidR="00243332" w:rsidRPr="00836D42">
        <w:t xml:space="preserve"> a large data set of kinetic constants of 104 computationally designed variants of BglB, each of which was produced, purified, and kinetic constants (</w:t>
      </w:r>
      <w:r w:rsidR="00F424DC" w:rsidRPr="00C04965">
        <w:rPr>
          <w:i/>
        </w:rPr>
        <w:t>k</w:t>
      </w:r>
      <w:r w:rsidR="00F424DC" w:rsidRPr="00836D42">
        <w:rPr>
          <w:vertAlign w:val="subscript"/>
        </w:rPr>
        <w:t>cat</w:t>
      </w:r>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w:t>
      </w:r>
      <w:r w:rsidR="00393B37">
        <w:t xml:space="preserve">d using the reporter substrate </w:t>
      </w:r>
      <w:r w:rsidR="00393B37" w:rsidRPr="005470E1">
        <w:rPr>
          <w:i/>
          <w:kern w:val="20"/>
          <w:sz w:val="18"/>
        </w:rPr>
        <w:t>p</w:t>
      </w:r>
      <w:r w:rsidR="00393B37">
        <w:rPr>
          <w:kern w:val="20"/>
          <w:sz w:val="18"/>
        </w:rPr>
        <w:t>-nitrophenyl-ß-D-glucoside</w:t>
      </w:r>
      <w:r w:rsidR="00F85B34">
        <w:t xml:space="preserve"> (pNPG)</w:t>
      </w:r>
      <w:r w:rsidR="00243332" w:rsidRPr="00836D42">
        <w:t>.</w:t>
      </w:r>
    </w:p>
    <w:p w14:paraId="708BF5C9" w14:textId="7D0E1AFC" w:rsidR="00732216" w:rsidRPr="00836D42" w:rsidRDefault="005E73CB" w:rsidP="00652379">
      <w:pPr>
        <w:pStyle w:val="TAMainText"/>
      </w:pPr>
      <w:r>
        <w:t>The production of this dataset revealed</w:t>
      </w:r>
      <w:r w:rsidR="00243332" w:rsidRPr="00836D42">
        <w:t xml:space="preserve"> several mutations to non-catalytic residues (i.e. those not directly involved in the proposed reaction chemistry) that are as i</w:t>
      </w:r>
      <w:r w:rsidR="001A74DD">
        <w:t>mportant to the enzyme-</w:t>
      </w:r>
      <w:r w:rsidR="00243332" w:rsidRPr="00836D42">
        <w:t xml:space="preserve">catalyzed reaction as catalytic residues. In addition, we </w:t>
      </w:r>
      <w:r w:rsidR="00C04965">
        <w:t>demonstrate</w:t>
      </w:r>
      <w:r w:rsidR="00243332" w:rsidRPr="00836D42">
        <w:t xml:space="preserve"> the ability to predict effects on </w:t>
      </w:r>
      <w:r w:rsidR="00F424DC" w:rsidRPr="00C04965">
        <w:rPr>
          <w:i/>
        </w:rPr>
        <w:t>k</w:t>
      </w:r>
      <w:r w:rsidR="00F424DC" w:rsidRPr="00836D42">
        <w:rPr>
          <w:vertAlign w:val="subscript"/>
        </w:rPr>
        <w:t>cat</w:t>
      </w:r>
      <w:r w:rsidR="00243332" w:rsidRPr="00836D42">
        <w:t xml:space="preserve">, </w:t>
      </w:r>
      <w:r w:rsidR="00F424DC" w:rsidRPr="00836D42">
        <w:t>K</w:t>
      </w:r>
      <w:r w:rsidR="00F424DC" w:rsidRPr="00836D42">
        <w:rPr>
          <w:vertAlign w:val="subscript"/>
        </w:rPr>
        <w:t>M</w:t>
      </w:r>
      <w:r w:rsidR="00243332" w:rsidRPr="00836D42">
        <w:t xml:space="preserve">, and </w:t>
      </w:r>
      <w:r w:rsidR="00241020" w:rsidRPr="00C04965">
        <w:rPr>
          <w:i/>
        </w:rPr>
        <w:t>k</w:t>
      </w:r>
      <w:r w:rsidR="00241020" w:rsidRPr="00836D42">
        <w:rPr>
          <w:vertAlign w:val="subscript"/>
        </w:rPr>
        <w:t>cat</w:t>
      </w:r>
      <w:r w:rsidR="00241020" w:rsidRPr="00836D42">
        <w:t>/K</w:t>
      </w:r>
      <w:r w:rsidR="00241020" w:rsidRPr="00836D42">
        <w:rPr>
          <w:vertAlign w:val="subscript"/>
        </w:rPr>
        <w:t>M</w:t>
      </w:r>
      <w:r w:rsidR="00241020" w:rsidRPr="00836D42">
        <w:t xml:space="preserve"> </w:t>
      </w:r>
      <w:r w:rsidR="00243332" w:rsidRPr="00836D42">
        <w:t xml:space="preserve">using molecular modeling. Finally, we illustrate how the use of machine learning </w:t>
      </w:r>
      <w:r w:rsidR="004620F2" w:rsidRPr="00836D42">
        <w:t>can be used to identify</w:t>
      </w:r>
      <w:r w:rsidR="00243332" w:rsidRPr="00836D42">
        <w:t xml:space="preserve"> calculated structural features from the molecular models that significantly improve the predictive accuracy of the molecular modeling. These analyses provide a unique insight into the factors important for catalysis </w:t>
      </w:r>
      <w:r w:rsidR="001A74DD">
        <w:t>in BglB as well as a</w:t>
      </w:r>
      <w:r w:rsidR="00243332" w:rsidRPr="00836D42">
        <w:t xml:space="preserve"> path forward to </w:t>
      </w:r>
      <w:r w:rsidR="001A74DD">
        <w:t xml:space="preserve">for the </w:t>
      </w:r>
      <w:r w:rsidR="00243332" w:rsidRPr="00836D42">
        <w:t>develop</w:t>
      </w:r>
      <w:r w:rsidR="001A74DD">
        <w:t>ment and evaluation of next-</w:t>
      </w:r>
      <w:r w:rsidR="00243332" w:rsidRPr="00836D42">
        <w:t>generation enzyme reengineering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Computationally-directed engineering of BglB</w:t>
      </w:r>
    </w:p>
    <w:p w14:paraId="4393B2F8" w14:textId="7B4EFECB" w:rsidR="00E277AB" w:rsidRPr="00836D42" w:rsidRDefault="00E277AB" w:rsidP="00652379">
      <w:pPr>
        <w:pStyle w:val="TAMainText"/>
      </w:pPr>
      <w:r w:rsidRPr="00836D42">
        <w:t xml:space="preserve">The crystal structure of recombinant BglB with the substrate analog 2-deoxy-2-fluoro-alpha-D-glucopyranose bound was used to identify the substrate binding pocket and the catalytic residues. To generate a molecular model which approximates the first proposed transition state for the hydrolysis </w:t>
      </w:r>
      <w:r w:rsidR="00DC1162" w:rsidRPr="00836D42">
        <w:t xml:space="preserve">of </w:t>
      </w:r>
      <w:r w:rsidR="00AF5F55">
        <w:t>pNPG</w:t>
      </w:r>
      <w:r w:rsidRPr="00836D42">
        <w:t>, an S</w:t>
      </w:r>
      <w:r w:rsidRPr="00910FFA">
        <w:rPr>
          <w:vertAlign w:val="subscript"/>
        </w:rPr>
        <w:t>N</w:t>
      </w:r>
      <w:r w:rsidRPr="00836D42">
        <w:t xml:space="preserve">2-like transition state was built and minimized in Spartan based on a 3D conformer of PubChem CID 92930. Functional constraints were used to define catalytic distances, angles, and dihedrals </w:t>
      </w:r>
      <w:r w:rsidR="004620F2" w:rsidRPr="00836D42">
        <w:t xml:space="preserve">between </w:t>
      </w:r>
      <w:r w:rsidR="00AF5F55">
        <w:t>pNPG</w:t>
      </w:r>
      <w:r w:rsidRPr="00836D42">
        <w:t>, the acid-base E164, the nucleophile E353, and Y295, which</w:t>
      </w:r>
      <w:r w:rsidR="00C04965">
        <w:t xml:space="preserve"> is proposed to stabilize</w:t>
      </w:r>
      <w:r w:rsidRPr="00836D42">
        <w:t xml:space="preserve"> the </w:t>
      </w:r>
      <w:r w:rsidR="00C04965">
        <w:t>nucleophilic glutamate</w:t>
      </w:r>
      <w:r w:rsidRPr="00836D42">
        <w:t>. The angle betwee</w:t>
      </w:r>
      <w:r w:rsidR="00AF5F55">
        <w:t>n the attacking oxygen from E</w:t>
      </w:r>
      <w:r w:rsidRPr="00836D42">
        <w:t>353, the anomeric carbon, and the phenolic</w:t>
      </w:r>
      <w:r w:rsidR="000A7E35">
        <w:t xml:space="preserve"> oxygen was constrained to 180˚,</w:t>
      </w:r>
      <w:r w:rsidRPr="00836D42">
        <w:t xml:space="preserve"> in accordance with an S</w:t>
      </w:r>
      <w:r w:rsidRPr="000A7E35">
        <w:rPr>
          <w:vertAlign w:val="subscript"/>
        </w:rPr>
        <w:t>N</w:t>
      </w:r>
      <w:r w:rsidRPr="00836D42">
        <w:t>2-like mechanism [].</w:t>
      </w:r>
    </w:p>
    <w:p w14:paraId="1445ADDC" w14:textId="70290640" w:rsidR="00E277AB" w:rsidRPr="00836D42" w:rsidRDefault="00857B46" w:rsidP="00652379">
      <w:pPr>
        <w:pStyle w:val="TAMainText"/>
      </w:pPr>
      <w:r>
        <w:t>Two methods were used t</w:t>
      </w:r>
      <w:r w:rsidR="00934584" w:rsidRPr="00836D42">
        <w:t xml:space="preserve">o establish a set of mutants to </w:t>
      </w:r>
      <w:r w:rsidR="00E277AB" w:rsidRPr="00836D42">
        <w:t>genera</w:t>
      </w:r>
      <w:r w:rsidR="00934584" w:rsidRPr="00836D42">
        <w:t>te and kinetically characterize.</w:t>
      </w:r>
      <w:r w:rsidR="00E277AB" w:rsidRPr="00836D42">
        <w:t xml:space="preserve"> The first method was a systematic alanine scan of the BglB active site where each residue within 12 </w:t>
      </w:r>
      <w:r w:rsidR="00953FF9" w:rsidRPr="00953FF9">
        <w:rPr>
          <w:rFonts w:ascii="Lucida Grande" w:hAnsi="Lucida Grande" w:cs="Lucida Grande"/>
          <w:color w:val="000000"/>
          <w:sz w:val="16"/>
          <w:szCs w:val="16"/>
        </w:rPr>
        <w:t>Å</w:t>
      </w:r>
      <w:r w:rsidR="00953FF9" w:rsidRPr="00953FF9">
        <w:t xml:space="preserve"> </w:t>
      </w:r>
      <w:r w:rsidR="00E277AB" w:rsidRPr="00836D42">
        <w:t xml:space="preserve">of the ligand in our model was individually mutated to alanine. In the second method, mutations predicted to be </w:t>
      </w:r>
      <w:r w:rsidR="00953FF9">
        <w:t xml:space="preserve">compatible with the modeled pNPG transition state in BglB structure were selected through </w:t>
      </w:r>
      <w:r w:rsidR="00E277AB" w:rsidRPr="00836D42">
        <w:t>the program Foldit</w:t>
      </w:r>
      <w:r w:rsidR="00910FFA">
        <w:t>, a graphical user interface to the Rosetta Molecular Modeling Suite</w:t>
      </w:r>
      <w:r w:rsidR="00953FF9">
        <w:t xml:space="preserve"> []</w:t>
      </w:r>
      <w:r w:rsidR="00910FFA">
        <w:t xml:space="preserve">. Mutations were </w:t>
      </w:r>
      <w:r w:rsidR="00E277AB" w:rsidRPr="00836D42">
        <w:t xml:space="preserve">modeled and scored </w:t>
      </w:r>
      <w:r w:rsidR="00910FFA">
        <w:t>in</w:t>
      </w:r>
      <w:r w:rsidR="00E277AB" w:rsidRPr="00836D42">
        <w:t xml:space="preserve"> Foldit and a selection of mutations that</w:t>
      </w:r>
      <w:r w:rsidR="00953FF9">
        <w:t xml:space="preserve"> were either favorable or</w:t>
      </w:r>
      <w:r w:rsidR="00E277AB" w:rsidRPr="00836D42">
        <w:t xml:space="preserve"> did not increase the energy of the </w:t>
      </w:r>
      <w:r w:rsidR="00953FF9">
        <w:t xml:space="preserve">overall </w:t>
      </w:r>
      <w:r w:rsidR="00E277AB" w:rsidRPr="00836D42">
        <w:t>sy</w:t>
      </w:r>
      <w:r w:rsidR="005D6B6B">
        <w:t>stem by greater than 5 Rosetta energy u</w:t>
      </w:r>
      <w:r w:rsidR="00E277AB" w:rsidRPr="00836D42">
        <w:t>nits were chosen to synthesize and experimentally characterize. Figure 1</w:t>
      </w:r>
      <w:r w:rsidR="00910FFA">
        <w:t>A</w:t>
      </w:r>
      <w:r w:rsidR="00E277AB" w:rsidRPr="00836D42">
        <w:t xml:space="preserve"> illustrates the positions </w:t>
      </w:r>
      <w:r w:rsidR="0065769E">
        <w:t>in</w:t>
      </w:r>
      <w:r w:rsidR="00E277AB" w:rsidRPr="00836D42">
        <w:t xml:space="preserve"> the protein where mutations were introduced, and a full list of mutations selected is listed in Supplemental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mutants made.</w:t>
      </w:r>
      <w:r w:rsidR="00910FFA">
        <w:t xml:space="preserve"> </w:t>
      </w:r>
    </w:p>
    <w:p w14:paraId="381D0911" w14:textId="0065E615" w:rsidR="00E277AB" w:rsidRPr="00836D42" w:rsidRDefault="00E277AB" w:rsidP="00FB1354">
      <w:pPr>
        <w:pStyle w:val="Heading3"/>
        <w:ind w:left="0"/>
      </w:pPr>
      <w:r w:rsidRPr="00836D42">
        <w:t>Protein production and purification</w:t>
      </w:r>
    </w:p>
    <w:p w14:paraId="4CF1A073" w14:textId="33FF9EC8" w:rsidR="00E277AB" w:rsidRPr="00836D42" w:rsidRDefault="00B02E10" w:rsidP="00652379">
      <w:pPr>
        <w:pStyle w:val="TAMainText"/>
      </w:pPr>
      <w:r w:rsidRPr="00836D42">
        <w:t>Each of the 104</w:t>
      </w:r>
      <w:r w:rsidR="00E277AB" w:rsidRPr="00836D42">
        <w:t xml:space="preserve"> mutants was </w:t>
      </w:r>
      <w:r w:rsidR="00910FFA">
        <w:t>made</w:t>
      </w:r>
      <w:r w:rsidR="00E277AB" w:rsidRPr="00836D42">
        <w:t xml:space="preserve"> via Kunkel mutagenesis</w:t>
      </w:r>
      <w:r w:rsidR="00910FFA">
        <w:t xml:space="preserve"> [] </w:t>
      </w:r>
      <w:r w:rsidR="00E277AB" w:rsidRPr="00836D42">
        <w:t>using the Transcr</w:t>
      </w:r>
      <w:r w:rsidR="00910FFA">
        <w:t>iptic cloud laboratory platform and</w:t>
      </w:r>
      <w:r w:rsidR="00E277AB" w:rsidRPr="00836D42">
        <w:t xml:space="preserve"> </w:t>
      </w:r>
      <w:r w:rsidR="00910FFA">
        <w:t>sequence-verified m</w:t>
      </w:r>
      <w:r w:rsidR="00C96711">
        <w:t>utant plasmids</w:t>
      </w:r>
      <w:r w:rsidR="00E277AB" w:rsidRPr="00836D42">
        <w:t xml:space="preserve"> were transformed into </w:t>
      </w:r>
      <w:r w:rsidR="00E277AB" w:rsidRPr="00836D42">
        <w:rPr>
          <w:i/>
          <w:iCs/>
        </w:rPr>
        <w:t>E. coli</w:t>
      </w:r>
      <w:r w:rsidR="00910FFA">
        <w:t xml:space="preserve"> BLR(DE3). After protein expression indu</w:t>
      </w:r>
      <w:r w:rsidR="00930B0D">
        <w:t>c</w:t>
      </w:r>
      <w:r w:rsidR="00910FFA">
        <w:t xml:space="preserve">ed by 1 mM </w:t>
      </w:r>
      <w:r w:rsidR="00930B0D">
        <w:t>IPTG</w:t>
      </w:r>
      <w:r w:rsidR="00E277AB" w:rsidRPr="00836D42">
        <w:t xml:space="preserve">, </w:t>
      </w:r>
      <w:r w:rsidR="00930B0D">
        <w:t xml:space="preserve">proteins were </w:t>
      </w:r>
      <w:r w:rsidR="00E277AB" w:rsidRPr="00836D42">
        <w:t xml:space="preserve">purified </w:t>
      </w:r>
      <w:r w:rsidR="00930B0D">
        <w:t>via</w:t>
      </w:r>
      <w:r w:rsidR="00E277AB" w:rsidRPr="00836D42">
        <w:t xml:space="preserve"> immobilized metal affinity chromatography. </w:t>
      </w:r>
      <w:r w:rsidR="00781957">
        <w:t>Absorbance</w:t>
      </w:r>
      <w:r w:rsidR="00E277AB" w:rsidRPr="00836D42">
        <w:t xml:space="preserve"> at 280 nm was used to quantify protein yield and SDS-PAGE was used to evaluate purity. All proteins used in the study were greater than 80% pure.</w:t>
      </w:r>
    </w:p>
    <w:p w14:paraId="7D7156F3" w14:textId="62C532DF" w:rsidR="0098420F" w:rsidRPr="00836D42" w:rsidRDefault="00E277AB" w:rsidP="00652379">
      <w:pPr>
        <w:pStyle w:val="TAMainText"/>
      </w:pPr>
      <w:r w:rsidRPr="00836D42">
        <w:t>A total of ten biological replicates of the native BglB were used to assess expres</w:t>
      </w:r>
      <w:r w:rsidR="00781957">
        <w:t>sion and purification. T</w:t>
      </w:r>
      <w:r w:rsidRPr="00836D42">
        <w:t xml:space="preserve">he average yield was found to be </w:t>
      </w:r>
      <w:r w:rsidR="00DE61E4">
        <w:t>1.2 ± 0.4</w:t>
      </w:r>
      <w:r w:rsidRPr="00836D42">
        <w:t xml:space="preserve"> mg/mL. </w:t>
      </w:r>
      <w:r w:rsidR="00953FF9" w:rsidRPr="00836D42">
        <w:t xml:space="preserve">Of the 104 mutants synthesized, 90 were found to be expressed and purified as soluble protein. </w:t>
      </w:r>
      <w:r w:rsidR="00782E7D">
        <w:t>T</w:t>
      </w:r>
      <w:r w:rsidR="00782E7D" w:rsidRPr="00836D42">
        <w:t>he distribution of yields for all 104</w:t>
      </w:r>
      <w:r w:rsidR="00782E7D">
        <w:t xml:space="preserve"> mutants is</w:t>
      </w:r>
      <w:r w:rsidR="00782E7D" w:rsidRPr="00836D42">
        <w:t xml:space="preserve"> illustrated</w:t>
      </w:r>
      <w:r w:rsidR="00782E7D">
        <w:t xml:space="preserve"> in the </w:t>
      </w:r>
      <w:r w:rsidR="001E53A2">
        <w:t>Supplemental</w:t>
      </w:r>
      <w:r w:rsidR="00782E7D">
        <w:t xml:space="preserve"> Materials</w:t>
      </w:r>
      <w:r w:rsidRPr="00836D42">
        <w:t xml:space="preserve">. Greater than </w:t>
      </w:r>
      <w:r w:rsidR="00713B6A" w:rsidRPr="00836D42">
        <w:t>70</w:t>
      </w:r>
      <w:r w:rsidRPr="00836D42">
        <w:t xml:space="preserve">% maintained the yields obtained for native BglB, and </w:t>
      </w:r>
      <w:r w:rsidR="00090E6B" w:rsidRPr="00836D42">
        <w:t>14</w:t>
      </w:r>
      <w:r w:rsidRPr="00836D42">
        <w:t>% were not expressed and purified as a soluble protein above our</w:t>
      </w:r>
      <w:r w:rsidR="00DE61E4">
        <w:t xml:space="preserve"> </w:t>
      </w:r>
      <w:r w:rsidRPr="00836D42">
        <w:t>limit of detection (</w:t>
      </w:r>
      <w:r w:rsidR="00DE61E4">
        <w:t xml:space="preserve">0.1 </w:t>
      </w:r>
      <w:r w:rsidRPr="00836D42">
        <w:t>mg/mL)</w:t>
      </w:r>
      <w:r w:rsidR="00DE61E4">
        <w:t xml:space="preserve"> based on A280 and SDS-PAGE</w:t>
      </w:r>
      <w:r w:rsidRPr="00836D42">
        <w:t>.</w:t>
      </w:r>
    </w:p>
    <w:p w14:paraId="05F8F379" w14:textId="4902E723" w:rsidR="00C74D5E" w:rsidRPr="00C74D5E" w:rsidRDefault="00E277AB" w:rsidP="0026552B">
      <w:pPr>
        <w:pStyle w:val="Heading3"/>
        <w:ind w:left="0"/>
      </w:pPr>
      <w:r w:rsidRPr="00836D42">
        <w:t>Kinetic characterization of mutants</w:t>
      </w:r>
    </w:p>
    <w:p w14:paraId="40F793BB" w14:textId="68975277" w:rsidR="00953FF9" w:rsidRDefault="00E277AB" w:rsidP="00652379">
      <w:pPr>
        <w:pStyle w:val="TAMainText"/>
      </w:pPr>
      <w:r w:rsidRPr="00836D42">
        <w:t xml:space="preserve">Michaelis-Menten kinetic constants for each of the 104 mutants </w:t>
      </w:r>
      <w:r w:rsidR="00A90FA5">
        <w:t xml:space="preserve">were determined </w:t>
      </w:r>
      <w:r w:rsidRPr="00836D42">
        <w:t xml:space="preserve">using the colorimetric assay of </w:t>
      </w:r>
      <w:r w:rsidR="00022E87">
        <w:t>pNPG</w:t>
      </w:r>
      <w:r w:rsidRPr="00836D42">
        <w:t xml:space="preserve"> hydrolysis. Ten biological replicates of the wild type enzyme had an average </w:t>
      </w:r>
      <w:r w:rsidR="00F424DC" w:rsidRPr="00092A21">
        <w:rPr>
          <w:i/>
        </w:rPr>
        <w:t>k</w:t>
      </w:r>
      <w:r w:rsidR="00F424DC" w:rsidRPr="00836D42">
        <w:rPr>
          <w:vertAlign w:val="subscript"/>
        </w:rPr>
        <w:t>cat</w:t>
      </w:r>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mM, and </w:t>
      </w:r>
      <w:r w:rsidR="00F424DC" w:rsidRPr="00092A21">
        <w:rPr>
          <w:i/>
        </w:rPr>
        <w:t>k</w:t>
      </w:r>
      <w:r w:rsidR="00F424DC" w:rsidRPr="00836D42">
        <w:rPr>
          <w:vertAlign w:val="subscript"/>
        </w:rPr>
        <w:t>cat</w:t>
      </w:r>
      <w:r w:rsidR="00F424DC" w:rsidRPr="00836D42">
        <w:t>/K</w:t>
      </w:r>
      <w:r w:rsidR="00F424DC" w:rsidRPr="00836D42">
        <w:rPr>
          <w:vertAlign w:val="subscript"/>
        </w:rPr>
        <w:t>M</w:t>
      </w:r>
      <w:r w:rsidR="00F424DC" w:rsidRPr="00836D42">
        <w:t xml:space="preserve"> </w:t>
      </w:r>
      <w:r w:rsidRPr="00836D42">
        <w:t xml:space="preserve">of 171,000 ± </w:t>
      </w:r>
      <w:r w:rsidR="00254083">
        <w:t xml:space="preserve">8000 </w:t>
      </w:r>
      <w:r w:rsidR="00953FF9">
        <w:t>M</w:t>
      </w:r>
      <w:r w:rsidR="00953FF9" w:rsidRPr="00836D42">
        <w:rPr>
          <w:vertAlign w:val="superscript"/>
        </w:rPr>
        <w:t>–1</w:t>
      </w:r>
      <w:r w:rsidR="00953FF9" w:rsidRPr="00953FF9">
        <w:t xml:space="preserve"> </w:t>
      </w:r>
      <w:r w:rsidR="00953FF9" w:rsidRPr="00836D42">
        <w:t>min</w:t>
      </w:r>
      <w:r w:rsidR="00953FF9" w:rsidRPr="00836D42">
        <w:rPr>
          <w:vertAlign w:val="superscript"/>
        </w:rPr>
        <w:t>–1</w:t>
      </w:r>
      <w:r w:rsidRPr="00836D42">
        <w:t>. Observed rates at 8 substrate concentrations were fit to the Michaelis-Menten equation using SciPy.</w:t>
      </w:r>
      <w:r w:rsidR="00953FF9">
        <w:t xml:space="preserve"> </w:t>
      </w:r>
      <w:r w:rsidR="00953FF9" w:rsidRPr="00836D42">
        <w:t xml:space="preserve">Kinetic constants for each mutant with the substrate </w:t>
      </w:r>
      <w:r w:rsidR="00953FF9">
        <w:t>pNPG</w:t>
      </w:r>
      <w:r w:rsidR="00953FF9" w:rsidRPr="00836D42">
        <w:t xml:space="preserve"> are represented as a heatmap </w:t>
      </w:r>
      <w:r w:rsidR="00953FF9" w:rsidRPr="005B39B7">
        <w:t xml:space="preserve">in </w:t>
      </w:r>
      <w:r w:rsidR="00953FF9" w:rsidRPr="00C24661">
        <w:rPr>
          <w:b/>
        </w:rPr>
        <w:t>Figure 2</w:t>
      </w:r>
      <w:r w:rsidR="00953FF9" w:rsidRPr="005B39B7">
        <w:t>.</w:t>
      </w:r>
      <w:r w:rsidR="00CC663D">
        <w:t xml:space="preserve"> In addition, a </w:t>
      </w:r>
      <w:r w:rsidRPr="00836D42">
        <w:t xml:space="preserve">table </w:t>
      </w:r>
      <w:r w:rsidR="00CC663D">
        <w:t>of</w:t>
      </w:r>
      <w:r w:rsidRPr="00836D42">
        <w:t xml:space="preserve"> experimentally measured kinetic constants</w:t>
      </w:r>
      <w:r w:rsidR="00CC663D">
        <w:t xml:space="preserve"> and </w:t>
      </w:r>
      <w:r w:rsidR="00CC663D" w:rsidRPr="00836D42">
        <w:t>non</w:t>
      </w:r>
      <w:r w:rsidR="00CC663D">
        <w:t xml:space="preserve">linear regression analysis </w:t>
      </w:r>
      <w:r w:rsidRPr="00836D42">
        <w:t xml:space="preserve">is reported in </w:t>
      </w:r>
      <w:r w:rsidR="00CC663D">
        <w:t xml:space="preserve">the </w:t>
      </w:r>
      <w:r w:rsidR="001E53A2">
        <w:t>Supplemental</w:t>
      </w:r>
      <w:r w:rsidRPr="00836D42">
        <w:t xml:space="preserve"> </w:t>
      </w:r>
      <w:r w:rsidR="00CC663D">
        <w:t>Material</w:t>
      </w:r>
      <w:r w:rsidRPr="00836D42">
        <w:t xml:space="preserve">. </w:t>
      </w:r>
    </w:p>
    <w:p w14:paraId="7EC6EDA6" w14:textId="1BEE5591" w:rsidR="00D13B19" w:rsidRPr="001118DE" w:rsidRDefault="00E277AB" w:rsidP="00652379">
      <w:pPr>
        <w:pStyle w:val="TAMainText"/>
      </w:pPr>
      <w:r w:rsidRPr="00836D42">
        <w:t>Based on the maximum concentration of enzyme used in our assays and colorimetric absorbance changes at the highest substrate concentration used</w:t>
      </w:r>
      <w:r w:rsidR="00467374">
        <w:t>,</w:t>
      </w:r>
      <w:r w:rsidRPr="00836D42">
        <w:t xml:space="preserve"> we estimate our assay</w:t>
      </w:r>
      <w:r w:rsidR="00D620E8">
        <w:t>’</w:t>
      </w:r>
      <w:r w:rsidRPr="00836D42">
        <w:t xml:space="preserve">s limit of detection for </w:t>
      </w:r>
      <w:r w:rsidRPr="001104A1">
        <w:rPr>
          <w:i/>
        </w:rPr>
        <w:t>k</w:t>
      </w:r>
      <w:r w:rsidRPr="00836D42">
        <w:rPr>
          <w:vertAlign w:val="subscript"/>
        </w:rPr>
        <w:t>cat</w:t>
      </w:r>
      <w:r w:rsidRPr="00836D42">
        <w:t>/K</w:t>
      </w:r>
      <w:r w:rsidRPr="00836D42">
        <w:rPr>
          <w:vertAlign w:val="subscript"/>
        </w:rPr>
        <w:t>M</w:t>
      </w:r>
      <w:r w:rsidRPr="00836D42">
        <w:t xml:space="preserve"> to be 10 M</w:t>
      </w:r>
      <w:r w:rsidRPr="00C24720">
        <w:rPr>
          <w:vertAlign w:val="superscript"/>
        </w:rPr>
        <w:t>-1</w:t>
      </w:r>
      <w:r w:rsidRPr="00836D42">
        <w:t>min</w:t>
      </w:r>
      <w:r w:rsidRPr="00C24720">
        <w:rPr>
          <w:vertAlign w:val="superscript"/>
        </w:rPr>
        <w:t>-1</w:t>
      </w:r>
      <w:r w:rsidRPr="00836D42">
        <w:t xml:space="preserve">. Of the </w:t>
      </w:r>
      <w:r w:rsidR="00A8556F" w:rsidRPr="00836D42">
        <w:t>90</w:t>
      </w:r>
      <w:r w:rsidRPr="00836D42">
        <w:t xml:space="preserve"> solubly purified mutants</w:t>
      </w:r>
      <w:r w:rsidR="00C24720">
        <w:t>,</w:t>
      </w:r>
      <w:r w:rsidRPr="00836D42">
        <w:t xml:space="preserve"> </w:t>
      </w:r>
      <w:r w:rsidR="00A16F5A" w:rsidRPr="00836D42">
        <w:t>6</w:t>
      </w:r>
      <w:r w:rsidRPr="00836D42">
        <w:t xml:space="preserve"> </w:t>
      </w:r>
      <w:r w:rsidR="00953FF9">
        <w:t>were</w:t>
      </w:r>
      <w:r w:rsidRPr="00836D42">
        <w:t xml:space="preserve"> below </w:t>
      </w:r>
      <w:r w:rsidR="00953FF9">
        <w:t>the</w:t>
      </w:r>
      <w:r w:rsidRPr="00836D42">
        <w:t xml:space="preserve"> limit of detection. The highest catalytic efficiency observed is 5.6 x 10</w:t>
      </w:r>
      <w:r w:rsidRPr="00953FF9">
        <w:rPr>
          <w:vertAlign w:val="superscript"/>
        </w:rPr>
        <w:t>5</w:t>
      </w:r>
      <w:r w:rsidRPr="00836D42">
        <w:t xml:space="preserve"> M</w:t>
      </w:r>
      <w:r w:rsidRPr="00836D42">
        <w:rPr>
          <w:vertAlign w:val="superscript"/>
        </w:rPr>
        <w:t>-1</w:t>
      </w:r>
      <w:r w:rsidRPr="00836D42">
        <w:t>min</w:t>
      </w:r>
      <w:r w:rsidRPr="00836D42">
        <w:rPr>
          <w:vertAlign w:val="superscript"/>
        </w:rPr>
        <w:t>-1</w:t>
      </w:r>
      <w:r w:rsidRPr="00836D42">
        <w:t xml:space="preserve"> for mutation R240A. In addition, while no substrate inhibition was observed on the wild type BglB, four mutants exhibited </w:t>
      </w:r>
      <w:r w:rsidR="001118DE">
        <w:t xml:space="preserve">measurable substrate inhibition (the </w:t>
      </w:r>
      <w:r w:rsidR="00B51B8F">
        <w:t xml:space="preserve">inhibition </w:t>
      </w:r>
      <w:r w:rsidR="001118DE">
        <w:t>parameter K</w:t>
      </w:r>
      <w:r w:rsidR="001118DE" w:rsidRPr="001118DE">
        <w:rPr>
          <w:vertAlign w:val="subscript"/>
        </w:rPr>
        <w:t>I</w:t>
      </w:r>
      <w:r w:rsidR="001118DE">
        <w:t xml:space="preserve"> for these mutants is reported in the Supplemental Material). </w:t>
      </w:r>
    </w:p>
    <w:p w14:paraId="7F4DF7D5" w14:textId="7610C9DD" w:rsidR="004D31A9" w:rsidRDefault="0090596B" w:rsidP="004D31A9">
      <w:pPr>
        <w:pStyle w:val="Heading2"/>
      </w:pPr>
      <w:r>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2655C5" w:rsidRDefault="002655C5"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64508599" w:rsidR="002655C5" w:rsidRPr="00A151BB" w:rsidRDefault="002655C5" w:rsidP="00900803">
                            <w:pPr>
                              <w:pStyle w:val="VAFigureCaption"/>
                            </w:pPr>
                            <w:r w:rsidRPr="00D56A9E">
                              <w:t xml:space="preserve">Figure 3. </w:t>
                            </w:r>
                            <w:r>
                              <w:t xml:space="preserve"> Active site model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2655C5" w:rsidRDefault="002655C5"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64508599" w:rsidR="002655C5" w:rsidRPr="00A151BB" w:rsidRDefault="002655C5" w:rsidP="00900803">
                      <w:pPr>
                        <w:pStyle w:val="VAFigureCaption"/>
                      </w:pPr>
                      <w:r w:rsidRPr="00D56A9E">
                        <w:t xml:space="preserve">Figure 3. </w:t>
                      </w:r>
                      <w:r>
                        <w:t xml:space="preserve"> Active site model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7375CD">
        <w:t>S</w:t>
      </w:r>
      <w:r w:rsidR="000B36F4">
        <w:t>equence–structure–</w:t>
      </w:r>
      <w:r w:rsidR="004D31A9">
        <w:t>function</w:t>
      </w:r>
      <w:r w:rsidR="004E3D8C">
        <w:t xml:space="preserve"> relationships</w:t>
      </w:r>
      <w:r w:rsidR="004D31A9">
        <w:t xml:space="preserve"> </w:t>
      </w:r>
      <w:r w:rsidR="002B05D5">
        <w:t>in BglB</w:t>
      </w:r>
    </w:p>
    <w:p w14:paraId="0BF1FF66" w14:textId="6A27C947" w:rsidR="000F53A5" w:rsidRDefault="00BE735E" w:rsidP="00652379">
      <w:pPr>
        <w:pStyle w:val="TAMainText"/>
      </w:pPr>
      <w:r w:rsidRPr="00836D42">
        <w:t xml:space="preserve">In agreement with previous studies, our </w:t>
      </w:r>
      <w:r w:rsidR="004D5E12">
        <w:t xml:space="preserve">results clearly demonstrate </w:t>
      </w:r>
      <w:r w:rsidRPr="00836D42">
        <w:t xml:space="preserve">important catalytic roles for E164, E353, and Y295. Mutating any of these residues to alanine results in a </w:t>
      </w:r>
      <w:r w:rsidR="00A323F2">
        <w:t>greater</w:t>
      </w:r>
      <w:r w:rsidRPr="00836D42">
        <w:t xml:space="preserve"> than 85,000-fold reduction in catalytic efficiency. </w:t>
      </w:r>
      <w:r w:rsidR="0099176F">
        <w:t>However</w:t>
      </w:r>
      <w:r w:rsidR="007427A4">
        <w:t xml:space="preserve">, </w:t>
      </w:r>
      <w:r w:rsidRPr="00836D42">
        <w:t xml:space="preserve">the systematic alanine scan of every residue within 12 </w:t>
      </w:r>
      <w:r w:rsidR="00953FF9" w:rsidRPr="00953FF9">
        <w:rPr>
          <w:rFonts w:ascii="Lucida Grande" w:hAnsi="Lucida Grande" w:cs="Lucida Grande"/>
          <w:color w:val="000000"/>
          <w:sz w:val="16"/>
          <w:szCs w:val="16"/>
        </w:rPr>
        <w:t>Å</w:t>
      </w:r>
      <w:r w:rsidRPr="00836D42">
        <w:t xml:space="preserve"> of the ligand </w:t>
      </w:r>
      <w:r w:rsidR="00827965">
        <w:t xml:space="preserve">also </w:t>
      </w:r>
      <w:r w:rsidRPr="00836D42">
        <w:t xml:space="preserve">revealed unexpected structure-function relationships in BglB. </w:t>
      </w:r>
    </w:p>
    <w:p w14:paraId="728E5E68" w14:textId="3FF9A747" w:rsidR="00BE735E" w:rsidRPr="00836D42" w:rsidRDefault="00BE735E" w:rsidP="00652379">
      <w:pPr>
        <w:pStyle w:val="TAMainText"/>
      </w:pPr>
      <w:r w:rsidRPr="00836D42">
        <w:t>One of the residues that had an unexpected effect on function was Q19. Based on a multiple sequence alignment of the Pfam database fo</w:t>
      </w:r>
      <w:r w:rsidR="007F3613">
        <w:t>r the BglB enzyme family</w:t>
      </w:r>
      <w:r w:rsidR="00B270BB">
        <w:t xml:space="preserve"> comprising</w:t>
      </w:r>
      <w:r w:rsidRPr="00836D42">
        <w:t xml:space="preserve"> 1,554 no</w:t>
      </w:r>
      <w:r w:rsidR="00B270BB">
        <w:t>n-redundant proteins, Q19</w:t>
      </w:r>
      <w:r w:rsidRPr="00836D42">
        <w:t xml:space="preserve"> is 95% conserved (Figure </w:t>
      </w:r>
      <w:r w:rsidR="0013410A" w:rsidRPr="00836D42">
        <w:t>4</w:t>
      </w:r>
      <w:r w:rsidR="004E33A7" w:rsidRPr="00836D42">
        <w:t>B</w:t>
      </w:r>
      <w:r w:rsidRPr="00836D42">
        <w:t xml:space="preserve">). A structural analysis illustrates that both the nitrogen and oxygen of the amide </w:t>
      </w:r>
      <w:r w:rsidR="00FD117B">
        <w:t xml:space="preserve">interact </w:t>
      </w:r>
      <w:r w:rsidR="00FB2A9D">
        <w:t xml:space="preserve">with the substrate’s </w:t>
      </w:r>
      <w:r w:rsidR="00D34A1D">
        <w:t>sugar hydroxyl groups</w:t>
      </w:r>
      <w:r w:rsidR="00C9244B" w:rsidRPr="00836D42">
        <w:t xml:space="preserve"> </w:t>
      </w:r>
      <w:r w:rsidR="00C9244B" w:rsidRPr="00083EAD">
        <w:rPr>
          <w:b/>
        </w:rPr>
        <w:t xml:space="preserve">(Figure </w:t>
      </w:r>
      <w:r w:rsidR="00A151BB" w:rsidRPr="00083EAD">
        <w:rPr>
          <w:b/>
        </w:rPr>
        <w:t>3</w:t>
      </w:r>
      <w:r w:rsidRPr="00083EAD">
        <w:rPr>
          <w:b/>
        </w:rPr>
        <w:t>)</w:t>
      </w:r>
      <w:r w:rsidRPr="00083EAD">
        <w:t xml:space="preserve">. </w:t>
      </w:r>
      <w:r w:rsidRPr="00836D42">
        <w:t xml:space="preserve">While removing these interactions </w:t>
      </w:r>
      <w:r w:rsidR="006C71A1">
        <w:t>may be</w:t>
      </w:r>
      <w:r w:rsidRPr="00836D42">
        <w:t xml:space="preserve"> predicted to decrease catalytic efficiency, it was unexpected to observe a 57,000-fold reduction. This single mutation is equivalent to removing </w:t>
      </w:r>
      <w:r w:rsidR="00D51C3B">
        <w:t xml:space="preserve">the established catalytic residue </w:t>
      </w:r>
      <w:r w:rsidRPr="00836D42">
        <w:t xml:space="preserve">E353, which reduces activity 85,000-fold. However, unlike E353, the nucleophilic glutamate directly involved in the reaction chemistry, Q19 is </w:t>
      </w:r>
      <w:r w:rsidR="003F1A77">
        <w:t xml:space="preserve">not </w:t>
      </w:r>
      <w:r w:rsidRPr="00836D42">
        <w:t xml:space="preserve">involved in </w:t>
      </w:r>
      <w:r w:rsidR="003F1A77">
        <w:t>hydrolysis of the substrate</w:t>
      </w:r>
      <w:r w:rsidRPr="00836D42">
        <w:t xml:space="preserve">. A crystal structure in complex with the 2-deoxy-2-fluoro-alpha-D-glucopyranose inhibitor of the Q19A mutation may help elucidate the structural effect of this mutation. Based on molecular modeling, no major structural change for </w:t>
      </w:r>
      <w:r w:rsidR="00092A21">
        <w:t>t</w:t>
      </w:r>
      <w:r w:rsidRPr="00836D42">
        <w:t>his mutant is predicted</w:t>
      </w:r>
      <w:r w:rsidR="002C279E">
        <w:t xml:space="preserve"> [Supp</w:t>
      </w:r>
      <w:r w:rsidR="00D60CFF">
        <w:t>.</w:t>
      </w:r>
      <w:r w:rsidR="002C279E">
        <w:t xml:space="preserve"> Figure X</w:t>
      </w:r>
      <w:r w:rsidR="00092A21">
        <w:t>]</w:t>
      </w:r>
      <w:r w:rsidRPr="00836D42">
        <w:t xml:space="preserve">. </w:t>
      </w:r>
    </w:p>
    <w:p w14:paraId="7647CB7C" w14:textId="1DC7246F" w:rsidR="00D05BDB" w:rsidRDefault="00BE735E" w:rsidP="00652379">
      <w:pPr>
        <w:pStyle w:val="TAMainText"/>
      </w:pPr>
      <w:r w:rsidRPr="00836D42">
        <w:t xml:space="preserve">Another unexpected finding was </w:t>
      </w:r>
      <w:r w:rsidR="00092A21">
        <w:t>a</w:t>
      </w:r>
      <w:r w:rsidRPr="00836D42">
        <w:t xml:space="preserve"> </w:t>
      </w:r>
      <w:r w:rsidR="00092A21" w:rsidRPr="00836D42">
        <w:t xml:space="preserve">ten fold </w:t>
      </w:r>
      <w:r w:rsidRPr="00836D42">
        <w:t xml:space="preserve">increase </w:t>
      </w:r>
      <w:r w:rsidR="00092A21">
        <w:t xml:space="preserve">of </w:t>
      </w:r>
      <w:r w:rsidR="00092A21" w:rsidRPr="00092A21">
        <w:rPr>
          <w:i/>
        </w:rPr>
        <w:t>k</w:t>
      </w:r>
      <w:r w:rsidR="00092A21" w:rsidRPr="00836D42">
        <w:rPr>
          <w:vertAlign w:val="subscript"/>
        </w:rPr>
        <w:t>cat</w:t>
      </w:r>
      <w:r w:rsidRPr="00836D42">
        <w:t xml:space="preserve"> by a single point mutant, R240A. </w:t>
      </w:r>
      <w:r w:rsidR="00092A21">
        <w:t>This mutation</w:t>
      </w:r>
      <w:r w:rsidRPr="00836D42">
        <w:t xml:space="preserve"> is not predicted to make a direct molecular interaction with the substrate, so </w:t>
      </w:r>
      <w:r w:rsidR="00092A21">
        <w:t>the</w:t>
      </w:r>
      <w:r w:rsidRPr="00836D42">
        <w:t xml:space="preserve"> mechanism </w:t>
      </w:r>
      <w:r w:rsidR="00092A21">
        <w:t xml:space="preserve">by which </w:t>
      </w:r>
      <w:r w:rsidRPr="00836D42">
        <w:t>this mutation</w:t>
      </w:r>
      <w:r w:rsidR="00CB5169" w:rsidRPr="00836D42">
        <w:t xml:space="preserve"> </w:t>
      </w:r>
      <w:r w:rsidRPr="00836D42">
        <w:t>increa</w:t>
      </w:r>
      <w:r w:rsidR="00092A21">
        <w:t>ses</w:t>
      </w:r>
      <w:r w:rsidRPr="00836D42">
        <w:t xml:space="preserve"> the rate of catalysis </w:t>
      </w:r>
      <w:r w:rsidR="00092A21">
        <w:t>is unclear</w:t>
      </w:r>
      <w:r w:rsidRPr="00836D42">
        <w:t>. The crystal structure reveals tha</w:t>
      </w:r>
      <w:r w:rsidR="00097358" w:rsidRPr="00836D42">
        <w:t xml:space="preserve">t R240 forms </w:t>
      </w:r>
      <w:r w:rsidRPr="00836D42">
        <w:t>two hy</w:t>
      </w:r>
      <w:r w:rsidR="00092A21">
        <w:t xml:space="preserve">drogen bonds with </w:t>
      </w:r>
      <w:r w:rsidRPr="00836D42">
        <w:t>E222</w:t>
      </w:r>
      <w:r w:rsidR="00A151BB">
        <w:t xml:space="preserve"> </w:t>
      </w:r>
      <w:r w:rsidR="00A151BB">
        <w:rPr>
          <w:b/>
        </w:rPr>
        <w:t>(Figure 3</w:t>
      </w:r>
      <w:r w:rsidR="00A151BB" w:rsidRPr="00A151BB">
        <w:rPr>
          <w:b/>
        </w:rPr>
        <w:t>)</w:t>
      </w:r>
      <w:r w:rsidRPr="00836D42">
        <w:t xml:space="preserve">. </w:t>
      </w:r>
      <w:r w:rsidR="00092A21">
        <w:t xml:space="preserve">Molecular modeling of the R240A mutant predicts that E222 adopts an alternative conformation in which </w:t>
      </w:r>
      <w:r w:rsidRPr="00836D42">
        <w:t xml:space="preserve">the acid functional group of the glutamate </w:t>
      </w:r>
      <w:r w:rsidR="00092A21">
        <w:t xml:space="preserve">is </w:t>
      </w:r>
      <w:r w:rsidR="00CF3C4A">
        <w:t xml:space="preserve">2 Å </w:t>
      </w:r>
      <w:r w:rsidRPr="00836D42">
        <w:t>closer to the active site (</w:t>
      </w:r>
      <w:r w:rsidR="00092A21">
        <w:t xml:space="preserve">Supp </w:t>
      </w:r>
      <w:r w:rsidRPr="00836D42">
        <w:t>Fig</w:t>
      </w:r>
      <w:r w:rsidR="00092A21">
        <w:t>ure XXX), resulting</w:t>
      </w:r>
      <w:r w:rsidRPr="00836D42">
        <w:t xml:space="preserve"> in a significant change </w:t>
      </w:r>
      <w:r w:rsidR="00092A21">
        <w:t>of</w:t>
      </w:r>
      <w:r w:rsidRPr="00836D42">
        <w:t xml:space="preserve"> the electrostatic environment </w:t>
      </w:r>
      <w:r w:rsidR="00196D81">
        <w:t>there</w:t>
      </w:r>
      <w:r w:rsidRPr="00836D42">
        <w:t>. Further supporting the hypothesis that the electronegative environment in this region of the active site is important to catalysis is the mutation E222A</w:t>
      </w:r>
      <w:r w:rsidR="00390120">
        <w:t>, which</w:t>
      </w:r>
      <w:r w:rsidRPr="00836D42">
        <w:t xml:space="preserve"> decreases </w:t>
      </w:r>
      <w:r w:rsidRPr="00092A21">
        <w:rPr>
          <w:i/>
        </w:rPr>
        <w:t>k</w:t>
      </w:r>
      <w:r w:rsidRPr="00836D42">
        <w:rPr>
          <w:vertAlign w:val="subscript"/>
        </w:rPr>
        <w:t>cat</w:t>
      </w:r>
      <w:r w:rsidRPr="00836D42">
        <w:t xml:space="preserve"> by ten fold. </w:t>
      </w:r>
    </w:p>
    <w:p w14:paraId="4958E9EF" w14:textId="1E7F460B" w:rsidR="00E277AB" w:rsidRPr="00836D42" w:rsidRDefault="00E277AB" w:rsidP="00D05BDB">
      <w:pPr>
        <w:pStyle w:val="Heading3"/>
        <w:ind w:left="0"/>
      </w:pPr>
      <w:r w:rsidRPr="00836D42">
        <w:t>Evaluation of computational modeling</w:t>
      </w:r>
    </w:p>
    <w:p w14:paraId="73135E0C" w14:textId="11360AF8" w:rsidR="00E277AB" w:rsidRDefault="00E277AB" w:rsidP="00652379">
      <w:pPr>
        <w:pStyle w:val="TAMainText"/>
      </w:pPr>
      <w:r w:rsidRPr="00836D42">
        <w:t xml:space="preserve">Molecular models were generated for each of the 104 BglB mutants in order to evaluate the Rosetta Molecular Modeling Suite’s ability to evaluate the functional effects of mutations on BglB kinetic properties. For each mutant, the modeled </w:t>
      </w:r>
      <w:r w:rsidR="003A26AB">
        <w:t>pNPG</w:t>
      </w:r>
      <w:r w:rsidRPr="00836D42">
        <w:t xml:space="preserve"> previously described was docked into the active site. The docking and structural minimization protocol used approximates the numerous protocols previously used in successfu</w:t>
      </w:r>
      <w:r w:rsidR="00B95C02">
        <w:t>l enzyme reengineering efforts: a Monte Carlo simulation</w:t>
      </w:r>
      <w:r w:rsidRPr="00836D42">
        <w:t xml:space="preserve"> with random pert</w:t>
      </w:r>
      <w:r w:rsidR="0011175E" w:rsidRPr="00836D42">
        <w:t xml:space="preserve">urbation of the ligand followed </w:t>
      </w:r>
      <w:r w:rsidRPr="00836D42">
        <w:t>by funct</w:t>
      </w:r>
      <w:r w:rsidR="0011175E" w:rsidRPr="00836D42">
        <w:t xml:space="preserve">ional constraint optimization and </w:t>
      </w:r>
      <w:r w:rsidRPr="00836D42">
        <w:t xml:space="preserve">side chain repacking. The command line and an example set of input files for wild type BglB </w:t>
      </w:r>
      <w:r w:rsidR="0045149D" w:rsidRPr="00836D42">
        <w:t xml:space="preserve">are provided in </w:t>
      </w:r>
      <w:r w:rsidR="00BC18FA">
        <w:t xml:space="preserve">the </w:t>
      </w:r>
      <w:r w:rsidR="001E53A2">
        <w:t xml:space="preserve">Supplemental </w:t>
      </w:r>
      <w:r w:rsidR="00BC18FA">
        <w:t xml:space="preserve">Materials. </w:t>
      </w:r>
    </w:p>
    <w:p w14:paraId="70C8D3B3" w14:textId="4E45F5FA" w:rsidR="007840E0" w:rsidRDefault="008944A6" w:rsidP="00652379">
      <w:pPr>
        <w:pStyle w:val="TAMainText"/>
      </w:pPr>
      <w:r>
        <w:rPr>
          <w:noProof/>
        </w:rPr>
        <mc:AlternateContent>
          <mc:Choice Requires="wps">
            <w:drawing>
              <wp:anchor distT="0" distB="0" distL="114300" distR="114300" simplePos="0" relativeHeight="251664384" behindDoc="0" locked="0" layoutInCell="1" allowOverlap="1" wp14:anchorId="5623B356" wp14:editId="39F643D0">
                <wp:simplePos x="0" y="0"/>
                <wp:positionH relativeFrom="margin">
                  <wp:align>right</wp:align>
                </wp:positionH>
                <wp:positionV relativeFrom="margin">
                  <wp:align>bottom</wp:align>
                </wp:positionV>
                <wp:extent cx="6365875" cy="42748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2748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F2981" w14:textId="651DDE36" w:rsidR="002655C5" w:rsidRPr="00054FD1" w:rsidRDefault="002655C5"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ten out of hundred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w:t>
                            </w:r>
                            <w:ins w:id="8" w:author="王晓康" w:date="2015-04-09T21:09:00Z">
                              <w:r>
                                <w:rPr>
                                  <w:b w:val="0"/>
                                </w:rPr>
                                <w:t>the top</w:t>
                              </w:r>
                            </w:ins>
                            <w:r>
                              <w:rPr>
                                <w:b w:val="0"/>
                              </w:rPr>
                              <w:t xml:space="preserve"> </w:t>
                            </w:r>
                            <w:del w:id="9" w:author="王晓康" w:date="2015-04-09T21:09:00Z">
                              <w:r w:rsidDel="009D71EB">
                                <w:rPr>
                                  <w:b w:val="0"/>
                                </w:rPr>
                                <w:delText xml:space="preserve">all </w:delText>
                              </w:r>
                            </w:del>
                            <w:r>
                              <w:rPr>
                                <w:b w:val="0"/>
                              </w:rPr>
                              <w:t xml:space="preserve">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ins w:id="10" w:author="王晓康" w:date="2015-04-11T09:43:00Z">
                              <w:r w:rsidRPr="009B7D76">
                                <w:rPr>
                                  <w:b w:val="0"/>
                                </w:rPr>
                                <w:t>2</w:t>
                              </w:r>
                            </w:ins>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2655C5"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2655C5" w:rsidRPr="00A67631" w:rsidRDefault="002655C5" w:rsidP="006229D4">
                                  <w:pPr>
                                    <w:pStyle w:val="TAMainText"/>
                                    <w:jc w:val="right"/>
                                    <w:rPr>
                                      <w:rFonts w:cs="Arial"/>
                                      <w:sz w:val="20"/>
                                    </w:rPr>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0CCE825C" w14:textId="77777777" w:rsidR="002655C5" w:rsidRPr="00A67631" w:rsidRDefault="002655C5" w:rsidP="006229D4">
                                  <w:pPr>
                                    <w:pStyle w:val="TAMainText"/>
                                    <w:jc w:val="right"/>
                                    <w:rPr>
                                      <w:rFonts w:cs="Arial"/>
                                      <w:sz w:val="20"/>
                                    </w:rPr>
                                  </w:pPr>
                                  <w:r>
                                    <w:rPr>
                                      <w:i/>
                                      <w:iCs/>
                                    </w:rPr>
                                    <w:t>k</w:t>
                                  </w:r>
                                  <w:r>
                                    <w:rPr>
                                      <w:vertAlign w:val="subscript"/>
                                    </w:rPr>
                                    <w:t>cat</w:t>
                                  </w:r>
                                </w:p>
                              </w:tc>
                              <w:tc>
                                <w:tcPr>
                                  <w:tcW w:w="810" w:type="dxa"/>
                                  <w:tcBorders>
                                    <w:bottom w:val="double" w:sz="4" w:space="0" w:color="auto"/>
                                  </w:tcBorders>
                                  <w:shd w:val="clear" w:color="auto" w:fill="auto"/>
                                  <w:noWrap/>
                                  <w:vAlign w:val="center"/>
                                  <w:hideMark/>
                                </w:tcPr>
                                <w:p w14:paraId="696BCAFA" w14:textId="77777777" w:rsidR="002655C5" w:rsidRPr="00A67631" w:rsidRDefault="002655C5"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2655C5" w:rsidRPr="00A67631" w:rsidRDefault="002655C5" w:rsidP="00652379">
                                  <w:pPr>
                                    <w:pStyle w:val="TAMainText"/>
                                    <w:rPr>
                                      <w:rFonts w:cs="Arial"/>
                                      <w:sz w:val="20"/>
                                    </w:rPr>
                                  </w:pPr>
                                  <w:r>
                                    <w:t>Description</w:t>
                                  </w:r>
                                </w:p>
                              </w:tc>
                              <w:tc>
                                <w:tcPr>
                                  <w:tcW w:w="1080" w:type="dxa"/>
                                  <w:tcBorders>
                                    <w:bottom w:val="double" w:sz="4" w:space="0" w:color="auto"/>
                                  </w:tcBorders>
                                  <w:vAlign w:val="center"/>
                                </w:tcPr>
                                <w:p w14:paraId="06BFD029" w14:textId="77777777" w:rsidR="002655C5" w:rsidRPr="00A67631" w:rsidRDefault="002655C5"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2655C5" w:rsidRPr="00A67631" w:rsidRDefault="002655C5" w:rsidP="00C76A48">
                                  <w:pPr>
                                    <w:pStyle w:val="TAMainText"/>
                                    <w:jc w:val="right"/>
                                    <w:rPr>
                                      <w:rFonts w:cs="Arial"/>
                                      <w:sz w:val="20"/>
                                    </w:rPr>
                                  </w:pPr>
                                  <w:r>
                                    <w:t>Max.</w:t>
                                  </w:r>
                                </w:p>
                              </w:tc>
                            </w:tr>
                            <w:tr w:rsidR="002655C5" w:rsidRPr="00A67631" w14:paraId="071115A0" w14:textId="77777777" w:rsidTr="00DE61E4">
                              <w:trPr>
                                <w:trHeight w:hRule="exact" w:val="252"/>
                              </w:trPr>
                              <w:tc>
                                <w:tcPr>
                                  <w:tcW w:w="1188" w:type="dxa"/>
                                  <w:shd w:val="clear" w:color="auto" w:fill="auto"/>
                                  <w:noWrap/>
                                  <w:vAlign w:val="center"/>
                                  <w:hideMark/>
                                </w:tcPr>
                                <w:p w14:paraId="11C73ADD" w14:textId="77777777" w:rsidR="002655C5" w:rsidRPr="00FC5806" w:rsidRDefault="002655C5" w:rsidP="006229D4">
                                  <w:pPr>
                                    <w:pStyle w:val="TAMainText"/>
                                    <w:jc w:val="right"/>
                                    <w:rPr>
                                      <w:rFonts w:cs="Arial"/>
                                      <w:sz w:val="20"/>
                                    </w:rPr>
                                  </w:pPr>
                                  <w:r>
                                    <w:t>-1.00</w:t>
                                  </w:r>
                                </w:p>
                              </w:tc>
                              <w:tc>
                                <w:tcPr>
                                  <w:tcW w:w="810" w:type="dxa"/>
                                  <w:shd w:val="clear" w:color="auto" w:fill="auto"/>
                                  <w:noWrap/>
                                  <w:vAlign w:val="center"/>
                                  <w:hideMark/>
                                </w:tcPr>
                                <w:p w14:paraId="2329EE1A" w14:textId="0BDF5B13"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AA02FAB" w14:textId="12B5A9C4" w:rsidR="002655C5" w:rsidRPr="00FC5806" w:rsidRDefault="002655C5" w:rsidP="006229D4">
                                  <w:pPr>
                                    <w:pStyle w:val="TAMainText"/>
                                    <w:jc w:val="right"/>
                                    <w:rPr>
                                      <w:rFonts w:cs="Arial"/>
                                      <w:sz w:val="20"/>
                                    </w:rPr>
                                  </w:pPr>
                                  <w:r>
                                    <w:t>ns</w:t>
                                  </w:r>
                                </w:p>
                              </w:tc>
                              <w:tc>
                                <w:tcPr>
                                  <w:tcW w:w="5041" w:type="dxa"/>
                                  <w:vAlign w:val="center"/>
                                </w:tcPr>
                                <w:p w14:paraId="0E516CE5" w14:textId="77777777" w:rsidR="002655C5" w:rsidRPr="00A47239" w:rsidRDefault="002655C5" w:rsidP="00652379">
                                  <w:pPr>
                                    <w:pStyle w:val="TAMainText"/>
                                    <w:rPr>
                                      <w:rFonts w:cs="Arial"/>
                                      <w:sz w:val="20"/>
                                    </w:rPr>
                                  </w:pPr>
                                  <w:r>
                                    <w:t>Hydrogen bonding energy of pNPG</w:t>
                                  </w:r>
                                </w:p>
                              </w:tc>
                              <w:tc>
                                <w:tcPr>
                                  <w:tcW w:w="1080" w:type="dxa"/>
                                  <w:vAlign w:val="center"/>
                                </w:tcPr>
                                <w:p w14:paraId="64CB4263" w14:textId="77777777" w:rsidR="002655C5" w:rsidRPr="00FC5806" w:rsidRDefault="002655C5" w:rsidP="00C76A48">
                                  <w:pPr>
                                    <w:pStyle w:val="TAMainText"/>
                                    <w:jc w:val="right"/>
                                    <w:rPr>
                                      <w:rFonts w:cs="Arial"/>
                                      <w:sz w:val="20"/>
                                    </w:rPr>
                                  </w:pPr>
                                  <w:r>
                                    <w:t>-4.53</w:t>
                                  </w:r>
                                </w:p>
                              </w:tc>
                              <w:tc>
                                <w:tcPr>
                                  <w:tcW w:w="990" w:type="dxa"/>
                                  <w:vAlign w:val="center"/>
                                </w:tcPr>
                                <w:p w14:paraId="64BECED1" w14:textId="77777777" w:rsidR="002655C5" w:rsidRPr="00FC5806" w:rsidRDefault="002655C5" w:rsidP="00C76A48">
                                  <w:pPr>
                                    <w:pStyle w:val="TAMainText"/>
                                    <w:jc w:val="right"/>
                                    <w:rPr>
                                      <w:rFonts w:cs="Arial"/>
                                      <w:sz w:val="20"/>
                                    </w:rPr>
                                  </w:pPr>
                                  <w:r>
                                    <w:t>-1.8</w:t>
                                  </w:r>
                                </w:p>
                              </w:tc>
                            </w:tr>
                            <w:tr w:rsidR="002655C5" w:rsidRPr="00A67631" w14:paraId="271ACF1C" w14:textId="77777777" w:rsidTr="00DE61E4">
                              <w:trPr>
                                <w:trHeight w:hRule="exact" w:val="252"/>
                              </w:trPr>
                              <w:tc>
                                <w:tcPr>
                                  <w:tcW w:w="1188" w:type="dxa"/>
                                  <w:shd w:val="clear" w:color="auto" w:fill="auto"/>
                                  <w:noWrap/>
                                  <w:vAlign w:val="center"/>
                                  <w:hideMark/>
                                </w:tcPr>
                                <w:p w14:paraId="35774B9B" w14:textId="77777777" w:rsidR="002655C5" w:rsidRPr="00FC5806" w:rsidRDefault="002655C5" w:rsidP="006229D4">
                                  <w:pPr>
                                    <w:pStyle w:val="TAMainText"/>
                                    <w:jc w:val="right"/>
                                    <w:rPr>
                                      <w:rFonts w:cs="Arial"/>
                                      <w:sz w:val="20"/>
                                    </w:rPr>
                                  </w:pPr>
                                  <w:r>
                                    <w:t>-0.63</w:t>
                                  </w:r>
                                </w:p>
                              </w:tc>
                              <w:tc>
                                <w:tcPr>
                                  <w:tcW w:w="810" w:type="dxa"/>
                                  <w:shd w:val="clear" w:color="auto" w:fill="auto"/>
                                  <w:noWrap/>
                                  <w:vAlign w:val="center"/>
                                  <w:hideMark/>
                                </w:tcPr>
                                <w:p w14:paraId="3C9C40CA" w14:textId="77777777" w:rsidR="002655C5" w:rsidRPr="00FC5806" w:rsidRDefault="002655C5" w:rsidP="006229D4">
                                  <w:pPr>
                                    <w:pStyle w:val="TAMainText"/>
                                    <w:jc w:val="right"/>
                                    <w:rPr>
                                      <w:rFonts w:cs="Arial"/>
                                      <w:sz w:val="20"/>
                                    </w:rPr>
                                  </w:pPr>
                                  <w:r>
                                    <w:t>1.00</w:t>
                                  </w:r>
                                </w:p>
                              </w:tc>
                              <w:tc>
                                <w:tcPr>
                                  <w:tcW w:w="810" w:type="dxa"/>
                                  <w:shd w:val="clear" w:color="auto" w:fill="auto"/>
                                  <w:noWrap/>
                                  <w:vAlign w:val="center"/>
                                  <w:hideMark/>
                                </w:tcPr>
                                <w:p w14:paraId="516E6A29" w14:textId="77777777" w:rsidR="002655C5" w:rsidRPr="00FC5806" w:rsidRDefault="002655C5" w:rsidP="006229D4">
                                  <w:pPr>
                                    <w:pStyle w:val="TAMainText"/>
                                    <w:jc w:val="right"/>
                                    <w:rPr>
                                      <w:rFonts w:cs="Arial"/>
                                      <w:sz w:val="20"/>
                                    </w:rPr>
                                  </w:pPr>
                                  <w:r>
                                    <w:t>-0.03</w:t>
                                  </w:r>
                                </w:p>
                              </w:tc>
                              <w:tc>
                                <w:tcPr>
                                  <w:tcW w:w="5041" w:type="dxa"/>
                                  <w:vAlign w:val="center"/>
                                </w:tcPr>
                                <w:p w14:paraId="13EB8C80" w14:textId="77777777" w:rsidR="002655C5" w:rsidRPr="00A47239" w:rsidRDefault="002655C5" w:rsidP="00652379">
                                  <w:pPr>
                                    <w:pStyle w:val="TAMainText"/>
                                    <w:rPr>
                                      <w:rFonts w:cs="Arial"/>
                                      <w:sz w:val="20"/>
                                    </w:rPr>
                                  </w:pPr>
                                  <w:r>
                                    <w:t xml:space="preserve">Total number of polar contacts in the system </w:t>
                                  </w:r>
                                </w:p>
                              </w:tc>
                              <w:tc>
                                <w:tcPr>
                                  <w:tcW w:w="1080" w:type="dxa"/>
                                  <w:vAlign w:val="center"/>
                                </w:tcPr>
                                <w:p w14:paraId="4E79C9AA" w14:textId="77777777" w:rsidR="002655C5" w:rsidRPr="00FC5806" w:rsidRDefault="002655C5" w:rsidP="00C76A48">
                                  <w:pPr>
                                    <w:pStyle w:val="TAMainText"/>
                                    <w:jc w:val="right"/>
                                    <w:rPr>
                                      <w:rFonts w:cs="Arial"/>
                                      <w:sz w:val="20"/>
                                    </w:rPr>
                                  </w:pPr>
                                  <w:r>
                                    <w:t>144</w:t>
                                  </w:r>
                                </w:p>
                              </w:tc>
                              <w:tc>
                                <w:tcPr>
                                  <w:tcW w:w="990" w:type="dxa"/>
                                  <w:vAlign w:val="center"/>
                                </w:tcPr>
                                <w:p w14:paraId="313A5D52" w14:textId="77777777" w:rsidR="002655C5" w:rsidRPr="00FC5806" w:rsidRDefault="002655C5" w:rsidP="00C76A48">
                                  <w:pPr>
                                    <w:pStyle w:val="TAMainText"/>
                                    <w:jc w:val="right"/>
                                    <w:rPr>
                                      <w:rFonts w:cs="Arial"/>
                                      <w:sz w:val="20"/>
                                    </w:rPr>
                                  </w:pPr>
                                  <w:r>
                                    <w:t>155</w:t>
                                  </w:r>
                                </w:p>
                              </w:tc>
                            </w:tr>
                            <w:tr w:rsidR="002655C5" w:rsidRPr="00A67631" w14:paraId="718B21E8" w14:textId="77777777" w:rsidTr="00DE61E4">
                              <w:trPr>
                                <w:trHeight w:hRule="exact" w:val="252"/>
                              </w:trPr>
                              <w:tc>
                                <w:tcPr>
                                  <w:tcW w:w="1188" w:type="dxa"/>
                                  <w:shd w:val="clear" w:color="auto" w:fill="auto"/>
                                  <w:noWrap/>
                                  <w:vAlign w:val="center"/>
                                  <w:hideMark/>
                                </w:tcPr>
                                <w:p w14:paraId="4A88211D" w14:textId="77777777" w:rsidR="002655C5" w:rsidRPr="00FC5806" w:rsidRDefault="002655C5" w:rsidP="006229D4">
                                  <w:pPr>
                                    <w:pStyle w:val="TAMainText"/>
                                    <w:jc w:val="right"/>
                                    <w:rPr>
                                      <w:rFonts w:cs="Arial"/>
                                      <w:sz w:val="20"/>
                                    </w:rPr>
                                  </w:pPr>
                                  <w:r>
                                    <w:t>-0.43</w:t>
                                  </w:r>
                                </w:p>
                              </w:tc>
                              <w:tc>
                                <w:tcPr>
                                  <w:tcW w:w="810" w:type="dxa"/>
                                  <w:shd w:val="clear" w:color="auto" w:fill="auto"/>
                                  <w:noWrap/>
                                  <w:vAlign w:val="center"/>
                                  <w:hideMark/>
                                </w:tcPr>
                                <w:p w14:paraId="636B3B5C" w14:textId="5E3E911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23D132DB" w14:textId="2150940B" w:rsidR="002655C5" w:rsidRPr="00FC5806" w:rsidRDefault="002655C5" w:rsidP="006229D4">
                                  <w:pPr>
                                    <w:pStyle w:val="TAMainText"/>
                                    <w:jc w:val="right"/>
                                    <w:rPr>
                                      <w:rFonts w:cs="Arial"/>
                                      <w:sz w:val="20"/>
                                    </w:rPr>
                                  </w:pPr>
                                  <w:r>
                                    <w:t>ns</w:t>
                                  </w:r>
                                </w:p>
                              </w:tc>
                              <w:tc>
                                <w:tcPr>
                                  <w:tcW w:w="5041" w:type="dxa"/>
                                  <w:vAlign w:val="center"/>
                                </w:tcPr>
                                <w:p w14:paraId="2B98CDC2" w14:textId="77777777" w:rsidR="002655C5" w:rsidRPr="00A47239" w:rsidRDefault="002655C5" w:rsidP="00652379">
                                  <w:pPr>
                                    <w:pStyle w:val="TAMainText"/>
                                    <w:rPr>
                                      <w:rFonts w:cs="Arial"/>
                                      <w:sz w:val="20"/>
                                    </w:rPr>
                                  </w:pPr>
                                  <w:r>
                                    <w:t>Count of hydrogen bonds to pNPG</w:t>
                                  </w:r>
                                </w:p>
                              </w:tc>
                              <w:tc>
                                <w:tcPr>
                                  <w:tcW w:w="1080" w:type="dxa"/>
                                  <w:vAlign w:val="center"/>
                                </w:tcPr>
                                <w:p w14:paraId="201A48EC" w14:textId="77777777" w:rsidR="002655C5" w:rsidRPr="00FC5806" w:rsidRDefault="002655C5" w:rsidP="00C76A48">
                                  <w:pPr>
                                    <w:pStyle w:val="TAMainText"/>
                                    <w:jc w:val="right"/>
                                    <w:rPr>
                                      <w:rFonts w:cs="Arial"/>
                                      <w:sz w:val="20"/>
                                    </w:rPr>
                                  </w:pPr>
                                  <w:r>
                                    <w:t>4</w:t>
                                  </w:r>
                                </w:p>
                              </w:tc>
                              <w:tc>
                                <w:tcPr>
                                  <w:tcW w:w="990" w:type="dxa"/>
                                  <w:vAlign w:val="center"/>
                                </w:tcPr>
                                <w:p w14:paraId="2B6C371D" w14:textId="77777777" w:rsidR="002655C5" w:rsidRPr="00FC5806" w:rsidRDefault="002655C5" w:rsidP="00C76A48">
                                  <w:pPr>
                                    <w:pStyle w:val="TAMainText"/>
                                    <w:jc w:val="right"/>
                                    <w:rPr>
                                      <w:rFonts w:cs="Arial"/>
                                      <w:sz w:val="20"/>
                                    </w:rPr>
                                  </w:pPr>
                                  <w:r>
                                    <w:t>9</w:t>
                                  </w:r>
                                </w:p>
                              </w:tc>
                            </w:tr>
                            <w:tr w:rsidR="002655C5" w:rsidRPr="00A67631" w14:paraId="0AC8BC07" w14:textId="77777777" w:rsidTr="00DE61E4">
                              <w:trPr>
                                <w:trHeight w:hRule="exact" w:val="252"/>
                              </w:trPr>
                              <w:tc>
                                <w:tcPr>
                                  <w:tcW w:w="1188" w:type="dxa"/>
                                  <w:shd w:val="clear" w:color="auto" w:fill="auto"/>
                                  <w:noWrap/>
                                  <w:vAlign w:val="center"/>
                                  <w:hideMark/>
                                </w:tcPr>
                                <w:p w14:paraId="01A0C156" w14:textId="77777777" w:rsidR="002655C5" w:rsidRPr="00FC5806" w:rsidRDefault="002655C5" w:rsidP="006229D4">
                                  <w:pPr>
                                    <w:pStyle w:val="TAMainText"/>
                                    <w:jc w:val="right"/>
                                    <w:rPr>
                                      <w:rFonts w:cs="Arial"/>
                                      <w:sz w:val="20"/>
                                    </w:rPr>
                                  </w:pPr>
                                  <w:r>
                                    <w:t>-0.03</w:t>
                                  </w:r>
                                </w:p>
                              </w:tc>
                              <w:tc>
                                <w:tcPr>
                                  <w:tcW w:w="810" w:type="dxa"/>
                                  <w:shd w:val="clear" w:color="auto" w:fill="auto"/>
                                  <w:noWrap/>
                                  <w:vAlign w:val="center"/>
                                  <w:hideMark/>
                                </w:tcPr>
                                <w:p w14:paraId="0F25C40E" w14:textId="2B4C336D"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6DF0F53" w14:textId="255DB6BD" w:rsidR="002655C5" w:rsidRPr="00FC5806" w:rsidRDefault="002655C5" w:rsidP="006229D4">
                                  <w:pPr>
                                    <w:pStyle w:val="TAMainText"/>
                                    <w:jc w:val="right"/>
                                    <w:rPr>
                                      <w:rFonts w:cs="Arial"/>
                                      <w:sz w:val="20"/>
                                    </w:rPr>
                                  </w:pPr>
                                  <w:r>
                                    <w:t>ns</w:t>
                                  </w:r>
                                </w:p>
                              </w:tc>
                              <w:tc>
                                <w:tcPr>
                                  <w:tcW w:w="5041" w:type="dxa"/>
                                  <w:vAlign w:val="center"/>
                                </w:tcPr>
                                <w:p w14:paraId="265BB803" w14:textId="77777777" w:rsidR="002655C5" w:rsidRPr="00A47239" w:rsidRDefault="002655C5" w:rsidP="00652379">
                                  <w:pPr>
                                    <w:pStyle w:val="TAMainText"/>
                                    <w:rPr>
                                      <w:rFonts w:cs="Arial"/>
                                      <w:sz w:val="20"/>
                                    </w:rPr>
                                  </w:pPr>
                                  <w:r>
                                    <w:t xml:space="preserve">Hydrogen bonding energy of E164 </w:t>
                                  </w:r>
                                </w:p>
                              </w:tc>
                              <w:tc>
                                <w:tcPr>
                                  <w:tcW w:w="1080" w:type="dxa"/>
                                  <w:vAlign w:val="center"/>
                                </w:tcPr>
                                <w:p w14:paraId="27AF0696" w14:textId="77777777" w:rsidR="002655C5" w:rsidRPr="00FC5806" w:rsidRDefault="002655C5" w:rsidP="00C76A48">
                                  <w:pPr>
                                    <w:pStyle w:val="TAMainText"/>
                                    <w:jc w:val="right"/>
                                    <w:rPr>
                                      <w:rFonts w:cs="Arial"/>
                                      <w:sz w:val="20"/>
                                    </w:rPr>
                                  </w:pPr>
                                  <w:r>
                                    <w:t>-0.93</w:t>
                                  </w:r>
                                </w:p>
                              </w:tc>
                              <w:tc>
                                <w:tcPr>
                                  <w:tcW w:w="990" w:type="dxa"/>
                                  <w:vAlign w:val="center"/>
                                </w:tcPr>
                                <w:p w14:paraId="009C6484" w14:textId="77777777" w:rsidR="002655C5" w:rsidRPr="00FC5806" w:rsidRDefault="002655C5" w:rsidP="00C76A48">
                                  <w:pPr>
                                    <w:pStyle w:val="TAMainText"/>
                                    <w:jc w:val="right"/>
                                    <w:rPr>
                                      <w:rFonts w:cs="Arial"/>
                                      <w:sz w:val="20"/>
                                    </w:rPr>
                                  </w:pPr>
                                  <w:r>
                                    <w:t>-0.21</w:t>
                                  </w:r>
                                </w:p>
                              </w:tc>
                            </w:tr>
                            <w:tr w:rsidR="002655C5" w:rsidRPr="00A67631" w14:paraId="7E90E2CC" w14:textId="77777777" w:rsidTr="00DE61E4">
                              <w:trPr>
                                <w:trHeight w:hRule="exact" w:val="252"/>
                              </w:trPr>
                              <w:tc>
                                <w:tcPr>
                                  <w:tcW w:w="1188" w:type="dxa"/>
                                  <w:shd w:val="clear" w:color="auto" w:fill="auto"/>
                                  <w:noWrap/>
                                  <w:vAlign w:val="center"/>
                                  <w:hideMark/>
                                </w:tcPr>
                                <w:p w14:paraId="51E20221" w14:textId="77777777" w:rsidR="002655C5" w:rsidRPr="00FC5806" w:rsidRDefault="002655C5" w:rsidP="006229D4">
                                  <w:pPr>
                                    <w:pStyle w:val="TAMainText"/>
                                    <w:jc w:val="right"/>
                                    <w:rPr>
                                      <w:rFonts w:cs="Arial"/>
                                      <w:sz w:val="20"/>
                                    </w:rPr>
                                  </w:pPr>
                                  <w:r>
                                    <w:t>0.29</w:t>
                                  </w:r>
                                </w:p>
                              </w:tc>
                              <w:tc>
                                <w:tcPr>
                                  <w:tcW w:w="810" w:type="dxa"/>
                                  <w:shd w:val="clear" w:color="auto" w:fill="auto"/>
                                  <w:noWrap/>
                                  <w:vAlign w:val="center"/>
                                  <w:hideMark/>
                                </w:tcPr>
                                <w:p w14:paraId="66788A0F" w14:textId="173837D8"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9555058" w14:textId="77777777" w:rsidR="002655C5" w:rsidRPr="00FC5806" w:rsidRDefault="002655C5" w:rsidP="006229D4">
                                  <w:pPr>
                                    <w:pStyle w:val="TAMainText"/>
                                    <w:jc w:val="right"/>
                                    <w:rPr>
                                      <w:rFonts w:cs="Arial"/>
                                      <w:sz w:val="20"/>
                                    </w:rPr>
                                  </w:pPr>
                                  <w:r>
                                    <w:t>-0.27</w:t>
                                  </w:r>
                                </w:p>
                              </w:tc>
                              <w:tc>
                                <w:tcPr>
                                  <w:tcW w:w="5041" w:type="dxa"/>
                                  <w:vAlign w:val="center"/>
                                </w:tcPr>
                                <w:p w14:paraId="18F81337" w14:textId="77777777" w:rsidR="002655C5" w:rsidRPr="00A47239" w:rsidRDefault="002655C5" w:rsidP="00652379">
                                  <w:pPr>
                                    <w:pStyle w:val="TAMainText"/>
                                    <w:rPr>
                                      <w:rFonts w:cs="Arial"/>
                                      <w:sz w:val="20"/>
                                    </w:rPr>
                                  </w:pPr>
                                  <w:r>
                                    <w:t>Lennard-Jones repulsion of Y295</w:t>
                                  </w:r>
                                </w:p>
                              </w:tc>
                              <w:tc>
                                <w:tcPr>
                                  <w:tcW w:w="1080" w:type="dxa"/>
                                  <w:vAlign w:val="center"/>
                                </w:tcPr>
                                <w:p w14:paraId="0005F742" w14:textId="77777777" w:rsidR="002655C5" w:rsidRPr="00FC5806" w:rsidRDefault="002655C5" w:rsidP="00C76A48">
                                  <w:pPr>
                                    <w:pStyle w:val="TAMainText"/>
                                    <w:jc w:val="right"/>
                                    <w:rPr>
                                      <w:rFonts w:cs="Arial"/>
                                      <w:sz w:val="20"/>
                                    </w:rPr>
                                  </w:pPr>
                                  <w:r>
                                    <w:t>0.54</w:t>
                                  </w:r>
                                </w:p>
                              </w:tc>
                              <w:tc>
                                <w:tcPr>
                                  <w:tcW w:w="990" w:type="dxa"/>
                                  <w:vAlign w:val="center"/>
                                </w:tcPr>
                                <w:p w14:paraId="7FEB3D05" w14:textId="77777777" w:rsidR="002655C5" w:rsidRPr="00FC5806" w:rsidRDefault="002655C5" w:rsidP="00C76A48">
                                  <w:pPr>
                                    <w:pStyle w:val="TAMainText"/>
                                    <w:jc w:val="right"/>
                                    <w:rPr>
                                      <w:rFonts w:cs="Arial"/>
                                      <w:sz w:val="20"/>
                                    </w:rPr>
                                  </w:pPr>
                                  <w:r>
                                    <w:t>0.99</w:t>
                                  </w:r>
                                </w:p>
                              </w:tc>
                            </w:tr>
                            <w:tr w:rsidR="002655C5" w:rsidRPr="00A67631" w14:paraId="22A0A4E9" w14:textId="77777777" w:rsidTr="00DE61E4">
                              <w:trPr>
                                <w:trHeight w:hRule="exact" w:val="252"/>
                              </w:trPr>
                              <w:tc>
                                <w:tcPr>
                                  <w:tcW w:w="1188" w:type="dxa"/>
                                  <w:shd w:val="clear" w:color="auto" w:fill="auto"/>
                                  <w:noWrap/>
                                  <w:vAlign w:val="center"/>
                                  <w:hideMark/>
                                </w:tcPr>
                                <w:p w14:paraId="1759AF29" w14:textId="77777777" w:rsidR="002655C5" w:rsidRPr="00FC5806" w:rsidRDefault="002655C5" w:rsidP="006229D4">
                                  <w:pPr>
                                    <w:pStyle w:val="TAMainText"/>
                                    <w:jc w:val="right"/>
                                    <w:rPr>
                                      <w:rFonts w:cs="Arial"/>
                                      <w:sz w:val="20"/>
                                    </w:rPr>
                                  </w:pPr>
                                  <w:r>
                                    <w:t>0.39</w:t>
                                  </w:r>
                                </w:p>
                              </w:tc>
                              <w:tc>
                                <w:tcPr>
                                  <w:tcW w:w="810" w:type="dxa"/>
                                  <w:shd w:val="clear" w:color="auto" w:fill="auto"/>
                                  <w:noWrap/>
                                  <w:vAlign w:val="center"/>
                                  <w:hideMark/>
                                </w:tcPr>
                                <w:p w14:paraId="66A185E5" w14:textId="77777777" w:rsidR="002655C5" w:rsidRPr="00FC5806" w:rsidRDefault="002655C5" w:rsidP="006229D4">
                                  <w:pPr>
                                    <w:pStyle w:val="TAMainText"/>
                                    <w:jc w:val="right"/>
                                    <w:rPr>
                                      <w:rFonts w:cs="Arial"/>
                                      <w:sz w:val="20"/>
                                    </w:rPr>
                                  </w:pPr>
                                  <w:r>
                                    <w:t>0.92</w:t>
                                  </w:r>
                                </w:p>
                              </w:tc>
                              <w:tc>
                                <w:tcPr>
                                  <w:tcW w:w="810" w:type="dxa"/>
                                  <w:shd w:val="clear" w:color="auto" w:fill="auto"/>
                                  <w:noWrap/>
                                  <w:vAlign w:val="center"/>
                                  <w:hideMark/>
                                </w:tcPr>
                                <w:p w14:paraId="5D9A7F67" w14:textId="62C3225F" w:rsidR="002655C5" w:rsidRPr="00FC5806" w:rsidRDefault="002655C5" w:rsidP="006229D4">
                                  <w:pPr>
                                    <w:pStyle w:val="TAMainText"/>
                                    <w:jc w:val="right"/>
                                    <w:rPr>
                                      <w:rFonts w:cs="Arial"/>
                                      <w:sz w:val="20"/>
                                    </w:rPr>
                                  </w:pPr>
                                  <w:r>
                                    <w:t>ns</w:t>
                                  </w:r>
                                </w:p>
                              </w:tc>
                              <w:tc>
                                <w:tcPr>
                                  <w:tcW w:w="5041" w:type="dxa"/>
                                  <w:vAlign w:val="center"/>
                                </w:tcPr>
                                <w:p w14:paraId="0B166AC3" w14:textId="77777777" w:rsidR="002655C5" w:rsidRPr="00A47239" w:rsidRDefault="002655C5" w:rsidP="00652379">
                                  <w:pPr>
                                    <w:pStyle w:val="TAMainText"/>
                                    <w:rPr>
                                      <w:rFonts w:cs="Arial"/>
                                      <w:sz w:val="20"/>
                                    </w:rPr>
                                  </w:pPr>
                                  <w:r>
                                    <w:t>Change in solvent-accessible surface upon binding</w:t>
                                  </w:r>
                                </w:p>
                              </w:tc>
                              <w:tc>
                                <w:tcPr>
                                  <w:tcW w:w="1080" w:type="dxa"/>
                                  <w:vAlign w:val="center"/>
                                </w:tcPr>
                                <w:p w14:paraId="760A743B" w14:textId="77777777" w:rsidR="002655C5" w:rsidRPr="00FC5806" w:rsidRDefault="002655C5" w:rsidP="00C76A48">
                                  <w:pPr>
                                    <w:pStyle w:val="TAMainText"/>
                                    <w:jc w:val="right"/>
                                    <w:rPr>
                                      <w:rFonts w:cs="Arial"/>
                                      <w:sz w:val="20"/>
                                    </w:rPr>
                                  </w:pPr>
                                  <w:r>
                                    <w:t>0.86</w:t>
                                  </w:r>
                                </w:p>
                              </w:tc>
                              <w:tc>
                                <w:tcPr>
                                  <w:tcW w:w="990" w:type="dxa"/>
                                  <w:vAlign w:val="center"/>
                                </w:tcPr>
                                <w:p w14:paraId="0A1A00E2" w14:textId="77777777" w:rsidR="002655C5" w:rsidRPr="00FC5806" w:rsidRDefault="002655C5" w:rsidP="00C76A48">
                                  <w:pPr>
                                    <w:pStyle w:val="TAMainText"/>
                                    <w:jc w:val="right"/>
                                    <w:rPr>
                                      <w:rFonts w:cs="Arial"/>
                                      <w:sz w:val="20"/>
                                    </w:rPr>
                                  </w:pPr>
                                  <w:r>
                                    <w:t>0.96</w:t>
                                  </w:r>
                                </w:p>
                              </w:tc>
                            </w:tr>
                            <w:tr w:rsidR="002655C5" w:rsidRPr="00A67631" w14:paraId="61D510B5" w14:textId="77777777" w:rsidTr="00DE61E4">
                              <w:trPr>
                                <w:trHeight w:hRule="exact" w:val="252"/>
                              </w:trPr>
                              <w:tc>
                                <w:tcPr>
                                  <w:tcW w:w="1188" w:type="dxa"/>
                                  <w:shd w:val="clear" w:color="auto" w:fill="auto"/>
                                  <w:noWrap/>
                                  <w:vAlign w:val="center"/>
                                  <w:hideMark/>
                                </w:tcPr>
                                <w:p w14:paraId="07E34B13" w14:textId="77777777" w:rsidR="002655C5" w:rsidRPr="00FC5806" w:rsidRDefault="002655C5" w:rsidP="006229D4">
                                  <w:pPr>
                                    <w:pStyle w:val="TAMainText"/>
                                    <w:jc w:val="right"/>
                                    <w:rPr>
                                      <w:rFonts w:cs="Arial"/>
                                      <w:sz w:val="20"/>
                                    </w:rPr>
                                  </w:pPr>
                                  <w:r>
                                    <w:t>0.44</w:t>
                                  </w:r>
                                </w:p>
                              </w:tc>
                              <w:tc>
                                <w:tcPr>
                                  <w:tcW w:w="810" w:type="dxa"/>
                                  <w:shd w:val="clear" w:color="auto" w:fill="auto"/>
                                  <w:noWrap/>
                                  <w:vAlign w:val="center"/>
                                  <w:hideMark/>
                                </w:tcPr>
                                <w:p w14:paraId="35C3D5DE" w14:textId="77777777" w:rsidR="002655C5" w:rsidRPr="00FC5806" w:rsidRDefault="002655C5" w:rsidP="006229D4">
                                  <w:pPr>
                                    <w:pStyle w:val="TAMainText"/>
                                    <w:jc w:val="right"/>
                                    <w:rPr>
                                      <w:rFonts w:cs="Arial"/>
                                      <w:sz w:val="20"/>
                                    </w:rPr>
                                  </w:pPr>
                                  <w:r>
                                    <w:t>0.15</w:t>
                                  </w:r>
                                </w:p>
                              </w:tc>
                              <w:tc>
                                <w:tcPr>
                                  <w:tcW w:w="810" w:type="dxa"/>
                                  <w:shd w:val="clear" w:color="auto" w:fill="auto"/>
                                  <w:noWrap/>
                                  <w:vAlign w:val="center"/>
                                  <w:hideMark/>
                                </w:tcPr>
                                <w:p w14:paraId="34F087CE" w14:textId="77777777" w:rsidR="002655C5" w:rsidRPr="00FC5806" w:rsidRDefault="002655C5" w:rsidP="006229D4">
                                  <w:pPr>
                                    <w:pStyle w:val="TAMainText"/>
                                    <w:jc w:val="right"/>
                                    <w:rPr>
                                      <w:rFonts w:cs="Arial"/>
                                      <w:sz w:val="20"/>
                                    </w:rPr>
                                  </w:pPr>
                                  <w:r>
                                    <w:t>1.00</w:t>
                                  </w:r>
                                </w:p>
                              </w:tc>
                              <w:tc>
                                <w:tcPr>
                                  <w:tcW w:w="5041" w:type="dxa"/>
                                  <w:vAlign w:val="center"/>
                                </w:tcPr>
                                <w:p w14:paraId="0A96C1BB" w14:textId="77777777" w:rsidR="002655C5" w:rsidRPr="00A47239" w:rsidRDefault="002655C5" w:rsidP="00652379">
                                  <w:pPr>
                                    <w:pStyle w:val="TAMainText"/>
                                    <w:rPr>
                                      <w:rFonts w:cs="Arial"/>
                                      <w:sz w:val="20"/>
                                    </w:rPr>
                                  </w:pPr>
                                  <w:r>
                                    <w:t>Packing of the system without pNPG</w:t>
                                  </w:r>
                                </w:p>
                              </w:tc>
                              <w:tc>
                                <w:tcPr>
                                  <w:tcW w:w="1080" w:type="dxa"/>
                                  <w:vAlign w:val="center"/>
                                </w:tcPr>
                                <w:p w14:paraId="5492D8E2" w14:textId="77777777" w:rsidR="002655C5" w:rsidRPr="00FC5806" w:rsidRDefault="002655C5" w:rsidP="00C76A48">
                                  <w:pPr>
                                    <w:pStyle w:val="TAMainText"/>
                                    <w:jc w:val="right"/>
                                    <w:rPr>
                                      <w:rFonts w:cs="Arial"/>
                                      <w:sz w:val="20"/>
                                    </w:rPr>
                                  </w:pPr>
                                  <w:r>
                                    <w:t>0.67</w:t>
                                  </w:r>
                                </w:p>
                              </w:tc>
                              <w:tc>
                                <w:tcPr>
                                  <w:tcW w:w="990" w:type="dxa"/>
                                  <w:vAlign w:val="center"/>
                                </w:tcPr>
                                <w:p w14:paraId="2097278D" w14:textId="77777777" w:rsidR="002655C5" w:rsidRPr="00FC5806" w:rsidRDefault="002655C5" w:rsidP="00C76A48">
                                  <w:pPr>
                                    <w:pStyle w:val="TAMainText"/>
                                    <w:jc w:val="right"/>
                                    <w:rPr>
                                      <w:rFonts w:cs="Arial"/>
                                      <w:sz w:val="20"/>
                                    </w:rPr>
                                  </w:pPr>
                                  <w:r>
                                    <w:t>0.72</w:t>
                                  </w:r>
                                </w:p>
                              </w:tc>
                            </w:tr>
                            <w:tr w:rsidR="002655C5" w:rsidRPr="00A67631" w14:paraId="320409D6" w14:textId="77777777" w:rsidTr="00DE61E4">
                              <w:trPr>
                                <w:trHeight w:hRule="exact" w:val="252"/>
                              </w:trPr>
                              <w:tc>
                                <w:tcPr>
                                  <w:tcW w:w="1188" w:type="dxa"/>
                                  <w:shd w:val="clear" w:color="auto" w:fill="auto"/>
                                  <w:noWrap/>
                                  <w:vAlign w:val="center"/>
                                  <w:hideMark/>
                                </w:tcPr>
                                <w:p w14:paraId="45EECA58" w14:textId="77777777" w:rsidR="002655C5" w:rsidRPr="00FC5806" w:rsidRDefault="002655C5" w:rsidP="006229D4">
                                  <w:pPr>
                                    <w:pStyle w:val="TAMainText"/>
                                    <w:jc w:val="right"/>
                                    <w:rPr>
                                      <w:rFonts w:cs="Arial"/>
                                      <w:sz w:val="20"/>
                                    </w:rPr>
                                  </w:pPr>
                                  <w:r>
                                    <w:t>0.44</w:t>
                                  </w:r>
                                </w:p>
                              </w:tc>
                              <w:tc>
                                <w:tcPr>
                                  <w:tcW w:w="810" w:type="dxa"/>
                                  <w:shd w:val="clear" w:color="auto" w:fill="auto"/>
                                  <w:noWrap/>
                                  <w:vAlign w:val="center"/>
                                  <w:hideMark/>
                                </w:tcPr>
                                <w:p w14:paraId="74D55C98" w14:textId="77777777" w:rsidR="002655C5" w:rsidRPr="00FC5806" w:rsidRDefault="002655C5" w:rsidP="006229D4">
                                  <w:pPr>
                                    <w:pStyle w:val="TAMainText"/>
                                    <w:jc w:val="right"/>
                                    <w:rPr>
                                      <w:rFonts w:cs="Arial"/>
                                      <w:sz w:val="20"/>
                                    </w:rPr>
                                  </w:pPr>
                                  <w:r>
                                    <w:t>0.53</w:t>
                                  </w:r>
                                </w:p>
                              </w:tc>
                              <w:tc>
                                <w:tcPr>
                                  <w:tcW w:w="810" w:type="dxa"/>
                                  <w:shd w:val="clear" w:color="auto" w:fill="auto"/>
                                  <w:noWrap/>
                                  <w:vAlign w:val="center"/>
                                  <w:hideMark/>
                                </w:tcPr>
                                <w:p w14:paraId="384E3020" w14:textId="77777777" w:rsidR="002655C5" w:rsidRPr="00FC5806" w:rsidRDefault="002655C5" w:rsidP="006229D4">
                                  <w:pPr>
                                    <w:pStyle w:val="TAMainText"/>
                                    <w:jc w:val="right"/>
                                    <w:rPr>
                                      <w:rFonts w:cs="Arial"/>
                                      <w:sz w:val="20"/>
                                    </w:rPr>
                                  </w:pPr>
                                  <w:r>
                                    <w:t>0.46</w:t>
                                  </w:r>
                                </w:p>
                              </w:tc>
                              <w:tc>
                                <w:tcPr>
                                  <w:tcW w:w="5041" w:type="dxa"/>
                                  <w:vAlign w:val="center"/>
                                </w:tcPr>
                                <w:p w14:paraId="2A990DAC" w14:textId="77777777" w:rsidR="002655C5" w:rsidRPr="00A47239" w:rsidRDefault="002655C5" w:rsidP="00652379">
                                  <w:pPr>
                                    <w:pStyle w:val="TAMainText"/>
                                    <w:rPr>
                                      <w:rFonts w:cs="Arial"/>
                                      <w:sz w:val="20"/>
                                    </w:rPr>
                                  </w:pPr>
                                  <w:r>
                                    <w:t>Overall packing metric of the system</w:t>
                                  </w:r>
                                </w:p>
                              </w:tc>
                              <w:tc>
                                <w:tcPr>
                                  <w:tcW w:w="1080" w:type="dxa"/>
                                  <w:vAlign w:val="center"/>
                                </w:tcPr>
                                <w:p w14:paraId="4CAE555A" w14:textId="77777777" w:rsidR="002655C5" w:rsidRPr="00FC5806" w:rsidRDefault="002655C5" w:rsidP="00C76A48">
                                  <w:pPr>
                                    <w:pStyle w:val="TAMainText"/>
                                    <w:jc w:val="right"/>
                                    <w:rPr>
                                      <w:rFonts w:cs="Arial"/>
                                      <w:sz w:val="20"/>
                                    </w:rPr>
                                  </w:pPr>
                                  <w:r>
                                    <w:t>0.67</w:t>
                                  </w:r>
                                </w:p>
                              </w:tc>
                              <w:tc>
                                <w:tcPr>
                                  <w:tcW w:w="990" w:type="dxa"/>
                                  <w:vAlign w:val="center"/>
                                </w:tcPr>
                                <w:p w14:paraId="570D3DAD" w14:textId="77777777" w:rsidR="002655C5" w:rsidRPr="00FC5806" w:rsidRDefault="002655C5" w:rsidP="00C76A48">
                                  <w:pPr>
                                    <w:pStyle w:val="TAMainText"/>
                                    <w:jc w:val="right"/>
                                    <w:rPr>
                                      <w:rFonts w:cs="Arial"/>
                                      <w:sz w:val="20"/>
                                    </w:rPr>
                                  </w:pPr>
                                  <w:r>
                                    <w:t>0.73</w:t>
                                  </w:r>
                                </w:p>
                              </w:tc>
                            </w:tr>
                            <w:tr w:rsidR="002655C5" w:rsidRPr="00A67631" w14:paraId="0798E503" w14:textId="77777777" w:rsidTr="00DE61E4">
                              <w:trPr>
                                <w:trHeight w:hRule="exact" w:val="252"/>
                              </w:trPr>
                              <w:tc>
                                <w:tcPr>
                                  <w:tcW w:w="1188" w:type="dxa"/>
                                  <w:shd w:val="clear" w:color="auto" w:fill="auto"/>
                                  <w:noWrap/>
                                  <w:vAlign w:val="center"/>
                                  <w:hideMark/>
                                </w:tcPr>
                                <w:p w14:paraId="5FFA3779" w14:textId="77777777" w:rsidR="002655C5" w:rsidRPr="00FC5806" w:rsidRDefault="002655C5" w:rsidP="006229D4">
                                  <w:pPr>
                                    <w:pStyle w:val="TAMainText"/>
                                    <w:jc w:val="right"/>
                                    <w:rPr>
                                      <w:rFonts w:cs="Arial"/>
                                      <w:sz w:val="20"/>
                                    </w:rPr>
                                  </w:pPr>
                                  <w:r>
                                    <w:t>0.98</w:t>
                                  </w:r>
                                </w:p>
                              </w:tc>
                              <w:tc>
                                <w:tcPr>
                                  <w:tcW w:w="810" w:type="dxa"/>
                                  <w:shd w:val="clear" w:color="auto" w:fill="auto"/>
                                  <w:noWrap/>
                                  <w:vAlign w:val="center"/>
                                  <w:hideMark/>
                                </w:tcPr>
                                <w:p w14:paraId="1D2F09E8" w14:textId="77777777" w:rsidR="002655C5" w:rsidRPr="00FC5806" w:rsidRDefault="002655C5" w:rsidP="006229D4">
                                  <w:pPr>
                                    <w:pStyle w:val="TAMainText"/>
                                    <w:jc w:val="right"/>
                                    <w:rPr>
                                      <w:rFonts w:cs="Arial"/>
                                      <w:sz w:val="20"/>
                                    </w:rPr>
                                  </w:pPr>
                                  <w:r>
                                    <w:t>0.09</w:t>
                                  </w:r>
                                </w:p>
                              </w:tc>
                              <w:tc>
                                <w:tcPr>
                                  <w:tcW w:w="810" w:type="dxa"/>
                                  <w:shd w:val="clear" w:color="auto" w:fill="auto"/>
                                  <w:noWrap/>
                                  <w:vAlign w:val="center"/>
                                  <w:hideMark/>
                                </w:tcPr>
                                <w:p w14:paraId="309BC0CE" w14:textId="730A8C99" w:rsidR="002655C5" w:rsidRPr="00FC5806" w:rsidRDefault="002655C5" w:rsidP="006229D4">
                                  <w:pPr>
                                    <w:pStyle w:val="TAMainText"/>
                                    <w:jc w:val="right"/>
                                    <w:rPr>
                                      <w:rFonts w:cs="Arial"/>
                                      <w:sz w:val="20"/>
                                    </w:rPr>
                                  </w:pPr>
                                  <w:r>
                                    <w:t>ns</w:t>
                                  </w:r>
                                </w:p>
                              </w:tc>
                              <w:tc>
                                <w:tcPr>
                                  <w:tcW w:w="5041" w:type="dxa"/>
                                  <w:vAlign w:val="center"/>
                                </w:tcPr>
                                <w:p w14:paraId="6240692A" w14:textId="77777777" w:rsidR="002655C5" w:rsidRPr="00A47239" w:rsidRDefault="002655C5" w:rsidP="00652379">
                                  <w:pPr>
                                    <w:pStyle w:val="TAMainText"/>
                                    <w:rPr>
                                      <w:rFonts w:cs="Arial"/>
                                      <w:sz w:val="20"/>
                                    </w:rPr>
                                  </w:pPr>
                                  <w:r>
                                    <w:t>Hydrogen bonding energy of Y295</w:t>
                                  </w:r>
                                </w:p>
                              </w:tc>
                              <w:tc>
                                <w:tcPr>
                                  <w:tcW w:w="1080" w:type="dxa"/>
                                  <w:vAlign w:val="center"/>
                                </w:tcPr>
                                <w:p w14:paraId="5C0F514A" w14:textId="77777777" w:rsidR="002655C5" w:rsidRPr="00FC5806" w:rsidRDefault="002655C5" w:rsidP="00C76A48">
                                  <w:pPr>
                                    <w:pStyle w:val="TAMainText"/>
                                    <w:jc w:val="right"/>
                                    <w:rPr>
                                      <w:rFonts w:cs="Arial"/>
                                      <w:sz w:val="20"/>
                                    </w:rPr>
                                  </w:pPr>
                                  <w:r>
                                    <w:t>-1.28</w:t>
                                  </w:r>
                                </w:p>
                              </w:tc>
                              <w:tc>
                                <w:tcPr>
                                  <w:tcW w:w="990" w:type="dxa"/>
                                  <w:vAlign w:val="center"/>
                                </w:tcPr>
                                <w:p w14:paraId="52AE6656" w14:textId="77777777" w:rsidR="002655C5" w:rsidRPr="00FC5806" w:rsidRDefault="002655C5" w:rsidP="00C76A48">
                                  <w:pPr>
                                    <w:pStyle w:val="TAMainText"/>
                                    <w:jc w:val="right"/>
                                    <w:rPr>
                                      <w:rFonts w:cs="Arial"/>
                                      <w:sz w:val="20"/>
                                    </w:rPr>
                                  </w:pPr>
                                  <w:r>
                                    <w:t>-0.5</w:t>
                                  </w:r>
                                </w:p>
                              </w:tc>
                            </w:tr>
                            <w:tr w:rsidR="002655C5" w:rsidRPr="00A67631" w14:paraId="7AD40885" w14:textId="77777777" w:rsidTr="00DE61E4">
                              <w:trPr>
                                <w:trHeight w:hRule="exact" w:val="252"/>
                              </w:trPr>
                              <w:tc>
                                <w:tcPr>
                                  <w:tcW w:w="1188" w:type="dxa"/>
                                  <w:shd w:val="clear" w:color="auto" w:fill="auto"/>
                                  <w:noWrap/>
                                  <w:vAlign w:val="center"/>
                                  <w:hideMark/>
                                </w:tcPr>
                                <w:p w14:paraId="0F96498F" w14:textId="76C0AD9C"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3909F89" w14:textId="77777777" w:rsidR="002655C5" w:rsidRPr="00FC5806" w:rsidRDefault="002655C5" w:rsidP="006229D4">
                                  <w:pPr>
                                    <w:pStyle w:val="TAMainText"/>
                                    <w:jc w:val="right"/>
                                    <w:rPr>
                                      <w:rFonts w:cs="Arial"/>
                                      <w:sz w:val="20"/>
                                    </w:rPr>
                                  </w:pPr>
                                  <w:r>
                                    <w:t>-0.51</w:t>
                                  </w:r>
                                </w:p>
                              </w:tc>
                              <w:tc>
                                <w:tcPr>
                                  <w:tcW w:w="810" w:type="dxa"/>
                                  <w:shd w:val="clear" w:color="auto" w:fill="auto"/>
                                  <w:noWrap/>
                                  <w:vAlign w:val="center"/>
                                  <w:hideMark/>
                                </w:tcPr>
                                <w:p w14:paraId="2E45012B" w14:textId="58D12664" w:rsidR="002655C5" w:rsidRPr="00FC5806" w:rsidRDefault="002655C5" w:rsidP="006229D4">
                                  <w:pPr>
                                    <w:pStyle w:val="TAMainText"/>
                                    <w:jc w:val="right"/>
                                    <w:rPr>
                                      <w:rFonts w:cs="Arial"/>
                                      <w:sz w:val="20"/>
                                    </w:rPr>
                                  </w:pPr>
                                  <w:r>
                                    <w:t>ns</w:t>
                                  </w:r>
                                </w:p>
                              </w:tc>
                              <w:tc>
                                <w:tcPr>
                                  <w:tcW w:w="5041" w:type="dxa"/>
                                  <w:vAlign w:val="center"/>
                                </w:tcPr>
                                <w:p w14:paraId="284AA384" w14:textId="77777777" w:rsidR="002655C5" w:rsidRPr="00A47239" w:rsidRDefault="002655C5" w:rsidP="00652379">
                                  <w:pPr>
                                    <w:pStyle w:val="TAMainText"/>
                                    <w:rPr>
                                      <w:rFonts w:cs="Arial"/>
                                      <w:sz w:val="20"/>
                                    </w:rPr>
                                  </w:pPr>
                                  <w:r>
                                    <w:t>Packing with pNPG around E353</w:t>
                                  </w:r>
                                </w:p>
                              </w:tc>
                              <w:tc>
                                <w:tcPr>
                                  <w:tcW w:w="1080" w:type="dxa"/>
                                  <w:vAlign w:val="center"/>
                                </w:tcPr>
                                <w:p w14:paraId="526FD113" w14:textId="77777777" w:rsidR="002655C5" w:rsidRPr="00FC5806" w:rsidRDefault="002655C5" w:rsidP="00C76A48">
                                  <w:pPr>
                                    <w:pStyle w:val="TAMainText"/>
                                    <w:jc w:val="right"/>
                                    <w:rPr>
                                      <w:rFonts w:cs="Arial"/>
                                      <w:sz w:val="20"/>
                                    </w:rPr>
                                  </w:pPr>
                                  <w:r>
                                    <w:t>0.19</w:t>
                                  </w:r>
                                </w:p>
                              </w:tc>
                              <w:tc>
                                <w:tcPr>
                                  <w:tcW w:w="990" w:type="dxa"/>
                                  <w:vAlign w:val="center"/>
                                </w:tcPr>
                                <w:p w14:paraId="26B4A2BE" w14:textId="77777777" w:rsidR="002655C5" w:rsidRPr="00FC5806" w:rsidRDefault="002655C5" w:rsidP="00C76A48">
                                  <w:pPr>
                                    <w:pStyle w:val="TAMainText"/>
                                    <w:jc w:val="right"/>
                                    <w:rPr>
                                      <w:rFonts w:cs="Arial"/>
                                      <w:sz w:val="20"/>
                                    </w:rPr>
                                  </w:pPr>
                                  <w:r>
                                    <w:t>1</w:t>
                                  </w:r>
                                </w:p>
                              </w:tc>
                            </w:tr>
                            <w:tr w:rsidR="002655C5" w:rsidRPr="00A67631" w14:paraId="4E63B5BC" w14:textId="77777777" w:rsidTr="00DE61E4">
                              <w:trPr>
                                <w:trHeight w:hRule="exact" w:val="252"/>
                              </w:trPr>
                              <w:tc>
                                <w:tcPr>
                                  <w:tcW w:w="1188" w:type="dxa"/>
                                  <w:shd w:val="clear" w:color="auto" w:fill="auto"/>
                                  <w:noWrap/>
                                  <w:vAlign w:val="center"/>
                                  <w:hideMark/>
                                </w:tcPr>
                                <w:p w14:paraId="3357CAAE" w14:textId="6ABAB9BF"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4A07527F" w14:textId="77777777" w:rsidR="002655C5" w:rsidRPr="00FC5806" w:rsidRDefault="002655C5" w:rsidP="006229D4">
                                  <w:pPr>
                                    <w:pStyle w:val="TAMainText"/>
                                    <w:jc w:val="right"/>
                                    <w:rPr>
                                      <w:rFonts w:cs="Arial"/>
                                      <w:sz w:val="20"/>
                                    </w:rPr>
                                  </w:pPr>
                                  <w:r>
                                    <w:t>-0.10</w:t>
                                  </w:r>
                                </w:p>
                              </w:tc>
                              <w:tc>
                                <w:tcPr>
                                  <w:tcW w:w="810" w:type="dxa"/>
                                  <w:shd w:val="clear" w:color="auto" w:fill="auto"/>
                                  <w:noWrap/>
                                  <w:vAlign w:val="center"/>
                                  <w:hideMark/>
                                </w:tcPr>
                                <w:p w14:paraId="15F4B173" w14:textId="1874B20D" w:rsidR="002655C5" w:rsidRPr="00FC5806" w:rsidRDefault="002655C5" w:rsidP="006229D4">
                                  <w:pPr>
                                    <w:pStyle w:val="TAMainText"/>
                                    <w:jc w:val="right"/>
                                    <w:rPr>
                                      <w:rFonts w:cs="Arial"/>
                                      <w:sz w:val="20"/>
                                    </w:rPr>
                                  </w:pPr>
                                  <w:r>
                                    <w:t>ns</w:t>
                                  </w:r>
                                </w:p>
                              </w:tc>
                              <w:tc>
                                <w:tcPr>
                                  <w:tcW w:w="5041" w:type="dxa"/>
                                  <w:vAlign w:val="center"/>
                                </w:tcPr>
                                <w:p w14:paraId="67483E0D" w14:textId="77777777" w:rsidR="002655C5" w:rsidRPr="00A47239" w:rsidRDefault="002655C5" w:rsidP="00652379">
                                  <w:pPr>
                                    <w:pStyle w:val="TAMainText"/>
                                    <w:rPr>
                                      <w:rFonts w:cs="Arial"/>
                                      <w:sz w:val="20"/>
                                    </w:rPr>
                                  </w:pPr>
                                  <w:r>
                                    <w:t xml:space="preserve">Total system energy </w:t>
                                  </w:r>
                                </w:p>
                              </w:tc>
                              <w:tc>
                                <w:tcPr>
                                  <w:tcW w:w="1080" w:type="dxa"/>
                                  <w:vAlign w:val="center"/>
                                </w:tcPr>
                                <w:p w14:paraId="5981582E" w14:textId="77777777" w:rsidR="002655C5" w:rsidRPr="00FC5806" w:rsidRDefault="002655C5" w:rsidP="00C76A48">
                                  <w:pPr>
                                    <w:pStyle w:val="TAMainText"/>
                                    <w:jc w:val="right"/>
                                    <w:rPr>
                                      <w:rFonts w:cs="Arial"/>
                                      <w:sz w:val="20"/>
                                    </w:rPr>
                                  </w:pPr>
                                  <w:r>
                                    <w:t>-636.44</w:t>
                                  </w:r>
                                </w:p>
                              </w:tc>
                              <w:tc>
                                <w:tcPr>
                                  <w:tcW w:w="990" w:type="dxa"/>
                                  <w:vAlign w:val="center"/>
                                </w:tcPr>
                                <w:p w14:paraId="5220C649" w14:textId="77777777" w:rsidR="002655C5" w:rsidRPr="00FC5806" w:rsidRDefault="002655C5" w:rsidP="00C76A48">
                                  <w:pPr>
                                    <w:pStyle w:val="TAMainText"/>
                                    <w:jc w:val="right"/>
                                    <w:rPr>
                                      <w:rFonts w:cs="Arial"/>
                                      <w:sz w:val="20"/>
                                    </w:rPr>
                                  </w:pPr>
                                  <w:r>
                                    <w:t>-621.6</w:t>
                                  </w:r>
                                </w:p>
                              </w:tc>
                            </w:tr>
                            <w:tr w:rsidR="002655C5" w:rsidRPr="00A67631" w14:paraId="34DE0CCC" w14:textId="77777777" w:rsidTr="00DE61E4">
                              <w:trPr>
                                <w:trHeight w:hRule="exact" w:val="252"/>
                              </w:trPr>
                              <w:tc>
                                <w:tcPr>
                                  <w:tcW w:w="1188" w:type="dxa"/>
                                  <w:shd w:val="clear" w:color="auto" w:fill="auto"/>
                                  <w:noWrap/>
                                  <w:vAlign w:val="center"/>
                                  <w:hideMark/>
                                </w:tcPr>
                                <w:p w14:paraId="623FD79E" w14:textId="4FDF5225"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463FBEEF" w14:textId="77777777" w:rsidR="002655C5" w:rsidRPr="00FC5806" w:rsidRDefault="002655C5" w:rsidP="006229D4">
                                  <w:pPr>
                                    <w:pStyle w:val="TAMainText"/>
                                    <w:jc w:val="right"/>
                                    <w:rPr>
                                      <w:rFonts w:cs="Arial"/>
                                      <w:sz w:val="20"/>
                                    </w:rPr>
                                  </w:pPr>
                                  <w:r>
                                    <w:t>-0.01</w:t>
                                  </w:r>
                                </w:p>
                              </w:tc>
                              <w:tc>
                                <w:tcPr>
                                  <w:tcW w:w="810" w:type="dxa"/>
                                  <w:shd w:val="clear" w:color="auto" w:fill="auto"/>
                                  <w:noWrap/>
                                  <w:vAlign w:val="center"/>
                                  <w:hideMark/>
                                </w:tcPr>
                                <w:p w14:paraId="168CBE4E" w14:textId="455F42D6" w:rsidR="002655C5" w:rsidRPr="00FC5806" w:rsidRDefault="002655C5" w:rsidP="006229D4">
                                  <w:pPr>
                                    <w:pStyle w:val="TAMainText"/>
                                    <w:jc w:val="right"/>
                                    <w:rPr>
                                      <w:rFonts w:cs="Arial"/>
                                      <w:sz w:val="20"/>
                                    </w:rPr>
                                  </w:pPr>
                                  <w:r>
                                    <w:t>ns</w:t>
                                  </w:r>
                                </w:p>
                              </w:tc>
                              <w:tc>
                                <w:tcPr>
                                  <w:tcW w:w="5041" w:type="dxa"/>
                                  <w:vAlign w:val="center"/>
                                </w:tcPr>
                                <w:p w14:paraId="306D63E5" w14:textId="77777777" w:rsidR="002655C5" w:rsidRPr="00A47239" w:rsidRDefault="002655C5" w:rsidP="00652379">
                                  <w:pPr>
                                    <w:pStyle w:val="TAMainText"/>
                                    <w:rPr>
                                      <w:rFonts w:cs="Arial"/>
                                      <w:sz w:val="20"/>
                                    </w:rPr>
                                  </w:pPr>
                                  <w:r>
                                    <w:t>Hydrogen bond energy of the whole system</w:t>
                                  </w:r>
                                </w:p>
                              </w:tc>
                              <w:tc>
                                <w:tcPr>
                                  <w:tcW w:w="1080" w:type="dxa"/>
                                  <w:vAlign w:val="center"/>
                                </w:tcPr>
                                <w:p w14:paraId="6F9E0C73" w14:textId="77777777" w:rsidR="002655C5" w:rsidRPr="00FC5806" w:rsidRDefault="002655C5" w:rsidP="00C76A48">
                                  <w:pPr>
                                    <w:pStyle w:val="TAMainText"/>
                                    <w:jc w:val="right"/>
                                    <w:rPr>
                                      <w:rFonts w:cs="Arial"/>
                                      <w:sz w:val="20"/>
                                    </w:rPr>
                                  </w:pPr>
                                  <w:r>
                                    <w:t>-76.7</w:t>
                                  </w:r>
                                </w:p>
                              </w:tc>
                              <w:tc>
                                <w:tcPr>
                                  <w:tcW w:w="990" w:type="dxa"/>
                                  <w:vAlign w:val="center"/>
                                </w:tcPr>
                                <w:p w14:paraId="1D5083D4" w14:textId="77777777" w:rsidR="002655C5" w:rsidRPr="00FC5806" w:rsidRDefault="002655C5" w:rsidP="00C76A48">
                                  <w:pPr>
                                    <w:pStyle w:val="TAMainText"/>
                                    <w:jc w:val="right"/>
                                    <w:rPr>
                                      <w:rFonts w:cs="Arial"/>
                                      <w:sz w:val="20"/>
                                    </w:rPr>
                                  </w:pPr>
                                  <w:r>
                                    <w:t>-67.63</w:t>
                                  </w:r>
                                </w:p>
                              </w:tc>
                            </w:tr>
                            <w:tr w:rsidR="002655C5" w:rsidRPr="00A67631" w14:paraId="15BB0383" w14:textId="77777777" w:rsidTr="00DE61E4">
                              <w:trPr>
                                <w:trHeight w:hRule="exact" w:val="252"/>
                              </w:trPr>
                              <w:tc>
                                <w:tcPr>
                                  <w:tcW w:w="1188" w:type="dxa"/>
                                  <w:shd w:val="clear" w:color="auto" w:fill="auto"/>
                                  <w:noWrap/>
                                  <w:vAlign w:val="center"/>
                                  <w:hideMark/>
                                </w:tcPr>
                                <w:p w14:paraId="459DAB1A" w14:textId="7293ED12"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4CB9D8BD" w14:textId="2FFAC9DF"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0BCB1C4" w14:textId="77777777" w:rsidR="002655C5" w:rsidRPr="00FC5806" w:rsidRDefault="002655C5" w:rsidP="006229D4">
                                  <w:pPr>
                                    <w:pStyle w:val="TAMainText"/>
                                    <w:jc w:val="right"/>
                                    <w:rPr>
                                      <w:rFonts w:cs="Arial"/>
                                      <w:sz w:val="20"/>
                                    </w:rPr>
                                  </w:pPr>
                                  <w:r>
                                    <w:t>0.11</w:t>
                                  </w:r>
                                </w:p>
                              </w:tc>
                              <w:tc>
                                <w:tcPr>
                                  <w:tcW w:w="5041" w:type="dxa"/>
                                  <w:vAlign w:val="center"/>
                                </w:tcPr>
                                <w:p w14:paraId="31FC5D48" w14:textId="77777777" w:rsidR="002655C5" w:rsidRPr="00A47239" w:rsidRDefault="002655C5" w:rsidP="00652379">
                                  <w:pPr>
                                    <w:pStyle w:val="TAMainText"/>
                                    <w:rPr>
                                      <w:rFonts w:cs="Arial"/>
                                      <w:sz w:val="20"/>
                                    </w:rPr>
                                  </w:pPr>
                                  <w:r>
                                    <w:t>Lennard-Jones repulsion around E353</w:t>
                                  </w:r>
                                </w:p>
                              </w:tc>
                              <w:tc>
                                <w:tcPr>
                                  <w:tcW w:w="1080" w:type="dxa"/>
                                  <w:vAlign w:val="center"/>
                                </w:tcPr>
                                <w:p w14:paraId="39936C06" w14:textId="77777777" w:rsidR="002655C5" w:rsidRPr="00FC5806" w:rsidRDefault="002655C5" w:rsidP="00C76A48">
                                  <w:pPr>
                                    <w:pStyle w:val="TAMainText"/>
                                    <w:jc w:val="right"/>
                                    <w:rPr>
                                      <w:rFonts w:cs="Arial"/>
                                      <w:sz w:val="20"/>
                                    </w:rPr>
                                  </w:pPr>
                                  <w:r>
                                    <w:t>0.67</w:t>
                                  </w:r>
                                </w:p>
                              </w:tc>
                              <w:tc>
                                <w:tcPr>
                                  <w:tcW w:w="990" w:type="dxa"/>
                                  <w:vAlign w:val="center"/>
                                </w:tcPr>
                                <w:p w14:paraId="67A3E5FD" w14:textId="77777777" w:rsidR="002655C5" w:rsidRPr="00FC5806" w:rsidRDefault="002655C5" w:rsidP="00C76A48">
                                  <w:pPr>
                                    <w:pStyle w:val="TAMainText"/>
                                    <w:jc w:val="right"/>
                                    <w:rPr>
                                      <w:rFonts w:cs="Arial"/>
                                      <w:sz w:val="20"/>
                                    </w:rPr>
                                  </w:pPr>
                                  <w:r>
                                    <w:t>1.41</w:t>
                                  </w:r>
                                </w:p>
                              </w:tc>
                            </w:tr>
                            <w:tr w:rsidR="002655C5" w:rsidRPr="00A67631" w14:paraId="36DD9302" w14:textId="77777777" w:rsidTr="00DE61E4">
                              <w:trPr>
                                <w:trHeight w:hRule="exact" w:val="252"/>
                              </w:trPr>
                              <w:tc>
                                <w:tcPr>
                                  <w:tcW w:w="1188" w:type="dxa"/>
                                  <w:shd w:val="clear" w:color="auto" w:fill="auto"/>
                                  <w:noWrap/>
                                  <w:vAlign w:val="center"/>
                                  <w:hideMark/>
                                </w:tcPr>
                                <w:p w14:paraId="428281F2" w14:textId="431F2D1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23BFF416" w14:textId="1E113388"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603BB4C" w14:textId="77777777" w:rsidR="002655C5" w:rsidRPr="00FC5806" w:rsidRDefault="002655C5" w:rsidP="006229D4">
                                  <w:pPr>
                                    <w:pStyle w:val="TAMainText"/>
                                    <w:jc w:val="right"/>
                                    <w:rPr>
                                      <w:rFonts w:cs="Arial"/>
                                      <w:sz w:val="20"/>
                                    </w:rPr>
                                  </w:pPr>
                                  <w:r>
                                    <w:t>0.27</w:t>
                                  </w:r>
                                </w:p>
                              </w:tc>
                              <w:tc>
                                <w:tcPr>
                                  <w:tcW w:w="5041" w:type="dxa"/>
                                  <w:vAlign w:val="center"/>
                                </w:tcPr>
                                <w:p w14:paraId="28351B24" w14:textId="77777777" w:rsidR="002655C5" w:rsidRPr="00A47239" w:rsidRDefault="002655C5" w:rsidP="00652379">
                                  <w:pPr>
                                    <w:pStyle w:val="TAMainText"/>
                                    <w:rPr>
                                      <w:rFonts w:cs="Arial"/>
                                      <w:sz w:val="20"/>
                                    </w:rPr>
                                  </w:pPr>
                                  <w:r>
                                    <w:t>Average hydrophobic surface area without pNPG</w:t>
                                  </w:r>
                                </w:p>
                              </w:tc>
                              <w:tc>
                                <w:tcPr>
                                  <w:tcW w:w="1080" w:type="dxa"/>
                                  <w:vAlign w:val="center"/>
                                </w:tcPr>
                                <w:p w14:paraId="185F0754" w14:textId="77777777" w:rsidR="002655C5" w:rsidRPr="00FC5806" w:rsidRDefault="002655C5" w:rsidP="00C76A48">
                                  <w:pPr>
                                    <w:pStyle w:val="TAMainText"/>
                                    <w:jc w:val="right"/>
                                    <w:rPr>
                                      <w:rFonts w:cs="Arial"/>
                                      <w:sz w:val="20"/>
                                    </w:rPr>
                                  </w:pPr>
                                  <w:r>
                                    <w:t>0.51</w:t>
                                  </w:r>
                                </w:p>
                              </w:tc>
                              <w:tc>
                                <w:tcPr>
                                  <w:tcW w:w="990" w:type="dxa"/>
                                  <w:vAlign w:val="center"/>
                                </w:tcPr>
                                <w:p w14:paraId="10A8CD6D" w14:textId="77777777" w:rsidR="002655C5" w:rsidRPr="00FC5806" w:rsidRDefault="002655C5" w:rsidP="00C76A48">
                                  <w:pPr>
                                    <w:pStyle w:val="TAMainText"/>
                                    <w:jc w:val="right"/>
                                    <w:rPr>
                                      <w:rFonts w:cs="Arial"/>
                                      <w:sz w:val="20"/>
                                    </w:rPr>
                                  </w:pPr>
                                  <w:r>
                                    <w:t>1.75</w:t>
                                  </w:r>
                                </w:p>
                              </w:tc>
                            </w:tr>
                            <w:tr w:rsidR="002655C5" w:rsidRPr="00A67631" w14:paraId="70C6E99B" w14:textId="77777777" w:rsidTr="00DE61E4">
                              <w:trPr>
                                <w:trHeight w:hRule="exact" w:val="252"/>
                              </w:trPr>
                              <w:tc>
                                <w:tcPr>
                                  <w:tcW w:w="1188" w:type="dxa"/>
                                  <w:shd w:val="clear" w:color="auto" w:fill="auto"/>
                                  <w:noWrap/>
                                  <w:vAlign w:val="center"/>
                                  <w:hideMark/>
                                </w:tcPr>
                                <w:p w14:paraId="6D5D8758" w14:textId="14F2A507"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81E3015" w14:textId="3BB1AEFF"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79276BDE" w14:textId="77777777" w:rsidR="002655C5" w:rsidRPr="00FC5806" w:rsidRDefault="002655C5" w:rsidP="006229D4">
                                  <w:pPr>
                                    <w:pStyle w:val="TAMainText"/>
                                    <w:jc w:val="right"/>
                                    <w:rPr>
                                      <w:rFonts w:cs="Arial"/>
                                      <w:sz w:val="20"/>
                                    </w:rPr>
                                  </w:pPr>
                                  <w:r>
                                    <w:t>0.32</w:t>
                                  </w:r>
                                </w:p>
                              </w:tc>
                              <w:tc>
                                <w:tcPr>
                                  <w:tcW w:w="5041" w:type="dxa"/>
                                  <w:vAlign w:val="center"/>
                                </w:tcPr>
                                <w:p w14:paraId="78622678" w14:textId="77777777" w:rsidR="002655C5" w:rsidRPr="00A47239" w:rsidRDefault="002655C5" w:rsidP="00652379">
                                  <w:pPr>
                                    <w:pStyle w:val="TAMainText"/>
                                    <w:rPr>
                                      <w:rFonts w:cs="Arial"/>
                                      <w:sz w:val="20"/>
                                    </w:rPr>
                                  </w:pPr>
                                  <w:r>
                                    <w:t>Packing without pNPG around E353</w:t>
                                  </w:r>
                                </w:p>
                              </w:tc>
                              <w:tc>
                                <w:tcPr>
                                  <w:tcW w:w="1080" w:type="dxa"/>
                                  <w:vAlign w:val="center"/>
                                </w:tcPr>
                                <w:p w14:paraId="686ACF7D" w14:textId="77777777" w:rsidR="002655C5" w:rsidRPr="00FC5806" w:rsidRDefault="002655C5" w:rsidP="00C76A48">
                                  <w:pPr>
                                    <w:pStyle w:val="TAMainText"/>
                                    <w:jc w:val="right"/>
                                    <w:rPr>
                                      <w:rFonts w:cs="Arial"/>
                                      <w:sz w:val="20"/>
                                    </w:rPr>
                                  </w:pPr>
                                  <w:r>
                                    <w:t>0.37</w:t>
                                  </w:r>
                                </w:p>
                              </w:tc>
                              <w:tc>
                                <w:tcPr>
                                  <w:tcW w:w="990" w:type="dxa"/>
                                  <w:vAlign w:val="center"/>
                                </w:tcPr>
                                <w:p w14:paraId="64A6DF07" w14:textId="77777777" w:rsidR="002655C5" w:rsidRPr="00FC5806" w:rsidRDefault="002655C5" w:rsidP="00C76A48">
                                  <w:pPr>
                                    <w:pStyle w:val="TAMainText"/>
                                    <w:jc w:val="right"/>
                                    <w:rPr>
                                      <w:rFonts w:cs="Arial"/>
                                      <w:sz w:val="20"/>
                                    </w:rPr>
                                  </w:pPr>
                                  <w:r>
                                    <w:t>0.99</w:t>
                                  </w:r>
                                </w:p>
                              </w:tc>
                            </w:tr>
                            <w:tr w:rsidR="002655C5" w:rsidRPr="00A67631" w14:paraId="77224402" w14:textId="77777777" w:rsidTr="00DE61E4">
                              <w:trPr>
                                <w:trHeight w:hRule="exact" w:val="252"/>
                              </w:trPr>
                              <w:tc>
                                <w:tcPr>
                                  <w:tcW w:w="1188" w:type="dxa"/>
                                  <w:shd w:val="clear" w:color="auto" w:fill="auto"/>
                                  <w:noWrap/>
                                  <w:vAlign w:val="center"/>
                                  <w:hideMark/>
                                </w:tcPr>
                                <w:p w14:paraId="19FCC5E3" w14:textId="2A9341FB"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1406292" w14:textId="6E570FC0"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6E122AFE" w14:textId="77777777" w:rsidR="002655C5" w:rsidRPr="00FC5806" w:rsidRDefault="002655C5" w:rsidP="006229D4">
                                  <w:pPr>
                                    <w:pStyle w:val="TAMainText"/>
                                    <w:jc w:val="right"/>
                                    <w:rPr>
                                      <w:rFonts w:cs="Arial"/>
                                      <w:sz w:val="20"/>
                                    </w:rPr>
                                  </w:pPr>
                                  <w:r>
                                    <w:t>0.34</w:t>
                                  </w:r>
                                </w:p>
                              </w:tc>
                              <w:tc>
                                <w:tcPr>
                                  <w:tcW w:w="5041" w:type="dxa"/>
                                  <w:vAlign w:val="center"/>
                                </w:tcPr>
                                <w:p w14:paraId="4A0835B4" w14:textId="77777777" w:rsidR="002655C5" w:rsidRPr="00A47239" w:rsidRDefault="002655C5" w:rsidP="00652379">
                                  <w:pPr>
                                    <w:pStyle w:val="TAMainText"/>
                                    <w:rPr>
                                      <w:rFonts w:cs="Arial"/>
                                      <w:sz w:val="20"/>
                                    </w:rPr>
                                  </w:pPr>
                                  <w:r>
                                    <w:t>Packing around E164 without pNPG</w:t>
                                  </w:r>
                                </w:p>
                              </w:tc>
                              <w:tc>
                                <w:tcPr>
                                  <w:tcW w:w="1080" w:type="dxa"/>
                                  <w:vAlign w:val="center"/>
                                </w:tcPr>
                                <w:p w14:paraId="380115BB" w14:textId="77777777" w:rsidR="002655C5" w:rsidRPr="00FC5806" w:rsidRDefault="002655C5" w:rsidP="00C76A48">
                                  <w:pPr>
                                    <w:pStyle w:val="TAMainText"/>
                                    <w:jc w:val="right"/>
                                    <w:rPr>
                                      <w:rFonts w:cs="Arial"/>
                                      <w:sz w:val="20"/>
                                    </w:rPr>
                                  </w:pPr>
                                  <w:r>
                                    <w:t>0.37</w:t>
                                  </w:r>
                                </w:p>
                              </w:tc>
                              <w:tc>
                                <w:tcPr>
                                  <w:tcW w:w="990" w:type="dxa"/>
                                  <w:vAlign w:val="center"/>
                                </w:tcPr>
                                <w:p w14:paraId="1CAB6A85" w14:textId="77777777" w:rsidR="002655C5" w:rsidRPr="00FC5806" w:rsidRDefault="002655C5" w:rsidP="00C76A48">
                                  <w:pPr>
                                    <w:pStyle w:val="TAMainText"/>
                                    <w:jc w:val="right"/>
                                    <w:rPr>
                                      <w:rFonts w:cs="Arial"/>
                                      <w:sz w:val="20"/>
                                    </w:rPr>
                                  </w:pPr>
                                  <w:r>
                                    <w:t>0.99</w:t>
                                  </w:r>
                                </w:p>
                              </w:tc>
                            </w:tr>
                            <w:tr w:rsidR="002655C5" w:rsidRPr="00A67631" w14:paraId="2F8A5E91" w14:textId="77777777" w:rsidTr="00DE61E4">
                              <w:trPr>
                                <w:trHeight w:hRule="exact" w:val="252"/>
                              </w:trPr>
                              <w:tc>
                                <w:tcPr>
                                  <w:tcW w:w="1188" w:type="dxa"/>
                                  <w:shd w:val="clear" w:color="auto" w:fill="auto"/>
                                  <w:noWrap/>
                                  <w:vAlign w:val="center"/>
                                  <w:hideMark/>
                                </w:tcPr>
                                <w:p w14:paraId="7897FCCE" w14:textId="1D04233A"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79CA633E" w14:textId="42C81FE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644E3DD4" w14:textId="77777777" w:rsidR="002655C5" w:rsidRPr="00FC5806" w:rsidRDefault="002655C5" w:rsidP="006229D4">
                                  <w:pPr>
                                    <w:pStyle w:val="TAMainText"/>
                                    <w:jc w:val="right"/>
                                    <w:rPr>
                                      <w:rFonts w:cs="Arial"/>
                                      <w:sz w:val="20"/>
                                    </w:rPr>
                                  </w:pPr>
                                  <w:r>
                                    <w:t>0.38</w:t>
                                  </w:r>
                                </w:p>
                              </w:tc>
                              <w:tc>
                                <w:tcPr>
                                  <w:tcW w:w="5041" w:type="dxa"/>
                                  <w:vAlign w:val="center"/>
                                </w:tcPr>
                                <w:p w14:paraId="28A6D50B" w14:textId="77777777" w:rsidR="002655C5" w:rsidRPr="00A47239" w:rsidRDefault="002655C5" w:rsidP="00652379">
                                  <w:pPr>
                                    <w:pStyle w:val="TAMainText"/>
                                    <w:rPr>
                                      <w:rFonts w:cs="Arial"/>
                                      <w:sz w:val="20"/>
                                    </w:rPr>
                                  </w:pPr>
                                  <w:r>
                                    <w:t>Packing around Y295 without pNPG</w:t>
                                  </w:r>
                                </w:p>
                              </w:tc>
                              <w:tc>
                                <w:tcPr>
                                  <w:tcW w:w="1080" w:type="dxa"/>
                                  <w:vAlign w:val="center"/>
                                </w:tcPr>
                                <w:p w14:paraId="2347D779" w14:textId="77777777" w:rsidR="002655C5" w:rsidRPr="00FC5806" w:rsidRDefault="002655C5" w:rsidP="00C76A48">
                                  <w:pPr>
                                    <w:pStyle w:val="TAMainText"/>
                                    <w:jc w:val="right"/>
                                    <w:rPr>
                                      <w:rFonts w:cs="Arial"/>
                                      <w:sz w:val="20"/>
                                    </w:rPr>
                                  </w:pPr>
                                  <w:r>
                                    <w:t>0.34</w:t>
                                  </w:r>
                                </w:p>
                              </w:tc>
                              <w:tc>
                                <w:tcPr>
                                  <w:tcW w:w="990" w:type="dxa"/>
                                  <w:vAlign w:val="center"/>
                                </w:tcPr>
                                <w:p w14:paraId="1621F395" w14:textId="77777777" w:rsidR="002655C5" w:rsidRPr="00FC5806" w:rsidRDefault="002655C5" w:rsidP="00C76A48">
                                  <w:pPr>
                                    <w:pStyle w:val="TAMainText"/>
                                    <w:jc w:val="right"/>
                                    <w:rPr>
                                      <w:rFonts w:cs="Arial"/>
                                      <w:sz w:val="20"/>
                                    </w:rPr>
                                  </w:pPr>
                                  <w:r>
                                    <w:t>0.99</w:t>
                                  </w:r>
                                </w:p>
                              </w:tc>
                            </w:tr>
                            <w:tr w:rsidR="002655C5" w:rsidRPr="00A67631" w14:paraId="031555E5" w14:textId="77777777" w:rsidTr="00DE61E4">
                              <w:trPr>
                                <w:trHeight w:hRule="exact" w:val="252"/>
                              </w:trPr>
                              <w:tc>
                                <w:tcPr>
                                  <w:tcW w:w="1188" w:type="dxa"/>
                                  <w:shd w:val="clear" w:color="auto" w:fill="auto"/>
                                  <w:noWrap/>
                                  <w:vAlign w:val="center"/>
                                  <w:hideMark/>
                                </w:tcPr>
                                <w:p w14:paraId="6A5AA66F" w14:textId="127C5409"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2AFCE49" w14:textId="46B0877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D8997D2" w14:textId="77777777" w:rsidR="002655C5" w:rsidRPr="00FC5806" w:rsidRDefault="002655C5" w:rsidP="006229D4">
                                  <w:pPr>
                                    <w:pStyle w:val="TAMainText"/>
                                    <w:jc w:val="right"/>
                                    <w:rPr>
                                      <w:rFonts w:cs="Arial"/>
                                      <w:sz w:val="20"/>
                                    </w:rPr>
                                  </w:pPr>
                                  <w:r>
                                    <w:t>0.51</w:t>
                                  </w:r>
                                </w:p>
                              </w:tc>
                              <w:tc>
                                <w:tcPr>
                                  <w:tcW w:w="5041" w:type="dxa"/>
                                  <w:vAlign w:val="center"/>
                                </w:tcPr>
                                <w:p w14:paraId="429209D6" w14:textId="77777777" w:rsidR="002655C5" w:rsidRPr="00A47239" w:rsidRDefault="002655C5" w:rsidP="00652379">
                                  <w:pPr>
                                    <w:pStyle w:val="TAMainText"/>
                                    <w:rPr>
                                      <w:rFonts w:cs="Arial"/>
                                      <w:sz w:val="20"/>
                                    </w:rPr>
                                  </w:pPr>
                                  <w:r>
                                    <w:t>Lennard-Jones repulsion of E164</w:t>
                                  </w:r>
                                </w:p>
                              </w:tc>
                              <w:tc>
                                <w:tcPr>
                                  <w:tcW w:w="1080" w:type="dxa"/>
                                  <w:vAlign w:val="center"/>
                                </w:tcPr>
                                <w:p w14:paraId="77903992" w14:textId="77777777" w:rsidR="002655C5" w:rsidRPr="00FC5806" w:rsidRDefault="002655C5" w:rsidP="00C76A48">
                                  <w:pPr>
                                    <w:pStyle w:val="TAMainText"/>
                                    <w:jc w:val="right"/>
                                    <w:rPr>
                                      <w:rFonts w:cs="Arial"/>
                                      <w:sz w:val="20"/>
                                    </w:rPr>
                                  </w:pPr>
                                  <w:r>
                                    <w:t>0.83</w:t>
                                  </w:r>
                                </w:p>
                              </w:tc>
                              <w:tc>
                                <w:tcPr>
                                  <w:tcW w:w="990" w:type="dxa"/>
                                  <w:vAlign w:val="center"/>
                                </w:tcPr>
                                <w:p w14:paraId="72FD8647" w14:textId="77777777" w:rsidR="002655C5" w:rsidRPr="00FC5806" w:rsidRDefault="002655C5" w:rsidP="00C76A48">
                                  <w:pPr>
                                    <w:pStyle w:val="TAMainText"/>
                                    <w:jc w:val="right"/>
                                    <w:rPr>
                                      <w:rFonts w:cs="Arial"/>
                                      <w:sz w:val="20"/>
                                    </w:rPr>
                                  </w:pPr>
                                  <w:r>
                                    <w:t>1.53</w:t>
                                  </w:r>
                                </w:p>
                              </w:tc>
                            </w:tr>
                          </w:tbl>
                          <w:p w14:paraId="648CEEA8" w14:textId="77777777" w:rsidR="002655C5" w:rsidRPr="00A67631" w:rsidRDefault="002655C5" w:rsidP="00652379">
                            <w:pPr>
                              <w:pStyle w:val="TAMainText"/>
                            </w:pP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36.6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" filled="f" stroked="f">
                <v:textbox inset="0">
                  <w:txbxContent>
                    <w:p w14:paraId="426F2981" w14:textId="651DDE36" w:rsidR="002655C5" w:rsidRPr="00054FD1" w:rsidRDefault="002655C5"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ten out of hundred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w:t>
                      </w:r>
                      <w:ins w:id="11" w:author="王晓康" w:date="2015-04-09T21:09:00Z">
                        <w:r>
                          <w:rPr>
                            <w:b w:val="0"/>
                          </w:rPr>
                          <w:t>the top</w:t>
                        </w:r>
                      </w:ins>
                      <w:r>
                        <w:rPr>
                          <w:b w:val="0"/>
                        </w:rPr>
                        <w:t xml:space="preserve"> </w:t>
                      </w:r>
                      <w:del w:id="12" w:author="王晓康" w:date="2015-04-09T21:09:00Z">
                        <w:r w:rsidDel="009D71EB">
                          <w:rPr>
                            <w:b w:val="0"/>
                          </w:rPr>
                          <w:delText xml:space="preserve">all </w:delText>
                        </w:r>
                      </w:del>
                      <w:r>
                        <w:rPr>
                          <w:b w:val="0"/>
                        </w:rPr>
                        <w:t xml:space="preserve">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ins w:id="13" w:author="王晓康" w:date="2015-04-11T09:43:00Z">
                        <w:r w:rsidRPr="009B7D76">
                          <w:rPr>
                            <w:b w:val="0"/>
                          </w:rPr>
                          <w:t>2</w:t>
                        </w:r>
                      </w:ins>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2655C5"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2655C5" w:rsidRPr="00A67631" w:rsidRDefault="002655C5" w:rsidP="006229D4">
                            <w:pPr>
                              <w:pStyle w:val="TAMainText"/>
                              <w:jc w:val="right"/>
                              <w:rPr>
                                <w:rFonts w:cs="Arial"/>
                                <w:sz w:val="20"/>
                              </w:rPr>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0CCE825C" w14:textId="77777777" w:rsidR="002655C5" w:rsidRPr="00A67631" w:rsidRDefault="002655C5" w:rsidP="006229D4">
                            <w:pPr>
                              <w:pStyle w:val="TAMainText"/>
                              <w:jc w:val="right"/>
                              <w:rPr>
                                <w:rFonts w:cs="Arial"/>
                                <w:sz w:val="20"/>
                              </w:rPr>
                            </w:pPr>
                            <w:r>
                              <w:rPr>
                                <w:i/>
                                <w:iCs/>
                              </w:rPr>
                              <w:t>k</w:t>
                            </w:r>
                            <w:r>
                              <w:rPr>
                                <w:vertAlign w:val="subscript"/>
                              </w:rPr>
                              <w:t>cat</w:t>
                            </w:r>
                          </w:p>
                        </w:tc>
                        <w:tc>
                          <w:tcPr>
                            <w:tcW w:w="810" w:type="dxa"/>
                            <w:tcBorders>
                              <w:bottom w:val="double" w:sz="4" w:space="0" w:color="auto"/>
                            </w:tcBorders>
                            <w:shd w:val="clear" w:color="auto" w:fill="auto"/>
                            <w:noWrap/>
                            <w:vAlign w:val="center"/>
                            <w:hideMark/>
                          </w:tcPr>
                          <w:p w14:paraId="696BCAFA" w14:textId="77777777" w:rsidR="002655C5" w:rsidRPr="00A67631" w:rsidRDefault="002655C5"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2655C5" w:rsidRPr="00A67631" w:rsidRDefault="002655C5" w:rsidP="00652379">
                            <w:pPr>
                              <w:pStyle w:val="TAMainText"/>
                              <w:rPr>
                                <w:rFonts w:cs="Arial"/>
                                <w:sz w:val="20"/>
                              </w:rPr>
                            </w:pPr>
                            <w:r>
                              <w:t>Description</w:t>
                            </w:r>
                          </w:p>
                        </w:tc>
                        <w:tc>
                          <w:tcPr>
                            <w:tcW w:w="1080" w:type="dxa"/>
                            <w:tcBorders>
                              <w:bottom w:val="double" w:sz="4" w:space="0" w:color="auto"/>
                            </w:tcBorders>
                            <w:vAlign w:val="center"/>
                          </w:tcPr>
                          <w:p w14:paraId="06BFD029" w14:textId="77777777" w:rsidR="002655C5" w:rsidRPr="00A67631" w:rsidRDefault="002655C5"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2655C5" w:rsidRPr="00A67631" w:rsidRDefault="002655C5" w:rsidP="00C76A48">
                            <w:pPr>
                              <w:pStyle w:val="TAMainText"/>
                              <w:jc w:val="right"/>
                              <w:rPr>
                                <w:rFonts w:cs="Arial"/>
                                <w:sz w:val="20"/>
                              </w:rPr>
                            </w:pPr>
                            <w:r>
                              <w:t>Max.</w:t>
                            </w:r>
                          </w:p>
                        </w:tc>
                      </w:tr>
                      <w:tr w:rsidR="002655C5" w:rsidRPr="00A67631" w14:paraId="071115A0" w14:textId="77777777" w:rsidTr="00DE61E4">
                        <w:trPr>
                          <w:trHeight w:hRule="exact" w:val="252"/>
                        </w:trPr>
                        <w:tc>
                          <w:tcPr>
                            <w:tcW w:w="1188" w:type="dxa"/>
                            <w:shd w:val="clear" w:color="auto" w:fill="auto"/>
                            <w:noWrap/>
                            <w:vAlign w:val="center"/>
                            <w:hideMark/>
                          </w:tcPr>
                          <w:p w14:paraId="11C73ADD" w14:textId="77777777" w:rsidR="002655C5" w:rsidRPr="00FC5806" w:rsidRDefault="002655C5" w:rsidP="006229D4">
                            <w:pPr>
                              <w:pStyle w:val="TAMainText"/>
                              <w:jc w:val="right"/>
                              <w:rPr>
                                <w:rFonts w:cs="Arial"/>
                                <w:sz w:val="20"/>
                              </w:rPr>
                            </w:pPr>
                            <w:r>
                              <w:t>-1.00</w:t>
                            </w:r>
                          </w:p>
                        </w:tc>
                        <w:tc>
                          <w:tcPr>
                            <w:tcW w:w="810" w:type="dxa"/>
                            <w:shd w:val="clear" w:color="auto" w:fill="auto"/>
                            <w:noWrap/>
                            <w:vAlign w:val="center"/>
                            <w:hideMark/>
                          </w:tcPr>
                          <w:p w14:paraId="2329EE1A" w14:textId="0BDF5B13"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AA02FAB" w14:textId="12B5A9C4" w:rsidR="002655C5" w:rsidRPr="00FC5806" w:rsidRDefault="002655C5" w:rsidP="006229D4">
                            <w:pPr>
                              <w:pStyle w:val="TAMainText"/>
                              <w:jc w:val="right"/>
                              <w:rPr>
                                <w:rFonts w:cs="Arial"/>
                                <w:sz w:val="20"/>
                              </w:rPr>
                            </w:pPr>
                            <w:r>
                              <w:t>ns</w:t>
                            </w:r>
                          </w:p>
                        </w:tc>
                        <w:tc>
                          <w:tcPr>
                            <w:tcW w:w="5041" w:type="dxa"/>
                            <w:vAlign w:val="center"/>
                          </w:tcPr>
                          <w:p w14:paraId="0E516CE5" w14:textId="77777777" w:rsidR="002655C5" w:rsidRPr="00A47239" w:rsidRDefault="002655C5" w:rsidP="00652379">
                            <w:pPr>
                              <w:pStyle w:val="TAMainText"/>
                              <w:rPr>
                                <w:rFonts w:cs="Arial"/>
                                <w:sz w:val="20"/>
                              </w:rPr>
                            </w:pPr>
                            <w:r>
                              <w:t>Hydrogen bonding energy of pNPG</w:t>
                            </w:r>
                          </w:p>
                        </w:tc>
                        <w:tc>
                          <w:tcPr>
                            <w:tcW w:w="1080" w:type="dxa"/>
                            <w:vAlign w:val="center"/>
                          </w:tcPr>
                          <w:p w14:paraId="64CB4263" w14:textId="77777777" w:rsidR="002655C5" w:rsidRPr="00FC5806" w:rsidRDefault="002655C5" w:rsidP="00C76A48">
                            <w:pPr>
                              <w:pStyle w:val="TAMainText"/>
                              <w:jc w:val="right"/>
                              <w:rPr>
                                <w:rFonts w:cs="Arial"/>
                                <w:sz w:val="20"/>
                              </w:rPr>
                            </w:pPr>
                            <w:r>
                              <w:t>-4.53</w:t>
                            </w:r>
                          </w:p>
                        </w:tc>
                        <w:tc>
                          <w:tcPr>
                            <w:tcW w:w="990" w:type="dxa"/>
                            <w:vAlign w:val="center"/>
                          </w:tcPr>
                          <w:p w14:paraId="64BECED1" w14:textId="77777777" w:rsidR="002655C5" w:rsidRPr="00FC5806" w:rsidRDefault="002655C5" w:rsidP="00C76A48">
                            <w:pPr>
                              <w:pStyle w:val="TAMainText"/>
                              <w:jc w:val="right"/>
                              <w:rPr>
                                <w:rFonts w:cs="Arial"/>
                                <w:sz w:val="20"/>
                              </w:rPr>
                            </w:pPr>
                            <w:r>
                              <w:t>-1.8</w:t>
                            </w:r>
                          </w:p>
                        </w:tc>
                      </w:tr>
                      <w:tr w:rsidR="002655C5" w:rsidRPr="00A67631" w14:paraId="271ACF1C" w14:textId="77777777" w:rsidTr="00DE61E4">
                        <w:trPr>
                          <w:trHeight w:hRule="exact" w:val="252"/>
                        </w:trPr>
                        <w:tc>
                          <w:tcPr>
                            <w:tcW w:w="1188" w:type="dxa"/>
                            <w:shd w:val="clear" w:color="auto" w:fill="auto"/>
                            <w:noWrap/>
                            <w:vAlign w:val="center"/>
                            <w:hideMark/>
                          </w:tcPr>
                          <w:p w14:paraId="35774B9B" w14:textId="77777777" w:rsidR="002655C5" w:rsidRPr="00FC5806" w:rsidRDefault="002655C5" w:rsidP="006229D4">
                            <w:pPr>
                              <w:pStyle w:val="TAMainText"/>
                              <w:jc w:val="right"/>
                              <w:rPr>
                                <w:rFonts w:cs="Arial"/>
                                <w:sz w:val="20"/>
                              </w:rPr>
                            </w:pPr>
                            <w:r>
                              <w:t>-0.63</w:t>
                            </w:r>
                          </w:p>
                        </w:tc>
                        <w:tc>
                          <w:tcPr>
                            <w:tcW w:w="810" w:type="dxa"/>
                            <w:shd w:val="clear" w:color="auto" w:fill="auto"/>
                            <w:noWrap/>
                            <w:vAlign w:val="center"/>
                            <w:hideMark/>
                          </w:tcPr>
                          <w:p w14:paraId="3C9C40CA" w14:textId="77777777" w:rsidR="002655C5" w:rsidRPr="00FC5806" w:rsidRDefault="002655C5" w:rsidP="006229D4">
                            <w:pPr>
                              <w:pStyle w:val="TAMainText"/>
                              <w:jc w:val="right"/>
                              <w:rPr>
                                <w:rFonts w:cs="Arial"/>
                                <w:sz w:val="20"/>
                              </w:rPr>
                            </w:pPr>
                            <w:r>
                              <w:t>1.00</w:t>
                            </w:r>
                          </w:p>
                        </w:tc>
                        <w:tc>
                          <w:tcPr>
                            <w:tcW w:w="810" w:type="dxa"/>
                            <w:shd w:val="clear" w:color="auto" w:fill="auto"/>
                            <w:noWrap/>
                            <w:vAlign w:val="center"/>
                            <w:hideMark/>
                          </w:tcPr>
                          <w:p w14:paraId="516E6A29" w14:textId="77777777" w:rsidR="002655C5" w:rsidRPr="00FC5806" w:rsidRDefault="002655C5" w:rsidP="006229D4">
                            <w:pPr>
                              <w:pStyle w:val="TAMainText"/>
                              <w:jc w:val="right"/>
                              <w:rPr>
                                <w:rFonts w:cs="Arial"/>
                                <w:sz w:val="20"/>
                              </w:rPr>
                            </w:pPr>
                            <w:r>
                              <w:t>-0.03</w:t>
                            </w:r>
                          </w:p>
                        </w:tc>
                        <w:tc>
                          <w:tcPr>
                            <w:tcW w:w="5041" w:type="dxa"/>
                            <w:vAlign w:val="center"/>
                          </w:tcPr>
                          <w:p w14:paraId="13EB8C80" w14:textId="77777777" w:rsidR="002655C5" w:rsidRPr="00A47239" w:rsidRDefault="002655C5" w:rsidP="00652379">
                            <w:pPr>
                              <w:pStyle w:val="TAMainText"/>
                              <w:rPr>
                                <w:rFonts w:cs="Arial"/>
                                <w:sz w:val="20"/>
                              </w:rPr>
                            </w:pPr>
                            <w:r>
                              <w:t xml:space="preserve">Total number of polar contacts in the system </w:t>
                            </w:r>
                          </w:p>
                        </w:tc>
                        <w:tc>
                          <w:tcPr>
                            <w:tcW w:w="1080" w:type="dxa"/>
                            <w:vAlign w:val="center"/>
                          </w:tcPr>
                          <w:p w14:paraId="4E79C9AA" w14:textId="77777777" w:rsidR="002655C5" w:rsidRPr="00FC5806" w:rsidRDefault="002655C5" w:rsidP="00C76A48">
                            <w:pPr>
                              <w:pStyle w:val="TAMainText"/>
                              <w:jc w:val="right"/>
                              <w:rPr>
                                <w:rFonts w:cs="Arial"/>
                                <w:sz w:val="20"/>
                              </w:rPr>
                            </w:pPr>
                            <w:r>
                              <w:t>144</w:t>
                            </w:r>
                          </w:p>
                        </w:tc>
                        <w:tc>
                          <w:tcPr>
                            <w:tcW w:w="990" w:type="dxa"/>
                            <w:vAlign w:val="center"/>
                          </w:tcPr>
                          <w:p w14:paraId="313A5D52" w14:textId="77777777" w:rsidR="002655C5" w:rsidRPr="00FC5806" w:rsidRDefault="002655C5" w:rsidP="00C76A48">
                            <w:pPr>
                              <w:pStyle w:val="TAMainText"/>
                              <w:jc w:val="right"/>
                              <w:rPr>
                                <w:rFonts w:cs="Arial"/>
                                <w:sz w:val="20"/>
                              </w:rPr>
                            </w:pPr>
                            <w:r>
                              <w:t>155</w:t>
                            </w:r>
                          </w:p>
                        </w:tc>
                      </w:tr>
                      <w:tr w:rsidR="002655C5" w:rsidRPr="00A67631" w14:paraId="718B21E8" w14:textId="77777777" w:rsidTr="00DE61E4">
                        <w:trPr>
                          <w:trHeight w:hRule="exact" w:val="252"/>
                        </w:trPr>
                        <w:tc>
                          <w:tcPr>
                            <w:tcW w:w="1188" w:type="dxa"/>
                            <w:shd w:val="clear" w:color="auto" w:fill="auto"/>
                            <w:noWrap/>
                            <w:vAlign w:val="center"/>
                            <w:hideMark/>
                          </w:tcPr>
                          <w:p w14:paraId="4A88211D" w14:textId="77777777" w:rsidR="002655C5" w:rsidRPr="00FC5806" w:rsidRDefault="002655C5" w:rsidP="006229D4">
                            <w:pPr>
                              <w:pStyle w:val="TAMainText"/>
                              <w:jc w:val="right"/>
                              <w:rPr>
                                <w:rFonts w:cs="Arial"/>
                                <w:sz w:val="20"/>
                              </w:rPr>
                            </w:pPr>
                            <w:r>
                              <w:t>-0.43</w:t>
                            </w:r>
                          </w:p>
                        </w:tc>
                        <w:tc>
                          <w:tcPr>
                            <w:tcW w:w="810" w:type="dxa"/>
                            <w:shd w:val="clear" w:color="auto" w:fill="auto"/>
                            <w:noWrap/>
                            <w:vAlign w:val="center"/>
                            <w:hideMark/>
                          </w:tcPr>
                          <w:p w14:paraId="636B3B5C" w14:textId="5E3E911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23D132DB" w14:textId="2150940B" w:rsidR="002655C5" w:rsidRPr="00FC5806" w:rsidRDefault="002655C5" w:rsidP="006229D4">
                            <w:pPr>
                              <w:pStyle w:val="TAMainText"/>
                              <w:jc w:val="right"/>
                              <w:rPr>
                                <w:rFonts w:cs="Arial"/>
                                <w:sz w:val="20"/>
                              </w:rPr>
                            </w:pPr>
                            <w:r>
                              <w:t>ns</w:t>
                            </w:r>
                          </w:p>
                        </w:tc>
                        <w:tc>
                          <w:tcPr>
                            <w:tcW w:w="5041" w:type="dxa"/>
                            <w:vAlign w:val="center"/>
                          </w:tcPr>
                          <w:p w14:paraId="2B98CDC2" w14:textId="77777777" w:rsidR="002655C5" w:rsidRPr="00A47239" w:rsidRDefault="002655C5" w:rsidP="00652379">
                            <w:pPr>
                              <w:pStyle w:val="TAMainText"/>
                              <w:rPr>
                                <w:rFonts w:cs="Arial"/>
                                <w:sz w:val="20"/>
                              </w:rPr>
                            </w:pPr>
                            <w:r>
                              <w:t>Count of hydrogen bonds to pNPG</w:t>
                            </w:r>
                          </w:p>
                        </w:tc>
                        <w:tc>
                          <w:tcPr>
                            <w:tcW w:w="1080" w:type="dxa"/>
                            <w:vAlign w:val="center"/>
                          </w:tcPr>
                          <w:p w14:paraId="201A48EC" w14:textId="77777777" w:rsidR="002655C5" w:rsidRPr="00FC5806" w:rsidRDefault="002655C5" w:rsidP="00C76A48">
                            <w:pPr>
                              <w:pStyle w:val="TAMainText"/>
                              <w:jc w:val="right"/>
                              <w:rPr>
                                <w:rFonts w:cs="Arial"/>
                                <w:sz w:val="20"/>
                              </w:rPr>
                            </w:pPr>
                            <w:r>
                              <w:t>4</w:t>
                            </w:r>
                          </w:p>
                        </w:tc>
                        <w:tc>
                          <w:tcPr>
                            <w:tcW w:w="990" w:type="dxa"/>
                            <w:vAlign w:val="center"/>
                          </w:tcPr>
                          <w:p w14:paraId="2B6C371D" w14:textId="77777777" w:rsidR="002655C5" w:rsidRPr="00FC5806" w:rsidRDefault="002655C5" w:rsidP="00C76A48">
                            <w:pPr>
                              <w:pStyle w:val="TAMainText"/>
                              <w:jc w:val="right"/>
                              <w:rPr>
                                <w:rFonts w:cs="Arial"/>
                                <w:sz w:val="20"/>
                              </w:rPr>
                            </w:pPr>
                            <w:r>
                              <w:t>9</w:t>
                            </w:r>
                          </w:p>
                        </w:tc>
                      </w:tr>
                      <w:tr w:rsidR="002655C5" w:rsidRPr="00A67631" w14:paraId="0AC8BC07" w14:textId="77777777" w:rsidTr="00DE61E4">
                        <w:trPr>
                          <w:trHeight w:hRule="exact" w:val="252"/>
                        </w:trPr>
                        <w:tc>
                          <w:tcPr>
                            <w:tcW w:w="1188" w:type="dxa"/>
                            <w:shd w:val="clear" w:color="auto" w:fill="auto"/>
                            <w:noWrap/>
                            <w:vAlign w:val="center"/>
                            <w:hideMark/>
                          </w:tcPr>
                          <w:p w14:paraId="01A0C156" w14:textId="77777777" w:rsidR="002655C5" w:rsidRPr="00FC5806" w:rsidRDefault="002655C5" w:rsidP="006229D4">
                            <w:pPr>
                              <w:pStyle w:val="TAMainText"/>
                              <w:jc w:val="right"/>
                              <w:rPr>
                                <w:rFonts w:cs="Arial"/>
                                <w:sz w:val="20"/>
                              </w:rPr>
                            </w:pPr>
                            <w:r>
                              <w:t>-0.03</w:t>
                            </w:r>
                          </w:p>
                        </w:tc>
                        <w:tc>
                          <w:tcPr>
                            <w:tcW w:w="810" w:type="dxa"/>
                            <w:shd w:val="clear" w:color="auto" w:fill="auto"/>
                            <w:noWrap/>
                            <w:vAlign w:val="center"/>
                            <w:hideMark/>
                          </w:tcPr>
                          <w:p w14:paraId="0F25C40E" w14:textId="2B4C336D"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6DF0F53" w14:textId="255DB6BD" w:rsidR="002655C5" w:rsidRPr="00FC5806" w:rsidRDefault="002655C5" w:rsidP="006229D4">
                            <w:pPr>
                              <w:pStyle w:val="TAMainText"/>
                              <w:jc w:val="right"/>
                              <w:rPr>
                                <w:rFonts w:cs="Arial"/>
                                <w:sz w:val="20"/>
                              </w:rPr>
                            </w:pPr>
                            <w:r>
                              <w:t>ns</w:t>
                            </w:r>
                          </w:p>
                        </w:tc>
                        <w:tc>
                          <w:tcPr>
                            <w:tcW w:w="5041" w:type="dxa"/>
                            <w:vAlign w:val="center"/>
                          </w:tcPr>
                          <w:p w14:paraId="265BB803" w14:textId="77777777" w:rsidR="002655C5" w:rsidRPr="00A47239" w:rsidRDefault="002655C5" w:rsidP="00652379">
                            <w:pPr>
                              <w:pStyle w:val="TAMainText"/>
                              <w:rPr>
                                <w:rFonts w:cs="Arial"/>
                                <w:sz w:val="20"/>
                              </w:rPr>
                            </w:pPr>
                            <w:r>
                              <w:t xml:space="preserve">Hydrogen bonding energy of E164 </w:t>
                            </w:r>
                          </w:p>
                        </w:tc>
                        <w:tc>
                          <w:tcPr>
                            <w:tcW w:w="1080" w:type="dxa"/>
                            <w:vAlign w:val="center"/>
                          </w:tcPr>
                          <w:p w14:paraId="27AF0696" w14:textId="77777777" w:rsidR="002655C5" w:rsidRPr="00FC5806" w:rsidRDefault="002655C5" w:rsidP="00C76A48">
                            <w:pPr>
                              <w:pStyle w:val="TAMainText"/>
                              <w:jc w:val="right"/>
                              <w:rPr>
                                <w:rFonts w:cs="Arial"/>
                                <w:sz w:val="20"/>
                              </w:rPr>
                            </w:pPr>
                            <w:r>
                              <w:t>-0.93</w:t>
                            </w:r>
                          </w:p>
                        </w:tc>
                        <w:tc>
                          <w:tcPr>
                            <w:tcW w:w="990" w:type="dxa"/>
                            <w:vAlign w:val="center"/>
                          </w:tcPr>
                          <w:p w14:paraId="009C6484" w14:textId="77777777" w:rsidR="002655C5" w:rsidRPr="00FC5806" w:rsidRDefault="002655C5" w:rsidP="00C76A48">
                            <w:pPr>
                              <w:pStyle w:val="TAMainText"/>
                              <w:jc w:val="right"/>
                              <w:rPr>
                                <w:rFonts w:cs="Arial"/>
                                <w:sz w:val="20"/>
                              </w:rPr>
                            </w:pPr>
                            <w:r>
                              <w:t>-0.21</w:t>
                            </w:r>
                          </w:p>
                        </w:tc>
                      </w:tr>
                      <w:tr w:rsidR="002655C5" w:rsidRPr="00A67631" w14:paraId="7E90E2CC" w14:textId="77777777" w:rsidTr="00DE61E4">
                        <w:trPr>
                          <w:trHeight w:hRule="exact" w:val="252"/>
                        </w:trPr>
                        <w:tc>
                          <w:tcPr>
                            <w:tcW w:w="1188" w:type="dxa"/>
                            <w:shd w:val="clear" w:color="auto" w:fill="auto"/>
                            <w:noWrap/>
                            <w:vAlign w:val="center"/>
                            <w:hideMark/>
                          </w:tcPr>
                          <w:p w14:paraId="51E20221" w14:textId="77777777" w:rsidR="002655C5" w:rsidRPr="00FC5806" w:rsidRDefault="002655C5" w:rsidP="006229D4">
                            <w:pPr>
                              <w:pStyle w:val="TAMainText"/>
                              <w:jc w:val="right"/>
                              <w:rPr>
                                <w:rFonts w:cs="Arial"/>
                                <w:sz w:val="20"/>
                              </w:rPr>
                            </w:pPr>
                            <w:r>
                              <w:t>0.29</w:t>
                            </w:r>
                          </w:p>
                        </w:tc>
                        <w:tc>
                          <w:tcPr>
                            <w:tcW w:w="810" w:type="dxa"/>
                            <w:shd w:val="clear" w:color="auto" w:fill="auto"/>
                            <w:noWrap/>
                            <w:vAlign w:val="center"/>
                            <w:hideMark/>
                          </w:tcPr>
                          <w:p w14:paraId="66788A0F" w14:textId="173837D8"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9555058" w14:textId="77777777" w:rsidR="002655C5" w:rsidRPr="00FC5806" w:rsidRDefault="002655C5" w:rsidP="006229D4">
                            <w:pPr>
                              <w:pStyle w:val="TAMainText"/>
                              <w:jc w:val="right"/>
                              <w:rPr>
                                <w:rFonts w:cs="Arial"/>
                                <w:sz w:val="20"/>
                              </w:rPr>
                            </w:pPr>
                            <w:r>
                              <w:t>-0.27</w:t>
                            </w:r>
                          </w:p>
                        </w:tc>
                        <w:tc>
                          <w:tcPr>
                            <w:tcW w:w="5041" w:type="dxa"/>
                            <w:vAlign w:val="center"/>
                          </w:tcPr>
                          <w:p w14:paraId="18F81337" w14:textId="77777777" w:rsidR="002655C5" w:rsidRPr="00A47239" w:rsidRDefault="002655C5" w:rsidP="00652379">
                            <w:pPr>
                              <w:pStyle w:val="TAMainText"/>
                              <w:rPr>
                                <w:rFonts w:cs="Arial"/>
                                <w:sz w:val="20"/>
                              </w:rPr>
                            </w:pPr>
                            <w:r>
                              <w:t>Lennard-Jones repulsion of Y295</w:t>
                            </w:r>
                          </w:p>
                        </w:tc>
                        <w:tc>
                          <w:tcPr>
                            <w:tcW w:w="1080" w:type="dxa"/>
                            <w:vAlign w:val="center"/>
                          </w:tcPr>
                          <w:p w14:paraId="0005F742" w14:textId="77777777" w:rsidR="002655C5" w:rsidRPr="00FC5806" w:rsidRDefault="002655C5" w:rsidP="00C76A48">
                            <w:pPr>
                              <w:pStyle w:val="TAMainText"/>
                              <w:jc w:val="right"/>
                              <w:rPr>
                                <w:rFonts w:cs="Arial"/>
                                <w:sz w:val="20"/>
                              </w:rPr>
                            </w:pPr>
                            <w:r>
                              <w:t>0.54</w:t>
                            </w:r>
                          </w:p>
                        </w:tc>
                        <w:tc>
                          <w:tcPr>
                            <w:tcW w:w="990" w:type="dxa"/>
                            <w:vAlign w:val="center"/>
                          </w:tcPr>
                          <w:p w14:paraId="7FEB3D05" w14:textId="77777777" w:rsidR="002655C5" w:rsidRPr="00FC5806" w:rsidRDefault="002655C5" w:rsidP="00C76A48">
                            <w:pPr>
                              <w:pStyle w:val="TAMainText"/>
                              <w:jc w:val="right"/>
                              <w:rPr>
                                <w:rFonts w:cs="Arial"/>
                                <w:sz w:val="20"/>
                              </w:rPr>
                            </w:pPr>
                            <w:r>
                              <w:t>0.99</w:t>
                            </w:r>
                          </w:p>
                        </w:tc>
                      </w:tr>
                      <w:tr w:rsidR="002655C5" w:rsidRPr="00A67631" w14:paraId="22A0A4E9" w14:textId="77777777" w:rsidTr="00DE61E4">
                        <w:trPr>
                          <w:trHeight w:hRule="exact" w:val="252"/>
                        </w:trPr>
                        <w:tc>
                          <w:tcPr>
                            <w:tcW w:w="1188" w:type="dxa"/>
                            <w:shd w:val="clear" w:color="auto" w:fill="auto"/>
                            <w:noWrap/>
                            <w:vAlign w:val="center"/>
                            <w:hideMark/>
                          </w:tcPr>
                          <w:p w14:paraId="1759AF29" w14:textId="77777777" w:rsidR="002655C5" w:rsidRPr="00FC5806" w:rsidRDefault="002655C5" w:rsidP="006229D4">
                            <w:pPr>
                              <w:pStyle w:val="TAMainText"/>
                              <w:jc w:val="right"/>
                              <w:rPr>
                                <w:rFonts w:cs="Arial"/>
                                <w:sz w:val="20"/>
                              </w:rPr>
                            </w:pPr>
                            <w:r>
                              <w:t>0.39</w:t>
                            </w:r>
                          </w:p>
                        </w:tc>
                        <w:tc>
                          <w:tcPr>
                            <w:tcW w:w="810" w:type="dxa"/>
                            <w:shd w:val="clear" w:color="auto" w:fill="auto"/>
                            <w:noWrap/>
                            <w:vAlign w:val="center"/>
                            <w:hideMark/>
                          </w:tcPr>
                          <w:p w14:paraId="66A185E5" w14:textId="77777777" w:rsidR="002655C5" w:rsidRPr="00FC5806" w:rsidRDefault="002655C5" w:rsidP="006229D4">
                            <w:pPr>
                              <w:pStyle w:val="TAMainText"/>
                              <w:jc w:val="right"/>
                              <w:rPr>
                                <w:rFonts w:cs="Arial"/>
                                <w:sz w:val="20"/>
                              </w:rPr>
                            </w:pPr>
                            <w:r>
                              <w:t>0.92</w:t>
                            </w:r>
                          </w:p>
                        </w:tc>
                        <w:tc>
                          <w:tcPr>
                            <w:tcW w:w="810" w:type="dxa"/>
                            <w:shd w:val="clear" w:color="auto" w:fill="auto"/>
                            <w:noWrap/>
                            <w:vAlign w:val="center"/>
                            <w:hideMark/>
                          </w:tcPr>
                          <w:p w14:paraId="5D9A7F67" w14:textId="62C3225F" w:rsidR="002655C5" w:rsidRPr="00FC5806" w:rsidRDefault="002655C5" w:rsidP="006229D4">
                            <w:pPr>
                              <w:pStyle w:val="TAMainText"/>
                              <w:jc w:val="right"/>
                              <w:rPr>
                                <w:rFonts w:cs="Arial"/>
                                <w:sz w:val="20"/>
                              </w:rPr>
                            </w:pPr>
                            <w:r>
                              <w:t>ns</w:t>
                            </w:r>
                          </w:p>
                        </w:tc>
                        <w:tc>
                          <w:tcPr>
                            <w:tcW w:w="5041" w:type="dxa"/>
                            <w:vAlign w:val="center"/>
                          </w:tcPr>
                          <w:p w14:paraId="0B166AC3" w14:textId="77777777" w:rsidR="002655C5" w:rsidRPr="00A47239" w:rsidRDefault="002655C5" w:rsidP="00652379">
                            <w:pPr>
                              <w:pStyle w:val="TAMainText"/>
                              <w:rPr>
                                <w:rFonts w:cs="Arial"/>
                                <w:sz w:val="20"/>
                              </w:rPr>
                            </w:pPr>
                            <w:r>
                              <w:t>Change in solvent-accessible surface upon binding</w:t>
                            </w:r>
                          </w:p>
                        </w:tc>
                        <w:tc>
                          <w:tcPr>
                            <w:tcW w:w="1080" w:type="dxa"/>
                            <w:vAlign w:val="center"/>
                          </w:tcPr>
                          <w:p w14:paraId="760A743B" w14:textId="77777777" w:rsidR="002655C5" w:rsidRPr="00FC5806" w:rsidRDefault="002655C5" w:rsidP="00C76A48">
                            <w:pPr>
                              <w:pStyle w:val="TAMainText"/>
                              <w:jc w:val="right"/>
                              <w:rPr>
                                <w:rFonts w:cs="Arial"/>
                                <w:sz w:val="20"/>
                              </w:rPr>
                            </w:pPr>
                            <w:r>
                              <w:t>0.86</w:t>
                            </w:r>
                          </w:p>
                        </w:tc>
                        <w:tc>
                          <w:tcPr>
                            <w:tcW w:w="990" w:type="dxa"/>
                            <w:vAlign w:val="center"/>
                          </w:tcPr>
                          <w:p w14:paraId="0A1A00E2" w14:textId="77777777" w:rsidR="002655C5" w:rsidRPr="00FC5806" w:rsidRDefault="002655C5" w:rsidP="00C76A48">
                            <w:pPr>
                              <w:pStyle w:val="TAMainText"/>
                              <w:jc w:val="right"/>
                              <w:rPr>
                                <w:rFonts w:cs="Arial"/>
                                <w:sz w:val="20"/>
                              </w:rPr>
                            </w:pPr>
                            <w:r>
                              <w:t>0.96</w:t>
                            </w:r>
                          </w:p>
                        </w:tc>
                      </w:tr>
                      <w:tr w:rsidR="002655C5" w:rsidRPr="00A67631" w14:paraId="61D510B5" w14:textId="77777777" w:rsidTr="00DE61E4">
                        <w:trPr>
                          <w:trHeight w:hRule="exact" w:val="252"/>
                        </w:trPr>
                        <w:tc>
                          <w:tcPr>
                            <w:tcW w:w="1188" w:type="dxa"/>
                            <w:shd w:val="clear" w:color="auto" w:fill="auto"/>
                            <w:noWrap/>
                            <w:vAlign w:val="center"/>
                            <w:hideMark/>
                          </w:tcPr>
                          <w:p w14:paraId="07E34B13" w14:textId="77777777" w:rsidR="002655C5" w:rsidRPr="00FC5806" w:rsidRDefault="002655C5" w:rsidP="006229D4">
                            <w:pPr>
                              <w:pStyle w:val="TAMainText"/>
                              <w:jc w:val="right"/>
                              <w:rPr>
                                <w:rFonts w:cs="Arial"/>
                                <w:sz w:val="20"/>
                              </w:rPr>
                            </w:pPr>
                            <w:r>
                              <w:t>0.44</w:t>
                            </w:r>
                          </w:p>
                        </w:tc>
                        <w:tc>
                          <w:tcPr>
                            <w:tcW w:w="810" w:type="dxa"/>
                            <w:shd w:val="clear" w:color="auto" w:fill="auto"/>
                            <w:noWrap/>
                            <w:vAlign w:val="center"/>
                            <w:hideMark/>
                          </w:tcPr>
                          <w:p w14:paraId="35C3D5DE" w14:textId="77777777" w:rsidR="002655C5" w:rsidRPr="00FC5806" w:rsidRDefault="002655C5" w:rsidP="006229D4">
                            <w:pPr>
                              <w:pStyle w:val="TAMainText"/>
                              <w:jc w:val="right"/>
                              <w:rPr>
                                <w:rFonts w:cs="Arial"/>
                                <w:sz w:val="20"/>
                              </w:rPr>
                            </w:pPr>
                            <w:r>
                              <w:t>0.15</w:t>
                            </w:r>
                          </w:p>
                        </w:tc>
                        <w:tc>
                          <w:tcPr>
                            <w:tcW w:w="810" w:type="dxa"/>
                            <w:shd w:val="clear" w:color="auto" w:fill="auto"/>
                            <w:noWrap/>
                            <w:vAlign w:val="center"/>
                            <w:hideMark/>
                          </w:tcPr>
                          <w:p w14:paraId="34F087CE" w14:textId="77777777" w:rsidR="002655C5" w:rsidRPr="00FC5806" w:rsidRDefault="002655C5" w:rsidP="006229D4">
                            <w:pPr>
                              <w:pStyle w:val="TAMainText"/>
                              <w:jc w:val="right"/>
                              <w:rPr>
                                <w:rFonts w:cs="Arial"/>
                                <w:sz w:val="20"/>
                              </w:rPr>
                            </w:pPr>
                            <w:r>
                              <w:t>1.00</w:t>
                            </w:r>
                          </w:p>
                        </w:tc>
                        <w:tc>
                          <w:tcPr>
                            <w:tcW w:w="5041" w:type="dxa"/>
                            <w:vAlign w:val="center"/>
                          </w:tcPr>
                          <w:p w14:paraId="0A96C1BB" w14:textId="77777777" w:rsidR="002655C5" w:rsidRPr="00A47239" w:rsidRDefault="002655C5" w:rsidP="00652379">
                            <w:pPr>
                              <w:pStyle w:val="TAMainText"/>
                              <w:rPr>
                                <w:rFonts w:cs="Arial"/>
                                <w:sz w:val="20"/>
                              </w:rPr>
                            </w:pPr>
                            <w:r>
                              <w:t>Packing of the system without pNPG</w:t>
                            </w:r>
                          </w:p>
                        </w:tc>
                        <w:tc>
                          <w:tcPr>
                            <w:tcW w:w="1080" w:type="dxa"/>
                            <w:vAlign w:val="center"/>
                          </w:tcPr>
                          <w:p w14:paraId="5492D8E2" w14:textId="77777777" w:rsidR="002655C5" w:rsidRPr="00FC5806" w:rsidRDefault="002655C5" w:rsidP="00C76A48">
                            <w:pPr>
                              <w:pStyle w:val="TAMainText"/>
                              <w:jc w:val="right"/>
                              <w:rPr>
                                <w:rFonts w:cs="Arial"/>
                                <w:sz w:val="20"/>
                              </w:rPr>
                            </w:pPr>
                            <w:r>
                              <w:t>0.67</w:t>
                            </w:r>
                          </w:p>
                        </w:tc>
                        <w:tc>
                          <w:tcPr>
                            <w:tcW w:w="990" w:type="dxa"/>
                            <w:vAlign w:val="center"/>
                          </w:tcPr>
                          <w:p w14:paraId="2097278D" w14:textId="77777777" w:rsidR="002655C5" w:rsidRPr="00FC5806" w:rsidRDefault="002655C5" w:rsidP="00C76A48">
                            <w:pPr>
                              <w:pStyle w:val="TAMainText"/>
                              <w:jc w:val="right"/>
                              <w:rPr>
                                <w:rFonts w:cs="Arial"/>
                                <w:sz w:val="20"/>
                              </w:rPr>
                            </w:pPr>
                            <w:r>
                              <w:t>0.72</w:t>
                            </w:r>
                          </w:p>
                        </w:tc>
                      </w:tr>
                      <w:tr w:rsidR="002655C5" w:rsidRPr="00A67631" w14:paraId="320409D6" w14:textId="77777777" w:rsidTr="00DE61E4">
                        <w:trPr>
                          <w:trHeight w:hRule="exact" w:val="252"/>
                        </w:trPr>
                        <w:tc>
                          <w:tcPr>
                            <w:tcW w:w="1188" w:type="dxa"/>
                            <w:shd w:val="clear" w:color="auto" w:fill="auto"/>
                            <w:noWrap/>
                            <w:vAlign w:val="center"/>
                            <w:hideMark/>
                          </w:tcPr>
                          <w:p w14:paraId="45EECA58" w14:textId="77777777" w:rsidR="002655C5" w:rsidRPr="00FC5806" w:rsidRDefault="002655C5" w:rsidP="006229D4">
                            <w:pPr>
                              <w:pStyle w:val="TAMainText"/>
                              <w:jc w:val="right"/>
                              <w:rPr>
                                <w:rFonts w:cs="Arial"/>
                                <w:sz w:val="20"/>
                              </w:rPr>
                            </w:pPr>
                            <w:r>
                              <w:t>0.44</w:t>
                            </w:r>
                          </w:p>
                        </w:tc>
                        <w:tc>
                          <w:tcPr>
                            <w:tcW w:w="810" w:type="dxa"/>
                            <w:shd w:val="clear" w:color="auto" w:fill="auto"/>
                            <w:noWrap/>
                            <w:vAlign w:val="center"/>
                            <w:hideMark/>
                          </w:tcPr>
                          <w:p w14:paraId="74D55C98" w14:textId="77777777" w:rsidR="002655C5" w:rsidRPr="00FC5806" w:rsidRDefault="002655C5" w:rsidP="006229D4">
                            <w:pPr>
                              <w:pStyle w:val="TAMainText"/>
                              <w:jc w:val="right"/>
                              <w:rPr>
                                <w:rFonts w:cs="Arial"/>
                                <w:sz w:val="20"/>
                              </w:rPr>
                            </w:pPr>
                            <w:r>
                              <w:t>0.53</w:t>
                            </w:r>
                          </w:p>
                        </w:tc>
                        <w:tc>
                          <w:tcPr>
                            <w:tcW w:w="810" w:type="dxa"/>
                            <w:shd w:val="clear" w:color="auto" w:fill="auto"/>
                            <w:noWrap/>
                            <w:vAlign w:val="center"/>
                            <w:hideMark/>
                          </w:tcPr>
                          <w:p w14:paraId="384E3020" w14:textId="77777777" w:rsidR="002655C5" w:rsidRPr="00FC5806" w:rsidRDefault="002655C5" w:rsidP="006229D4">
                            <w:pPr>
                              <w:pStyle w:val="TAMainText"/>
                              <w:jc w:val="right"/>
                              <w:rPr>
                                <w:rFonts w:cs="Arial"/>
                                <w:sz w:val="20"/>
                              </w:rPr>
                            </w:pPr>
                            <w:r>
                              <w:t>0.46</w:t>
                            </w:r>
                          </w:p>
                        </w:tc>
                        <w:tc>
                          <w:tcPr>
                            <w:tcW w:w="5041" w:type="dxa"/>
                            <w:vAlign w:val="center"/>
                          </w:tcPr>
                          <w:p w14:paraId="2A990DAC" w14:textId="77777777" w:rsidR="002655C5" w:rsidRPr="00A47239" w:rsidRDefault="002655C5" w:rsidP="00652379">
                            <w:pPr>
                              <w:pStyle w:val="TAMainText"/>
                              <w:rPr>
                                <w:rFonts w:cs="Arial"/>
                                <w:sz w:val="20"/>
                              </w:rPr>
                            </w:pPr>
                            <w:r>
                              <w:t>Overall packing metric of the system</w:t>
                            </w:r>
                          </w:p>
                        </w:tc>
                        <w:tc>
                          <w:tcPr>
                            <w:tcW w:w="1080" w:type="dxa"/>
                            <w:vAlign w:val="center"/>
                          </w:tcPr>
                          <w:p w14:paraId="4CAE555A" w14:textId="77777777" w:rsidR="002655C5" w:rsidRPr="00FC5806" w:rsidRDefault="002655C5" w:rsidP="00C76A48">
                            <w:pPr>
                              <w:pStyle w:val="TAMainText"/>
                              <w:jc w:val="right"/>
                              <w:rPr>
                                <w:rFonts w:cs="Arial"/>
                                <w:sz w:val="20"/>
                              </w:rPr>
                            </w:pPr>
                            <w:r>
                              <w:t>0.67</w:t>
                            </w:r>
                          </w:p>
                        </w:tc>
                        <w:tc>
                          <w:tcPr>
                            <w:tcW w:w="990" w:type="dxa"/>
                            <w:vAlign w:val="center"/>
                          </w:tcPr>
                          <w:p w14:paraId="570D3DAD" w14:textId="77777777" w:rsidR="002655C5" w:rsidRPr="00FC5806" w:rsidRDefault="002655C5" w:rsidP="00C76A48">
                            <w:pPr>
                              <w:pStyle w:val="TAMainText"/>
                              <w:jc w:val="right"/>
                              <w:rPr>
                                <w:rFonts w:cs="Arial"/>
                                <w:sz w:val="20"/>
                              </w:rPr>
                            </w:pPr>
                            <w:r>
                              <w:t>0.73</w:t>
                            </w:r>
                          </w:p>
                        </w:tc>
                      </w:tr>
                      <w:tr w:rsidR="002655C5" w:rsidRPr="00A67631" w14:paraId="0798E503" w14:textId="77777777" w:rsidTr="00DE61E4">
                        <w:trPr>
                          <w:trHeight w:hRule="exact" w:val="252"/>
                        </w:trPr>
                        <w:tc>
                          <w:tcPr>
                            <w:tcW w:w="1188" w:type="dxa"/>
                            <w:shd w:val="clear" w:color="auto" w:fill="auto"/>
                            <w:noWrap/>
                            <w:vAlign w:val="center"/>
                            <w:hideMark/>
                          </w:tcPr>
                          <w:p w14:paraId="5FFA3779" w14:textId="77777777" w:rsidR="002655C5" w:rsidRPr="00FC5806" w:rsidRDefault="002655C5" w:rsidP="006229D4">
                            <w:pPr>
                              <w:pStyle w:val="TAMainText"/>
                              <w:jc w:val="right"/>
                              <w:rPr>
                                <w:rFonts w:cs="Arial"/>
                                <w:sz w:val="20"/>
                              </w:rPr>
                            </w:pPr>
                            <w:r>
                              <w:t>0.98</w:t>
                            </w:r>
                          </w:p>
                        </w:tc>
                        <w:tc>
                          <w:tcPr>
                            <w:tcW w:w="810" w:type="dxa"/>
                            <w:shd w:val="clear" w:color="auto" w:fill="auto"/>
                            <w:noWrap/>
                            <w:vAlign w:val="center"/>
                            <w:hideMark/>
                          </w:tcPr>
                          <w:p w14:paraId="1D2F09E8" w14:textId="77777777" w:rsidR="002655C5" w:rsidRPr="00FC5806" w:rsidRDefault="002655C5" w:rsidP="006229D4">
                            <w:pPr>
                              <w:pStyle w:val="TAMainText"/>
                              <w:jc w:val="right"/>
                              <w:rPr>
                                <w:rFonts w:cs="Arial"/>
                                <w:sz w:val="20"/>
                              </w:rPr>
                            </w:pPr>
                            <w:r>
                              <w:t>0.09</w:t>
                            </w:r>
                          </w:p>
                        </w:tc>
                        <w:tc>
                          <w:tcPr>
                            <w:tcW w:w="810" w:type="dxa"/>
                            <w:shd w:val="clear" w:color="auto" w:fill="auto"/>
                            <w:noWrap/>
                            <w:vAlign w:val="center"/>
                            <w:hideMark/>
                          </w:tcPr>
                          <w:p w14:paraId="309BC0CE" w14:textId="730A8C99" w:rsidR="002655C5" w:rsidRPr="00FC5806" w:rsidRDefault="002655C5" w:rsidP="006229D4">
                            <w:pPr>
                              <w:pStyle w:val="TAMainText"/>
                              <w:jc w:val="right"/>
                              <w:rPr>
                                <w:rFonts w:cs="Arial"/>
                                <w:sz w:val="20"/>
                              </w:rPr>
                            </w:pPr>
                            <w:r>
                              <w:t>ns</w:t>
                            </w:r>
                          </w:p>
                        </w:tc>
                        <w:tc>
                          <w:tcPr>
                            <w:tcW w:w="5041" w:type="dxa"/>
                            <w:vAlign w:val="center"/>
                          </w:tcPr>
                          <w:p w14:paraId="6240692A" w14:textId="77777777" w:rsidR="002655C5" w:rsidRPr="00A47239" w:rsidRDefault="002655C5" w:rsidP="00652379">
                            <w:pPr>
                              <w:pStyle w:val="TAMainText"/>
                              <w:rPr>
                                <w:rFonts w:cs="Arial"/>
                                <w:sz w:val="20"/>
                              </w:rPr>
                            </w:pPr>
                            <w:r>
                              <w:t>Hydrogen bonding energy of Y295</w:t>
                            </w:r>
                          </w:p>
                        </w:tc>
                        <w:tc>
                          <w:tcPr>
                            <w:tcW w:w="1080" w:type="dxa"/>
                            <w:vAlign w:val="center"/>
                          </w:tcPr>
                          <w:p w14:paraId="5C0F514A" w14:textId="77777777" w:rsidR="002655C5" w:rsidRPr="00FC5806" w:rsidRDefault="002655C5" w:rsidP="00C76A48">
                            <w:pPr>
                              <w:pStyle w:val="TAMainText"/>
                              <w:jc w:val="right"/>
                              <w:rPr>
                                <w:rFonts w:cs="Arial"/>
                                <w:sz w:val="20"/>
                              </w:rPr>
                            </w:pPr>
                            <w:r>
                              <w:t>-1.28</w:t>
                            </w:r>
                          </w:p>
                        </w:tc>
                        <w:tc>
                          <w:tcPr>
                            <w:tcW w:w="990" w:type="dxa"/>
                            <w:vAlign w:val="center"/>
                          </w:tcPr>
                          <w:p w14:paraId="52AE6656" w14:textId="77777777" w:rsidR="002655C5" w:rsidRPr="00FC5806" w:rsidRDefault="002655C5" w:rsidP="00C76A48">
                            <w:pPr>
                              <w:pStyle w:val="TAMainText"/>
                              <w:jc w:val="right"/>
                              <w:rPr>
                                <w:rFonts w:cs="Arial"/>
                                <w:sz w:val="20"/>
                              </w:rPr>
                            </w:pPr>
                            <w:r>
                              <w:t>-0.5</w:t>
                            </w:r>
                          </w:p>
                        </w:tc>
                      </w:tr>
                      <w:tr w:rsidR="002655C5" w:rsidRPr="00A67631" w14:paraId="7AD40885" w14:textId="77777777" w:rsidTr="00DE61E4">
                        <w:trPr>
                          <w:trHeight w:hRule="exact" w:val="252"/>
                        </w:trPr>
                        <w:tc>
                          <w:tcPr>
                            <w:tcW w:w="1188" w:type="dxa"/>
                            <w:shd w:val="clear" w:color="auto" w:fill="auto"/>
                            <w:noWrap/>
                            <w:vAlign w:val="center"/>
                            <w:hideMark/>
                          </w:tcPr>
                          <w:p w14:paraId="0F96498F" w14:textId="76C0AD9C"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3909F89" w14:textId="77777777" w:rsidR="002655C5" w:rsidRPr="00FC5806" w:rsidRDefault="002655C5" w:rsidP="006229D4">
                            <w:pPr>
                              <w:pStyle w:val="TAMainText"/>
                              <w:jc w:val="right"/>
                              <w:rPr>
                                <w:rFonts w:cs="Arial"/>
                                <w:sz w:val="20"/>
                              </w:rPr>
                            </w:pPr>
                            <w:r>
                              <w:t>-0.51</w:t>
                            </w:r>
                          </w:p>
                        </w:tc>
                        <w:tc>
                          <w:tcPr>
                            <w:tcW w:w="810" w:type="dxa"/>
                            <w:shd w:val="clear" w:color="auto" w:fill="auto"/>
                            <w:noWrap/>
                            <w:vAlign w:val="center"/>
                            <w:hideMark/>
                          </w:tcPr>
                          <w:p w14:paraId="2E45012B" w14:textId="58D12664" w:rsidR="002655C5" w:rsidRPr="00FC5806" w:rsidRDefault="002655C5" w:rsidP="006229D4">
                            <w:pPr>
                              <w:pStyle w:val="TAMainText"/>
                              <w:jc w:val="right"/>
                              <w:rPr>
                                <w:rFonts w:cs="Arial"/>
                                <w:sz w:val="20"/>
                              </w:rPr>
                            </w:pPr>
                            <w:r>
                              <w:t>ns</w:t>
                            </w:r>
                          </w:p>
                        </w:tc>
                        <w:tc>
                          <w:tcPr>
                            <w:tcW w:w="5041" w:type="dxa"/>
                            <w:vAlign w:val="center"/>
                          </w:tcPr>
                          <w:p w14:paraId="284AA384" w14:textId="77777777" w:rsidR="002655C5" w:rsidRPr="00A47239" w:rsidRDefault="002655C5" w:rsidP="00652379">
                            <w:pPr>
                              <w:pStyle w:val="TAMainText"/>
                              <w:rPr>
                                <w:rFonts w:cs="Arial"/>
                                <w:sz w:val="20"/>
                              </w:rPr>
                            </w:pPr>
                            <w:r>
                              <w:t>Packing with pNPG around E353</w:t>
                            </w:r>
                          </w:p>
                        </w:tc>
                        <w:tc>
                          <w:tcPr>
                            <w:tcW w:w="1080" w:type="dxa"/>
                            <w:vAlign w:val="center"/>
                          </w:tcPr>
                          <w:p w14:paraId="526FD113" w14:textId="77777777" w:rsidR="002655C5" w:rsidRPr="00FC5806" w:rsidRDefault="002655C5" w:rsidP="00C76A48">
                            <w:pPr>
                              <w:pStyle w:val="TAMainText"/>
                              <w:jc w:val="right"/>
                              <w:rPr>
                                <w:rFonts w:cs="Arial"/>
                                <w:sz w:val="20"/>
                              </w:rPr>
                            </w:pPr>
                            <w:r>
                              <w:t>0.19</w:t>
                            </w:r>
                          </w:p>
                        </w:tc>
                        <w:tc>
                          <w:tcPr>
                            <w:tcW w:w="990" w:type="dxa"/>
                            <w:vAlign w:val="center"/>
                          </w:tcPr>
                          <w:p w14:paraId="26B4A2BE" w14:textId="77777777" w:rsidR="002655C5" w:rsidRPr="00FC5806" w:rsidRDefault="002655C5" w:rsidP="00C76A48">
                            <w:pPr>
                              <w:pStyle w:val="TAMainText"/>
                              <w:jc w:val="right"/>
                              <w:rPr>
                                <w:rFonts w:cs="Arial"/>
                                <w:sz w:val="20"/>
                              </w:rPr>
                            </w:pPr>
                            <w:r>
                              <w:t>1</w:t>
                            </w:r>
                          </w:p>
                        </w:tc>
                      </w:tr>
                      <w:tr w:rsidR="002655C5" w:rsidRPr="00A67631" w14:paraId="4E63B5BC" w14:textId="77777777" w:rsidTr="00DE61E4">
                        <w:trPr>
                          <w:trHeight w:hRule="exact" w:val="252"/>
                        </w:trPr>
                        <w:tc>
                          <w:tcPr>
                            <w:tcW w:w="1188" w:type="dxa"/>
                            <w:shd w:val="clear" w:color="auto" w:fill="auto"/>
                            <w:noWrap/>
                            <w:vAlign w:val="center"/>
                            <w:hideMark/>
                          </w:tcPr>
                          <w:p w14:paraId="3357CAAE" w14:textId="6ABAB9BF"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4A07527F" w14:textId="77777777" w:rsidR="002655C5" w:rsidRPr="00FC5806" w:rsidRDefault="002655C5" w:rsidP="006229D4">
                            <w:pPr>
                              <w:pStyle w:val="TAMainText"/>
                              <w:jc w:val="right"/>
                              <w:rPr>
                                <w:rFonts w:cs="Arial"/>
                                <w:sz w:val="20"/>
                              </w:rPr>
                            </w:pPr>
                            <w:r>
                              <w:t>-0.10</w:t>
                            </w:r>
                          </w:p>
                        </w:tc>
                        <w:tc>
                          <w:tcPr>
                            <w:tcW w:w="810" w:type="dxa"/>
                            <w:shd w:val="clear" w:color="auto" w:fill="auto"/>
                            <w:noWrap/>
                            <w:vAlign w:val="center"/>
                            <w:hideMark/>
                          </w:tcPr>
                          <w:p w14:paraId="15F4B173" w14:textId="1874B20D" w:rsidR="002655C5" w:rsidRPr="00FC5806" w:rsidRDefault="002655C5" w:rsidP="006229D4">
                            <w:pPr>
                              <w:pStyle w:val="TAMainText"/>
                              <w:jc w:val="right"/>
                              <w:rPr>
                                <w:rFonts w:cs="Arial"/>
                                <w:sz w:val="20"/>
                              </w:rPr>
                            </w:pPr>
                            <w:r>
                              <w:t>ns</w:t>
                            </w:r>
                          </w:p>
                        </w:tc>
                        <w:tc>
                          <w:tcPr>
                            <w:tcW w:w="5041" w:type="dxa"/>
                            <w:vAlign w:val="center"/>
                          </w:tcPr>
                          <w:p w14:paraId="67483E0D" w14:textId="77777777" w:rsidR="002655C5" w:rsidRPr="00A47239" w:rsidRDefault="002655C5" w:rsidP="00652379">
                            <w:pPr>
                              <w:pStyle w:val="TAMainText"/>
                              <w:rPr>
                                <w:rFonts w:cs="Arial"/>
                                <w:sz w:val="20"/>
                              </w:rPr>
                            </w:pPr>
                            <w:r>
                              <w:t xml:space="preserve">Total system energy </w:t>
                            </w:r>
                          </w:p>
                        </w:tc>
                        <w:tc>
                          <w:tcPr>
                            <w:tcW w:w="1080" w:type="dxa"/>
                            <w:vAlign w:val="center"/>
                          </w:tcPr>
                          <w:p w14:paraId="5981582E" w14:textId="77777777" w:rsidR="002655C5" w:rsidRPr="00FC5806" w:rsidRDefault="002655C5" w:rsidP="00C76A48">
                            <w:pPr>
                              <w:pStyle w:val="TAMainText"/>
                              <w:jc w:val="right"/>
                              <w:rPr>
                                <w:rFonts w:cs="Arial"/>
                                <w:sz w:val="20"/>
                              </w:rPr>
                            </w:pPr>
                            <w:r>
                              <w:t>-636.44</w:t>
                            </w:r>
                          </w:p>
                        </w:tc>
                        <w:tc>
                          <w:tcPr>
                            <w:tcW w:w="990" w:type="dxa"/>
                            <w:vAlign w:val="center"/>
                          </w:tcPr>
                          <w:p w14:paraId="5220C649" w14:textId="77777777" w:rsidR="002655C5" w:rsidRPr="00FC5806" w:rsidRDefault="002655C5" w:rsidP="00C76A48">
                            <w:pPr>
                              <w:pStyle w:val="TAMainText"/>
                              <w:jc w:val="right"/>
                              <w:rPr>
                                <w:rFonts w:cs="Arial"/>
                                <w:sz w:val="20"/>
                              </w:rPr>
                            </w:pPr>
                            <w:r>
                              <w:t>-621.6</w:t>
                            </w:r>
                          </w:p>
                        </w:tc>
                      </w:tr>
                      <w:tr w:rsidR="002655C5" w:rsidRPr="00A67631" w14:paraId="34DE0CCC" w14:textId="77777777" w:rsidTr="00DE61E4">
                        <w:trPr>
                          <w:trHeight w:hRule="exact" w:val="252"/>
                        </w:trPr>
                        <w:tc>
                          <w:tcPr>
                            <w:tcW w:w="1188" w:type="dxa"/>
                            <w:shd w:val="clear" w:color="auto" w:fill="auto"/>
                            <w:noWrap/>
                            <w:vAlign w:val="center"/>
                            <w:hideMark/>
                          </w:tcPr>
                          <w:p w14:paraId="623FD79E" w14:textId="4FDF5225"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463FBEEF" w14:textId="77777777" w:rsidR="002655C5" w:rsidRPr="00FC5806" w:rsidRDefault="002655C5" w:rsidP="006229D4">
                            <w:pPr>
                              <w:pStyle w:val="TAMainText"/>
                              <w:jc w:val="right"/>
                              <w:rPr>
                                <w:rFonts w:cs="Arial"/>
                                <w:sz w:val="20"/>
                              </w:rPr>
                            </w:pPr>
                            <w:r>
                              <w:t>-0.01</w:t>
                            </w:r>
                          </w:p>
                        </w:tc>
                        <w:tc>
                          <w:tcPr>
                            <w:tcW w:w="810" w:type="dxa"/>
                            <w:shd w:val="clear" w:color="auto" w:fill="auto"/>
                            <w:noWrap/>
                            <w:vAlign w:val="center"/>
                            <w:hideMark/>
                          </w:tcPr>
                          <w:p w14:paraId="168CBE4E" w14:textId="455F42D6" w:rsidR="002655C5" w:rsidRPr="00FC5806" w:rsidRDefault="002655C5" w:rsidP="006229D4">
                            <w:pPr>
                              <w:pStyle w:val="TAMainText"/>
                              <w:jc w:val="right"/>
                              <w:rPr>
                                <w:rFonts w:cs="Arial"/>
                                <w:sz w:val="20"/>
                              </w:rPr>
                            </w:pPr>
                            <w:r>
                              <w:t>ns</w:t>
                            </w:r>
                          </w:p>
                        </w:tc>
                        <w:tc>
                          <w:tcPr>
                            <w:tcW w:w="5041" w:type="dxa"/>
                            <w:vAlign w:val="center"/>
                          </w:tcPr>
                          <w:p w14:paraId="306D63E5" w14:textId="77777777" w:rsidR="002655C5" w:rsidRPr="00A47239" w:rsidRDefault="002655C5" w:rsidP="00652379">
                            <w:pPr>
                              <w:pStyle w:val="TAMainText"/>
                              <w:rPr>
                                <w:rFonts w:cs="Arial"/>
                                <w:sz w:val="20"/>
                              </w:rPr>
                            </w:pPr>
                            <w:r>
                              <w:t>Hydrogen bond energy of the whole system</w:t>
                            </w:r>
                          </w:p>
                        </w:tc>
                        <w:tc>
                          <w:tcPr>
                            <w:tcW w:w="1080" w:type="dxa"/>
                            <w:vAlign w:val="center"/>
                          </w:tcPr>
                          <w:p w14:paraId="6F9E0C73" w14:textId="77777777" w:rsidR="002655C5" w:rsidRPr="00FC5806" w:rsidRDefault="002655C5" w:rsidP="00C76A48">
                            <w:pPr>
                              <w:pStyle w:val="TAMainText"/>
                              <w:jc w:val="right"/>
                              <w:rPr>
                                <w:rFonts w:cs="Arial"/>
                                <w:sz w:val="20"/>
                              </w:rPr>
                            </w:pPr>
                            <w:r>
                              <w:t>-76.7</w:t>
                            </w:r>
                          </w:p>
                        </w:tc>
                        <w:tc>
                          <w:tcPr>
                            <w:tcW w:w="990" w:type="dxa"/>
                            <w:vAlign w:val="center"/>
                          </w:tcPr>
                          <w:p w14:paraId="1D5083D4" w14:textId="77777777" w:rsidR="002655C5" w:rsidRPr="00FC5806" w:rsidRDefault="002655C5" w:rsidP="00C76A48">
                            <w:pPr>
                              <w:pStyle w:val="TAMainText"/>
                              <w:jc w:val="right"/>
                              <w:rPr>
                                <w:rFonts w:cs="Arial"/>
                                <w:sz w:val="20"/>
                              </w:rPr>
                            </w:pPr>
                            <w:r>
                              <w:t>-67.63</w:t>
                            </w:r>
                          </w:p>
                        </w:tc>
                      </w:tr>
                      <w:tr w:rsidR="002655C5" w:rsidRPr="00A67631" w14:paraId="15BB0383" w14:textId="77777777" w:rsidTr="00DE61E4">
                        <w:trPr>
                          <w:trHeight w:hRule="exact" w:val="252"/>
                        </w:trPr>
                        <w:tc>
                          <w:tcPr>
                            <w:tcW w:w="1188" w:type="dxa"/>
                            <w:shd w:val="clear" w:color="auto" w:fill="auto"/>
                            <w:noWrap/>
                            <w:vAlign w:val="center"/>
                            <w:hideMark/>
                          </w:tcPr>
                          <w:p w14:paraId="459DAB1A" w14:textId="7293ED12"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4CB9D8BD" w14:textId="2FFAC9DF"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0BCB1C4" w14:textId="77777777" w:rsidR="002655C5" w:rsidRPr="00FC5806" w:rsidRDefault="002655C5" w:rsidP="006229D4">
                            <w:pPr>
                              <w:pStyle w:val="TAMainText"/>
                              <w:jc w:val="right"/>
                              <w:rPr>
                                <w:rFonts w:cs="Arial"/>
                                <w:sz w:val="20"/>
                              </w:rPr>
                            </w:pPr>
                            <w:r>
                              <w:t>0.11</w:t>
                            </w:r>
                          </w:p>
                        </w:tc>
                        <w:tc>
                          <w:tcPr>
                            <w:tcW w:w="5041" w:type="dxa"/>
                            <w:vAlign w:val="center"/>
                          </w:tcPr>
                          <w:p w14:paraId="31FC5D48" w14:textId="77777777" w:rsidR="002655C5" w:rsidRPr="00A47239" w:rsidRDefault="002655C5" w:rsidP="00652379">
                            <w:pPr>
                              <w:pStyle w:val="TAMainText"/>
                              <w:rPr>
                                <w:rFonts w:cs="Arial"/>
                                <w:sz w:val="20"/>
                              </w:rPr>
                            </w:pPr>
                            <w:r>
                              <w:t>Lennard-Jones repulsion around E353</w:t>
                            </w:r>
                          </w:p>
                        </w:tc>
                        <w:tc>
                          <w:tcPr>
                            <w:tcW w:w="1080" w:type="dxa"/>
                            <w:vAlign w:val="center"/>
                          </w:tcPr>
                          <w:p w14:paraId="39936C06" w14:textId="77777777" w:rsidR="002655C5" w:rsidRPr="00FC5806" w:rsidRDefault="002655C5" w:rsidP="00C76A48">
                            <w:pPr>
                              <w:pStyle w:val="TAMainText"/>
                              <w:jc w:val="right"/>
                              <w:rPr>
                                <w:rFonts w:cs="Arial"/>
                                <w:sz w:val="20"/>
                              </w:rPr>
                            </w:pPr>
                            <w:r>
                              <w:t>0.67</w:t>
                            </w:r>
                          </w:p>
                        </w:tc>
                        <w:tc>
                          <w:tcPr>
                            <w:tcW w:w="990" w:type="dxa"/>
                            <w:vAlign w:val="center"/>
                          </w:tcPr>
                          <w:p w14:paraId="67A3E5FD" w14:textId="77777777" w:rsidR="002655C5" w:rsidRPr="00FC5806" w:rsidRDefault="002655C5" w:rsidP="00C76A48">
                            <w:pPr>
                              <w:pStyle w:val="TAMainText"/>
                              <w:jc w:val="right"/>
                              <w:rPr>
                                <w:rFonts w:cs="Arial"/>
                                <w:sz w:val="20"/>
                              </w:rPr>
                            </w:pPr>
                            <w:r>
                              <w:t>1.41</w:t>
                            </w:r>
                          </w:p>
                        </w:tc>
                      </w:tr>
                      <w:tr w:rsidR="002655C5" w:rsidRPr="00A67631" w14:paraId="36DD9302" w14:textId="77777777" w:rsidTr="00DE61E4">
                        <w:trPr>
                          <w:trHeight w:hRule="exact" w:val="252"/>
                        </w:trPr>
                        <w:tc>
                          <w:tcPr>
                            <w:tcW w:w="1188" w:type="dxa"/>
                            <w:shd w:val="clear" w:color="auto" w:fill="auto"/>
                            <w:noWrap/>
                            <w:vAlign w:val="center"/>
                            <w:hideMark/>
                          </w:tcPr>
                          <w:p w14:paraId="428281F2" w14:textId="431F2D1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23BFF416" w14:textId="1E113388"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603BB4C" w14:textId="77777777" w:rsidR="002655C5" w:rsidRPr="00FC5806" w:rsidRDefault="002655C5" w:rsidP="006229D4">
                            <w:pPr>
                              <w:pStyle w:val="TAMainText"/>
                              <w:jc w:val="right"/>
                              <w:rPr>
                                <w:rFonts w:cs="Arial"/>
                                <w:sz w:val="20"/>
                              </w:rPr>
                            </w:pPr>
                            <w:r>
                              <w:t>0.27</w:t>
                            </w:r>
                          </w:p>
                        </w:tc>
                        <w:tc>
                          <w:tcPr>
                            <w:tcW w:w="5041" w:type="dxa"/>
                            <w:vAlign w:val="center"/>
                          </w:tcPr>
                          <w:p w14:paraId="28351B24" w14:textId="77777777" w:rsidR="002655C5" w:rsidRPr="00A47239" w:rsidRDefault="002655C5" w:rsidP="00652379">
                            <w:pPr>
                              <w:pStyle w:val="TAMainText"/>
                              <w:rPr>
                                <w:rFonts w:cs="Arial"/>
                                <w:sz w:val="20"/>
                              </w:rPr>
                            </w:pPr>
                            <w:r>
                              <w:t>Average hydrophobic surface area without pNPG</w:t>
                            </w:r>
                          </w:p>
                        </w:tc>
                        <w:tc>
                          <w:tcPr>
                            <w:tcW w:w="1080" w:type="dxa"/>
                            <w:vAlign w:val="center"/>
                          </w:tcPr>
                          <w:p w14:paraId="185F0754" w14:textId="77777777" w:rsidR="002655C5" w:rsidRPr="00FC5806" w:rsidRDefault="002655C5" w:rsidP="00C76A48">
                            <w:pPr>
                              <w:pStyle w:val="TAMainText"/>
                              <w:jc w:val="right"/>
                              <w:rPr>
                                <w:rFonts w:cs="Arial"/>
                                <w:sz w:val="20"/>
                              </w:rPr>
                            </w:pPr>
                            <w:r>
                              <w:t>0.51</w:t>
                            </w:r>
                          </w:p>
                        </w:tc>
                        <w:tc>
                          <w:tcPr>
                            <w:tcW w:w="990" w:type="dxa"/>
                            <w:vAlign w:val="center"/>
                          </w:tcPr>
                          <w:p w14:paraId="10A8CD6D" w14:textId="77777777" w:rsidR="002655C5" w:rsidRPr="00FC5806" w:rsidRDefault="002655C5" w:rsidP="00C76A48">
                            <w:pPr>
                              <w:pStyle w:val="TAMainText"/>
                              <w:jc w:val="right"/>
                              <w:rPr>
                                <w:rFonts w:cs="Arial"/>
                                <w:sz w:val="20"/>
                              </w:rPr>
                            </w:pPr>
                            <w:r>
                              <w:t>1.75</w:t>
                            </w:r>
                          </w:p>
                        </w:tc>
                      </w:tr>
                      <w:tr w:rsidR="002655C5" w:rsidRPr="00A67631" w14:paraId="70C6E99B" w14:textId="77777777" w:rsidTr="00DE61E4">
                        <w:trPr>
                          <w:trHeight w:hRule="exact" w:val="252"/>
                        </w:trPr>
                        <w:tc>
                          <w:tcPr>
                            <w:tcW w:w="1188" w:type="dxa"/>
                            <w:shd w:val="clear" w:color="auto" w:fill="auto"/>
                            <w:noWrap/>
                            <w:vAlign w:val="center"/>
                            <w:hideMark/>
                          </w:tcPr>
                          <w:p w14:paraId="6D5D8758" w14:textId="14F2A507"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81E3015" w14:textId="3BB1AEFF"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79276BDE" w14:textId="77777777" w:rsidR="002655C5" w:rsidRPr="00FC5806" w:rsidRDefault="002655C5" w:rsidP="006229D4">
                            <w:pPr>
                              <w:pStyle w:val="TAMainText"/>
                              <w:jc w:val="right"/>
                              <w:rPr>
                                <w:rFonts w:cs="Arial"/>
                                <w:sz w:val="20"/>
                              </w:rPr>
                            </w:pPr>
                            <w:r>
                              <w:t>0.32</w:t>
                            </w:r>
                          </w:p>
                        </w:tc>
                        <w:tc>
                          <w:tcPr>
                            <w:tcW w:w="5041" w:type="dxa"/>
                            <w:vAlign w:val="center"/>
                          </w:tcPr>
                          <w:p w14:paraId="78622678" w14:textId="77777777" w:rsidR="002655C5" w:rsidRPr="00A47239" w:rsidRDefault="002655C5" w:rsidP="00652379">
                            <w:pPr>
                              <w:pStyle w:val="TAMainText"/>
                              <w:rPr>
                                <w:rFonts w:cs="Arial"/>
                                <w:sz w:val="20"/>
                              </w:rPr>
                            </w:pPr>
                            <w:r>
                              <w:t>Packing without pNPG around E353</w:t>
                            </w:r>
                          </w:p>
                        </w:tc>
                        <w:tc>
                          <w:tcPr>
                            <w:tcW w:w="1080" w:type="dxa"/>
                            <w:vAlign w:val="center"/>
                          </w:tcPr>
                          <w:p w14:paraId="686ACF7D" w14:textId="77777777" w:rsidR="002655C5" w:rsidRPr="00FC5806" w:rsidRDefault="002655C5" w:rsidP="00C76A48">
                            <w:pPr>
                              <w:pStyle w:val="TAMainText"/>
                              <w:jc w:val="right"/>
                              <w:rPr>
                                <w:rFonts w:cs="Arial"/>
                                <w:sz w:val="20"/>
                              </w:rPr>
                            </w:pPr>
                            <w:r>
                              <w:t>0.37</w:t>
                            </w:r>
                          </w:p>
                        </w:tc>
                        <w:tc>
                          <w:tcPr>
                            <w:tcW w:w="990" w:type="dxa"/>
                            <w:vAlign w:val="center"/>
                          </w:tcPr>
                          <w:p w14:paraId="64A6DF07" w14:textId="77777777" w:rsidR="002655C5" w:rsidRPr="00FC5806" w:rsidRDefault="002655C5" w:rsidP="00C76A48">
                            <w:pPr>
                              <w:pStyle w:val="TAMainText"/>
                              <w:jc w:val="right"/>
                              <w:rPr>
                                <w:rFonts w:cs="Arial"/>
                                <w:sz w:val="20"/>
                              </w:rPr>
                            </w:pPr>
                            <w:r>
                              <w:t>0.99</w:t>
                            </w:r>
                          </w:p>
                        </w:tc>
                      </w:tr>
                      <w:tr w:rsidR="002655C5" w:rsidRPr="00A67631" w14:paraId="77224402" w14:textId="77777777" w:rsidTr="00DE61E4">
                        <w:trPr>
                          <w:trHeight w:hRule="exact" w:val="252"/>
                        </w:trPr>
                        <w:tc>
                          <w:tcPr>
                            <w:tcW w:w="1188" w:type="dxa"/>
                            <w:shd w:val="clear" w:color="auto" w:fill="auto"/>
                            <w:noWrap/>
                            <w:vAlign w:val="center"/>
                            <w:hideMark/>
                          </w:tcPr>
                          <w:p w14:paraId="19FCC5E3" w14:textId="2A9341FB"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1406292" w14:textId="6E570FC0"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6E122AFE" w14:textId="77777777" w:rsidR="002655C5" w:rsidRPr="00FC5806" w:rsidRDefault="002655C5" w:rsidP="006229D4">
                            <w:pPr>
                              <w:pStyle w:val="TAMainText"/>
                              <w:jc w:val="right"/>
                              <w:rPr>
                                <w:rFonts w:cs="Arial"/>
                                <w:sz w:val="20"/>
                              </w:rPr>
                            </w:pPr>
                            <w:r>
                              <w:t>0.34</w:t>
                            </w:r>
                          </w:p>
                        </w:tc>
                        <w:tc>
                          <w:tcPr>
                            <w:tcW w:w="5041" w:type="dxa"/>
                            <w:vAlign w:val="center"/>
                          </w:tcPr>
                          <w:p w14:paraId="4A0835B4" w14:textId="77777777" w:rsidR="002655C5" w:rsidRPr="00A47239" w:rsidRDefault="002655C5" w:rsidP="00652379">
                            <w:pPr>
                              <w:pStyle w:val="TAMainText"/>
                              <w:rPr>
                                <w:rFonts w:cs="Arial"/>
                                <w:sz w:val="20"/>
                              </w:rPr>
                            </w:pPr>
                            <w:r>
                              <w:t>Packing around E164 without pNPG</w:t>
                            </w:r>
                          </w:p>
                        </w:tc>
                        <w:tc>
                          <w:tcPr>
                            <w:tcW w:w="1080" w:type="dxa"/>
                            <w:vAlign w:val="center"/>
                          </w:tcPr>
                          <w:p w14:paraId="380115BB" w14:textId="77777777" w:rsidR="002655C5" w:rsidRPr="00FC5806" w:rsidRDefault="002655C5" w:rsidP="00C76A48">
                            <w:pPr>
                              <w:pStyle w:val="TAMainText"/>
                              <w:jc w:val="right"/>
                              <w:rPr>
                                <w:rFonts w:cs="Arial"/>
                                <w:sz w:val="20"/>
                              </w:rPr>
                            </w:pPr>
                            <w:r>
                              <w:t>0.37</w:t>
                            </w:r>
                          </w:p>
                        </w:tc>
                        <w:tc>
                          <w:tcPr>
                            <w:tcW w:w="990" w:type="dxa"/>
                            <w:vAlign w:val="center"/>
                          </w:tcPr>
                          <w:p w14:paraId="1CAB6A85" w14:textId="77777777" w:rsidR="002655C5" w:rsidRPr="00FC5806" w:rsidRDefault="002655C5" w:rsidP="00C76A48">
                            <w:pPr>
                              <w:pStyle w:val="TAMainText"/>
                              <w:jc w:val="right"/>
                              <w:rPr>
                                <w:rFonts w:cs="Arial"/>
                                <w:sz w:val="20"/>
                              </w:rPr>
                            </w:pPr>
                            <w:r>
                              <w:t>0.99</w:t>
                            </w:r>
                          </w:p>
                        </w:tc>
                      </w:tr>
                      <w:tr w:rsidR="002655C5" w:rsidRPr="00A67631" w14:paraId="2F8A5E91" w14:textId="77777777" w:rsidTr="00DE61E4">
                        <w:trPr>
                          <w:trHeight w:hRule="exact" w:val="252"/>
                        </w:trPr>
                        <w:tc>
                          <w:tcPr>
                            <w:tcW w:w="1188" w:type="dxa"/>
                            <w:shd w:val="clear" w:color="auto" w:fill="auto"/>
                            <w:noWrap/>
                            <w:vAlign w:val="center"/>
                            <w:hideMark/>
                          </w:tcPr>
                          <w:p w14:paraId="7897FCCE" w14:textId="1D04233A"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79CA633E" w14:textId="42C81FE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644E3DD4" w14:textId="77777777" w:rsidR="002655C5" w:rsidRPr="00FC5806" w:rsidRDefault="002655C5" w:rsidP="006229D4">
                            <w:pPr>
                              <w:pStyle w:val="TAMainText"/>
                              <w:jc w:val="right"/>
                              <w:rPr>
                                <w:rFonts w:cs="Arial"/>
                                <w:sz w:val="20"/>
                              </w:rPr>
                            </w:pPr>
                            <w:r>
                              <w:t>0.38</w:t>
                            </w:r>
                          </w:p>
                        </w:tc>
                        <w:tc>
                          <w:tcPr>
                            <w:tcW w:w="5041" w:type="dxa"/>
                            <w:vAlign w:val="center"/>
                          </w:tcPr>
                          <w:p w14:paraId="28A6D50B" w14:textId="77777777" w:rsidR="002655C5" w:rsidRPr="00A47239" w:rsidRDefault="002655C5" w:rsidP="00652379">
                            <w:pPr>
                              <w:pStyle w:val="TAMainText"/>
                              <w:rPr>
                                <w:rFonts w:cs="Arial"/>
                                <w:sz w:val="20"/>
                              </w:rPr>
                            </w:pPr>
                            <w:r>
                              <w:t>Packing around Y295 without pNPG</w:t>
                            </w:r>
                          </w:p>
                        </w:tc>
                        <w:tc>
                          <w:tcPr>
                            <w:tcW w:w="1080" w:type="dxa"/>
                            <w:vAlign w:val="center"/>
                          </w:tcPr>
                          <w:p w14:paraId="2347D779" w14:textId="77777777" w:rsidR="002655C5" w:rsidRPr="00FC5806" w:rsidRDefault="002655C5" w:rsidP="00C76A48">
                            <w:pPr>
                              <w:pStyle w:val="TAMainText"/>
                              <w:jc w:val="right"/>
                              <w:rPr>
                                <w:rFonts w:cs="Arial"/>
                                <w:sz w:val="20"/>
                              </w:rPr>
                            </w:pPr>
                            <w:r>
                              <w:t>0.34</w:t>
                            </w:r>
                          </w:p>
                        </w:tc>
                        <w:tc>
                          <w:tcPr>
                            <w:tcW w:w="990" w:type="dxa"/>
                            <w:vAlign w:val="center"/>
                          </w:tcPr>
                          <w:p w14:paraId="1621F395" w14:textId="77777777" w:rsidR="002655C5" w:rsidRPr="00FC5806" w:rsidRDefault="002655C5" w:rsidP="00C76A48">
                            <w:pPr>
                              <w:pStyle w:val="TAMainText"/>
                              <w:jc w:val="right"/>
                              <w:rPr>
                                <w:rFonts w:cs="Arial"/>
                                <w:sz w:val="20"/>
                              </w:rPr>
                            </w:pPr>
                            <w:r>
                              <w:t>0.99</w:t>
                            </w:r>
                          </w:p>
                        </w:tc>
                      </w:tr>
                      <w:tr w:rsidR="002655C5" w:rsidRPr="00A67631" w14:paraId="031555E5" w14:textId="77777777" w:rsidTr="00DE61E4">
                        <w:trPr>
                          <w:trHeight w:hRule="exact" w:val="252"/>
                        </w:trPr>
                        <w:tc>
                          <w:tcPr>
                            <w:tcW w:w="1188" w:type="dxa"/>
                            <w:shd w:val="clear" w:color="auto" w:fill="auto"/>
                            <w:noWrap/>
                            <w:vAlign w:val="center"/>
                            <w:hideMark/>
                          </w:tcPr>
                          <w:p w14:paraId="6A5AA66F" w14:textId="127C5409"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32AFCE49" w14:textId="46B08774" w:rsidR="002655C5" w:rsidRPr="00FC5806" w:rsidRDefault="002655C5" w:rsidP="006229D4">
                            <w:pPr>
                              <w:pStyle w:val="TAMainText"/>
                              <w:jc w:val="right"/>
                              <w:rPr>
                                <w:rFonts w:cs="Arial"/>
                                <w:sz w:val="20"/>
                              </w:rPr>
                            </w:pPr>
                            <w:r>
                              <w:t>ns</w:t>
                            </w:r>
                          </w:p>
                        </w:tc>
                        <w:tc>
                          <w:tcPr>
                            <w:tcW w:w="810" w:type="dxa"/>
                            <w:shd w:val="clear" w:color="auto" w:fill="auto"/>
                            <w:noWrap/>
                            <w:vAlign w:val="center"/>
                            <w:hideMark/>
                          </w:tcPr>
                          <w:p w14:paraId="1D8997D2" w14:textId="77777777" w:rsidR="002655C5" w:rsidRPr="00FC5806" w:rsidRDefault="002655C5" w:rsidP="006229D4">
                            <w:pPr>
                              <w:pStyle w:val="TAMainText"/>
                              <w:jc w:val="right"/>
                              <w:rPr>
                                <w:rFonts w:cs="Arial"/>
                                <w:sz w:val="20"/>
                              </w:rPr>
                            </w:pPr>
                            <w:r>
                              <w:t>0.51</w:t>
                            </w:r>
                          </w:p>
                        </w:tc>
                        <w:tc>
                          <w:tcPr>
                            <w:tcW w:w="5041" w:type="dxa"/>
                            <w:vAlign w:val="center"/>
                          </w:tcPr>
                          <w:p w14:paraId="429209D6" w14:textId="77777777" w:rsidR="002655C5" w:rsidRPr="00A47239" w:rsidRDefault="002655C5" w:rsidP="00652379">
                            <w:pPr>
                              <w:pStyle w:val="TAMainText"/>
                              <w:rPr>
                                <w:rFonts w:cs="Arial"/>
                                <w:sz w:val="20"/>
                              </w:rPr>
                            </w:pPr>
                            <w:r>
                              <w:t>Lennard-Jones repulsion of E164</w:t>
                            </w:r>
                          </w:p>
                        </w:tc>
                        <w:tc>
                          <w:tcPr>
                            <w:tcW w:w="1080" w:type="dxa"/>
                            <w:vAlign w:val="center"/>
                          </w:tcPr>
                          <w:p w14:paraId="77903992" w14:textId="77777777" w:rsidR="002655C5" w:rsidRPr="00FC5806" w:rsidRDefault="002655C5" w:rsidP="00C76A48">
                            <w:pPr>
                              <w:pStyle w:val="TAMainText"/>
                              <w:jc w:val="right"/>
                              <w:rPr>
                                <w:rFonts w:cs="Arial"/>
                                <w:sz w:val="20"/>
                              </w:rPr>
                            </w:pPr>
                            <w:r>
                              <w:t>0.83</w:t>
                            </w:r>
                          </w:p>
                        </w:tc>
                        <w:tc>
                          <w:tcPr>
                            <w:tcW w:w="990" w:type="dxa"/>
                            <w:vAlign w:val="center"/>
                          </w:tcPr>
                          <w:p w14:paraId="72FD8647" w14:textId="77777777" w:rsidR="002655C5" w:rsidRPr="00FC5806" w:rsidRDefault="002655C5" w:rsidP="00C76A48">
                            <w:pPr>
                              <w:pStyle w:val="TAMainText"/>
                              <w:jc w:val="right"/>
                              <w:rPr>
                                <w:rFonts w:cs="Arial"/>
                                <w:sz w:val="20"/>
                              </w:rPr>
                            </w:pPr>
                            <w:r>
                              <w:t>1.53</w:t>
                            </w:r>
                          </w:p>
                        </w:tc>
                      </w:tr>
                    </w:tbl>
                    <w:p w14:paraId="648CEEA8" w14:textId="77777777" w:rsidR="002655C5" w:rsidRPr="00A67631" w:rsidRDefault="002655C5" w:rsidP="00652379">
                      <w:pPr>
                        <w:pStyle w:val="TAMainText"/>
                      </w:pPr>
                    </w:p>
                  </w:txbxContent>
                </v:textbox>
                <w10:wrap type="square" anchorx="margin" anchory="margin"/>
              </v:shape>
            </w:pict>
          </mc:Fallback>
        </mc:AlternateContent>
      </w:r>
      <w:r w:rsidR="00CF33F4">
        <w:t>For each mutant</w:t>
      </w:r>
      <w:r w:rsidR="006522F5">
        <w:t xml:space="preserve">, 100 models </w:t>
      </w:r>
      <w:r w:rsidR="00A7399A">
        <w:t xml:space="preserve">were generated the lowest 10 in overall system energy were </w:t>
      </w:r>
      <w:r w:rsidR="006522F5">
        <w:t>selected for subsequent structural analysis</w:t>
      </w:r>
      <w:r w:rsidR="00CF33F4">
        <w:t>.</w:t>
      </w:r>
      <w:del w:id="14" w:author="Alex" w:date="2015-04-11T12:55:00Z">
        <w:r w:rsidR="00CF33F4" w:rsidDel="00AE42F6">
          <w:delText xml:space="preserve"> </w:delText>
        </w:r>
      </w:del>
      <w:r w:rsidR="00CF33F4">
        <w:t xml:space="preserve"> </w:t>
      </w:r>
      <w:r w:rsidR="0082551D">
        <w:t xml:space="preserve">From </w:t>
      </w:r>
      <w:r w:rsidR="0082551D" w:rsidRPr="009B7D76">
        <w:t xml:space="preserve">this analysis, </w:t>
      </w:r>
      <w:r w:rsidR="006522F5" w:rsidRPr="009B7D76">
        <w:t>a</w:t>
      </w:r>
      <w:r w:rsidR="00CF33F4" w:rsidRPr="009B7D76">
        <w:t xml:space="preserve"> set of </w:t>
      </w:r>
      <w:r w:rsidR="006522F5" w:rsidRPr="009B7D76">
        <w:t xml:space="preserve">59 </w:t>
      </w:r>
      <w:r w:rsidR="0082551D" w:rsidRPr="009B7D76">
        <w:t xml:space="preserve">potentially informative </w:t>
      </w:r>
      <w:r w:rsidR="006522F5" w:rsidRPr="009B7D76">
        <w:t>features</w:t>
      </w:r>
      <w:r w:rsidR="00CF33F4" w:rsidRPr="009B7D76">
        <w:t xml:space="preserve"> </w:t>
      </w:r>
      <w:r w:rsidR="0082551D" w:rsidRPr="009B7D76">
        <w:t xml:space="preserve">was identified and </w:t>
      </w:r>
      <w:r w:rsidR="00A7399A" w:rsidRPr="009B7D76">
        <w:t>a</w:t>
      </w:r>
      <w:r w:rsidR="0082551D" w:rsidRPr="009B7D76">
        <w:t xml:space="preserve"> value </w:t>
      </w:r>
      <w:r w:rsidR="00725348" w:rsidRPr="009B7D76">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2B98BC7F">
                <wp:simplePos x="0" y="0"/>
                <wp:positionH relativeFrom="margin">
                  <wp:posOffset>-65405</wp:posOffset>
                </wp:positionH>
                <wp:positionV relativeFrom="margin">
                  <wp:align>top</wp:align>
                </wp:positionV>
                <wp:extent cx="6513830" cy="3027680"/>
                <wp:effectExtent l="0" t="0" r="0" b="127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2787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2655C5" w:rsidRPr="00095769" w:rsidRDefault="002655C5" w:rsidP="001C6B59">
                            <w:pPr>
                              <w:pStyle w:val="VAFigureCaption"/>
                            </w:pPr>
                            <w:ins w:id="15"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950" cy="1917065"/>
                                            </a:xfrm>
                                            <a:prstGeom prst="rect">
                                              <a:avLst/>
                                            </a:prstGeom>
                                          </pic:spPr>
                                        </pic:pic>
                                      </a:graphicData>
                                    </a:graphic>
                                  </wp:inline>
                                </w:drawing>
                              </w:r>
                            </w:ins>
                          </w:p>
                          <w:p w14:paraId="667D73CD" w14:textId="3EDC5ED6" w:rsidR="002655C5" w:rsidRPr="003F3A31" w:rsidRDefault="002655C5" w:rsidP="003F3A31">
                            <w:pPr>
                              <w:pStyle w:val="VAFigureCaption"/>
                              <w:rPr>
                                <w:b w:val="0"/>
                              </w:rPr>
                            </w:pPr>
                            <w:r w:rsidRPr="00095769">
                              <w:t>Figure 4. Correlation</w:t>
                            </w:r>
                            <w:r>
                              <w:t xml:space="preserve">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 times stratified cross validation for each mutant.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38.4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" filled="f" stroked="f">
                <v:textbox>
                  <w:txbxContent>
                    <w:p w14:paraId="596B60CD" w14:textId="2D3A180E" w:rsidR="002655C5" w:rsidRPr="00095769" w:rsidRDefault="002655C5" w:rsidP="001C6B59">
                      <w:pPr>
                        <w:pStyle w:val="VAFigureCaption"/>
                      </w:pPr>
                      <w:ins w:id="16"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950" cy="1917065"/>
                                      </a:xfrm>
                                      <a:prstGeom prst="rect">
                                        <a:avLst/>
                                      </a:prstGeom>
                                    </pic:spPr>
                                  </pic:pic>
                                </a:graphicData>
                              </a:graphic>
                            </wp:inline>
                          </w:drawing>
                        </w:r>
                      </w:ins>
                    </w:p>
                    <w:p w14:paraId="667D73CD" w14:textId="3EDC5ED6" w:rsidR="002655C5" w:rsidRPr="003F3A31" w:rsidRDefault="002655C5" w:rsidP="003F3A31">
                      <w:pPr>
                        <w:pStyle w:val="VAFigureCaption"/>
                        <w:rPr>
                          <w:b w:val="0"/>
                        </w:rPr>
                      </w:pPr>
                      <w:r w:rsidRPr="00095769">
                        <w:t>Figure 4. Correlation</w:t>
                      </w:r>
                      <w:r>
                        <w:t xml:space="preserve">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 times stratified cross validation for each mutant.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txbxContent>
                </v:textbox>
                <w10:wrap type="square" anchorx="margin" anchory="margin"/>
              </v:shape>
            </w:pict>
          </mc:Fallback>
        </mc:AlternateContent>
      </w:r>
      <w:r w:rsidR="00E365A3" w:rsidRPr="009B7D76">
        <w:t>calculated for each mutant</w:t>
      </w:r>
      <w:r w:rsidR="00CF33F4" w:rsidRPr="009B7D76">
        <w:t>.</w:t>
      </w:r>
      <w:r w:rsidR="00E277AB" w:rsidRPr="009B7D76">
        <w:t xml:space="preserve"> </w:t>
      </w:r>
      <w:r w:rsidR="00CD2B42" w:rsidRPr="009B7D76">
        <w:t>Strutural features selected include</w:t>
      </w:r>
      <w:r w:rsidR="00E277AB" w:rsidRPr="009B7D76">
        <w:t xml:space="preserve"> predicted interface energy, number of hydrogen bonds to the ligand, and change in solvent accessible surface area upon </w:t>
      </w:r>
      <w:r w:rsidR="00E365A3" w:rsidRPr="009B7D76">
        <w:t xml:space="preserve">ligand binding. A complete list of all features and their correlation to the experimentally measured constants </w:t>
      </w:r>
      <w:r w:rsidR="00E277AB" w:rsidRPr="009B7D76">
        <w:t xml:space="preserve">is given in Supplemental </w:t>
      </w:r>
      <w:ins w:id="17" w:author="王晓康" w:date="2015-04-11T09:43:00Z">
        <w:r w:rsidR="003A6415" w:rsidRPr="009B7D76">
          <w:t>Table 1</w:t>
        </w:r>
      </w:ins>
      <w:del w:id="18" w:author="王晓康" w:date="2015-04-11T09:43:00Z">
        <w:r w:rsidR="00E277AB" w:rsidRPr="009B7D76" w:rsidDel="003A6415">
          <w:delText>X</w:delText>
        </w:r>
      </w:del>
      <w:r w:rsidR="00CF33F4" w:rsidRPr="009B7D76">
        <w:t>.</w:t>
      </w:r>
      <w:r w:rsidR="00E277AB" w:rsidRPr="009B7D76">
        <w:t xml:space="preserve"> </w:t>
      </w:r>
      <w:r w:rsidR="00CF33F4" w:rsidRPr="009B7D76">
        <w:t xml:space="preserve"> </w:t>
      </w:r>
      <w:r w:rsidR="00A151BB" w:rsidRPr="009B7D76">
        <w:t xml:space="preserve">For </w:t>
      </w:r>
      <w:r w:rsidR="00A151BB" w:rsidRPr="009B7D76">
        <w:rPr>
          <w:i/>
        </w:rPr>
        <w:t>k</w:t>
      </w:r>
      <w:r w:rsidR="00A151BB" w:rsidRPr="009B7D76">
        <w:rPr>
          <w:vertAlign w:val="subscript"/>
        </w:rPr>
        <w:t>cat</w:t>
      </w:r>
      <w:r w:rsidR="00A151BB" w:rsidRPr="009B7D76">
        <w:t>/K</w:t>
      </w:r>
      <w:r w:rsidR="00A151BB" w:rsidRPr="009B7D76">
        <w:rPr>
          <w:vertAlign w:val="subscript"/>
        </w:rPr>
        <w:t>M</w:t>
      </w:r>
      <w:r w:rsidR="00A151BB" w:rsidRPr="009B7D76">
        <w:t xml:space="preserve"> and </w:t>
      </w:r>
      <w:r w:rsidR="00A151BB" w:rsidRPr="009B7D76">
        <w:rPr>
          <w:i/>
        </w:rPr>
        <w:t>k</w:t>
      </w:r>
      <w:r w:rsidR="00A151BB" w:rsidRPr="009B7D76">
        <w:rPr>
          <w:vertAlign w:val="subscript"/>
        </w:rPr>
        <w:t>cat</w:t>
      </w:r>
      <w:r w:rsidR="00D42C6B" w:rsidRPr="009B7D76">
        <w:t>,</w:t>
      </w:r>
      <w:r w:rsidR="00A151BB" w:rsidRPr="009B7D76">
        <w:t xml:space="preserve"> t</w:t>
      </w:r>
      <w:r w:rsidR="00710CC1" w:rsidRPr="009B7D76">
        <w:t xml:space="preserve">he highest correlation observed </w:t>
      </w:r>
      <w:r w:rsidR="006C3DC9" w:rsidRPr="009B7D76">
        <w:t>is</w:t>
      </w:r>
      <w:r w:rsidR="00A151BB" w:rsidRPr="009B7D76">
        <w:t xml:space="preserve"> to the total number of non-local contacts (i.e. res</w:t>
      </w:r>
      <w:r w:rsidR="00421F4A" w:rsidRPr="009B7D76">
        <w:t>idues separated by more than 8 sequence positions that interact)</w:t>
      </w:r>
      <w:r w:rsidR="00A151BB" w:rsidRPr="009B7D76">
        <w:t>, with</w:t>
      </w:r>
      <w:r w:rsidR="006C3DC9" w:rsidRPr="009B7D76">
        <w:t xml:space="preserve"> a </w:t>
      </w:r>
      <w:r w:rsidR="007840E0" w:rsidRPr="009B7D76">
        <w:t>Pearson Correlation Coefficient (</w:t>
      </w:r>
      <w:r w:rsidR="006C3DC9" w:rsidRPr="009B7D76">
        <w:t>PCC</w:t>
      </w:r>
      <w:r w:rsidR="007840E0" w:rsidRPr="009B7D76">
        <w:t>)</w:t>
      </w:r>
      <w:r w:rsidR="006C3DC9" w:rsidRPr="009B7D76">
        <w:t xml:space="preserve"> of 0.56 </w:t>
      </w:r>
      <w:r w:rsidR="00277DD3" w:rsidRPr="009B7D76">
        <w:t xml:space="preserve">(p-value </w:t>
      </w:r>
      <w:r w:rsidR="00AD552B" w:rsidRPr="009B7D76">
        <w:t>0.00</w:t>
      </w:r>
      <w:r w:rsidR="002655C5">
        <w:t>9</w:t>
      </w:r>
      <w:r w:rsidR="00AD552B" w:rsidRPr="009B7D76">
        <w:t>;</w:t>
      </w:r>
      <w:del w:id="19" w:author="ilias tagkopoulos" w:date="2015-04-11T10:51:00Z">
        <w:r w:rsidR="007840E0" w:rsidRPr="009B7D76" w:rsidDel="00185A12">
          <w:delText>.</w:delText>
        </w:r>
      </w:del>
      <w:r w:rsidR="007840E0" w:rsidRPr="009B7D76">
        <w:t xml:space="preserve"> Wilcoxon test) </w:t>
      </w:r>
      <w:r w:rsidR="006C3DC9" w:rsidRPr="009B7D76">
        <w:t xml:space="preserve">and </w:t>
      </w:r>
      <w:r w:rsidR="002412B2" w:rsidRPr="009B7D76">
        <w:t>0.</w:t>
      </w:r>
      <w:r w:rsidR="006C3DC9" w:rsidRPr="009B7D76">
        <w:t>43</w:t>
      </w:r>
      <w:r w:rsidR="005449BF" w:rsidRPr="009B7D76">
        <w:t xml:space="preserve"> (p-value </w:t>
      </w:r>
      <w:r w:rsidR="00AD552B" w:rsidRPr="009B7D76">
        <w:t>0.00</w:t>
      </w:r>
      <w:ins w:id="20" w:author="MO" w:date="2015-04-09T18:00:00Z">
        <w:r w:rsidR="00053C98" w:rsidRPr="009B7D76">
          <w:rPr>
            <w:lang w:eastAsia="zh-CN"/>
          </w:rPr>
          <w:t>4</w:t>
        </w:r>
      </w:ins>
      <w:ins w:id="21" w:author="ilias tagkopoulos" w:date="2015-04-11T10:51:00Z">
        <w:r w:rsidR="00185A12" w:rsidRPr="009B7D76">
          <w:t>;</w:t>
        </w:r>
      </w:ins>
      <w:del w:id="22" w:author="ilias tagkopoulos" w:date="2015-04-11T10:51:00Z">
        <w:r w:rsidR="005449BF" w:rsidRPr="009B7D76" w:rsidDel="00185A12">
          <w:delText>.</w:delText>
        </w:r>
      </w:del>
      <w:r w:rsidR="005449BF" w:rsidRPr="009B7D76">
        <w:t xml:space="preserve"> Wilcoxon test)</w:t>
      </w:r>
      <w:r w:rsidR="006C3DC9" w:rsidRPr="009B7D76">
        <w:t>, re</w:t>
      </w:r>
      <w:r w:rsidR="00A151BB" w:rsidRPr="009B7D76">
        <w:t>spectively</w:t>
      </w:r>
      <w:r w:rsidR="00AD552B" w:rsidRPr="009B7D76">
        <w:t>.</w:t>
      </w:r>
      <w:r w:rsidR="006C3DC9" w:rsidRPr="009B7D76">
        <w:t xml:space="preserve"> For K</w:t>
      </w:r>
      <w:r w:rsidR="006C3DC9" w:rsidRPr="009B7D76">
        <w:rPr>
          <w:vertAlign w:val="subscript"/>
        </w:rPr>
        <w:t>M</w:t>
      </w:r>
      <w:r w:rsidR="006C3DC9" w:rsidRPr="009B7D76">
        <w:t xml:space="preserve"> the </w:t>
      </w:r>
      <w:r w:rsidR="00214FF9" w:rsidRPr="009B7D76">
        <w:t>highest</w:t>
      </w:r>
      <w:r w:rsidR="007840E0" w:rsidRPr="009B7D76">
        <w:t xml:space="preserve"> </w:t>
      </w:r>
      <w:r w:rsidR="006C3DC9" w:rsidRPr="009B7D76">
        <w:t xml:space="preserve">PCC is 0.29 </w:t>
      </w:r>
      <w:r w:rsidR="005449BF" w:rsidRPr="009B7D76">
        <w:t xml:space="preserve">(p-value </w:t>
      </w:r>
      <w:r w:rsidR="00AD552B" w:rsidRPr="009B7D76">
        <w:rPr>
          <w:lang w:eastAsia="zh-CN"/>
        </w:rPr>
        <w:t>0.000</w:t>
      </w:r>
      <w:ins w:id="23" w:author="MO" w:date="2015-04-09T18:01:00Z">
        <w:r w:rsidR="00053C98" w:rsidRPr="009B7D76">
          <w:t>5</w:t>
        </w:r>
      </w:ins>
      <w:r w:rsidR="00AD552B" w:rsidRPr="009B7D76">
        <w:t>;</w:t>
      </w:r>
      <w:del w:id="24" w:author="ilias tagkopoulos" w:date="2015-04-11T10:57:00Z">
        <w:r w:rsidR="005449BF" w:rsidRPr="009B7D76" w:rsidDel="00185A12">
          <w:delText>.</w:delText>
        </w:r>
      </w:del>
      <w:r w:rsidR="005449BF" w:rsidRPr="009B7D76">
        <w:t xml:space="preserve"> Wilcoxon test) </w:t>
      </w:r>
      <w:r w:rsidR="006C3DC9" w:rsidRPr="009B7D76">
        <w:t xml:space="preserve">to the total number of hydrogen bonds within each BglB model. </w:t>
      </w:r>
      <w:r w:rsidR="005449BF" w:rsidRPr="009B7D76">
        <w:t>The Spearman Rank Correlation (SRC) follow</w:t>
      </w:r>
      <w:r w:rsidR="005A106A" w:rsidRPr="009B7D76">
        <w:t>s</w:t>
      </w:r>
      <w:r w:rsidR="005449BF" w:rsidRPr="009B7D76">
        <w:t xml:space="preserve"> similar trends to those for PCC for all three predicted constants (</w:t>
      </w:r>
      <w:ins w:id="25" w:author="MO" w:date="2015-04-09T18:14:00Z">
        <w:r w:rsidR="00A66844" w:rsidRPr="009B7D76">
          <w:t>0.55</w:t>
        </w:r>
      </w:ins>
      <w:r w:rsidR="005449BF" w:rsidRPr="009B7D76">
        <w:t>,</w:t>
      </w:r>
      <w:ins w:id="26" w:author="MO" w:date="2015-04-09T18:25:00Z">
        <w:r w:rsidR="00EE6C30" w:rsidRPr="009B7D76">
          <w:t xml:space="preserve"> </w:t>
        </w:r>
      </w:ins>
      <w:ins w:id="27" w:author="MO" w:date="2015-04-09T18:14:00Z">
        <w:r w:rsidR="00A66844" w:rsidRPr="009B7D76">
          <w:t>0.42</w:t>
        </w:r>
      </w:ins>
      <w:r w:rsidR="005449BF" w:rsidRPr="009B7D76">
        <w:t xml:space="preserve"> and </w:t>
      </w:r>
      <w:ins w:id="28" w:author="MO" w:date="2015-04-09T18:14:00Z">
        <w:r w:rsidR="00A66844" w:rsidRPr="009B7D76">
          <w:t>0.38</w:t>
        </w:r>
      </w:ins>
      <w:r w:rsidR="005449BF" w:rsidRPr="009B7D76">
        <w:t xml:space="preserve"> for </w:t>
      </w:r>
      <w:r w:rsidR="005449BF" w:rsidRPr="009B7D76">
        <w:rPr>
          <w:i/>
        </w:rPr>
        <w:t>k</w:t>
      </w:r>
      <w:r w:rsidR="005449BF" w:rsidRPr="009B7D76">
        <w:rPr>
          <w:vertAlign w:val="subscript"/>
        </w:rPr>
        <w:t>cat</w:t>
      </w:r>
      <w:r w:rsidR="005449BF" w:rsidRPr="009B7D76">
        <w:t>/K</w:t>
      </w:r>
      <w:r w:rsidR="005449BF" w:rsidRPr="009B7D76">
        <w:rPr>
          <w:vertAlign w:val="subscript"/>
        </w:rPr>
        <w:t>M</w:t>
      </w:r>
      <w:r w:rsidR="005449BF" w:rsidRPr="009B7D76">
        <w:t xml:space="preserve"> , </w:t>
      </w:r>
      <w:r w:rsidR="005449BF" w:rsidRPr="009B7D76">
        <w:rPr>
          <w:i/>
        </w:rPr>
        <w:t>k</w:t>
      </w:r>
      <w:r w:rsidR="005449BF" w:rsidRPr="009B7D76">
        <w:rPr>
          <w:vertAlign w:val="subscript"/>
        </w:rPr>
        <w:t>cat</w:t>
      </w:r>
      <w:r w:rsidR="005449BF" w:rsidRPr="009B7D76">
        <w:t xml:space="preserve"> and K</w:t>
      </w:r>
      <w:r w:rsidR="005449BF" w:rsidRPr="009B7D76">
        <w:rPr>
          <w:vertAlign w:val="subscript"/>
        </w:rPr>
        <w:t>M</w:t>
      </w:r>
      <w:r w:rsidR="005449BF" w:rsidRPr="009B7D76">
        <w:t xml:space="preserve"> respectively). </w:t>
      </w:r>
      <w:r w:rsidR="007840E0" w:rsidRPr="009B7D76">
        <w:t>The PCC and SRC</w:t>
      </w:r>
      <w:r w:rsidR="005449BF" w:rsidRPr="009B7D76">
        <w:t xml:space="preserve"> values</w:t>
      </w:r>
      <w:r w:rsidR="007840E0" w:rsidRPr="009B7D76">
        <w:t xml:space="preserve"> for all features </w:t>
      </w:r>
      <w:r w:rsidR="005449BF" w:rsidRPr="009B7D76">
        <w:t>are</w:t>
      </w:r>
      <w:r w:rsidR="00BA03FE" w:rsidRPr="009B7D76">
        <w:t xml:space="preserve"> available in</w:t>
      </w:r>
      <w:r w:rsidR="00B848C4" w:rsidRPr="009B7D76">
        <w:t xml:space="preserve"> S</w:t>
      </w:r>
      <w:r w:rsidR="008A7C88" w:rsidRPr="009B7D76">
        <w:t xml:space="preserve">upplemental </w:t>
      </w:r>
      <w:r w:rsidR="00B848C4" w:rsidRPr="009B7D76">
        <w:t>Materials</w:t>
      </w:r>
      <w:r w:rsidR="008A7C88" w:rsidRPr="009B7D76">
        <w:t>.</w:t>
      </w:r>
      <w:r w:rsidR="008A7C88">
        <w:t xml:space="preserve"> </w:t>
      </w:r>
    </w:p>
    <w:p w14:paraId="24D0B94D" w14:textId="038FC692" w:rsidR="0098420F" w:rsidRDefault="005D4B87" w:rsidP="00652379">
      <w:pPr>
        <w:pStyle w:val="TAMainText"/>
      </w:pPr>
      <w:r>
        <w:t xml:space="preserve">Since no single feature was correlated with the observed kinetic constants, </w:t>
      </w:r>
      <w:r w:rsidR="007840E0">
        <w:t xml:space="preserve">we used all 59 features together with a </w:t>
      </w:r>
      <w:r w:rsidR="00C932B6">
        <w:t>regularized linear model to predict the kinetic constants based on</w:t>
      </w:r>
      <w:r w:rsidR="002412B2">
        <w:t xml:space="preserve"> the most informative</w:t>
      </w:r>
      <w:r w:rsidR="008A7C88">
        <w:t xml:space="preserve"> </w:t>
      </w:r>
      <w:r w:rsidR="00C932B6">
        <w:t xml:space="preserve">feature </w:t>
      </w:r>
      <w:r w:rsidR="00C932B6" w:rsidRPr="00CB4E8F">
        <w:t xml:space="preserve">subsets. </w:t>
      </w:r>
      <w:r w:rsidRPr="00CB4E8F">
        <w:t>For this task, we used elastic n</w:t>
      </w:r>
      <w:r w:rsidR="007840E0" w:rsidRPr="00CB4E8F">
        <w:t>et</w:t>
      </w:r>
      <w:r w:rsidR="009A1F2C" w:rsidRPr="00CB4E8F">
        <w:t xml:space="preserve"> </w:t>
      </w:r>
      <w:r w:rsidRPr="00CB4E8F">
        <w:t>regularization</w:t>
      </w:r>
      <w:commentRangeStart w:id="29"/>
      <w:r w:rsidR="009A1F2C" w:rsidRPr="00CB4E8F">
        <w:t xml:space="preserve">, </w:t>
      </w:r>
      <w:commentRangeEnd w:id="29"/>
      <w:r w:rsidR="009A1F2C" w:rsidRPr="00CB4E8F">
        <w:rPr>
          <w:rStyle w:val="CommentReference"/>
          <w:rFonts w:ascii="Times" w:hAnsi="Times"/>
          <w:kern w:val="0"/>
        </w:rPr>
        <w:commentReference w:id="29"/>
      </w:r>
      <w:r w:rsidR="009A1F2C" w:rsidRPr="00CB4E8F">
        <w:t>a constraint regression technique that</w:t>
      </w:r>
      <w:r w:rsidR="007840E0" w:rsidRPr="00CB4E8F">
        <w:t xml:space="preserve"> uses both l</w:t>
      </w:r>
      <w:r w:rsidR="007840E0" w:rsidRPr="00CB4E8F">
        <w:rPr>
          <w:vertAlign w:val="subscript"/>
        </w:rPr>
        <w:t>1</w:t>
      </w:r>
      <w:r w:rsidR="007840E0" w:rsidRPr="00CB4E8F">
        <w:t xml:space="preserve"> and l</w:t>
      </w:r>
      <w:r w:rsidR="007840E0" w:rsidRPr="00CB4E8F">
        <w:rPr>
          <w:vertAlign w:val="subscript"/>
        </w:rPr>
        <w:t>2</w:t>
      </w:r>
      <w:r w:rsidR="007840E0" w:rsidRPr="00CB4E8F">
        <w:t xml:space="preserve"> regularization for feature s</w:t>
      </w:r>
      <w:r w:rsidR="009A1F2C" w:rsidRPr="00CB4E8F">
        <w:t xml:space="preserve">election (see </w:t>
      </w:r>
      <w:r w:rsidR="001E53A2" w:rsidRPr="00CB4E8F">
        <w:t>Supplemental</w:t>
      </w:r>
      <w:r w:rsidR="009A1F2C" w:rsidRPr="00CB4E8F">
        <w:t xml:space="preserve"> Materials).</w:t>
      </w:r>
      <w:r w:rsidRPr="00CB4E8F">
        <w:t xml:space="preserve"> [1]</w:t>
      </w:r>
      <w:r w:rsidR="009A1F2C" w:rsidRPr="00CB4E8F">
        <w:t xml:space="preserve"> To</w:t>
      </w:r>
      <w:r w:rsidR="005449BF" w:rsidRPr="00CB4E8F">
        <w:t xml:space="preserve"> increase robustness to sample size and remove bias, we used a bootstrapping aggregating (bagging) technique, where the predicted value was an average </w:t>
      </w:r>
      <w:r w:rsidR="00CB4E8F">
        <w:t>of</w:t>
      </w:r>
      <w:r w:rsidR="005449BF" w:rsidRPr="00CB4E8F">
        <w:t xml:space="preserve"> 1,000 elastic net models, each trained on a different subset of the data (see Methods). T</w:t>
      </w:r>
      <w:r w:rsidR="00180759" w:rsidRPr="00CB4E8F">
        <w:t xml:space="preserve">he final prediction </w:t>
      </w:r>
      <w:r w:rsidR="005449BF" w:rsidRPr="00CB4E8F">
        <w:t>from this ensemble learning regression method outperformed all individual models</w:t>
      </w:r>
      <w:r w:rsidR="0067523C" w:rsidRPr="00CB4E8F">
        <w:t xml:space="preserve">. </w:t>
      </w:r>
      <w:r w:rsidR="00986ECB" w:rsidRPr="00CB4E8F">
        <w:t>In the case</w:t>
      </w:r>
      <w:ins w:id="30" w:author="王晓康" w:date="2015-04-11T09:44:00Z">
        <w:r w:rsidR="003A6415" w:rsidRPr="00CB4E8F">
          <w:t xml:space="preserve"> of</w:t>
        </w:r>
      </w:ins>
      <w:r w:rsidR="00986ECB" w:rsidRPr="00CB4E8F">
        <w:t xml:space="preserve"> </w:t>
      </w:r>
      <w:ins w:id="31" w:author="王晓康" w:date="2015-04-11T09:44:00Z">
        <w:r w:rsidR="003A6415" w:rsidRPr="00CB4E8F">
          <w:rPr>
            <w:i/>
          </w:rPr>
          <w:t>k</w:t>
        </w:r>
        <w:r w:rsidR="003A6415" w:rsidRPr="00CB4E8F">
          <w:rPr>
            <w:vertAlign w:val="subscript"/>
          </w:rPr>
          <w:t>cat</w:t>
        </w:r>
        <w:r w:rsidR="003A6415" w:rsidRPr="00CB4E8F">
          <w:t>/K</w:t>
        </w:r>
        <w:r w:rsidR="003A6415" w:rsidRPr="00CB4E8F">
          <w:rPr>
            <w:vertAlign w:val="subscript"/>
          </w:rPr>
          <w:t>M,</w:t>
        </w:r>
        <w:r w:rsidR="003A6415" w:rsidRPr="00CB4E8F" w:rsidDel="003A6415">
          <w:t xml:space="preserve"> </w:t>
        </w:r>
      </w:ins>
      <w:r w:rsidR="0067523C" w:rsidRPr="00CB4E8F">
        <w:t xml:space="preserve">the </w:t>
      </w:r>
      <w:del w:id="32" w:author="王晓康" w:date="2015-04-11T09:44:00Z">
        <w:r w:rsidR="00986ECB" w:rsidRPr="00CB4E8F" w:rsidDel="003A6415">
          <w:delText xml:space="preserve">of kcat/KM , </w:delText>
        </w:r>
      </w:del>
      <w:r w:rsidR="0067523C" w:rsidRPr="00CB4E8F">
        <w:t>PCC is 0.77 versus</w:t>
      </w:r>
      <w:r w:rsidR="00986ECB" w:rsidRPr="00067A54">
        <w:t xml:space="preserve"> 0.65 </w:t>
      </w:r>
      <w:r w:rsidR="0067523C">
        <w:t>for e</w:t>
      </w:r>
      <w:r w:rsidR="005449BF" w:rsidRPr="00067A54">
        <w:t>nsemble</w:t>
      </w:r>
      <w:r w:rsidR="00F57D03">
        <w:t xml:space="preserve"> and X.XX for</w:t>
      </w:r>
      <w:r w:rsidR="005449BF" w:rsidRPr="00067A54">
        <w:t xml:space="preserve"> </w:t>
      </w:r>
      <w:r w:rsidR="0067523C">
        <w:t>individual models</w:t>
      </w:r>
      <w:r w:rsidR="00F57D03">
        <w:t>.</w:t>
      </w:r>
      <w:r w:rsidR="005449BF" w:rsidRPr="00067A54">
        <w:t xml:space="preserve"> </w:t>
      </w:r>
      <w:r w:rsidR="00F57D03">
        <w:t>F</w:t>
      </w:r>
      <w:r w:rsidR="00986ECB" w:rsidRPr="00067A54">
        <w:t xml:space="preserve">or </w:t>
      </w:r>
      <w:ins w:id="33" w:author="王晓康" w:date="2015-04-11T09:45:00Z">
        <w:r w:rsidR="003A6415" w:rsidRPr="00067A54">
          <w:rPr>
            <w:i/>
          </w:rPr>
          <w:t>k</w:t>
        </w:r>
        <w:r w:rsidR="003A6415" w:rsidRPr="00067A54">
          <w:rPr>
            <w:vertAlign w:val="subscript"/>
          </w:rPr>
          <w:t>cat</w:t>
        </w:r>
      </w:ins>
      <w:del w:id="34" w:author="王晓康" w:date="2015-04-11T09:45:00Z">
        <w:r w:rsidR="00986ECB" w:rsidRPr="00067A54" w:rsidDel="003A6415">
          <w:delText>kcat</w:delText>
        </w:r>
      </w:del>
      <w:r w:rsidR="00986ECB" w:rsidRPr="00067A54">
        <w:t xml:space="preserve"> and K</w:t>
      </w:r>
      <w:r w:rsidR="00986ECB" w:rsidRPr="00067A54">
        <w:rPr>
          <w:vertAlign w:val="subscript"/>
        </w:rPr>
        <w:t>M</w:t>
      </w:r>
      <w:r w:rsidR="00F57D03">
        <w:t>, PCC is 0.60 versus 0.48</w:t>
      </w:r>
      <w:r w:rsidR="00986ECB" w:rsidRPr="00067A54">
        <w:t xml:space="preserve"> and 0.71 v</w:t>
      </w:r>
      <w:r w:rsidR="00F57D03">
        <w:t>ersus</w:t>
      </w:r>
      <w:r w:rsidR="00986ECB" w:rsidRPr="00067A54">
        <w:t xml:space="preserve"> 0.56</w:t>
      </w:r>
      <w:r w:rsidR="005449BF" w:rsidRPr="00067A54">
        <w:t>, respectively</w:t>
      </w:r>
      <w:r w:rsidR="006562AD" w:rsidRPr="003A6415">
        <w:t>.</w:t>
      </w:r>
      <w:r w:rsidR="00C80AE9" w:rsidRPr="003A6415">
        <w:t xml:space="preserve"> As shown in</w:t>
      </w:r>
      <w:r w:rsidR="00C80AE9">
        <w:t xml:space="preserve"> </w:t>
      </w:r>
      <w:r w:rsidR="00C80AE9" w:rsidRPr="00C50D1F">
        <w:rPr>
          <w:b/>
        </w:rPr>
        <w:t>Figure 4</w:t>
      </w:r>
      <w:r w:rsidR="00C80AE9">
        <w:t xml:space="preserve">, the </w:t>
      </w:r>
      <w:r w:rsidR="00C50D1F">
        <w:t xml:space="preserve">machine learning </w:t>
      </w:r>
      <w:r w:rsidR="00C80AE9">
        <w:t>predictions have a strong correlation with</w:t>
      </w:r>
      <w:r w:rsidR="00F84F96">
        <w:t xml:space="preserve"> experimentally-measured values. Variability</w:t>
      </w:r>
      <w:r w:rsidR="00C80AE9">
        <w:t xml:space="preserve"> differs for each constant but is consistent across all samples</w:t>
      </w:r>
      <w:r w:rsidR="00F84F96">
        <w:t xml:space="preserve">, with the </w:t>
      </w:r>
      <w:r w:rsidR="00F84F96" w:rsidRPr="00067A54">
        <w:t xml:space="preserve">the </w:t>
      </w:r>
      <w:ins w:id="35" w:author="王晓康" w:date="2015-04-11T09:37:00Z">
        <w:r w:rsidR="00F84F96" w:rsidRPr="00067A54">
          <w:t>absolute mean±</w:t>
        </w:r>
      </w:ins>
      <w:r w:rsidR="00F84F96" w:rsidRPr="00067A54">
        <w:t>average std for all samples</w:t>
      </w:r>
      <w:r w:rsidR="00C80AE9">
        <w:t xml:space="preserve"> </w:t>
      </w:r>
      <w:ins w:id="36" w:author="王晓康" w:date="2015-04-11T09:35:00Z">
        <w:r w:rsidR="00791354" w:rsidRPr="00067A54">
          <w:t>1.47</w:t>
        </w:r>
      </w:ins>
      <w:r w:rsidR="00F84F96">
        <w:t xml:space="preserve"> </w:t>
      </w:r>
      <w:ins w:id="37" w:author="王晓康" w:date="2015-04-11T09:36:00Z">
        <w:r w:rsidR="00791354" w:rsidRPr="00067A54">
          <w:t>±</w:t>
        </w:r>
      </w:ins>
      <w:r w:rsidR="00F84F96">
        <w:t xml:space="preserve"> </w:t>
      </w:r>
      <w:ins w:id="38" w:author="王晓康" w:date="2015-04-11T09:35:00Z">
        <w:r w:rsidR="00791354" w:rsidRPr="00067A54">
          <w:t>0.38</w:t>
        </w:r>
      </w:ins>
      <w:r w:rsidR="00C80AE9" w:rsidRPr="00067A54">
        <w:t xml:space="preserve">, </w:t>
      </w:r>
      <w:ins w:id="39" w:author="王晓康" w:date="2015-04-11T09:32:00Z">
        <w:r w:rsidR="00791354" w:rsidRPr="00067A54">
          <w:t>0.75</w:t>
        </w:r>
      </w:ins>
      <w:r w:rsidR="00F84F96">
        <w:t xml:space="preserve"> </w:t>
      </w:r>
      <w:ins w:id="40" w:author="王晓康" w:date="2015-04-11T09:36:00Z">
        <w:r w:rsidR="00791354" w:rsidRPr="00067A54">
          <w:t>±</w:t>
        </w:r>
      </w:ins>
      <w:r w:rsidR="00F84F96">
        <w:t xml:space="preserve"> </w:t>
      </w:r>
      <w:ins w:id="41" w:author="王晓康" w:date="2015-04-11T09:32:00Z">
        <w:r w:rsidR="00791354" w:rsidRPr="00067A54">
          <w:t>0.19</w:t>
        </w:r>
      </w:ins>
      <w:r w:rsidR="00C80AE9" w:rsidRPr="00067A54">
        <w:t>, and</w:t>
      </w:r>
      <w:r w:rsidR="00F84F96">
        <w:t xml:space="preserve"> </w:t>
      </w:r>
      <w:ins w:id="42" w:author="王晓康" w:date="2015-04-11T09:34:00Z">
        <w:r w:rsidR="00791354" w:rsidRPr="00067A54">
          <w:t>0.16</w:t>
        </w:r>
      </w:ins>
      <w:r w:rsidR="00F84F96">
        <w:t xml:space="preserve"> </w:t>
      </w:r>
      <w:ins w:id="43" w:author="王晓康" w:date="2015-04-11T09:36:00Z">
        <w:r w:rsidR="00791354" w:rsidRPr="00067A54">
          <w:t>±</w:t>
        </w:r>
      </w:ins>
      <w:r w:rsidR="00F84F96">
        <w:t xml:space="preserve"> </w:t>
      </w:r>
      <w:ins w:id="44" w:author="王晓康" w:date="2015-04-11T09:36:00Z">
        <w:r w:rsidR="00791354" w:rsidRPr="00067A54">
          <w:t>0</w:t>
        </w:r>
      </w:ins>
      <w:r w:rsidR="00791354" w:rsidRPr="00067A54">
        <w:t>.05</w:t>
      </w:r>
      <w:r w:rsidR="00C80AE9" w:rsidRPr="00067A54">
        <w:t xml:space="preserve"> </w:t>
      </w:r>
      <w:r w:rsidR="00F84F96">
        <w:t>for</w:t>
      </w:r>
      <w:r w:rsidR="00C80AE9" w:rsidRPr="00067A54">
        <w:t xml:space="preserve"> </w:t>
      </w:r>
      <w:r w:rsidR="00C80AE9" w:rsidRPr="00067A54">
        <w:rPr>
          <w:i/>
        </w:rPr>
        <w:t>k</w:t>
      </w:r>
      <w:r w:rsidR="00C80AE9" w:rsidRPr="00067A54">
        <w:rPr>
          <w:vertAlign w:val="subscript"/>
        </w:rPr>
        <w:t>cat</w:t>
      </w:r>
      <w:r w:rsidR="00C80AE9" w:rsidRPr="00067A54">
        <w:t>/K</w:t>
      </w:r>
      <w:r w:rsidR="00C80AE9" w:rsidRPr="00067A54">
        <w:rPr>
          <w:vertAlign w:val="subscript"/>
        </w:rPr>
        <w:t>M</w:t>
      </w:r>
      <w:r w:rsidR="00C80AE9" w:rsidRPr="00067A54">
        <w:t xml:space="preserve"> , </w:t>
      </w:r>
      <w:r w:rsidR="00C80AE9" w:rsidRPr="00067A54">
        <w:rPr>
          <w:i/>
        </w:rPr>
        <w:t>k</w:t>
      </w:r>
      <w:r w:rsidR="00C80AE9" w:rsidRPr="00067A54">
        <w:rPr>
          <w:vertAlign w:val="subscript"/>
        </w:rPr>
        <w:t>cat</w:t>
      </w:r>
      <w:r w:rsidR="00C80AE9" w:rsidRPr="00067A54">
        <w:t xml:space="preserve"> and K</w:t>
      </w:r>
      <w:r w:rsidR="00C80AE9" w:rsidRPr="00067A54">
        <w:rPr>
          <w:vertAlign w:val="subscript"/>
        </w:rPr>
        <w:t>M</w:t>
      </w:r>
      <w:r w:rsidR="00F84F96">
        <w:t xml:space="preserve"> respectively.</w:t>
      </w:r>
    </w:p>
    <w:p w14:paraId="49932A74" w14:textId="051F84E2" w:rsidR="00611B91" w:rsidRDefault="00790A17" w:rsidP="00652379">
      <w:pPr>
        <w:pStyle w:val="TAMainText"/>
      </w:pPr>
      <w:r>
        <w:t xml:space="preserve">Each kinetic constant is predicted by 8–10 structural features calculated by the Rosetta Molecular Modeling Suite </w:t>
      </w:r>
      <w:r w:rsidR="00A151BB">
        <w:t>(</w:t>
      </w:r>
      <w:r w:rsidR="00A151BB" w:rsidRPr="00A151BB">
        <w:rPr>
          <w:b/>
        </w:rPr>
        <w:t>Table 1</w:t>
      </w:r>
      <w:r w:rsidR="00B012DD">
        <w:t>)</w:t>
      </w:r>
      <w:r w:rsidR="006D7B51">
        <w:t>. The Michaelis-Menten constant K</w:t>
      </w:r>
      <w:r w:rsidR="006D7B51" w:rsidRPr="006D7B51">
        <w:rPr>
          <w:vertAlign w:val="subscript"/>
        </w:rPr>
        <w:t>M</w:t>
      </w:r>
      <w:r w:rsidR="006D7B51">
        <w:t>, which is a measure of how tightly the enzyme-substrate complex</w:t>
      </w:r>
      <w:r w:rsidR="001C6241">
        <w:t xml:space="preserve"> binds, is predicted by </w:t>
      </w:r>
      <w:r w:rsidR="008B5D42">
        <w:t xml:space="preserve">Rosetta packing statistics, which </w:t>
      </w:r>
      <w:r w:rsidR="006D7B51">
        <w:t xml:space="preserve">quantify the </w:t>
      </w:r>
      <w:r w:rsidR="008B5D42">
        <w:t xml:space="preserve">area of empty space between atoms in a given region. </w:t>
      </w:r>
      <w:r w:rsidR="006D7B51">
        <w:t>T</w:t>
      </w:r>
      <w:commentRangeStart w:id="45"/>
      <w:r w:rsidR="006562AD">
        <w:t xml:space="preserve">he </w:t>
      </w:r>
      <w:r w:rsidR="004D1B98">
        <w:t xml:space="preserve">set of </w:t>
      </w:r>
      <w:r w:rsidR="006C3DC9">
        <w:t>feature</w:t>
      </w:r>
      <w:r w:rsidR="004D1B98">
        <w:t>s</w:t>
      </w:r>
      <w:r w:rsidR="006C3DC9">
        <w:t xml:space="preserve"> </w:t>
      </w:r>
      <w:r w:rsidR="00CF7B7E">
        <w:t xml:space="preserve">identified </w:t>
      </w:r>
      <w:r w:rsidR="00B962C8">
        <w:t>that</w:t>
      </w:r>
      <w:r w:rsidR="00CF7B7E">
        <w:t xml:space="preserve"> corre</w:t>
      </w:r>
      <w:r w:rsidR="004D1B98">
        <w:t>late</w:t>
      </w:r>
      <w:r w:rsidR="00CF7B7E">
        <w:t xml:space="preserve"> to </w:t>
      </w:r>
      <w:r w:rsidR="00CF7B7E" w:rsidRPr="00A151BB">
        <w:rPr>
          <w:i/>
        </w:rPr>
        <w:t>k</w:t>
      </w:r>
      <w:r w:rsidR="00CF7B7E" w:rsidRPr="000F5F62">
        <w:rPr>
          <w:vertAlign w:val="subscript"/>
        </w:rPr>
        <w:t>cat</w:t>
      </w:r>
      <w:r w:rsidR="00CF7B7E">
        <w:t xml:space="preserve"> and </w:t>
      </w:r>
      <w:r w:rsidR="00CF7B7E" w:rsidRPr="00A151BB">
        <w:rPr>
          <w:i/>
        </w:rPr>
        <w:t>k</w:t>
      </w:r>
      <w:r w:rsidR="00CF7B7E" w:rsidRPr="000F5F62">
        <w:rPr>
          <w:vertAlign w:val="subscript"/>
        </w:rPr>
        <w:t>cat</w:t>
      </w:r>
      <w:r w:rsidR="00CF7B7E">
        <w:t>/K</w:t>
      </w:r>
      <w:r w:rsidR="00CF7B7E" w:rsidRPr="000F5F62">
        <w:rPr>
          <w:vertAlign w:val="subscript"/>
        </w:rPr>
        <w:t>M</w:t>
      </w:r>
      <w:r w:rsidR="00CF7B7E">
        <w:t xml:space="preserve"> </w:t>
      </w:r>
      <w:r w:rsidR="00EE4FC7">
        <w:t>include</w:t>
      </w:r>
      <w:r w:rsidR="00CF7B7E">
        <w:t xml:space="preserve"> </w:t>
      </w:r>
      <w:r w:rsidR="00A151BB">
        <w:t>calculated</w:t>
      </w:r>
      <w:r w:rsidR="00B962C8">
        <w:t xml:space="preserve"> </w:t>
      </w:r>
      <w:r w:rsidR="00CF7B7E">
        <w:t xml:space="preserve">hydrogen bonding </w:t>
      </w:r>
      <w:r w:rsidR="00B962C8">
        <w:t>energy between BglB and pNPG</w:t>
      </w:r>
      <w:r w:rsidR="004D1B98">
        <w:t xml:space="preserve"> as well as the number of hydrogen bonds to pNPG. </w:t>
      </w:r>
      <w:r w:rsidR="00A151BB">
        <w:t>Overall, m</w:t>
      </w:r>
      <w:r w:rsidR="00CF7B7E">
        <w:t xml:space="preserve">etrics correlated to </w:t>
      </w:r>
      <w:r w:rsidR="000F5F62" w:rsidRPr="00A151BB">
        <w:rPr>
          <w:i/>
        </w:rPr>
        <w:t>k</w:t>
      </w:r>
      <w:r w:rsidR="000F5F62" w:rsidRPr="000F5F62">
        <w:rPr>
          <w:vertAlign w:val="subscript"/>
        </w:rPr>
        <w:t>cat</w:t>
      </w:r>
      <w:r w:rsidR="00CF7B7E">
        <w:t xml:space="preserve"> were found to be co-correlated with </w:t>
      </w:r>
      <w:r w:rsidR="000F5F62">
        <w:t>k</w:t>
      </w:r>
      <w:r w:rsidR="000F5F62" w:rsidRPr="000F5F62">
        <w:rPr>
          <w:vertAlign w:val="subscript"/>
        </w:rPr>
        <w:t>cat</w:t>
      </w:r>
      <w:r w:rsidR="000F5F62">
        <w:t>/K</w:t>
      </w:r>
      <w:r w:rsidR="000F5F62" w:rsidRPr="000F5F62">
        <w:rPr>
          <w:vertAlign w:val="subscript"/>
        </w:rPr>
        <w:t>M</w:t>
      </w:r>
      <w:r w:rsidR="00CF7B7E">
        <w:t xml:space="preserve">, and </w:t>
      </w:r>
      <w:r w:rsidR="004D1B98">
        <w:t>are mostly measures of hydrogen bonding</w:t>
      </w:r>
      <w:r w:rsidR="003D316E">
        <w:t xml:space="preserve">. </w:t>
      </w:r>
      <w:r w:rsidR="00EE4FC7">
        <w:t>S</w:t>
      </w:r>
      <w:r w:rsidR="006C22FE">
        <w:t>tructural features correlated to K</w:t>
      </w:r>
      <w:r w:rsidR="006C22FE" w:rsidRPr="00745EDB">
        <w:rPr>
          <w:vertAlign w:val="subscript"/>
        </w:rPr>
        <w:t>M</w:t>
      </w:r>
      <w:r w:rsidR="006C22FE">
        <w:t xml:space="preserve"> are predominantly packing statistics</w:t>
      </w:r>
      <w:r w:rsidR="00C77C14">
        <w:t>.</w:t>
      </w:r>
      <w:r w:rsidR="006F5E35">
        <w:t xml:space="preserve"> </w:t>
      </w:r>
      <w:commentRangeEnd w:id="45"/>
      <w:r w:rsidR="006562AD">
        <w:rPr>
          <w:rStyle w:val="CommentReference"/>
          <w:rFonts w:ascii="Times" w:hAnsi="Times"/>
          <w:kern w:val="0"/>
        </w:rPr>
        <w:commentReference w:id="45"/>
      </w:r>
      <w:r w:rsidR="00E02CCC">
        <w:t xml:space="preserve">It is interesting to note that while no specific feature is strongly correlated to any kinetic constant, the </w:t>
      </w:r>
      <w:r w:rsidR="00002936">
        <w:t xml:space="preserve">set of </w:t>
      </w:r>
      <w:r w:rsidR="00E02CCC">
        <w:t xml:space="preserve">features selected by machine learning </w:t>
      </w:r>
      <w:r w:rsidR="00C35FBD">
        <w:t xml:space="preserve">that predict constant </w:t>
      </w:r>
      <w:r w:rsidR="00E02CCC">
        <w:t xml:space="preserve">make sense from a physical perspective. </w:t>
      </w:r>
    </w:p>
    <w:p w14:paraId="5193BC3D" w14:textId="2A004553"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1F2F6A3E" w:rsidR="00E277AB" w:rsidRDefault="00E277AB" w:rsidP="00652379">
      <w:pPr>
        <w:pStyle w:val="TAMainText"/>
      </w:pPr>
      <w:r w:rsidRPr="00836D42">
        <w:t xml:space="preserve">The Rosetta Molecular Modeling Suite has been successfully used to </w:t>
      </w:r>
      <w:r w:rsidR="004D1B98">
        <w:t>guide</w:t>
      </w:r>
      <w:r w:rsidRPr="00836D42">
        <w:t xml:space="preserve"> the engineering </w:t>
      </w:r>
      <w:r w:rsidR="004D1B98">
        <w:t>wide range of enzyme functions</w:t>
      </w:r>
      <w:r w:rsidRPr="00836D42">
        <w:t>. However, there has been a limited ability to benchmark its predictive ability for enzyme reengineering due to the lack of a large, kinetically quantitative, and uniformly collected dataset on the effects of mutations on kinetic parameters. Here</w:t>
      </w:r>
      <w:r w:rsidR="002206B0">
        <w:t>,</w:t>
      </w:r>
      <w:r w:rsidRPr="00836D42">
        <w:t xml:space="preserve"> we construct the first large d</w:t>
      </w:r>
      <w:r w:rsidR="00E63F61">
        <w:t xml:space="preserve">ataset of its kind for enzymes and report </w:t>
      </w:r>
      <w:r w:rsidRPr="00836D42">
        <w:t>stati</w:t>
      </w:r>
      <w:r w:rsidR="00E63F61">
        <w:t>stically significant evaluation</w:t>
      </w:r>
      <w:r w:rsidR="00AF082E">
        <w:t xml:space="preserve"> of our</w:t>
      </w:r>
      <w:r w:rsidRPr="00836D42">
        <w:t xml:space="preserve"> ability to predict the functional effects of enzyme mutations.</w:t>
      </w:r>
      <w:r w:rsidR="00E63F61">
        <w:t xml:space="preserve"> </w:t>
      </w:r>
    </w:p>
    <w:p w14:paraId="6C5E6B4B" w14:textId="3084EDBD" w:rsidR="00D2311A" w:rsidRDefault="008C17EB" w:rsidP="00652379">
      <w:pPr>
        <w:pStyle w:val="TAMainText"/>
      </w:pPr>
      <w:r w:rsidRPr="00836D42">
        <w:t>The dataset generated here uncovered several new stru</w:t>
      </w:r>
      <w:r w:rsidR="00521461">
        <w:t>cture-function relationships in</w:t>
      </w:r>
      <w:r w:rsidRPr="00836D42">
        <w:t xml:space="preserve"> BglB, and </w:t>
      </w:r>
      <w:r w:rsidR="00231DF0">
        <w:t>provides the</w:t>
      </w:r>
      <w:r w:rsidRPr="00836D42">
        <w:t xml:space="preserve"> quantitative contribution towards catalysis</w:t>
      </w:r>
      <w:r w:rsidR="001E0FF3">
        <w:t xml:space="preserve"> of </w:t>
      </w:r>
      <w:r w:rsidR="001E0FF3" w:rsidRPr="00836D42">
        <w:t>each amino acid in the active site</w:t>
      </w:r>
      <w:r w:rsidRPr="00836D42">
        <w:t xml:space="preserve">. This systematic analysis revealed that several amino acids within the active site which are not directly involved in the reaction chemistry are as important to catalysis as the three residues which are directly involved in the chemistry. </w:t>
      </w:r>
      <w:r w:rsidR="004D1B98">
        <w:t>We observe</w:t>
      </w:r>
      <w:r w:rsidR="00AC14DB">
        <w:t xml:space="preserve"> that </w:t>
      </w:r>
      <w:r w:rsidR="004D1B98">
        <w:t xml:space="preserve">ten </w:t>
      </w:r>
      <w:r w:rsidR="00AC14DB">
        <w:t xml:space="preserve">of the </w:t>
      </w:r>
      <w:r w:rsidR="004D1B98">
        <w:t>eleven</w:t>
      </w:r>
      <w:r w:rsidR="00AC14DB">
        <w:t xml:space="preserve"> positions in the active site that are conserved </w:t>
      </w:r>
      <w:r w:rsidR="00AD4E01">
        <w:t>across</w:t>
      </w:r>
      <w:r w:rsidR="00AC14DB">
        <w:t xml:space="preserve"> the entire Pfam</w:t>
      </w:r>
      <w:r w:rsidR="00C23891">
        <w:t xml:space="preserve"> family by  greater than </w:t>
      </w:r>
      <w:r w:rsidR="00AC14DB">
        <w:t>85%</w:t>
      </w:r>
      <w:r w:rsidR="004D1B98">
        <w:t xml:space="preserve"> result</w:t>
      </w:r>
      <w:r w:rsidR="00C23891">
        <w:t xml:space="preserve"> in a greater than </w:t>
      </w:r>
      <w:r w:rsidR="00AC14DB">
        <w:t>100</w:t>
      </w:r>
      <w:r w:rsidR="00AC14DB" w:rsidRPr="00836D42">
        <w:t xml:space="preserve">-fold </w:t>
      </w:r>
      <w:r w:rsidR="00AC14DB">
        <w:t>decrease in activity when m</w:t>
      </w:r>
      <w:r w:rsidR="00761027">
        <w:t>utated to alanine (Supp</w:t>
      </w:r>
      <w:r w:rsidR="008F4EE8">
        <w:t>lemental</w:t>
      </w:r>
      <w:r w:rsidR="00761027">
        <w:t xml:space="preserve"> Table X</w:t>
      </w:r>
      <w:r w:rsidR="00AC14DB">
        <w:t>). This</w:t>
      </w:r>
      <w:r w:rsidR="00AC14DB" w:rsidRPr="00836D42">
        <w:t xml:space="preserve"> supports the widely held assumption that </w:t>
      </w:r>
      <w:r w:rsidR="00C1351D">
        <w:t>highly conserved residues within an enzyme active site are functionally important</w:t>
      </w:r>
      <w:r w:rsidR="00AC14DB">
        <w:t xml:space="preserve">. </w:t>
      </w:r>
      <w:r w:rsidR="004D1B98">
        <w:t>H</w:t>
      </w:r>
      <w:r w:rsidR="004703C6">
        <w:t>owever, within 12 Å</w:t>
      </w:r>
      <w:r w:rsidR="00AC14DB">
        <w:t xml:space="preserve"> of the active site only </w:t>
      </w:r>
      <w:r w:rsidR="001A5353">
        <w:t>11</w:t>
      </w:r>
      <w:r w:rsidR="00AC14DB">
        <w:t xml:space="preserve"> of the </w:t>
      </w:r>
      <w:r w:rsidR="001A5353">
        <w:t>44</w:t>
      </w:r>
      <w:r w:rsidR="00AC14DB">
        <w:t xml:space="preserve"> resi</w:t>
      </w:r>
      <w:r w:rsidR="00A53929">
        <w:t xml:space="preserve">dues are </w:t>
      </w:r>
      <w:r w:rsidR="001A5353">
        <w:t xml:space="preserve">greater than 80% conserved. </w:t>
      </w:r>
      <w:r w:rsidR="00AC14DB">
        <w:t xml:space="preserve">When mutating each </w:t>
      </w:r>
      <w:r w:rsidR="0048596D">
        <w:t xml:space="preserve">residue near the active site </w:t>
      </w:r>
      <w:r w:rsidR="00AC14DB">
        <w:t>to alanine</w:t>
      </w:r>
      <w:r w:rsidR="001A5353">
        <w:t>,</w:t>
      </w:r>
      <w:r w:rsidR="00AC14DB">
        <w:t xml:space="preserve"> </w:t>
      </w:r>
      <w:r w:rsidR="0048596D">
        <w:t xml:space="preserve">only </w:t>
      </w:r>
      <w:r w:rsidR="00AC14DB">
        <w:t xml:space="preserve">19 </w:t>
      </w:r>
      <w:r w:rsidR="001A5353">
        <w:t xml:space="preserve">mutations </w:t>
      </w:r>
      <w:r w:rsidR="0048596D">
        <w:t>resulted in a decrease in catalyt</w:t>
      </w:r>
      <w:r w:rsidR="009973F1">
        <w:t xml:space="preserve">ic efficiency of greater than </w:t>
      </w:r>
      <w:r w:rsidR="0048596D">
        <w:t>100-fold, and 10 mutations w</w:t>
      </w:r>
      <w:r w:rsidR="001E4C5D">
        <w:t>ere not found to significantly a</w:t>
      </w:r>
      <w:r w:rsidR="0048596D">
        <w:t>ffect catalytic efficiency.</w:t>
      </w:r>
      <w:r w:rsidR="00C1351D">
        <w:t xml:space="preserve"> Based on this data there does not appear to be a strong correlation between the observed functional effect for mutations to residues conserved at less than 85% within the BglB active site.</w:t>
      </w:r>
      <w:r w:rsidR="0048596D">
        <w:t xml:space="preserve"> In addition, the mutation</w:t>
      </w:r>
      <w:r w:rsidRPr="00836D42">
        <w:t xml:space="preserve"> R240A, </w:t>
      </w:r>
      <w:r w:rsidR="0048596D">
        <w:t xml:space="preserve">which is </w:t>
      </w:r>
      <w:r w:rsidRPr="00836D42">
        <w:t>not observed in any natural variant in the glycosyl hydrolase 1 family</w:t>
      </w:r>
      <w:r w:rsidR="0048596D">
        <w:t>,</w:t>
      </w:r>
      <w:r w:rsidRPr="00836D42">
        <w:t xml:space="preserve"> resulted in </w:t>
      </w:r>
      <w:r w:rsidR="00C1351D">
        <w:t>a</w:t>
      </w:r>
      <w:r w:rsidRPr="00836D42">
        <w:t xml:space="preserve"> 10-fold increase in </w:t>
      </w:r>
      <w:r w:rsidRPr="00AC14DB">
        <w:rPr>
          <w:i/>
        </w:rPr>
        <w:t>k</w:t>
      </w:r>
      <w:r w:rsidRPr="00836D42">
        <w:rPr>
          <w:vertAlign w:val="subscript"/>
        </w:rPr>
        <w:t>cat</w:t>
      </w:r>
      <w:r w:rsidRPr="00836D42">
        <w:t>. This emphasizes the importance of not limiting design efforts to changes previously observed in nature when engineering function towards a non-natural substrate.</w:t>
      </w:r>
      <w:r w:rsidR="00AC14DB">
        <w:t xml:space="preserve"> </w:t>
      </w:r>
    </w:p>
    <w:p w14:paraId="37AC3880" w14:textId="478ACAD9" w:rsidR="00746BFF" w:rsidRDefault="00B15D4F" w:rsidP="00652379">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 xml:space="preserve">machine learning techniques </w:t>
      </w:r>
      <w:r>
        <w:t>which</w:t>
      </w:r>
      <w:r w:rsidR="008C17EB" w:rsidRPr="00836D42">
        <w:t xml:space="preserve"> identified structural features correlated with function. </w:t>
      </w:r>
      <w:r w:rsidR="007A0F09">
        <w:t>It is interesting to note that the calculated interface energy was not found to be predictive of any kinetic parameter, and was not a feature identified in machine learn</w:t>
      </w:r>
      <w:r w:rsidR="007D6A6F">
        <w:t xml:space="preserve">ing as predictive of function. </w:t>
      </w:r>
      <w:r w:rsidR="002E6470">
        <w:t>T</w:t>
      </w:r>
      <w:r w:rsidR="002E6470" w:rsidRPr="002E6470">
        <w:t>his has significant implications for future design strategies</w:t>
      </w:r>
      <w:r w:rsidR="002E6470">
        <w:t xml:space="preserve"> since </w:t>
      </w:r>
      <w:r w:rsidR="007A0F09">
        <w:t>the calculated interface energy is one of the most common metrics used to for evaluating designs in the Rosetta Molecular Modeling Suite</w:t>
      </w:r>
      <w:r w:rsidR="00C7060F">
        <w:t>.</w:t>
      </w:r>
      <w:r w:rsidR="007A0F09">
        <w:t xml:space="preserve"> </w:t>
      </w:r>
      <w:r w:rsidR="00CF49AC">
        <w:t xml:space="preserve">It </w:t>
      </w:r>
      <w:r w:rsidR="007A0F09">
        <w:t xml:space="preserve"> may be pertinent to develop training datasets, such as we have done here for BglB, in order to identify the appropriate metrics used for selecting designed mutants to functionally characterize</w:t>
      </w:r>
      <w:r w:rsidR="00C56350">
        <w:t xml:space="preserve"> in other enzyme system</w:t>
      </w:r>
      <w:r w:rsidR="0000045B">
        <w:t>s</w:t>
      </w:r>
      <w:bookmarkStart w:id="46" w:name="_GoBack"/>
      <w:bookmarkEnd w:id="46"/>
      <w:r w:rsidR="007A0F09">
        <w:t xml:space="preserve">. </w:t>
      </w:r>
    </w:p>
    <w:p w14:paraId="7D470D16" w14:textId="29F9348E" w:rsidR="00D2311A" w:rsidRPr="00836D42" w:rsidRDefault="008C17EB" w:rsidP="00652379">
      <w:pPr>
        <w:pStyle w:val="TAMainText"/>
      </w:pPr>
      <w:r w:rsidRPr="00836D42">
        <w:t xml:space="preserve">While the </w:t>
      </w:r>
      <w:r w:rsidR="001D466C">
        <w:t>data</w:t>
      </w:r>
      <w:r w:rsidR="007A0F09">
        <w:t>set generated here enabled the development of a predictive mod</w:t>
      </w:r>
      <w:r w:rsidR="000041AC">
        <w:t>eling algorithm, it is unclear i</w:t>
      </w:r>
      <w:r w:rsidR="007A0F09">
        <w:t xml:space="preserve">f the features </w:t>
      </w:r>
      <w:r w:rsidR="006858D2">
        <w:t>selected by</w:t>
      </w:r>
      <w:r w:rsidR="007A0F09">
        <w:t xml:space="preserve"> </w:t>
      </w:r>
      <w:r w:rsidR="006858D2">
        <w:t>machine learning for BglB</w:t>
      </w:r>
      <w:r w:rsidR="007A0F09">
        <w:t xml:space="preserve"> will be </w:t>
      </w:r>
      <w:r w:rsidR="006858D2">
        <w:t>useful for prediction in</w:t>
      </w:r>
      <w:r w:rsidR="007A0F09">
        <w:t xml:space="preserve"> other enzyme systems. M</w:t>
      </w:r>
      <w:r w:rsidR="00512745">
        <w:t>ore data</w:t>
      </w:r>
      <w:r w:rsidRPr="00836D42">
        <w:t xml:space="preserve">sets of standardized kinetic constants </w:t>
      </w:r>
      <w:r w:rsidR="007419A2">
        <w:t>are</w:t>
      </w:r>
      <w:r w:rsidR="00746BFF">
        <w:t xml:space="preserve"> needed to determine if</w:t>
      </w:r>
      <w:r w:rsidR="00B15D4F">
        <w:t xml:space="preserve"> our results and the resultant machine learning based scoring function is applicable to every family 1 glycoside hydrolase, or even to other classes of hydrolase. Further work is needed to </w:t>
      </w:r>
      <w:r w:rsidR="00746BFF">
        <w:t xml:space="preserve">integrate the </w:t>
      </w:r>
      <w:r w:rsidR="001C0DD2">
        <w:t>use</w:t>
      </w:r>
      <w:r w:rsidR="00746BFF">
        <w:t xml:space="preserve"> of these </w:t>
      </w:r>
      <w:r w:rsidR="00B15D4F">
        <w:t xml:space="preserve">large data sets </w:t>
      </w:r>
      <w:r w:rsidR="00746BFF">
        <w:t>into</w:t>
      </w:r>
      <w:r w:rsidR="005D5AE7">
        <w:t xml:space="preserve"> enzyme redesign algorithms</w:t>
      </w:r>
      <w:r w:rsidR="00746BFF">
        <w:t xml:space="preserve"> </w:t>
      </w:r>
      <w:r w:rsidR="005D5AE7">
        <w:t xml:space="preserve">to </w:t>
      </w:r>
      <w:r w:rsidR="00D2311A">
        <w:t>enab</w:t>
      </w:r>
      <w:r w:rsidR="005D5AE7">
        <w:t>le data driven design</w:t>
      </w:r>
      <w:r w:rsidR="00F36546">
        <w:t xml:space="preserve"> of novel enzymatic catalysts</w:t>
      </w:r>
      <w:r w:rsidR="00D2311A">
        <w:t>.</w:t>
      </w:r>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4C7B179E" w:rsidR="00E277AB" w:rsidRPr="00836D42" w:rsidRDefault="00E277AB" w:rsidP="00652379">
      <w:pPr>
        <w:pStyle w:val="TAMainText"/>
      </w:pPr>
      <w:r w:rsidRPr="00836D42">
        <w:t>In this work, over 100 computationally-designed mutants of a family 1 glucosidase were produced, purified, and kinetically characterized. This dataset revealed new insights into structure-function relationship</w:t>
      </w:r>
      <w:r w:rsidR="00053141">
        <w:t>s</w:t>
      </w:r>
      <w:r w:rsidRPr="00836D42">
        <w:t xml:space="preserve"> </w:t>
      </w:r>
      <w:r w:rsidR="00053141">
        <w:t>in</w:t>
      </w:r>
      <w:r w:rsidRPr="00836D42">
        <w:t xml:space="preserve"> BglB. </w:t>
      </w:r>
      <w:r w:rsidR="000C135D">
        <w:t>M</w:t>
      </w:r>
      <w:r w:rsidR="000C135D" w:rsidRPr="00836D42">
        <w:t xml:space="preserve">achine learning protocols identified structural features closely correlated to kinetic properties. </w:t>
      </w:r>
      <w:r w:rsidR="000C135D">
        <w:t>The development of this large data set</w:t>
      </w:r>
      <w:r w:rsidRPr="00836D42">
        <w:t xml:space="preserve"> allowed a statistically significant assessment of the Rosetta Molecular Modeling</w:t>
      </w:r>
      <w:r w:rsidR="00053141">
        <w:t xml:space="preserve"> Suite’s ability to predict</w:t>
      </w:r>
      <w:r w:rsidRPr="00836D42">
        <w:t xml:space="preserve"> </w:t>
      </w:r>
      <w:r w:rsidR="00053141">
        <w:t xml:space="preserve">functional </w:t>
      </w:r>
      <w:r w:rsidRPr="00836D42">
        <w:t xml:space="preserve">effects of mutations on </w:t>
      </w:r>
      <w:r w:rsidR="000C135D">
        <w:t>this</w:t>
      </w:r>
      <w:r w:rsidRPr="00836D42">
        <w:t xml:space="preserve"> enzyme</w:t>
      </w:r>
      <w:r w:rsidR="00F21255" w:rsidRPr="00836D42">
        <w:t>’s</w:t>
      </w:r>
      <w:r w:rsidRPr="00836D42">
        <w:t xml:space="preserve"> kinetic properties. We believe this type of data set will be invaluable for the development of computational enzyme engineering algorithms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Default="00E277AB" w:rsidP="00652379">
      <w:pPr>
        <w:pStyle w:val="TAMainText"/>
      </w:pPr>
      <w:r w:rsidRPr="00836D42">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6363ADF7" w14:textId="400CC388" w:rsidR="00213333" w:rsidRPr="00836D42" w:rsidRDefault="00EA5CFE" w:rsidP="00687FD2">
      <w:pPr>
        <w:pStyle w:val="TAMainText"/>
      </w:pPr>
      <w:r>
        <w:t>Molecular models of each mutant enzyme were made using the Rosetta Molecular Modeling Suite by Monte Carlo optim</w:t>
      </w:r>
      <w:r w:rsidR="00687FD2">
        <w:t xml:space="preserve">ization of total system energy. </w:t>
      </w:r>
    </w:p>
    <w:p w14:paraId="2DC73BD7" w14:textId="77777777" w:rsidR="00E277AB" w:rsidRPr="00836D42" w:rsidRDefault="00E277AB" w:rsidP="00037B29">
      <w:pPr>
        <w:pStyle w:val="Heading2"/>
      </w:pPr>
      <w:r w:rsidRPr="00836D42">
        <w:t>Mutagenesis, expression, and purification</w:t>
      </w:r>
    </w:p>
    <w:p w14:paraId="271093AA" w14:textId="284ECFEF" w:rsidR="00422B71" w:rsidRPr="00836D42" w:rsidRDefault="00746BFF" w:rsidP="00652379">
      <w:pPr>
        <w:pStyle w:val="TAMainText"/>
      </w:pPr>
      <w:r>
        <w:t xml:space="preserve">The BglB gene was </w:t>
      </w:r>
      <w:r w:rsidR="00F121E9">
        <w:t>codon-</w:t>
      </w:r>
      <w:r w:rsidRPr="00836D42">
        <w:t xml:space="preserve">optimized for </w:t>
      </w:r>
      <w:r w:rsidRPr="00746BFF">
        <w:rPr>
          <w:i/>
        </w:rPr>
        <w:t>E. coli</w:t>
      </w:r>
      <w:r w:rsidR="00007CC2">
        <w:t xml:space="preserve">, </w:t>
      </w:r>
      <w:r w:rsidR="00E277AB" w:rsidRPr="00836D42">
        <w:t xml:space="preserve">synthesized as a DNA String </w:t>
      </w:r>
      <w:r w:rsidRPr="00836D42">
        <w:t>by Life Technologies</w:t>
      </w:r>
      <w:r w:rsidR="00007CC2">
        <w:t>, and</w:t>
      </w:r>
      <w:r>
        <w:rPr>
          <w:i/>
        </w:rPr>
        <w:t xml:space="preserve"> </w:t>
      </w:r>
      <w:r w:rsidR="00E277AB" w:rsidRPr="00836D42">
        <w:t>cloned into a pET29b+ vector using Gibson assembly. Site-directed mutagenesis performed according to the method developed by Kunkel was used to generate mutations to BglB</w:t>
      </w:r>
      <w:r w:rsidR="00803E42">
        <w:t xml:space="preserve"> </w:t>
      </w:r>
      <w:r w:rsidR="0010294C">
        <w:t>via</w:t>
      </w:r>
      <w:r w:rsidR="00803E42">
        <w:t xml:space="preserve"> the Transcriptic c</w:t>
      </w:r>
      <w:r>
        <w:t xml:space="preserve">loud </w:t>
      </w:r>
      <w:r w:rsidR="00803E42">
        <w:t>laboratory p</w:t>
      </w:r>
      <w:r>
        <w:t>latform. V</w:t>
      </w:r>
      <w:r w:rsidR="00E277AB" w:rsidRPr="00836D42">
        <w:t>ariants were expressed and purified via immobilized metal ion affinity chromatography</w:t>
      </w:r>
      <w:r>
        <w:t xml:space="preserve"> and assessed using 4-20% gradient SDS-PAGE Bolt Gels from Life Technologies</w:t>
      </w:r>
      <w:r w:rsidR="00E277AB" w:rsidRPr="00836D42">
        <w:t>.</w:t>
      </w:r>
    </w:p>
    <w:p w14:paraId="3837F3E8" w14:textId="77777777" w:rsidR="00E277AB" w:rsidRPr="00836D42" w:rsidRDefault="00E277AB" w:rsidP="00037B29">
      <w:pPr>
        <w:pStyle w:val="Heading2"/>
      </w:pPr>
      <w:r w:rsidRPr="00836D42">
        <w:t>Kinetic characterization</w:t>
      </w:r>
    </w:p>
    <w:p w14:paraId="0674E09A" w14:textId="5B24E1F9" w:rsidR="006013C9" w:rsidRDefault="00E277AB" w:rsidP="00652379">
      <w:pPr>
        <w:pStyle w:val="TAMainText"/>
      </w:pPr>
      <w:r w:rsidRPr="00836D42">
        <w:t xml:space="preserve">The activity of the computationally designed enzyme variants was measured by </w:t>
      </w:r>
      <w:r w:rsidR="00746BFF">
        <w:t xml:space="preserve">monitoring the production of </w:t>
      </w:r>
      <w:r w:rsidRPr="00836D42">
        <w:t>4-nitropheno</w:t>
      </w:r>
      <w:r w:rsidR="00647D4A" w:rsidRPr="00836D42">
        <w:t>l</w:t>
      </w:r>
      <w:r w:rsidRPr="00836D42">
        <w:t xml:space="preserve">. Mutant proteins </w:t>
      </w:r>
      <w:r w:rsidR="00746BFF">
        <w:t xml:space="preserve">ranging in concentration from </w:t>
      </w:r>
      <w:r w:rsidR="009B2A0F">
        <w:t>0.1 to 1.7 mg/mL</w:t>
      </w:r>
      <w:r w:rsidR="00746BFF">
        <w:t xml:space="preserve"> </w:t>
      </w:r>
      <w:r w:rsidRPr="00836D42">
        <w:t xml:space="preserve">were aliquotted in triplicate in 25 µL volumes and 75 µL of </w:t>
      </w:r>
      <w:r w:rsidR="009B2A0F" w:rsidRPr="009B2A0F">
        <w:rPr>
          <w:i/>
        </w:rPr>
        <w:t>p</w:t>
      </w:r>
      <w:r w:rsidRPr="00836D42">
        <w:t>-nitrophenyl-ß-D-glucoside (100 mM, 25 mM, 6.25 mM, 1.6 mM, 0.4 mM, 0.1 mM, or 0.02 mM) in enzyme storage buffer was added. Absorbance</w:t>
      </w:r>
      <w:r w:rsidR="009B2A0F">
        <w:t xml:space="preserve"> at 420 nm</w:t>
      </w:r>
      <w:r w:rsidRPr="00836D42">
        <w:t xml:space="preserve"> was measured every minute for 30-60 min and the rate of product production in M/min was calculat</w:t>
      </w:r>
      <w:r w:rsidR="009B2A0F">
        <w:t>ed using a standard curve (see Supplemental M</w:t>
      </w:r>
      <w:r w:rsidRPr="00836D42">
        <w:t xml:space="preserve">aterials). </w:t>
      </w:r>
      <w:r w:rsidR="00213333">
        <w:t>A total of</w:t>
      </w:r>
      <w:r w:rsidRPr="00836D42">
        <w:t xml:space="preserve"> 2944 observed rates f</w:t>
      </w:r>
      <w:r w:rsidR="00707E43" w:rsidRPr="00836D42">
        <w:t>or 119</w:t>
      </w:r>
      <w:r w:rsidRPr="00836D42">
        <w:t xml:space="preserve"> individual proteins </w:t>
      </w:r>
      <w:r w:rsidR="00DC7072" w:rsidRPr="00836D42">
        <w:t xml:space="preserve">(including </w:t>
      </w:r>
      <w:r w:rsidR="00571BA9">
        <w:t xml:space="preserve">biological </w:t>
      </w:r>
      <w:r w:rsidR="00DC7072" w:rsidRPr="00836D42">
        <w:t xml:space="preserve">replicates) </w:t>
      </w:r>
      <w:r w:rsidRPr="00836D42">
        <w:t>were fit to the Michaelis-Menten equation us</w:t>
      </w:r>
      <w:r w:rsidR="00AA7360" w:rsidRPr="00836D42">
        <w:t xml:space="preserve">ing </w:t>
      </w:r>
      <w:r w:rsidRPr="00836D42">
        <w:t>SciPy.</w:t>
      </w:r>
      <w:r w:rsidR="00D61D6C" w:rsidRPr="00836D42">
        <w:t xml:space="preserve"> </w:t>
      </w:r>
    </w:p>
    <w:p w14:paraId="33FCD89B" w14:textId="77777777" w:rsidR="00735FBC" w:rsidRDefault="00D33847" w:rsidP="006522F5">
      <w:pPr>
        <w:pStyle w:val="Heading2"/>
      </w:pPr>
      <w:r>
        <w:t xml:space="preserve"> Predictive modeling</w:t>
      </w:r>
    </w:p>
    <w:p w14:paraId="2EE61504" w14:textId="060E82A3" w:rsidR="000E56D3" w:rsidRPr="00735FBC" w:rsidRDefault="00D33847" w:rsidP="008716E4">
      <w:pPr>
        <w:pStyle w:val="TAMainText"/>
        <w:rPr>
          <w:ins w:id="47" w:author="王晓康" w:date="2015-04-09T21:46:00Z"/>
          <w:rFonts w:ascii="Myriad Pro Light" w:hAnsi="Myriad Pro Light"/>
          <w:sz w:val="20"/>
          <w:szCs w:val="28"/>
        </w:rPr>
      </w:pPr>
      <w:r>
        <w:t>Elastic net is a linear regression model that uses both l</w:t>
      </w:r>
      <w:r w:rsidRPr="006522F5">
        <w:rPr>
          <w:vertAlign w:val="subscript"/>
        </w:rPr>
        <w:t>1</w:t>
      </w:r>
      <w:r>
        <w:t xml:space="preserve"> and l</w:t>
      </w:r>
      <w:r w:rsidRPr="006522F5">
        <w:rPr>
          <w:vertAlign w:val="subscript"/>
        </w:rPr>
        <w:t>2</w:t>
      </w:r>
      <w:r>
        <w:t xml:space="preserve"> regularization for </w:t>
      </w:r>
      <w:r w:rsidR="0096320C">
        <w:t>simultaneously</w:t>
      </w:r>
      <w:r w:rsidR="000E56D3">
        <w:t xml:space="preserve"> enforcing sparsity and selecting the most informative </w:t>
      </w:r>
      <w:r w:rsidR="006E67D2">
        <w:t>features</w:t>
      </w:r>
      <w:r w:rsidR="000E56D3">
        <w:t>.</w:t>
      </w:r>
      <w:r w:rsidR="006E67D2">
        <w:t xml:space="preserve"> </w:t>
      </w:r>
      <w:r w:rsidR="007F2746">
        <w:t>To evaluate the prediction performance of the method, we used stratified 10-fold cross-validation</w:t>
      </w:r>
      <w:r w:rsidR="006562AD">
        <w:t xml:space="preserve"> together with bootstrap aggregating (bagging)</w:t>
      </w:r>
      <w:r w:rsidR="00B53AED">
        <w:t>. Bagging was used to improve the stability and robustness of the predictor and entail in training 1,000 elastic net models with randomly drawn but stratified 10-fold cross-validation samples.</w:t>
      </w:r>
      <w:r w:rsidR="007F2746" w:rsidRPr="007F2746">
        <w:t xml:space="preserve"> </w:t>
      </w:r>
      <w:r w:rsidR="007F2746" w:rsidRPr="006A4CAD">
        <w:t xml:space="preserve">The final </w:t>
      </w:r>
      <w:r w:rsidR="007F2746">
        <w:t xml:space="preserve">three </w:t>
      </w:r>
      <w:r w:rsidR="007F2746" w:rsidRPr="006A4CAD">
        <w:t xml:space="preserve">feature sets </w:t>
      </w:r>
      <w:r w:rsidR="007F2746">
        <w:t xml:space="preserve">(one of each parameter to be estimated) </w:t>
      </w:r>
      <w:r w:rsidR="007F2746" w:rsidRPr="006A4CAD">
        <w:t>were selected according to the averaged weight of each feature in all the 10,000 elastic net models (</w:t>
      </w:r>
      <w:r w:rsidR="00E115D6">
        <w:t>10 models per cross-validation, randomized 1,000 times</w:t>
      </w:r>
      <w:r w:rsidR="007F2746" w:rsidRPr="006A4CAD">
        <w:t xml:space="preserve">). The weight of each selected feature in table 1 was </w:t>
      </w:r>
      <w:r w:rsidR="00E115D6">
        <w:t>normalized with respect to the weight with the largest absolute value.</w:t>
      </w:r>
      <w:r w:rsidR="00B53AED">
        <w:t xml:space="preserve"> </w:t>
      </w:r>
      <w:ins w:id="48" w:author="ilias tagkopoulos" w:date="2015-04-11T10:53:00Z">
        <w:r w:rsidR="00185A12">
          <w:t>P-values were calculated based on the Wilcoxon signed-rank test</w:t>
        </w:r>
      </w:ins>
      <w:ins w:id="49" w:author="ilias tagkopoulos" w:date="2015-04-11T10:55:00Z">
        <w:r w:rsidR="00185A12">
          <w:t xml:space="preserve"> after features and kinetic constants were no</w:t>
        </w:r>
      </w:ins>
      <w:ins w:id="50" w:author="ilias tagkopoulos" w:date="2015-04-11T10:56:00Z">
        <w:r w:rsidR="00185A12">
          <w:t>rmalized in the [0,1] interval</w:t>
        </w:r>
      </w:ins>
      <w:ins w:id="51" w:author="ilias tagkopoulos" w:date="2015-04-11T10:53:00Z">
        <w:r w:rsidR="00185A12">
          <w:t>.</w:t>
        </w:r>
      </w:ins>
      <w:ins w:id="52" w:author="ilias tagkopoulos" w:date="2015-04-11T10:57:00Z">
        <w:r w:rsidR="00185A12">
          <w:t xml:space="preserve"> </w:t>
        </w:r>
      </w:ins>
      <w:r w:rsidR="00B53AED">
        <w:t xml:space="preserve">More information about the optimization and statistical procedure followed is available in </w:t>
      </w:r>
      <w:r w:rsidR="001E53A2">
        <w:t>Supplemental</w:t>
      </w:r>
      <w:r w:rsidR="00B53AED">
        <w:t xml:space="preserve"> Materials.</w:t>
      </w:r>
      <w:r w:rsidR="007F2746" w:rsidRPr="006A4CAD">
        <w:t xml:space="preserve"> </w:t>
      </w:r>
    </w:p>
    <w:p w14:paraId="2878D42E" w14:textId="27F21733" w:rsidR="001C358E" w:rsidRPr="00252DDA" w:rsidRDefault="001C358E" w:rsidP="00B94763">
      <w:pPr>
        <w:rPr>
          <w:color w:val="000000" w:themeColor="text1"/>
        </w:rPr>
      </w:pPr>
    </w:p>
    <w:p w14:paraId="2A31C83B" w14:textId="1CCACE55" w:rsidR="00037B29" w:rsidRPr="00836D42" w:rsidRDefault="00E71831" w:rsidP="00037B29">
      <w:pPr>
        <w:pStyle w:val="TESupportingInfoTitle"/>
      </w:pPr>
      <w:r w:rsidRPr="00836D42">
        <w:lastRenderedPageBreak/>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xml:space="preserve">. “This material is available free of charge via the Internet at http://pubs.acs.org.”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r w:rsidR="009C261B" w:rsidRPr="00836D42">
        <w:t>jbsiegel@ucdavis.edu</w:t>
      </w:r>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5F5C88CA" w:rsidR="00270365" w:rsidRPr="00836D42" w:rsidRDefault="00B53AED" w:rsidP="00037B29">
      <w:pPr>
        <w:pStyle w:val="StyleFACorrespondingAuthorFootnote7pt"/>
      </w:pPr>
      <w:r>
        <w:t>IT is supported by ARO grant #201121557 and NSF grant #1254205. X</w:t>
      </w:r>
      <w:ins w:id="53" w:author="王晓康" w:date="2015-04-11T09:47:00Z">
        <w:r w:rsidR="003A6415">
          <w:t>K</w:t>
        </w:r>
      </w:ins>
      <w:r w:rsidR="009E5B90">
        <w:t>W</w:t>
      </w:r>
      <w:r>
        <w:t xml:space="preserve"> is supported by </w:t>
      </w:r>
      <w:ins w:id="54" w:author="王晓康" w:date="2015-04-11T09:49:00Z">
        <w:r w:rsidR="003A6415">
          <w:rPr>
            <w:highlight w:val="yellow"/>
          </w:rPr>
          <w:t>CSC</w:t>
        </w:r>
      </w:ins>
      <w:del w:id="55" w:author="王晓康" w:date="2015-04-11T09:49:00Z">
        <w:r w:rsidRPr="00B53AED" w:rsidDel="003A6415">
          <w:rPr>
            <w:highlight w:val="yellow"/>
          </w:rPr>
          <w:delText>X</w:delText>
        </w:r>
      </w:del>
      <w:r>
        <w:t xml:space="preserve"> fellowship. </w:t>
      </w:r>
    </w:p>
    <w:p w14:paraId="3B676446" w14:textId="2642FE89" w:rsidR="00037B29" w:rsidRPr="00836D42" w:rsidRDefault="00E71831" w:rsidP="00037B29">
      <w:pPr>
        <w:pStyle w:val="StyleFACorrespondingAuthorFootnote7pt"/>
      </w:pPr>
      <w:r w:rsidRPr="00836D42">
        <w:br/>
      </w:r>
      <w:r w:rsidRPr="00836D42">
        <w:rPr>
          <w:rStyle w:val="FAAuthorInfoSubtitleChar"/>
        </w:rPr>
        <w:t>Notes</w:t>
      </w:r>
      <w:r w:rsidRPr="00836D42">
        <w:rPr>
          <w:rStyle w:val="FAAuthorInfoSubtitleChar"/>
        </w:rPr>
        <w:br/>
      </w:r>
      <w:r w:rsidRPr="00836D42">
        <w:t>Any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"TD_Acknowledgments"). Generally the last paragraph of the paper is the place to acknowledge people (dedications), places, and financing (you may state grant numbers and sponsors here).  Follow the journal’s guidelines on what to include in the Acknowledgement section.</w:t>
      </w:r>
    </w:p>
    <w:p w14:paraId="38EF8D29" w14:textId="77777777" w:rsidR="00037B29" w:rsidRPr="00836D42" w:rsidRDefault="00E71831" w:rsidP="00037B29">
      <w:pPr>
        <w:pStyle w:val="TDAckTitle"/>
      </w:pPr>
      <w:r w:rsidRPr="00836D42">
        <w:t>ABBREVIATIONS</w:t>
      </w:r>
    </w:p>
    <w:p w14:paraId="59072BBE" w14:textId="46D16781" w:rsidR="00037B29" w:rsidRPr="00836D42" w:rsidRDefault="003D3F6A" w:rsidP="00037B29">
      <w:pPr>
        <w:pStyle w:val="TDAcknowledgments"/>
      </w:pPr>
      <w:r>
        <w:t>pNPG</w:t>
      </w:r>
      <w:r w:rsidR="00E71831" w:rsidRPr="003D3F6A">
        <w:t xml:space="preserve">, </w:t>
      </w:r>
      <w:r w:rsidR="005F6497" w:rsidRPr="005F6497">
        <w:rPr>
          <w:i/>
        </w:rPr>
        <w:t>p</w:t>
      </w:r>
      <w:r>
        <w:t>-nitrophenyl-ß-D-glucoside</w:t>
      </w:r>
      <w:r w:rsidR="00930B0D">
        <w:t>; IPTG, i</w:t>
      </w:r>
      <w:r w:rsidR="00930B0D" w:rsidRPr="00930B0D">
        <w:t>sopropyl β-D-1-thiogalactopyranoside</w:t>
      </w:r>
    </w:p>
    <w:p w14:paraId="03260DAA" w14:textId="77777777" w:rsidR="00037B29" w:rsidRPr="00836D42" w:rsidRDefault="00E71831" w:rsidP="00037B29">
      <w:pPr>
        <w:pStyle w:val="TDAckTitle"/>
      </w:pPr>
      <w:r w:rsidRPr="00836D42">
        <w:t>REFERENCES</w:t>
      </w:r>
    </w:p>
    <w:p w14:paraId="65E6ECFA" w14:textId="77777777" w:rsidR="00037B29" w:rsidRDefault="00E71831" w:rsidP="00270365">
      <w:pPr>
        <w:pStyle w:val="TFReferencesSection"/>
        <w:ind w:firstLine="0"/>
        <w:rPr>
          <w:ins w:id="56" w:author="王晓康" w:date="2015-04-09T21:44:00Z"/>
        </w:rPr>
      </w:pPr>
      <w:r w:rsidRPr="00836D42">
        <w:t xml:space="preserve">(Word Style "TF_References_Section"). References are placed at the end of the manuscript. Authors are responsible for the accuracy and completeness of all references. Examples of the recommended formats for the various reference types can be found at </w:t>
      </w:r>
      <w:hyperlink r:id="rId16" w:history="1">
        <w:r w:rsidRPr="00836D42">
          <w:rPr>
            <w:rStyle w:val="Hyperlink"/>
          </w:rPr>
          <w:t>http://pubs.acs.org/page/4authors/index.html</w:t>
        </w:r>
      </w:hyperlink>
      <w:r w:rsidRPr="00836D42">
        <w:t>. Detailed information on reference style can be found in The ACS Style Guide, available from Oxford Press.</w:t>
      </w:r>
    </w:p>
    <w:p w14:paraId="77B2E3C9" w14:textId="77777777" w:rsidR="00706591" w:rsidRPr="001C358E" w:rsidRDefault="00706591" w:rsidP="00706591">
      <w:pPr>
        <w:rPr>
          <w:ins w:id="57" w:author="王晓康" w:date="2015-04-09T21:44:00Z"/>
          <w:rFonts w:ascii="Times New Roman" w:hAnsi="Times New Roman"/>
        </w:rPr>
      </w:pPr>
      <w:ins w:id="58" w:author="王晓康" w:date="2015-04-09T21:44:00Z">
        <w:r w:rsidRPr="00B94763">
          <w:rPr>
            <w:rFonts w:ascii="Times New Roman" w:hAnsi="Times New Roman"/>
            <w:sz w:val="16"/>
          </w:rPr>
          <w:t>1</w:t>
        </w:r>
        <w:r w:rsidRPr="001C358E">
          <w:rPr>
            <w:rFonts w:ascii="Times New Roman" w:hAnsi="Times New Roman"/>
          </w:rPr>
          <w:t>.</w:t>
        </w:r>
        <w:r w:rsidRPr="00B94763">
          <w:rPr>
            <w:rFonts w:ascii="Times New Roman" w:hAnsi="Times New Roman"/>
            <w:sz w:val="16"/>
          </w:rPr>
          <w:t>Zou H, Hastie T. Regularization and variable selection via the elastic net[J]. Journal of the Royal Statistical Society: Series B (Statistical Methodology), 2005, 67(2): 301-320.</w:t>
        </w:r>
      </w:ins>
    </w:p>
    <w:p w14:paraId="401EC686" w14:textId="77777777" w:rsidR="00706591" w:rsidRPr="00706591" w:rsidRDefault="00706591" w:rsidP="008B2BC1"/>
    <w:p w14:paraId="671E11D4" w14:textId="78792BAB" w:rsidR="00037B29" w:rsidRDefault="00037B29" w:rsidP="00037B29">
      <w:pPr>
        <w:pStyle w:val="SNSynopsisTOC"/>
        <w:sectPr w:rsidR="00037B29" w:rsidSect="004760AD">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17"/>
      <w:footerReference w:type="even" r:id="rId18"/>
      <w:footerReference w:type="default" r:id="rId19"/>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ilias tagkopoulos" w:date="2015-04-09T00:09:00Z" w:initials="it">
    <w:p w14:paraId="013FBBF9" w14:textId="77777777" w:rsidR="002655C5" w:rsidRDefault="002655C5" w:rsidP="009A1F2C">
      <w:pPr>
        <w:pStyle w:val="CommentText"/>
      </w:pPr>
      <w:r>
        <w:rPr>
          <w:rStyle w:val="CommentReference"/>
        </w:rPr>
        <w:annotationRef/>
      </w:r>
      <w:r>
        <w:t>Cite:</w:t>
      </w:r>
    </w:p>
    <w:p w14:paraId="051AE779" w14:textId="77777777" w:rsidR="002655C5" w:rsidRDefault="002655C5" w:rsidP="009A1F2C">
      <w:pPr>
        <w:pStyle w:val="CommentText"/>
      </w:pPr>
    </w:p>
    <w:p w14:paraId="25D928CA" w14:textId="742EC048" w:rsidR="002655C5" w:rsidRDefault="002655C5" w:rsidP="009A1F2C">
      <w:pPr>
        <w:pStyle w:val="CommentText"/>
      </w:pPr>
      <w:r w:rsidRPr="007840E0">
        <w:t>Zou, Hui; Hastie, Trevor (2005). "Regularization and Variable Selection via the Elastic Net". Journal of the Royal Statistical Society, Series B: 301–320.</w:t>
      </w:r>
    </w:p>
  </w:comment>
  <w:comment w:id="45" w:author="ilias tagkopoulos" w:date="2015-04-09T00:41:00Z" w:initials="it">
    <w:p w14:paraId="51CA67B9" w14:textId="5E782917" w:rsidR="002655C5" w:rsidRDefault="002655C5">
      <w:pPr>
        <w:pStyle w:val="CommentText"/>
      </w:pPr>
      <w:r>
        <w:t xml:space="preserve">Alex and Justin: </w:t>
      </w:r>
      <w:r>
        <w:rPr>
          <w:rStyle w:val="CommentReference"/>
        </w:rPr>
        <w:annotationRef/>
      </w:r>
      <w:r>
        <w:t>I think this has to be expanded and say why these features make sense and if there are any other features that you expected to be informative but they were not selected.</w:t>
      </w:r>
    </w:p>
    <w:p w14:paraId="01D6752F" w14:textId="77777777" w:rsidR="002655C5" w:rsidRDefault="002655C5">
      <w:pPr>
        <w:pStyle w:val="CommentText"/>
      </w:pPr>
    </w:p>
    <w:p w14:paraId="6CA67B71" w14:textId="49DA8048" w:rsidR="002655C5" w:rsidRDefault="002655C5">
      <w:pPr>
        <w:pStyle w:val="CommentText"/>
      </w:pPr>
      <w:r>
        <w:t xml:space="preserve">Also it would be interesting to look for features that are involved in ALL 3 predictions, vs. features that are very strong in only one (or two) of the predictions. Why is this happening ? Does this make sense?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2655C5" w:rsidRDefault="002655C5">
      <w:r>
        <w:separator/>
      </w:r>
    </w:p>
    <w:p w14:paraId="18C41B7B" w14:textId="77777777" w:rsidR="002655C5" w:rsidRDefault="002655C5"/>
  </w:endnote>
  <w:endnote w:type="continuationSeparator" w:id="0">
    <w:p w14:paraId="76110423" w14:textId="77777777" w:rsidR="002655C5" w:rsidRDefault="002655C5">
      <w:r>
        <w:continuationSeparator/>
      </w:r>
    </w:p>
    <w:p w14:paraId="05D8AE80" w14:textId="77777777" w:rsidR="002655C5" w:rsidRDefault="002655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2655C5" w:rsidRDefault="002655C5">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2655C5" w:rsidRDefault="002655C5">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2655C5" w:rsidRDefault="002655C5">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2655C5" w:rsidRDefault="002655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2655C5" w:rsidRDefault="002655C5">
    <w:pPr>
      <w:pStyle w:val="Footer"/>
      <w:ind w:right="360"/>
    </w:pPr>
  </w:p>
  <w:p w14:paraId="1609084D" w14:textId="77777777" w:rsidR="002655C5" w:rsidRDefault="002655C5"/>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2655C5" w:rsidRDefault="002655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2655C5" w:rsidRDefault="002655C5">
    <w:pPr>
      <w:pStyle w:val="Footer"/>
      <w:ind w:right="360"/>
    </w:pPr>
  </w:p>
  <w:p w14:paraId="2E40F30B" w14:textId="77777777" w:rsidR="002655C5" w:rsidRDefault="002655C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2655C5" w:rsidRDefault="002655C5">
      <w:r>
        <w:separator/>
      </w:r>
    </w:p>
    <w:p w14:paraId="18A2D7E8" w14:textId="77777777" w:rsidR="002655C5" w:rsidRDefault="002655C5"/>
  </w:footnote>
  <w:footnote w:type="continuationSeparator" w:id="0">
    <w:p w14:paraId="0370CE14" w14:textId="77777777" w:rsidR="002655C5" w:rsidRDefault="002655C5">
      <w:r>
        <w:continuationSeparator/>
      </w:r>
    </w:p>
    <w:p w14:paraId="199E9615" w14:textId="77777777" w:rsidR="002655C5" w:rsidRDefault="002655C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2655C5" w:rsidRDefault="002655C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7CC2"/>
    <w:rsid w:val="0002205E"/>
    <w:rsid w:val="00022E87"/>
    <w:rsid w:val="00024D04"/>
    <w:rsid w:val="00026EEB"/>
    <w:rsid w:val="00030F05"/>
    <w:rsid w:val="00031105"/>
    <w:rsid w:val="00037B29"/>
    <w:rsid w:val="00040105"/>
    <w:rsid w:val="00053141"/>
    <w:rsid w:val="00053C98"/>
    <w:rsid w:val="00054FD1"/>
    <w:rsid w:val="00063133"/>
    <w:rsid w:val="00065242"/>
    <w:rsid w:val="00067A54"/>
    <w:rsid w:val="000701E7"/>
    <w:rsid w:val="0007360D"/>
    <w:rsid w:val="0007550F"/>
    <w:rsid w:val="00077D64"/>
    <w:rsid w:val="00083EAD"/>
    <w:rsid w:val="00090305"/>
    <w:rsid w:val="00090E6B"/>
    <w:rsid w:val="00092A21"/>
    <w:rsid w:val="00093B41"/>
    <w:rsid w:val="00095769"/>
    <w:rsid w:val="000960FB"/>
    <w:rsid w:val="00097358"/>
    <w:rsid w:val="0009794D"/>
    <w:rsid w:val="000A7E35"/>
    <w:rsid w:val="000B1749"/>
    <w:rsid w:val="000B1ED3"/>
    <w:rsid w:val="000B242F"/>
    <w:rsid w:val="000B36F4"/>
    <w:rsid w:val="000C11DB"/>
    <w:rsid w:val="000C135D"/>
    <w:rsid w:val="000C4F1E"/>
    <w:rsid w:val="000C52FB"/>
    <w:rsid w:val="000C6856"/>
    <w:rsid w:val="000C78AB"/>
    <w:rsid w:val="000C797E"/>
    <w:rsid w:val="000D36C1"/>
    <w:rsid w:val="000D4685"/>
    <w:rsid w:val="000E134A"/>
    <w:rsid w:val="000E15BC"/>
    <w:rsid w:val="000E215E"/>
    <w:rsid w:val="000E2554"/>
    <w:rsid w:val="000E3B98"/>
    <w:rsid w:val="000E56D3"/>
    <w:rsid w:val="000E5D3F"/>
    <w:rsid w:val="000E6E26"/>
    <w:rsid w:val="000F1A45"/>
    <w:rsid w:val="000F444E"/>
    <w:rsid w:val="000F53A5"/>
    <w:rsid w:val="000F5F62"/>
    <w:rsid w:val="0010294C"/>
    <w:rsid w:val="00102AD0"/>
    <w:rsid w:val="001104A1"/>
    <w:rsid w:val="0011175E"/>
    <w:rsid w:val="001117A3"/>
    <w:rsid w:val="001118DE"/>
    <w:rsid w:val="0011514A"/>
    <w:rsid w:val="001157C1"/>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3974"/>
    <w:rsid w:val="00175619"/>
    <w:rsid w:val="00176E55"/>
    <w:rsid w:val="00180759"/>
    <w:rsid w:val="0018236D"/>
    <w:rsid w:val="00185A12"/>
    <w:rsid w:val="00186D91"/>
    <w:rsid w:val="00186E15"/>
    <w:rsid w:val="0019298F"/>
    <w:rsid w:val="00193341"/>
    <w:rsid w:val="00196D81"/>
    <w:rsid w:val="001A0492"/>
    <w:rsid w:val="001A5353"/>
    <w:rsid w:val="001A74DD"/>
    <w:rsid w:val="001B2F9F"/>
    <w:rsid w:val="001B47A8"/>
    <w:rsid w:val="001B590B"/>
    <w:rsid w:val="001B671C"/>
    <w:rsid w:val="001C0DD2"/>
    <w:rsid w:val="001C358E"/>
    <w:rsid w:val="001C6241"/>
    <w:rsid w:val="001C6B59"/>
    <w:rsid w:val="001D162F"/>
    <w:rsid w:val="001D466C"/>
    <w:rsid w:val="001D5AB6"/>
    <w:rsid w:val="001D6056"/>
    <w:rsid w:val="001E0FF3"/>
    <w:rsid w:val="001E4C5D"/>
    <w:rsid w:val="001E53A2"/>
    <w:rsid w:val="001E65C2"/>
    <w:rsid w:val="001E671B"/>
    <w:rsid w:val="001F19D6"/>
    <w:rsid w:val="001F3256"/>
    <w:rsid w:val="001F6090"/>
    <w:rsid w:val="001F6A47"/>
    <w:rsid w:val="00213333"/>
    <w:rsid w:val="00214FF9"/>
    <w:rsid w:val="00215522"/>
    <w:rsid w:val="002158C9"/>
    <w:rsid w:val="00215A9F"/>
    <w:rsid w:val="0021742E"/>
    <w:rsid w:val="002206B0"/>
    <w:rsid w:val="00220F9A"/>
    <w:rsid w:val="00231DF0"/>
    <w:rsid w:val="002403AA"/>
    <w:rsid w:val="00241020"/>
    <w:rsid w:val="002412B2"/>
    <w:rsid w:val="00242118"/>
    <w:rsid w:val="002427AB"/>
    <w:rsid w:val="00243332"/>
    <w:rsid w:val="00244075"/>
    <w:rsid w:val="00247D03"/>
    <w:rsid w:val="00252DDA"/>
    <w:rsid w:val="00254083"/>
    <w:rsid w:val="00255F2B"/>
    <w:rsid w:val="00264B6C"/>
    <w:rsid w:val="0026552B"/>
    <w:rsid w:val="002655C5"/>
    <w:rsid w:val="00270365"/>
    <w:rsid w:val="002714B2"/>
    <w:rsid w:val="00277811"/>
    <w:rsid w:val="00277DD3"/>
    <w:rsid w:val="00281C1F"/>
    <w:rsid w:val="00284B89"/>
    <w:rsid w:val="00285B54"/>
    <w:rsid w:val="002B05D5"/>
    <w:rsid w:val="002B4E70"/>
    <w:rsid w:val="002B68FD"/>
    <w:rsid w:val="002C279E"/>
    <w:rsid w:val="002D30C1"/>
    <w:rsid w:val="002E1B17"/>
    <w:rsid w:val="002E4ED7"/>
    <w:rsid w:val="002E6470"/>
    <w:rsid w:val="002F2DFB"/>
    <w:rsid w:val="002F6630"/>
    <w:rsid w:val="002F6883"/>
    <w:rsid w:val="003016C0"/>
    <w:rsid w:val="00302038"/>
    <w:rsid w:val="00302720"/>
    <w:rsid w:val="0030329E"/>
    <w:rsid w:val="003052BF"/>
    <w:rsid w:val="00311F3C"/>
    <w:rsid w:val="00317A01"/>
    <w:rsid w:val="00320863"/>
    <w:rsid w:val="00322309"/>
    <w:rsid w:val="0032533A"/>
    <w:rsid w:val="00325FAF"/>
    <w:rsid w:val="00333C04"/>
    <w:rsid w:val="00335116"/>
    <w:rsid w:val="00335F77"/>
    <w:rsid w:val="003376D5"/>
    <w:rsid w:val="00343F46"/>
    <w:rsid w:val="00344ACA"/>
    <w:rsid w:val="00345E73"/>
    <w:rsid w:val="00353DF4"/>
    <w:rsid w:val="00361E79"/>
    <w:rsid w:val="003645CA"/>
    <w:rsid w:val="00374D6F"/>
    <w:rsid w:val="00384EFE"/>
    <w:rsid w:val="00386DE4"/>
    <w:rsid w:val="00390120"/>
    <w:rsid w:val="003911D9"/>
    <w:rsid w:val="00392F7E"/>
    <w:rsid w:val="00393B37"/>
    <w:rsid w:val="003A1A7A"/>
    <w:rsid w:val="003A26AB"/>
    <w:rsid w:val="003A6415"/>
    <w:rsid w:val="003B03BA"/>
    <w:rsid w:val="003B46C0"/>
    <w:rsid w:val="003D316E"/>
    <w:rsid w:val="003D3F6A"/>
    <w:rsid w:val="003D4A05"/>
    <w:rsid w:val="003D706D"/>
    <w:rsid w:val="003E0B27"/>
    <w:rsid w:val="003E1BB3"/>
    <w:rsid w:val="003E36DE"/>
    <w:rsid w:val="003E4356"/>
    <w:rsid w:val="003F1A77"/>
    <w:rsid w:val="003F3A31"/>
    <w:rsid w:val="003F593C"/>
    <w:rsid w:val="00404E0E"/>
    <w:rsid w:val="004067E5"/>
    <w:rsid w:val="004149D5"/>
    <w:rsid w:val="00421F4A"/>
    <w:rsid w:val="004220DF"/>
    <w:rsid w:val="00422B71"/>
    <w:rsid w:val="004354DE"/>
    <w:rsid w:val="00444FBE"/>
    <w:rsid w:val="004510D5"/>
    <w:rsid w:val="0045149D"/>
    <w:rsid w:val="004620F2"/>
    <w:rsid w:val="00462DC9"/>
    <w:rsid w:val="00467374"/>
    <w:rsid w:val="004703C6"/>
    <w:rsid w:val="00472315"/>
    <w:rsid w:val="004760AD"/>
    <w:rsid w:val="0048596D"/>
    <w:rsid w:val="004971DA"/>
    <w:rsid w:val="004B16DA"/>
    <w:rsid w:val="004B2738"/>
    <w:rsid w:val="004B32AE"/>
    <w:rsid w:val="004B7A87"/>
    <w:rsid w:val="004C4E3B"/>
    <w:rsid w:val="004C6126"/>
    <w:rsid w:val="004D1B98"/>
    <w:rsid w:val="004D31A9"/>
    <w:rsid w:val="004D5E12"/>
    <w:rsid w:val="004E0284"/>
    <w:rsid w:val="004E1C38"/>
    <w:rsid w:val="004E33A7"/>
    <w:rsid w:val="004E3D8C"/>
    <w:rsid w:val="004F2098"/>
    <w:rsid w:val="004F23D2"/>
    <w:rsid w:val="004F776E"/>
    <w:rsid w:val="00500F9A"/>
    <w:rsid w:val="005038EC"/>
    <w:rsid w:val="00506DC3"/>
    <w:rsid w:val="00512745"/>
    <w:rsid w:val="00521461"/>
    <w:rsid w:val="00523E00"/>
    <w:rsid w:val="005447B7"/>
    <w:rsid w:val="005449BF"/>
    <w:rsid w:val="005470E1"/>
    <w:rsid w:val="005532DA"/>
    <w:rsid w:val="00567DC8"/>
    <w:rsid w:val="005719EE"/>
    <w:rsid w:val="00571BA9"/>
    <w:rsid w:val="00572A4B"/>
    <w:rsid w:val="005840EE"/>
    <w:rsid w:val="005844A3"/>
    <w:rsid w:val="005858C4"/>
    <w:rsid w:val="005933E2"/>
    <w:rsid w:val="005A106A"/>
    <w:rsid w:val="005B1B4B"/>
    <w:rsid w:val="005B1F93"/>
    <w:rsid w:val="005B2F25"/>
    <w:rsid w:val="005B39B7"/>
    <w:rsid w:val="005C2BEA"/>
    <w:rsid w:val="005D36C8"/>
    <w:rsid w:val="005D4284"/>
    <w:rsid w:val="005D4B87"/>
    <w:rsid w:val="005D536C"/>
    <w:rsid w:val="005D5AE7"/>
    <w:rsid w:val="005D6B6B"/>
    <w:rsid w:val="005E238C"/>
    <w:rsid w:val="005E2D82"/>
    <w:rsid w:val="005E73CB"/>
    <w:rsid w:val="005E792C"/>
    <w:rsid w:val="005E7ED4"/>
    <w:rsid w:val="005F6497"/>
    <w:rsid w:val="006013C9"/>
    <w:rsid w:val="00601DF6"/>
    <w:rsid w:val="0060712E"/>
    <w:rsid w:val="00611ABC"/>
    <w:rsid w:val="00611B91"/>
    <w:rsid w:val="00611BD6"/>
    <w:rsid w:val="006133F4"/>
    <w:rsid w:val="0061570D"/>
    <w:rsid w:val="006161DA"/>
    <w:rsid w:val="00620F81"/>
    <w:rsid w:val="006229D4"/>
    <w:rsid w:val="006245D3"/>
    <w:rsid w:val="00627D61"/>
    <w:rsid w:val="00632EA8"/>
    <w:rsid w:val="0064082F"/>
    <w:rsid w:val="00641029"/>
    <w:rsid w:val="00642821"/>
    <w:rsid w:val="00646AD3"/>
    <w:rsid w:val="00647D4A"/>
    <w:rsid w:val="006522F5"/>
    <w:rsid w:val="00652379"/>
    <w:rsid w:val="006562AD"/>
    <w:rsid w:val="0065769E"/>
    <w:rsid w:val="00662D5A"/>
    <w:rsid w:val="00671BB0"/>
    <w:rsid w:val="0067523C"/>
    <w:rsid w:val="00676F0C"/>
    <w:rsid w:val="0068294A"/>
    <w:rsid w:val="006858D2"/>
    <w:rsid w:val="00687FD2"/>
    <w:rsid w:val="00694B5D"/>
    <w:rsid w:val="006959FB"/>
    <w:rsid w:val="006962DC"/>
    <w:rsid w:val="00697BE5"/>
    <w:rsid w:val="006C22FE"/>
    <w:rsid w:val="006C3DC9"/>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6591"/>
    <w:rsid w:val="00707E43"/>
    <w:rsid w:val="00710CC1"/>
    <w:rsid w:val="00711072"/>
    <w:rsid w:val="00713B6A"/>
    <w:rsid w:val="0071405E"/>
    <w:rsid w:val="00722AA8"/>
    <w:rsid w:val="00725348"/>
    <w:rsid w:val="007264BB"/>
    <w:rsid w:val="007318F2"/>
    <w:rsid w:val="00731CD0"/>
    <w:rsid w:val="00732216"/>
    <w:rsid w:val="00735238"/>
    <w:rsid w:val="00735FBC"/>
    <w:rsid w:val="00736F48"/>
    <w:rsid w:val="007375CD"/>
    <w:rsid w:val="007419A2"/>
    <w:rsid w:val="007427A4"/>
    <w:rsid w:val="00745EDB"/>
    <w:rsid w:val="00746BFF"/>
    <w:rsid w:val="00754CE0"/>
    <w:rsid w:val="00755153"/>
    <w:rsid w:val="00760C43"/>
    <w:rsid w:val="00761027"/>
    <w:rsid w:val="0076396D"/>
    <w:rsid w:val="00766C61"/>
    <w:rsid w:val="007672A0"/>
    <w:rsid w:val="00770949"/>
    <w:rsid w:val="007722F3"/>
    <w:rsid w:val="00775EFC"/>
    <w:rsid w:val="00781957"/>
    <w:rsid w:val="00782B29"/>
    <w:rsid w:val="00782E7D"/>
    <w:rsid w:val="007840E0"/>
    <w:rsid w:val="00785918"/>
    <w:rsid w:val="00790A17"/>
    <w:rsid w:val="00791354"/>
    <w:rsid w:val="00792A60"/>
    <w:rsid w:val="007A0A06"/>
    <w:rsid w:val="007A0F09"/>
    <w:rsid w:val="007B417E"/>
    <w:rsid w:val="007B4693"/>
    <w:rsid w:val="007B5685"/>
    <w:rsid w:val="007C3BFF"/>
    <w:rsid w:val="007D3AEB"/>
    <w:rsid w:val="007D3F08"/>
    <w:rsid w:val="007D6A6F"/>
    <w:rsid w:val="007E3199"/>
    <w:rsid w:val="007E5F25"/>
    <w:rsid w:val="007F2746"/>
    <w:rsid w:val="007F29B8"/>
    <w:rsid w:val="007F3613"/>
    <w:rsid w:val="007F47AC"/>
    <w:rsid w:val="00801207"/>
    <w:rsid w:val="00803E42"/>
    <w:rsid w:val="00812D6C"/>
    <w:rsid w:val="0081429A"/>
    <w:rsid w:val="00815403"/>
    <w:rsid w:val="00816979"/>
    <w:rsid w:val="00823A11"/>
    <w:rsid w:val="0082551D"/>
    <w:rsid w:val="00826562"/>
    <w:rsid w:val="008268C0"/>
    <w:rsid w:val="00827965"/>
    <w:rsid w:val="00831C1E"/>
    <w:rsid w:val="008348A2"/>
    <w:rsid w:val="00834A8E"/>
    <w:rsid w:val="00836D42"/>
    <w:rsid w:val="00846C41"/>
    <w:rsid w:val="008476A0"/>
    <w:rsid w:val="00853F9A"/>
    <w:rsid w:val="00857B46"/>
    <w:rsid w:val="0086331E"/>
    <w:rsid w:val="0086386E"/>
    <w:rsid w:val="008716E4"/>
    <w:rsid w:val="008770CD"/>
    <w:rsid w:val="00880C1C"/>
    <w:rsid w:val="0088105C"/>
    <w:rsid w:val="00883713"/>
    <w:rsid w:val="0088378B"/>
    <w:rsid w:val="0088396F"/>
    <w:rsid w:val="00890DDE"/>
    <w:rsid w:val="008944A6"/>
    <w:rsid w:val="008A0604"/>
    <w:rsid w:val="008A7C88"/>
    <w:rsid w:val="008B006D"/>
    <w:rsid w:val="008B2BC1"/>
    <w:rsid w:val="008B5D42"/>
    <w:rsid w:val="008B6FD7"/>
    <w:rsid w:val="008C17EB"/>
    <w:rsid w:val="008C21C0"/>
    <w:rsid w:val="008C4906"/>
    <w:rsid w:val="008C50CB"/>
    <w:rsid w:val="008C66BC"/>
    <w:rsid w:val="008D0D29"/>
    <w:rsid w:val="008D2CC3"/>
    <w:rsid w:val="008D73F8"/>
    <w:rsid w:val="008D7902"/>
    <w:rsid w:val="008E2C2A"/>
    <w:rsid w:val="008E5050"/>
    <w:rsid w:val="008E59C5"/>
    <w:rsid w:val="008F0ADA"/>
    <w:rsid w:val="008F3449"/>
    <w:rsid w:val="008F44B1"/>
    <w:rsid w:val="008F4EE8"/>
    <w:rsid w:val="00900803"/>
    <w:rsid w:val="00900D58"/>
    <w:rsid w:val="009026F2"/>
    <w:rsid w:val="0090596B"/>
    <w:rsid w:val="00910FFA"/>
    <w:rsid w:val="00914D81"/>
    <w:rsid w:val="00916940"/>
    <w:rsid w:val="009218E3"/>
    <w:rsid w:val="00921E6E"/>
    <w:rsid w:val="00923EA2"/>
    <w:rsid w:val="00930B0D"/>
    <w:rsid w:val="00934584"/>
    <w:rsid w:val="0095041A"/>
    <w:rsid w:val="00951A9A"/>
    <w:rsid w:val="00953FF9"/>
    <w:rsid w:val="00955625"/>
    <w:rsid w:val="00960A59"/>
    <w:rsid w:val="0096320C"/>
    <w:rsid w:val="00963350"/>
    <w:rsid w:val="00964D5F"/>
    <w:rsid w:val="00967D24"/>
    <w:rsid w:val="009837D3"/>
    <w:rsid w:val="00983E8E"/>
    <w:rsid w:val="0098420F"/>
    <w:rsid w:val="009851BE"/>
    <w:rsid w:val="00985C3B"/>
    <w:rsid w:val="00986ECB"/>
    <w:rsid w:val="009907CD"/>
    <w:rsid w:val="0099176F"/>
    <w:rsid w:val="009973F1"/>
    <w:rsid w:val="009A1F2C"/>
    <w:rsid w:val="009A3A48"/>
    <w:rsid w:val="009B1813"/>
    <w:rsid w:val="009B2A0F"/>
    <w:rsid w:val="009B7D76"/>
    <w:rsid w:val="009C261B"/>
    <w:rsid w:val="009D3047"/>
    <w:rsid w:val="009D71EB"/>
    <w:rsid w:val="009E0FC4"/>
    <w:rsid w:val="009E14E7"/>
    <w:rsid w:val="009E5B90"/>
    <w:rsid w:val="009F2B2A"/>
    <w:rsid w:val="009F2EDE"/>
    <w:rsid w:val="00A005E1"/>
    <w:rsid w:val="00A14046"/>
    <w:rsid w:val="00A151BB"/>
    <w:rsid w:val="00A15A31"/>
    <w:rsid w:val="00A16F5A"/>
    <w:rsid w:val="00A22669"/>
    <w:rsid w:val="00A234CB"/>
    <w:rsid w:val="00A315A8"/>
    <w:rsid w:val="00A323F2"/>
    <w:rsid w:val="00A408C5"/>
    <w:rsid w:val="00A462D6"/>
    <w:rsid w:val="00A47239"/>
    <w:rsid w:val="00A479C0"/>
    <w:rsid w:val="00A536FB"/>
    <w:rsid w:val="00A53929"/>
    <w:rsid w:val="00A54176"/>
    <w:rsid w:val="00A54181"/>
    <w:rsid w:val="00A55606"/>
    <w:rsid w:val="00A56479"/>
    <w:rsid w:val="00A5675E"/>
    <w:rsid w:val="00A637FD"/>
    <w:rsid w:val="00A6569B"/>
    <w:rsid w:val="00A66844"/>
    <w:rsid w:val="00A67631"/>
    <w:rsid w:val="00A71946"/>
    <w:rsid w:val="00A72032"/>
    <w:rsid w:val="00A7399A"/>
    <w:rsid w:val="00A743D8"/>
    <w:rsid w:val="00A77AF1"/>
    <w:rsid w:val="00A8556F"/>
    <w:rsid w:val="00A87FB9"/>
    <w:rsid w:val="00A90FA5"/>
    <w:rsid w:val="00A93DAD"/>
    <w:rsid w:val="00AA3D61"/>
    <w:rsid w:val="00AA69C8"/>
    <w:rsid w:val="00AA7360"/>
    <w:rsid w:val="00AB7A95"/>
    <w:rsid w:val="00AC14DB"/>
    <w:rsid w:val="00AD2A72"/>
    <w:rsid w:val="00AD4E01"/>
    <w:rsid w:val="00AD4EDA"/>
    <w:rsid w:val="00AD552B"/>
    <w:rsid w:val="00AE17F1"/>
    <w:rsid w:val="00AE271A"/>
    <w:rsid w:val="00AE2984"/>
    <w:rsid w:val="00AE3C1D"/>
    <w:rsid w:val="00AE40E8"/>
    <w:rsid w:val="00AE42F6"/>
    <w:rsid w:val="00AF023C"/>
    <w:rsid w:val="00AF082E"/>
    <w:rsid w:val="00AF1FC7"/>
    <w:rsid w:val="00AF5F55"/>
    <w:rsid w:val="00B012DD"/>
    <w:rsid w:val="00B02E10"/>
    <w:rsid w:val="00B0316E"/>
    <w:rsid w:val="00B05AD8"/>
    <w:rsid w:val="00B15D4F"/>
    <w:rsid w:val="00B170A0"/>
    <w:rsid w:val="00B23DC7"/>
    <w:rsid w:val="00B270BB"/>
    <w:rsid w:val="00B30D31"/>
    <w:rsid w:val="00B3357A"/>
    <w:rsid w:val="00B37AFE"/>
    <w:rsid w:val="00B44516"/>
    <w:rsid w:val="00B46EF3"/>
    <w:rsid w:val="00B512C9"/>
    <w:rsid w:val="00B51B8F"/>
    <w:rsid w:val="00B53AED"/>
    <w:rsid w:val="00B55C91"/>
    <w:rsid w:val="00B573F3"/>
    <w:rsid w:val="00B653C7"/>
    <w:rsid w:val="00B65A96"/>
    <w:rsid w:val="00B826AA"/>
    <w:rsid w:val="00B82CAF"/>
    <w:rsid w:val="00B848C4"/>
    <w:rsid w:val="00B856D1"/>
    <w:rsid w:val="00B85780"/>
    <w:rsid w:val="00B86EDA"/>
    <w:rsid w:val="00B90737"/>
    <w:rsid w:val="00B91EC8"/>
    <w:rsid w:val="00B920DF"/>
    <w:rsid w:val="00B933CB"/>
    <w:rsid w:val="00B94570"/>
    <w:rsid w:val="00B94763"/>
    <w:rsid w:val="00B9575F"/>
    <w:rsid w:val="00B95C02"/>
    <w:rsid w:val="00B962C8"/>
    <w:rsid w:val="00BA03FE"/>
    <w:rsid w:val="00BB4F09"/>
    <w:rsid w:val="00BC01FF"/>
    <w:rsid w:val="00BC18FA"/>
    <w:rsid w:val="00BC2B5B"/>
    <w:rsid w:val="00BC3C62"/>
    <w:rsid w:val="00BC7AA7"/>
    <w:rsid w:val="00BE0F7C"/>
    <w:rsid w:val="00BE4E5A"/>
    <w:rsid w:val="00BE64F2"/>
    <w:rsid w:val="00BE735E"/>
    <w:rsid w:val="00BF0749"/>
    <w:rsid w:val="00BF5488"/>
    <w:rsid w:val="00BF701F"/>
    <w:rsid w:val="00C002DC"/>
    <w:rsid w:val="00C02652"/>
    <w:rsid w:val="00C04965"/>
    <w:rsid w:val="00C04A7B"/>
    <w:rsid w:val="00C0527F"/>
    <w:rsid w:val="00C11685"/>
    <w:rsid w:val="00C1351D"/>
    <w:rsid w:val="00C135F4"/>
    <w:rsid w:val="00C15433"/>
    <w:rsid w:val="00C23891"/>
    <w:rsid w:val="00C24661"/>
    <w:rsid w:val="00C24720"/>
    <w:rsid w:val="00C270E5"/>
    <w:rsid w:val="00C3510B"/>
    <w:rsid w:val="00C35FBD"/>
    <w:rsid w:val="00C36416"/>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531D"/>
    <w:rsid w:val="00C865CA"/>
    <w:rsid w:val="00C9244B"/>
    <w:rsid w:val="00C932B6"/>
    <w:rsid w:val="00C96326"/>
    <w:rsid w:val="00C96711"/>
    <w:rsid w:val="00CB3003"/>
    <w:rsid w:val="00CB3519"/>
    <w:rsid w:val="00CB4E8F"/>
    <w:rsid w:val="00CB5169"/>
    <w:rsid w:val="00CB7B92"/>
    <w:rsid w:val="00CC0487"/>
    <w:rsid w:val="00CC15A2"/>
    <w:rsid w:val="00CC4C53"/>
    <w:rsid w:val="00CC663D"/>
    <w:rsid w:val="00CD033B"/>
    <w:rsid w:val="00CD2B42"/>
    <w:rsid w:val="00CD4A95"/>
    <w:rsid w:val="00CE0675"/>
    <w:rsid w:val="00CE0CA2"/>
    <w:rsid w:val="00CF33F4"/>
    <w:rsid w:val="00CF3C4A"/>
    <w:rsid w:val="00CF49AC"/>
    <w:rsid w:val="00CF7B7E"/>
    <w:rsid w:val="00D05BDB"/>
    <w:rsid w:val="00D12458"/>
    <w:rsid w:val="00D13B19"/>
    <w:rsid w:val="00D21431"/>
    <w:rsid w:val="00D220CA"/>
    <w:rsid w:val="00D2311A"/>
    <w:rsid w:val="00D2484C"/>
    <w:rsid w:val="00D31B27"/>
    <w:rsid w:val="00D33847"/>
    <w:rsid w:val="00D33978"/>
    <w:rsid w:val="00D34A1D"/>
    <w:rsid w:val="00D42C6B"/>
    <w:rsid w:val="00D45D9F"/>
    <w:rsid w:val="00D51BE6"/>
    <w:rsid w:val="00D51C3B"/>
    <w:rsid w:val="00D56A9E"/>
    <w:rsid w:val="00D60CFF"/>
    <w:rsid w:val="00D61D6C"/>
    <w:rsid w:val="00D620E8"/>
    <w:rsid w:val="00D678C0"/>
    <w:rsid w:val="00D7131D"/>
    <w:rsid w:val="00D7216E"/>
    <w:rsid w:val="00D7362D"/>
    <w:rsid w:val="00D80B7A"/>
    <w:rsid w:val="00D95433"/>
    <w:rsid w:val="00DB2B93"/>
    <w:rsid w:val="00DB57B4"/>
    <w:rsid w:val="00DB5E5F"/>
    <w:rsid w:val="00DB6365"/>
    <w:rsid w:val="00DC1162"/>
    <w:rsid w:val="00DC1612"/>
    <w:rsid w:val="00DC17D4"/>
    <w:rsid w:val="00DC45EA"/>
    <w:rsid w:val="00DC7072"/>
    <w:rsid w:val="00DD398D"/>
    <w:rsid w:val="00DD5DBF"/>
    <w:rsid w:val="00DE61E4"/>
    <w:rsid w:val="00DE66DD"/>
    <w:rsid w:val="00DF1DDD"/>
    <w:rsid w:val="00E013D5"/>
    <w:rsid w:val="00E01F75"/>
    <w:rsid w:val="00E02CCC"/>
    <w:rsid w:val="00E115D6"/>
    <w:rsid w:val="00E1446E"/>
    <w:rsid w:val="00E179FE"/>
    <w:rsid w:val="00E2211E"/>
    <w:rsid w:val="00E277AB"/>
    <w:rsid w:val="00E307A4"/>
    <w:rsid w:val="00E365A3"/>
    <w:rsid w:val="00E41B2B"/>
    <w:rsid w:val="00E428B8"/>
    <w:rsid w:val="00E624BD"/>
    <w:rsid w:val="00E63F61"/>
    <w:rsid w:val="00E71831"/>
    <w:rsid w:val="00E722F2"/>
    <w:rsid w:val="00E77126"/>
    <w:rsid w:val="00E8125E"/>
    <w:rsid w:val="00E816B7"/>
    <w:rsid w:val="00E86200"/>
    <w:rsid w:val="00E92270"/>
    <w:rsid w:val="00E934D0"/>
    <w:rsid w:val="00EA5CFE"/>
    <w:rsid w:val="00EB2F06"/>
    <w:rsid w:val="00EB4C83"/>
    <w:rsid w:val="00EC5155"/>
    <w:rsid w:val="00EC76AC"/>
    <w:rsid w:val="00EE4FC7"/>
    <w:rsid w:val="00EE6C30"/>
    <w:rsid w:val="00EF0717"/>
    <w:rsid w:val="00EF1E4D"/>
    <w:rsid w:val="00EF33C6"/>
    <w:rsid w:val="00EF3765"/>
    <w:rsid w:val="00EF4076"/>
    <w:rsid w:val="00F031EE"/>
    <w:rsid w:val="00F121E9"/>
    <w:rsid w:val="00F15BC7"/>
    <w:rsid w:val="00F179F3"/>
    <w:rsid w:val="00F20A79"/>
    <w:rsid w:val="00F20DB0"/>
    <w:rsid w:val="00F21255"/>
    <w:rsid w:val="00F25895"/>
    <w:rsid w:val="00F36546"/>
    <w:rsid w:val="00F36DEB"/>
    <w:rsid w:val="00F424DC"/>
    <w:rsid w:val="00F43F26"/>
    <w:rsid w:val="00F51B0C"/>
    <w:rsid w:val="00F5357E"/>
    <w:rsid w:val="00F53AAB"/>
    <w:rsid w:val="00F56BDB"/>
    <w:rsid w:val="00F57D03"/>
    <w:rsid w:val="00F679E4"/>
    <w:rsid w:val="00F77721"/>
    <w:rsid w:val="00F81432"/>
    <w:rsid w:val="00F8445F"/>
    <w:rsid w:val="00F84F96"/>
    <w:rsid w:val="00F85362"/>
    <w:rsid w:val="00F85B34"/>
    <w:rsid w:val="00F87AD0"/>
    <w:rsid w:val="00F91181"/>
    <w:rsid w:val="00F958D0"/>
    <w:rsid w:val="00F95D05"/>
    <w:rsid w:val="00F97A62"/>
    <w:rsid w:val="00FB1354"/>
    <w:rsid w:val="00FB2A9D"/>
    <w:rsid w:val="00FC4B59"/>
    <w:rsid w:val="00FC4F30"/>
    <w:rsid w:val="00FC5806"/>
    <w:rsid w:val="00FD117B"/>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hyperlink" Target="http://pubs.acs.org/page/4authors/index.html" TargetMode="External"/><Relationship Id="rId17" Type="http://schemas.openxmlformats.org/officeDocument/2006/relationships/header" Target="header1.xml"/><Relationship Id="rId18" Type="http://schemas.openxmlformats.org/officeDocument/2006/relationships/footer" Target="footer3.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27B1F-CB70-AE4B-A0A1-34DFAE32F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6</Pages>
  <Words>3818</Words>
  <Characters>21765</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25532</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170</cp:revision>
  <cp:lastPrinted>2015-03-27T20:08:00Z</cp:lastPrinted>
  <dcterms:created xsi:type="dcterms:W3CDTF">2015-04-11T19:59:00Z</dcterms:created>
  <dcterms:modified xsi:type="dcterms:W3CDTF">2015-04-13T22:28:00Z</dcterms:modified>
</cp:coreProperties>
</file>