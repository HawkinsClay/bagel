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F75CCF" w14:textId="77777777" w:rsidR="006455CB" w:rsidRPr="00F03EBA" w:rsidRDefault="0093136D">
      <w:pPr>
        <w:pStyle w:val="Title"/>
        <w:rPr>
          <w:rFonts w:ascii="Times New Roman" w:hAnsi="Times New Roman" w:cs="Times New Roman"/>
          <w:sz w:val="24"/>
          <w:szCs w:val="24"/>
          <w:rPrChange w:id="0" w:author="Alex" w:date="2015-05-08T10:52:00Z">
            <w:rPr>
              <w:sz w:val="24"/>
              <w:szCs w:val="24"/>
            </w:rPr>
          </w:rPrChange>
        </w:rPr>
      </w:pPr>
      <w:r w:rsidRPr="00F03EBA">
        <w:rPr>
          <w:rFonts w:ascii="Times New Roman" w:hAnsi="Times New Roman" w:cs="Times New Roman"/>
          <w:sz w:val="24"/>
          <w:szCs w:val="24"/>
          <w:rPrChange w:id="1" w:author="Alex" w:date="2015-05-08T10:52:00Z">
            <w:rPr>
              <w:sz w:val="24"/>
              <w:szCs w:val="24"/>
            </w:rPr>
          </w:rPrChange>
        </w:rPr>
        <w:t>Kinetic characterization of over 100 glycoside hydrolase mutants enables the discovery of structural features correlated with kinetic constants</w:t>
      </w:r>
    </w:p>
    <w:p w14:paraId="56B04950" w14:textId="77777777" w:rsidR="006455CB" w:rsidRPr="00F03EBA" w:rsidRDefault="006455CB">
      <w:pPr>
        <w:pStyle w:val="Body"/>
        <w:spacing w:line="480" w:lineRule="auto"/>
        <w:rPr>
          <w:rFonts w:ascii="Times New Roman" w:eastAsia="Helvetica Neue" w:hAnsi="Times New Roman" w:cs="Times New Roman"/>
          <w:rPrChange w:id="2" w:author="Alex" w:date="2015-05-08T10:52:00Z">
            <w:rPr>
              <w:rFonts w:ascii="Helvetica Neue" w:eastAsia="Helvetica Neue" w:hAnsi="Helvetica Neue" w:cs="Helvetica Neue"/>
            </w:rPr>
          </w:rPrChange>
        </w:rPr>
      </w:pPr>
    </w:p>
    <w:p w14:paraId="43F97347" w14:textId="77777777" w:rsidR="006455CB" w:rsidRPr="00F03EBA" w:rsidRDefault="0093136D">
      <w:pPr>
        <w:pStyle w:val="Body"/>
        <w:spacing w:line="480" w:lineRule="auto"/>
        <w:rPr>
          <w:rFonts w:ascii="Times New Roman" w:eastAsia="Helvetica Neue" w:hAnsi="Times New Roman" w:cs="Times New Roman"/>
          <w:rPrChange w:id="3" w:author="Alex" w:date="2015-05-08T10:52:00Z">
            <w:rPr>
              <w:rFonts w:ascii="Helvetica Neue" w:eastAsia="Helvetica Neue" w:hAnsi="Helvetica Neue" w:cs="Helvetica Neue"/>
            </w:rPr>
          </w:rPrChange>
        </w:rPr>
      </w:pPr>
      <w:r w:rsidRPr="00F03EBA">
        <w:rPr>
          <w:rFonts w:ascii="Times New Roman" w:hAnsi="Times New Roman" w:cs="Times New Roman"/>
          <w:rPrChange w:id="4" w:author="Alex" w:date="2015-05-08T10:52:00Z">
            <w:rPr>
              <w:rFonts w:ascii="Helvetica Neue"/>
            </w:rPr>
          </w:rPrChange>
        </w:rPr>
        <w:t>DA Carlin‡</w:t>
      </w:r>
      <w:r w:rsidRPr="00F03EBA">
        <w:rPr>
          <w:rFonts w:ascii="Baoli SC Regular" w:hAnsi="Baoli SC Regular" w:cs="Baoli SC Regular"/>
          <w:rPrChange w:id="5" w:author="Alex" w:date="2015-05-08T10:52:00Z">
            <w:rPr>
              <w:rFonts w:hAnsi="Helvetica Neue"/>
            </w:rPr>
          </w:rPrChange>
        </w:rPr>
        <w:t>⊥</w:t>
      </w:r>
      <w:r w:rsidRPr="00F03EBA">
        <w:rPr>
          <w:rFonts w:ascii="Times New Roman" w:hAnsi="Times New Roman" w:cs="Times New Roman"/>
          <w:rPrChange w:id="6" w:author="Alex" w:date="2015-05-08T10:52:00Z">
            <w:rPr>
              <w:rFonts w:ascii="Helvetica Neue"/>
            </w:rPr>
          </w:rPrChange>
        </w:rPr>
        <w:t>, RW Caster‡†, XK Wang *†</w:t>
      </w:r>
      <w:r w:rsidRPr="00F03EBA">
        <w:rPr>
          <w:rFonts w:ascii="Times New Roman" w:hAnsi="Times New Roman" w:cs="Times New Roman"/>
          <w:lang w:val="de-DE"/>
          <w:rPrChange w:id="7" w:author="Alex" w:date="2015-05-08T10:52:00Z">
            <w:rPr>
              <w:rFonts w:ascii="Helvetica Neue"/>
              <w:lang w:val="de-DE"/>
            </w:rPr>
          </w:rPrChange>
        </w:rPr>
        <w:t xml:space="preserve">, SA </w:t>
      </w:r>
      <w:proofErr w:type="spellStart"/>
      <w:r w:rsidRPr="00F03EBA">
        <w:rPr>
          <w:rFonts w:ascii="Times New Roman" w:hAnsi="Times New Roman" w:cs="Times New Roman"/>
          <w:lang w:val="de-DE"/>
          <w:rPrChange w:id="8" w:author="Alex" w:date="2015-05-08T10:52:00Z">
            <w:rPr>
              <w:rFonts w:ascii="Helvetica Neue"/>
              <w:lang w:val="de-DE"/>
            </w:rPr>
          </w:rPrChange>
        </w:rPr>
        <w:t>Betzenderfer</w:t>
      </w:r>
      <w:proofErr w:type="spellEnd"/>
      <w:r w:rsidRPr="00F03EBA">
        <w:rPr>
          <w:rFonts w:ascii="Times New Roman" w:hAnsi="Times New Roman" w:cs="Times New Roman"/>
          <w:rPrChange w:id="9" w:author="Alex" w:date="2015-05-08T10:52:00Z">
            <w:rPr>
              <w:rFonts w:hAnsi="Helvetica Neue"/>
            </w:rPr>
          </w:rPrChange>
        </w:rPr>
        <w:t>†</w:t>
      </w:r>
      <w:r w:rsidRPr="00F03EBA">
        <w:rPr>
          <w:rFonts w:ascii="Times New Roman" w:hAnsi="Times New Roman" w:cs="Times New Roman"/>
          <w:lang w:val="de-DE"/>
          <w:rPrChange w:id="10" w:author="Alex" w:date="2015-05-08T10:52:00Z">
            <w:rPr>
              <w:rFonts w:ascii="Helvetica Neue"/>
              <w:lang w:val="de-DE"/>
            </w:rPr>
          </w:rPrChange>
        </w:rPr>
        <w:t>, CX Chen</w:t>
      </w:r>
      <w:r w:rsidRPr="00F03EBA">
        <w:rPr>
          <w:rFonts w:ascii="Times New Roman" w:hAnsi="Times New Roman" w:cs="Times New Roman"/>
          <w:rPrChange w:id="11" w:author="Alex" w:date="2015-05-08T10:52:00Z">
            <w:rPr>
              <w:rFonts w:hAnsi="Helvetica Neue"/>
            </w:rPr>
          </w:rPrChange>
        </w:rPr>
        <w:t xml:space="preserve">†, VM Duong†, CV </w:t>
      </w:r>
      <w:proofErr w:type="spellStart"/>
      <w:r w:rsidRPr="00F03EBA">
        <w:rPr>
          <w:rFonts w:ascii="Times New Roman" w:hAnsi="Times New Roman" w:cs="Times New Roman"/>
          <w:rPrChange w:id="12" w:author="Alex" w:date="2015-05-08T10:52:00Z">
            <w:rPr>
              <w:rFonts w:ascii="Helvetica Neue"/>
            </w:rPr>
          </w:rPrChange>
        </w:rPr>
        <w:t>Ryklansky</w:t>
      </w:r>
      <w:proofErr w:type="spellEnd"/>
      <w:r w:rsidRPr="00F03EBA">
        <w:rPr>
          <w:rFonts w:ascii="Times New Roman" w:hAnsi="Times New Roman" w:cs="Times New Roman"/>
          <w:rPrChange w:id="13" w:author="Alex" w:date="2015-05-08T10:52:00Z">
            <w:rPr>
              <w:rFonts w:hAnsi="Helvetica Neue"/>
            </w:rPr>
          </w:rPrChange>
        </w:rPr>
        <w:t xml:space="preserve">†, JE Lucas†, RJ Boyd†, A </w:t>
      </w:r>
      <w:proofErr w:type="spellStart"/>
      <w:r w:rsidRPr="00F03EBA">
        <w:rPr>
          <w:rFonts w:ascii="Times New Roman" w:hAnsi="Times New Roman" w:cs="Times New Roman"/>
          <w:rPrChange w:id="14" w:author="Alex" w:date="2015-05-08T10:52:00Z">
            <w:rPr>
              <w:rFonts w:ascii="Helvetica Neue"/>
            </w:rPr>
          </w:rPrChange>
        </w:rPr>
        <w:t>Alpekin</w:t>
      </w:r>
      <w:proofErr w:type="spellEnd"/>
      <w:r w:rsidRPr="00F03EBA">
        <w:rPr>
          <w:rFonts w:ascii="Times New Roman" w:hAnsi="Times New Roman" w:cs="Times New Roman"/>
          <w:rPrChange w:id="15" w:author="Alex" w:date="2015-05-08T10:52:00Z">
            <w:rPr>
              <w:rFonts w:hAnsi="Helvetica Neue"/>
            </w:rPr>
          </w:rPrChange>
        </w:rPr>
        <w:t>†</w:t>
      </w:r>
      <w:r w:rsidRPr="00F03EBA">
        <w:rPr>
          <w:rFonts w:ascii="Times New Roman" w:hAnsi="Times New Roman" w:cs="Times New Roman"/>
          <w:lang w:val="fr-FR"/>
          <w:rPrChange w:id="16" w:author="Alex" w:date="2015-05-08T10:52:00Z">
            <w:rPr>
              <w:rFonts w:ascii="Helvetica Neue"/>
              <w:lang w:val="fr-FR"/>
            </w:rPr>
          </w:rPrChange>
        </w:rPr>
        <w:t>, N Beaumont</w:t>
      </w:r>
      <w:r w:rsidRPr="00F03EBA">
        <w:rPr>
          <w:rFonts w:ascii="Times New Roman" w:hAnsi="Times New Roman" w:cs="Times New Roman"/>
          <w:rPrChange w:id="17" w:author="Alex" w:date="2015-05-08T10:52:00Z">
            <w:rPr>
              <w:rFonts w:hAnsi="Helvetica Neue"/>
            </w:rPr>
          </w:rPrChange>
        </w:rPr>
        <w:t>†</w:t>
      </w:r>
      <w:r w:rsidRPr="00F03EBA">
        <w:rPr>
          <w:rFonts w:ascii="Times New Roman" w:hAnsi="Times New Roman" w:cs="Times New Roman"/>
          <w:lang w:val="nl-NL"/>
          <w:rPrChange w:id="18" w:author="Alex" w:date="2015-05-08T10:52:00Z">
            <w:rPr>
              <w:rFonts w:ascii="Helvetica Neue"/>
              <w:lang w:val="nl-NL"/>
            </w:rPr>
          </w:rPrChange>
        </w:rPr>
        <w:t xml:space="preserve">, H </w:t>
      </w:r>
      <w:proofErr w:type="spellStart"/>
      <w:r w:rsidRPr="00F03EBA">
        <w:rPr>
          <w:rFonts w:ascii="Times New Roman" w:hAnsi="Times New Roman" w:cs="Times New Roman"/>
          <w:lang w:val="nl-NL"/>
          <w:rPrChange w:id="19" w:author="Alex" w:date="2015-05-08T10:52:00Z">
            <w:rPr>
              <w:rFonts w:ascii="Helvetica Neue"/>
              <w:lang w:val="nl-NL"/>
            </w:rPr>
          </w:rPrChange>
        </w:rPr>
        <w:t>Kapoor</w:t>
      </w:r>
      <w:proofErr w:type="spellEnd"/>
      <w:r w:rsidRPr="00F03EBA">
        <w:rPr>
          <w:rFonts w:ascii="Times New Roman" w:hAnsi="Times New Roman" w:cs="Times New Roman"/>
          <w:rPrChange w:id="20" w:author="Alex" w:date="2015-05-08T10:52:00Z">
            <w:rPr>
              <w:rFonts w:hAnsi="Helvetica Neue"/>
            </w:rPr>
          </w:rPrChange>
        </w:rPr>
        <w:t xml:space="preserve">†, N Kim†, H </w:t>
      </w:r>
      <w:proofErr w:type="spellStart"/>
      <w:r w:rsidRPr="00F03EBA">
        <w:rPr>
          <w:rFonts w:ascii="Times New Roman" w:hAnsi="Times New Roman" w:cs="Times New Roman"/>
          <w:rPrChange w:id="21" w:author="Alex" w:date="2015-05-08T10:52:00Z">
            <w:rPr>
              <w:rFonts w:ascii="Helvetica Neue"/>
            </w:rPr>
          </w:rPrChange>
        </w:rPr>
        <w:t>Mohabbot</w:t>
      </w:r>
      <w:proofErr w:type="spellEnd"/>
      <w:r w:rsidRPr="00F03EBA">
        <w:rPr>
          <w:rFonts w:ascii="Times New Roman" w:hAnsi="Times New Roman" w:cs="Times New Roman"/>
          <w:rPrChange w:id="22" w:author="Alex" w:date="2015-05-08T10:52:00Z">
            <w:rPr>
              <w:rFonts w:hAnsi="Helvetica Neue"/>
            </w:rPr>
          </w:rPrChange>
        </w:rPr>
        <w:t>†, B Pang†</w:t>
      </w:r>
      <w:r w:rsidRPr="00F03EBA">
        <w:rPr>
          <w:rFonts w:ascii="Times New Roman" w:hAnsi="Times New Roman" w:cs="Times New Roman"/>
          <w:lang w:val="nl-NL"/>
          <w:rPrChange w:id="23" w:author="Alex" w:date="2015-05-08T10:52:00Z">
            <w:rPr>
              <w:rFonts w:ascii="Helvetica Neue"/>
              <w:lang w:val="nl-NL"/>
            </w:rPr>
          </w:rPrChange>
        </w:rPr>
        <w:t xml:space="preserve">, R Teel </w:t>
      </w:r>
      <w:r w:rsidRPr="00F03EBA">
        <w:rPr>
          <w:rFonts w:ascii="Times New Roman" w:hAnsi="Times New Roman" w:cs="Times New Roman"/>
          <w:rPrChange w:id="24" w:author="Alex" w:date="2015-05-08T10:52:00Z">
            <w:rPr>
              <w:rFonts w:hAnsi="Helvetica Neue"/>
            </w:rPr>
          </w:rPrChange>
        </w:rPr>
        <w:t xml:space="preserve">†, L </w:t>
      </w:r>
      <w:proofErr w:type="spellStart"/>
      <w:r w:rsidRPr="00F03EBA">
        <w:rPr>
          <w:rFonts w:ascii="Times New Roman" w:hAnsi="Times New Roman" w:cs="Times New Roman"/>
          <w:rPrChange w:id="25" w:author="Alex" w:date="2015-05-08T10:52:00Z">
            <w:rPr>
              <w:rFonts w:ascii="Helvetica Neue"/>
            </w:rPr>
          </w:rPrChange>
        </w:rPr>
        <w:t>Whithaus</w:t>
      </w:r>
      <w:proofErr w:type="spellEnd"/>
      <w:r w:rsidRPr="00F03EBA">
        <w:rPr>
          <w:rFonts w:ascii="Times New Roman" w:hAnsi="Times New Roman" w:cs="Times New Roman"/>
          <w:rPrChange w:id="26" w:author="Alex" w:date="2015-05-08T10:52:00Z">
            <w:rPr>
              <w:rFonts w:hAnsi="Helvetica Neue"/>
            </w:rPr>
          </w:rPrChange>
        </w:rPr>
        <w:t>†</w:t>
      </w:r>
      <w:r w:rsidRPr="00F03EBA">
        <w:rPr>
          <w:rFonts w:ascii="Times New Roman" w:hAnsi="Times New Roman" w:cs="Times New Roman"/>
          <w:lang w:val="de-DE"/>
          <w:rPrChange w:id="27" w:author="Alex" w:date="2015-05-08T10:52:00Z">
            <w:rPr>
              <w:rFonts w:ascii="Helvetica Neue"/>
              <w:lang w:val="de-DE"/>
            </w:rPr>
          </w:rPrChange>
        </w:rPr>
        <w:t xml:space="preserve">, I </w:t>
      </w:r>
      <w:proofErr w:type="spellStart"/>
      <w:r w:rsidRPr="00F03EBA">
        <w:rPr>
          <w:rFonts w:ascii="Times New Roman" w:hAnsi="Times New Roman" w:cs="Times New Roman"/>
          <w:lang w:val="de-DE"/>
          <w:rPrChange w:id="28" w:author="Alex" w:date="2015-05-08T10:52:00Z">
            <w:rPr>
              <w:rFonts w:ascii="Helvetica Neue"/>
              <w:lang w:val="de-DE"/>
            </w:rPr>
          </w:rPrChange>
        </w:rPr>
        <w:t>Tagkopoulos</w:t>
      </w:r>
      <w:proofErr w:type="spellEnd"/>
      <w:r w:rsidRPr="00F03EBA">
        <w:rPr>
          <w:rFonts w:ascii="Times New Roman" w:hAnsi="Times New Roman" w:cs="Times New Roman"/>
          <w:lang w:val="de-DE"/>
          <w:rPrChange w:id="29" w:author="Alex" w:date="2015-05-08T10:52:00Z">
            <w:rPr>
              <w:rFonts w:ascii="Helvetica Neue"/>
              <w:lang w:val="de-DE"/>
            </w:rPr>
          </w:rPrChange>
        </w:rPr>
        <w:t>^</w:t>
      </w:r>
      <w:r w:rsidRPr="00F03EBA">
        <w:rPr>
          <w:rFonts w:ascii="Times New Roman" w:hAnsi="Times New Roman" w:cs="Times New Roman"/>
          <w:rPrChange w:id="30" w:author="Alex" w:date="2015-05-08T10:52:00Z">
            <w:rPr>
              <w:rFonts w:hAnsi="Helvetica Neue"/>
            </w:rPr>
          </w:rPrChange>
        </w:rPr>
        <w:t>†</w:t>
      </w:r>
      <w:r w:rsidRPr="00F03EBA">
        <w:rPr>
          <w:rFonts w:ascii="Times New Roman" w:hAnsi="Times New Roman" w:cs="Times New Roman"/>
          <w:lang w:val="de-DE"/>
          <w:rPrChange w:id="31" w:author="Alex" w:date="2015-05-08T10:52:00Z">
            <w:rPr>
              <w:rFonts w:ascii="Helvetica Neue"/>
              <w:lang w:val="de-DE"/>
            </w:rPr>
          </w:rPrChange>
        </w:rPr>
        <w:t>, JB Siegel</w:t>
      </w:r>
      <w:r w:rsidRPr="00F03EBA">
        <w:rPr>
          <w:rFonts w:ascii="Times New Roman" w:hAnsi="Times New Roman" w:cs="Times New Roman"/>
          <w:rPrChange w:id="32" w:author="Alex" w:date="2015-05-08T10:52:00Z">
            <w:rPr>
              <w:rFonts w:hAnsi="Helvetica Neue"/>
            </w:rPr>
          </w:rPrChange>
        </w:rPr>
        <w:t>†</w:t>
      </w:r>
      <w:r w:rsidRPr="00F03EBA">
        <w:rPr>
          <w:rFonts w:ascii="Baoli SC Regular" w:hAnsi="Baoli SC Regular" w:cs="Baoli SC Regular"/>
          <w:rPrChange w:id="33" w:author="Alex" w:date="2015-05-08T10:52:00Z">
            <w:rPr>
              <w:rFonts w:hAnsi="Helvetica Neue"/>
            </w:rPr>
          </w:rPrChange>
        </w:rPr>
        <w:t>∥</w:t>
      </w:r>
      <w:r w:rsidRPr="00F03EBA">
        <w:rPr>
          <w:rFonts w:ascii="Times New Roman" w:hAnsi="Times New Roman" w:cs="Times New Roman"/>
          <w:rPrChange w:id="34" w:author="Alex" w:date="2015-05-08T10:52:00Z">
            <w:rPr>
              <w:rFonts w:hAnsi="Helvetica Neue"/>
            </w:rPr>
          </w:rPrChange>
        </w:rPr>
        <w:t>▽</w:t>
      </w:r>
    </w:p>
    <w:p w14:paraId="53C8563D" w14:textId="77777777" w:rsidR="006455CB" w:rsidRPr="00F03EBA" w:rsidRDefault="006455CB">
      <w:pPr>
        <w:pStyle w:val="Body"/>
        <w:spacing w:line="480" w:lineRule="auto"/>
        <w:rPr>
          <w:rFonts w:ascii="Times New Roman" w:eastAsia="Helvetica Neue" w:hAnsi="Times New Roman" w:cs="Times New Roman"/>
          <w:rPrChange w:id="35" w:author="Alex" w:date="2015-05-08T10:52:00Z">
            <w:rPr>
              <w:rFonts w:ascii="Helvetica Neue" w:eastAsia="Helvetica Neue" w:hAnsi="Helvetica Neue" w:cs="Helvetica Neue"/>
            </w:rPr>
          </w:rPrChange>
        </w:rPr>
      </w:pPr>
    </w:p>
    <w:p w14:paraId="47A14E22" w14:textId="77777777" w:rsidR="006455CB" w:rsidRPr="00F03EBA" w:rsidRDefault="0093136D">
      <w:pPr>
        <w:pStyle w:val="Body"/>
        <w:spacing w:line="480" w:lineRule="auto"/>
        <w:rPr>
          <w:rFonts w:ascii="Times New Roman" w:eastAsia="Helvetica Neue" w:hAnsi="Times New Roman" w:cs="Times New Roman"/>
          <w:i/>
          <w:iCs/>
          <w:rPrChange w:id="36" w:author="Alex" w:date="2015-05-08T10:52:00Z">
            <w:rPr>
              <w:rFonts w:ascii="Helvetica Neue" w:eastAsia="Helvetica Neue" w:hAnsi="Helvetica Neue" w:cs="Helvetica Neue"/>
              <w:i/>
              <w:iCs/>
            </w:rPr>
          </w:rPrChange>
        </w:rPr>
      </w:pPr>
      <w:r w:rsidRPr="00F03EBA">
        <w:rPr>
          <w:rFonts w:ascii="Times New Roman" w:hAnsi="Times New Roman" w:cs="Times New Roman"/>
          <w:i/>
          <w:iCs/>
          <w:rPrChange w:id="37" w:author="Alex" w:date="2015-05-08T10:52:00Z">
            <w:rPr>
              <w:rFonts w:hAnsi="Helvetica Neue"/>
              <w:i/>
              <w:iCs/>
            </w:rPr>
          </w:rPrChange>
        </w:rPr>
        <w:t>† Genome Center, University of California, Davis</w:t>
      </w:r>
      <w:r w:rsidRPr="00F03EBA">
        <w:rPr>
          <w:rFonts w:ascii="Baoli SC Regular" w:hAnsi="Baoli SC Regular" w:cs="Baoli SC Regular"/>
          <w:i/>
          <w:iCs/>
          <w:rPrChange w:id="38" w:author="Alex" w:date="2015-05-08T10:52:00Z">
            <w:rPr>
              <w:rFonts w:hAnsi="Helvetica Neue"/>
              <w:i/>
              <w:iCs/>
            </w:rPr>
          </w:rPrChange>
        </w:rPr>
        <w:t>⊥</w:t>
      </w:r>
      <w:r w:rsidRPr="00F03EBA">
        <w:rPr>
          <w:rFonts w:ascii="Times New Roman" w:hAnsi="Times New Roman" w:cs="Times New Roman"/>
          <w:i/>
          <w:iCs/>
          <w:rPrChange w:id="39" w:author="Alex" w:date="2015-05-08T10:52:00Z">
            <w:rPr>
              <w:rFonts w:hAnsi="Helvetica Neue"/>
              <w:i/>
              <w:iCs/>
            </w:rPr>
          </w:rPrChange>
        </w:rPr>
        <w:t xml:space="preserve"> Biophysics Graduate Group, University of California, Davis </w:t>
      </w:r>
      <w:r w:rsidRPr="00F03EBA">
        <w:rPr>
          <w:rFonts w:ascii="Baoli SC Regular" w:hAnsi="Baoli SC Regular" w:cs="Baoli SC Regular"/>
          <w:i/>
          <w:iCs/>
          <w:rPrChange w:id="40" w:author="Alex" w:date="2015-05-08T10:52:00Z">
            <w:rPr>
              <w:rFonts w:hAnsi="Helvetica Neue"/>
              <w:i/>
              <w:iCs/>
            </w:rPr>
          </w:rPrChange>
        </w:rPr>
        <w:t>∥</w:t>
      </w:r>
      <w:r w:rsidRPr="00F03EBA">
        <w:rPr>
          <w:rFonts w:ascii="Times New Roman" w:hAnsi="Times New Roman" w:cs="Times New Roman"/>
          <w:i/>
          <w:iCs/>
          <w:rPrChange w:id="41" w:author="Alex" w:date="2015-05-08T10:52:00Z">
            <w:rPr>
              <w:rFonts w:ascii="Helvetica Neue"/>
              <w:i/>
              <w:iCs/>
            </w:rPr>
          </w:rPrChange>
        </w:rPr>
        <w:t>Department of Chemistry, University of California, Davis ▽ Department of Biochemistry &amp; Molecular Medicine, University of California, Davis * Department of Biomedical Engineering, University of California, Davis ^ Department of Computer Science, University of California, Davis</w:t>
      </w:r>
    </w:p>
    <w:p w14:paraId="123F3E61" w14:textId="77777777" w:rsidR="006455CB" w:rsidRPr="00F03EBA" w:rsidRDefault="0093136D">
      <w:pPr>
        <w:pStyle w:val="Heading3"/>
        <w:spacing w:line="480" w:lineRule="auto"/>
        <w:rPr>
          <w:rFonts w:ascii="Times New Roman" w:eastAsia="Helvetica Neue" w:hAnsi="Times New Roman" w:cs="Times New Roman"/>
          <w:rPrChange w:id="42" w:author="Alex" w:date="2015-05-08T10:52:00Z">
            <w:rPr>
              <w:rFonts w:ascii="Helvetica Neue" w:eastAsia="Helvetica Neue" w:hAnsi="Helvetica Neue" w:cs="Helvetica Neue"/>
            </w:rPr>
          </w:rPrChange>
        </w:rPr>
      </w:pPr>
      <w:r w:rsidRPr="00F03EBA">
        <w:rPr>
          <w:rFonts w:ascii="Times New Roman" w:hAnsi="Times New Roman" w:cs="Times New Roman"/>
          <w:rPrChange w:id="43" w:author="Alex" w:date="2015-05-08T10:52:00Z">
            <w:rPr>
              <w:rFonts w:ascii="Helvetica Neue"/>
            </w:rPr>
          </w:rPrChange>
        </w:rPr>
        <w:t>ABSTRACT</w:t>
      </w:r>
    </w:p>
    <w:p w14:paraId="1F48C26B" w14:textId="77777777" w:rsidR="006455CB" w:rsidRPr="00F03EBA" w:rsidRDefault="0093136D">
      <w:pPr>
        <w:pStyle w:val="Body"/>
        <w:spacing w:line="480" w:lineRule="auto"/>
        <w:rPr>
          <w:rFonts w:ascii="Times New Roman" w:eastAsia="Helvetica Neue" w:hAnsi="Times New Roman" w:cs="Times New Roman"/>
          <w:rPrChange w:id="44" w:author="Alex" w:date="2015-05-08T10:52:00Z">
            <w:rPr>
              <w:rFonts w:ascii="Helvetica Neue" w:eastAsia="Helvetica Neue" w:hAnsi="Helvetica Neue" w:cs="Helvetica Neue"/>
            </w:rPr>
          </w:rPrChange>
        </w:rPr>
      </w:pPr>
      <w:r w:rsidRPr="00F03EBA">
        <w:rPr>
          <w:rFonts w:ascii="Times New Roman" w:hAnsi="Times New Roman" w:cs="Times New Roman"/>
          <w:rPrChange w:id="45" w:author="Alex" w:date="2015-05-08T10:52:00Z">
            <w:rPr>
              <w:rFonts w:ascii="Helvetica Neue"/>
            </w:rPr>
          </w:rPrChange>
        </w:rPr>
        <w:t xml:space="preserve">The use of computational modeling algorithms to guide the design of novel enzyme catalysts is a rapidly growing field. However, </w:t>
      </w:r>
      <w:del w:id="46" w:author="Justin Siegel" w:date="2015-05-06T21:27:00Z">
        <w:r w:rsidRPr="00F03EBA" w:rsidDel="00CE13F2">
          <w:rPr>
            <w:rFonts w:ascii="Times New Roman" w:hAnsi="Times New Roman" w:cs="Times New Roman"/>
            <w:rPrChange w:id="47" w:author="Alex" w:date="2015-05-08T10:52:00Z">
              <w:rPr>
                <w:rFonts w:ascii="Helvetica Neue"/>
              </w:rPr>
            </w:rPrChange>
          </w:rPr>
          <w:delText>many of the</w:delText>
        </w:r>
      </w:del>
      <w:ins w:id="48" w:author="Justin Siegel" w:date="2015-05-06T21:27:00Z">
        <w:r w:rsidR="00CE13F2" w:rsidRPr="00F03EBA">
          <w:rPr>
            <w:rFonts w:ascii="Times New Roman" w:hAnsi="Times New Roman" w:cs="Times New Roman"/>
            <w:rPrChange w:id="49" w:author="Alex" w:date="2015-05-08T10:52:00Z">
              <w:rPr>
                <w:rFonts w:ascii="Helvetica Neue"/>
              </w:rPr>
            </w:rPrChange>
          </w:rPr>
          <w:t xml:space="preserve">current </w:t>
        </w:r>
      </w:ins>
      <w:del w:id="50" w:author="Justin Siegel" w:date="2015-05-06T21:27:00Z">
        <w:r w:rsidRPr="00F03EBA" w:rsidDel="00CE13F2">
          <w:rPr>
            <w:rFonts w:ascii="Times New Roman" w:hAnsi="Times New Roman" w:cs="Times New Roman"/>
            <w:rPrChange w:id="51" w:author="Alex" w:date="2015-05-08T10:52:00Z">
              <w:rPr>
                <w:rFonts w:ascii="Helvetica Neue"/>
              </w:rPr>
            </w:rPrChange>
          </w:rPr>
          <w:delText xml:space="preserve"> </w:delText>
        </w:r>
      </w:del>
      <w:ins w:id="52" w:author="Justin Siegel" w:date="2015-05-06T21:27:00Z">
        <w:r w:rsidR="00CE13F2" w:rsidRPr="00F03EBA">
          <w:rPr>
            <w:rFonts w:ascii="Times New Roman" w:hAnsi="Times New Roman" w:cs="Times New Roman"/>
            <w:rPrChange w:id="53" w:author="Alex" w:date="2015-05-08T10:52:00Z">
              <w:rPr>
                <w:rFonts w:ascii="Helvetica Neue"/>
              </w:rPr>
            </w:rPrChange>
          </w:rPr>
          <w:t xml:space="preserve">force-field based approaches </w:t>
        </w:r>
      </w:ins>
      <w:del w:id="54" w:author="Justin Siegel" w:date="2015-05-06T21:27:00Z">
        <w:r w:rsidRPr="00F03EBA" w:rsidDel="00CE13F2">
          <w:rPr>
            <w:rFonts w:ascii="Times New Roman" w:hAnsi="Times New Roman" w:cs="Times New Roman"/>
            <w:rPrChange w:id="55" w:author="Alex" w:date="2015-05-08T10:52:00Z">
              <w:rPr>
                <w:rFonts w:ascii="Helvetica Neue"/>
              </w:rPr>
            </w:rPrChange>
          </w:rPr>
          <w:delText xml:space="preserve">methods developed to date </w:delText>
        </w:r>
      </w:del>
      <w:r w:rsidRPr="00F03EBA">
        <w:rPr>
          <w:rFonts w:ascii="Times New Roman" w:hAnsi="Times New Roman" w:cs="Times New Roman"/>
          <w:rPrChange w:id="56" w:author="Alex" w:date="2015-05-08T10:52:00Z">
            <w:rPr>
              <w:rFonts w:ascii="Helvetica Neue"/>
            </w:rPr>
          </w:rPrChange>
        </w:rPr>
        <w:t xml:space="preserve">are </w:t>
      </w:r>
      <w:ins w:id="57" w:author="Justin Siegel" w:date="2015-05-06T21:27:00Z">
        <w:r w:rsidR="00CE13F2" w:rsidRPr="00F03EBA">
          <w:rPr>
            <w:rFonts w:ascii="Times New Roman" w:hAnsi="Times New Roman" w:cs="Times New Roman"/>
            <w:rPrChange w:id="58" w:author="Alex" w:date="2015-05-08T10:52:00Z">
              <w:rPr>
                <w:rFonts w:ascii="Helvetica Neue"/>
              </w:rPr>
            </w:rPrChange>
          </w:rPr>
          <w:t xml:space="preserve">frequently </w:t>
        </w:r>
      </w:ins>
      <w:del w:id="59" w:author="Justin Siegel" w:date="2015-05-06T21:28:00Z">
        <w:r w:rsidRPr="00F03EBA" w:rsidDel="00CE13F2">
          <w:rPr>
            <w:rFonts w:ascii="Times New Roman" w:hAnsi="Times New Roman" w:cs="Times New Roman"/>
            <w:rPrChange w:id="60" w:author="Alex" w:date="2015-05-08T10:52:00Z">
              <w:rPr>
                <w:rFonts w:ascii="Helvetica Neue"/>
              </w:rPr>
            </w:rPrChange>
          </w:rPr>
          <w:delText xml:space="preserve">optimized </w:delText>
        </w:r>
      </w:del>
      <w:ins w:id="61" w:author="Justin Siegel" w:date="2015-05-06T21:28:00Z">
        <w:r w:rsidR="00CE13F2" w:rsidRPr="00F03EBA">
          <w:rPr>
            <w:rFonts w:ascii="Times New Roman" w:hAnsi="Times New Roman" w:cs="Times New Roman"/>
            <w:rPrChange w:id="62" w:author="Alex" w:date="2015-05-08T10:52:00Z">
              <w:rPr>
                <w:rFonts w:ascii="Helvetica Neue"/>
              </w:rPr>
            </w:rPrChange>
          </w:rPr>
          <w:t xml:space="preserve">trained </w:t>
        </w:r>
      </w:ins>
      <w:r w:rsidRPr="00F03EBA">
        <w:rPr>
          <w:rFonts w:ascii="Times New Roman" w:hAnsi="Times New Roman" w:cs="Times New Roman"/>
          <w:rPrChange w:id="63" w:author="Alex" w:date="2015-05-08T10:52:00Z">
            <w:rPr>
              <w:rFonts w:ascii="Helvetica Neue"/>
            </w:rPr>
          </w:rPrChange>
        </w:rPr>
        <w:t xml:space="preserve">using indirect measures of function rather than direct correlation to experimentally-determined functional effects of mutations. This is due to the lack of datasets for which a large panel of enzyme variants has been produced, purified, and kinetically characterized. Here we report the </w:t>
      </w:r>
      <w:r w:rsidRPr="00F03EBA">
        <w:rPr>
          <w:rFonts w:ascii="Times New Roman" w:hAnsi="Times New Roman" w:cs="Times New Roman"/>
          <w:i/>
          <w:iCs/>
          <w:rPrChange w:id="64" w:author="Alex" w:date="2015-05-08T10:52:00Z">
            <w:rPr>
              <w:rFonts w:ascii="Helvetica Neue"/>
              <w:i/>
              <w:iCs/>
            </w:rPr>
          </w:rPrChange>
        </w:rPr>
        <w:t>k</w:t>
      </w:r>
      <w:r w:rsidRPr="00F03EBA">
        <w:rPr>
          <w:rFonts w:ascii="Times New Roman" w:hAnsi="Times New Roman" w:cs="Times New Roman"/>
          <w:vertAlign w:val="subscript"/>
          <w:rPrChange w:id="65" w:author="Alex" w:date="2015-05-08T10:52:00Z">
            <w:rPr>
              <w:rFonts w:ascii="Helvetica Neue"/>
              <w:vertAlign w:val="subscript"/>
            </w:rPr>
          </w:rPrChange>
        </w:rPr>
        <w:t>cat</w:t>
      </w:r>
      <w:r w:rsidRPr="00F03EBA">
        <w:rPr>
          <w:rFonts w:ascii="Times New Roman" w:hAnsi="Times New Roman" w:cs="Times New Roman"/>
          <w:rPrChange w:id="66" w:author="Alex" w:date="2015-05-08T10:52:00Z">
            <w:rPr>
              <w:rFonts w:ascii="Helvetica Neue"/>
            </w:rPr>
          </w:rPrChange>
        </w:rPr>
        <w:t xml:space="preserve"> and K</w:t>
      </w:r>
      <w:r w:rsidRPr="00F03EBA">
        <w:rPr>
          <w:rFonts w:ascii="Times New Roman" w:hAnsi="Times New Roman" w:cs="Times New Roman"/>
          <w:vertAlign w:val="subscript"/>
          <w:rPrChange w:id="67" w:author="Alex" w:date="2015-05-08T10:52:00Z">
            <w:rPr>
              <w:rFonts w:ascii="Helvetica Neue"/>
              <w:vertAlign w:val="subscript"/>
            </w:rPr>
          </w:rPrChange>
        </w:rPr>
        <w:t>M</w:t>
      </w:r>
      <w:r w:rsidRPr="00F03EBA">
        <w:rPr>
          <w:rFonts w:ascii="Times New Roman" w:hAnsi="Times New Roman" w:cs="Times New Roman"/>
          <w:rPrChange w:id="68" w:author="Alex" w:date="2015-05-08T10:52:00Z">
            <w:rPr>
              <w:rFonts w:ascii="Helvetica Neue"/>
            </w:rPr>
          </w:rPrChange>
        </w:rPr>
        <w:t xml:space="preserve"> values of over 100 purified mutants of a glycoside hydrolase enzyme and the subsequent use of this data set and a combination of molecular modeling and machine learning to </w:t>
      </w:r>
      <w:ins w:id="69" w:author="Justin Siegel" w:date="2015-05-06T23:01:00Z">
        <w:r w:rsidR="007C6627" w:rsidRPr="00F03EBA">
          <w:rPr>
            <w:rFonts w:ascii="Times New Roman" w:hAnsi="Times New Roman" w:cs="Times New Roman"/>
            <w:rPrChange w:id="70" w:author="Alex" w:date="2015-05-08T10:52:00Z">
              <w:rPr>
                <w:rFonts w:ascii="Helvetica Neue"/>
              </w:rPr>
            </w:rPrChange>
          </w:rPr>
          <w:t xml:space="preserve">select informative structural features and predict </w:t>
        </w:r>
      </w:ins>
      <w:del w:id="71" w:author="Justin Siegel" w:date="2015-05-06T23:01:00Z">
        <w:r w:rsidRPr="00F03EBA" w:rsidDel="007C6627">
          <w:rPr>
            <w:rFonts w:ascii="Times New Roman" w:hAnsi="Times New Roman" w:cs="Times New Roman"/>
            <w:rPrChange w:id="72" w:author="Alex" w:date="2015-05-08T10:52:00Z">
              <w:rPr>
                <w:rFonts w:ascii="Helvetica Neue"/>
              </w:rPr>
            </w:rPrChange>
          </w:rPr>
          <w:delText xml:space="preserve">elucidate which calculated structural features are correlated with the measured </w:delText>
        </w:r>
      </w:del>
      <w:r w:rsidRPr="00F03EBA">
        <w:rPr>
          <w:rFonts w:ascii="Times New Roman" w:hAnsi="Times New Roman" w:cs="Times New Roman"/>
          <w:rPrChange w:id="73" w:author="Alex" w:date="2015-05-08T10:52:00Z">
            <w:rPr>
              <w:rFonts w:ascii="Helvetica Neue"/>
            </w:rPr>
          </w:rPrChange>
        </w:rPr>
        <w:t>functional parameters. The dataset and analyses carried out in this study not only provide novel insight into how this enzyme functions, but provides a clear path forward for the improvement of computational enzyme redesign algorithms.</w:t>
      </w:r>
    </w:p>
    <w:p w14:paraId="455738AB" w14:textId="77777777" w:rsidR="006455CB" w:rsidRPr="00F03EBA" w:rsidRDefault="0093136D">
      <w:pPr>
        <w:pStyle w:val="Heading3"/>
        <w:spacing w:line="480" w:lineRule="auto"/>
        <w:rPr>
          <w:rFonts w:ascii="Times New Roman" w:eastAsia="Helvetica Neue" w:hAnsi="Times New Roman" w:cs="Times New Roman"/>
          <w:rPrChange w:id="74" w:author="Alex" w:date="2015-05-08T10:52:00Z">
            <w:rPr>
              <w:rFonts w:ascii="Helvetica Neue" w:eastAsia="Helvetica Neue" w:hAnsi="Helvetica Neue" w:cs="Helvetica Neue"/>
            </w:rPr>
          </w:rPrChange>
        </w:rPr>
      </w:pPr>
      <w:r w:rsidRPr="00F03EBA">
        <w:rPr>
          <w:rFonts w:ascii="Times New Roman" w:hAnsi="Times New Roman" w:cs="Times New Roman"/>
          <w:rPrChange w:id="75" w:author="Alex" w:date="2015-05-08T10:52:00Z">
            <w:rPr>
              <w:rFonts w:ascii="Helvetica Neue"/>
            </w:rPr>
          </w:rPrChange>
        </w:rPr>
        <w:lastRenderedPageBreak/>
        <w:t>INTRODUCTION</w:t>
      </w:r>
    </w:p>
    <w:p w14:paraId="3E25E1FF" w14:textId="77777777" w:rsidR="00234EBC" w:rsidRPr="00F03EBA" w:rsidRDefault="0093136D">
      <w:pPr>
        <w:pStyle w:val="Body"/>
        <w:spacing w:line="480" w:lineRule="auto"/>
        <w:ind w:firstLine="720"/>
        <w:rPr>
          <w:ins w:id="76" w:author="Justin Siegel" w:date="2015-05-06T21:46:00Z"/>
          <w:rFonts w:ascii="Times New Roman" w:hAnsi="Times New Roman" w:cs="Times New Roman"/>
          <w:rPrChange w:id="77" w:author="Alex" w:date="2015-05-08T10:52:00Z">
            <w:rPr>
              <w:ins w:id="78" w:author="Justin Siegel" w:date="2015-05-06T21:46:00Z"/>
            </w:rPr>
          </w:rPrChange>
        </w:rPr>
        <w:pPrChange w:id="79" w:author="Justin Siegel" w:date="2015-05-06T22:03:00Z">
          <w:pPr>
            <w:pStyle w:val="Body"/>
            <w:spacing w:line="480" w:lineRule="auto"/>
          </w:pPr>
        </w:pPrChange>
      </w:pPr>
      <w:r w:rsidRPr="00F03EBA">
        <w:rPr>
          <w:rFonts w:ascii="Times New Roman" w:hAnsi="Times New Roman" w:cs="Times New Roman"/>
          <w:rPrChange w:id="80" w:author="Alex" w:date="2015-05-08T10:52:00Z">
            <w:rPr>
              <w:rFonts w:ascii="Helvetica Neue"/>
            </w:rPr>
          </w:rPrChange>
        </w:rPr>
        <w:t>The ability to rationally reengineer enzyme function</w:t>
      </w:r>
      <w:ins w:id="81" w:author="Justin Siegel" w:date="2015-05-06T21:32:00Z">
        <w:r w:rsidR="00CE13F2" w:rsidRPr="00F03EBA">
          <w:rPr>
            <w:rFonts w:ascii="Times New Roman" w:hAnsi="Times New Roman" w:cs="Times New Roman"/>
            <w:rPrChange w:id="82" w:author="Alex" w:date="2015-05-08T10:52:00Z">
              <w:rPr>
                <w:rFonts w:ascii="Helvetica Neue"/>
              </w:rPr>
            </w:rPrChange>
          </w:rPr>
          <w:t xml:space="preserve"> using computational approaches has the potential to enable rapid development </w:t>
        </w:r>
      </w:ins>
      <w:del w:id="83" w:author="Justin Siegel" w:date="2015-05-06T21:32:00Z">
        <w:r w:rsidRPr="00F03EBA" w:rsidDel="00CE13F2">
          <w:rPr>
            <w:rFonts w:ascii="Times New Roman" w:hAnsi="Times New Roman" w:cs="Times New Roman"/>
            <w:rPrChange w:id="84" w:author="Alex" w:date="2015-05-08T10:52:00Z">
              <w:rPr>
                <w:rFonts w:ascii="Helvetica Neue"/>
              </w:rPr>
            </w:rPrChange>
          </w:rPr>
          <w:delText xml:space="preserve"> has the potential to allow the development </w:delText>
        </w:r>
      </w:del>
      <w:r w:rsidRPr="00F03EBA">
        <w:rPr>
          <w:rFonts w:ascii="Times New Roman" w:hAnsi="Times New Roman" w:cs="Times New Roman"/>
          <w:rPrChange w:id="85" w:author="Alex" w:date="2015-05-08T10:52:00Z">
            <w:rPr>
              <w:rFonts w:ascii="Helvetica Neue"/>
            </w:rPr>
          </w:rPrChange>
        </w:rPr>
        <w:t>of highly efficient and specific catalysts tailored for needs beyond those selected for during natural evolution. [</w:t>
      </w:r>
      <w:proofErr w:type="spellStart"/>
      <w:r w:rsidRPr="00F03EBA">
        <w:rPr>
          <w:rFonts w:ascii="Times New Roman" w:hAnsi="Times New Roman" w:cs="Times New Roman"/>
          <w:rPrChange w:id="86" w:author="Alex" w:date="2015-05-08T10:52:00Z">
            <w:rPr>
              <w:rFonts w:ascii="Helvetica Neue"/>
            </w:rPr>
          </w:rPrChange>
        </w:rPr>
        <w:t>Mak</w:t>
      </w:r>
      <w:proofErr w:type="spellEnd"/>
      <w:r w:rsidRPr="00F03EBA">
        <w:rPr>
          <w:rFonts w:ascii="Times New Roman" w:hAnsi="Times New Roman" w:cs="Times New Roman"/>
          <w:rPrChange w:id="87" w:author="Alex" w:date="2015-05-08T10:52:00Z">
            <w:rPr>
              <w:rFonts w:ascii="Helvetica Neue"/>
            </w:rPr>
          </w:rPrChange>
        </w:rPr>
        <w:t xml:space="preserve">] A </w:t>
      </w:r>
      <w:del w:id="88" w:author="Justin Siegel" w:date="2015-05-06T21:32:00Z">
        <w:r w:rsidRPr="00F03EBA" w:rsidDel="00CE13F2">
          <w:rPr>
            <w:rFonts w:ascii="Times New Roman" w:hAnsi="Times New Roman" w:cs="Times New Roman"/>
            <w:rPrChange w:id="89" w:author="Alex" w:date="2015-05-08T10:52:00Z">
              <w:rPr>
                <w:rFonts w:ascii="Helvetica Neue"/>
              </w:rPr>
            </w:rPrChange>
          </w:rPr>
          <w:delText xml:space="preserve">rapidly </w:delText>
        </w:r>
      </w:del>
      <w:r w:rsidRPr="00F03EBA">
        <w:rPr>
          <w:rFonts w:ascii="Times New Roman" w:hAnsi="Times New Roman" w:cs="Times New Roman"/>
          <w:rPrChange w:id="90" w:author="Alex" w:date="2015-05-08T10:52:00Z">
            <w:rPr>
              <w:rFonts w:ascii="Helvetica Neue"/>
            </w:rPr>
          </w:rPrChange>
        </w:rPr>
        <w:t xml:space="preserve">growing route for engineering enzyme catalysts is the use of computational tools to evaluate potential mutations </w:t>
      </w:r>
      <w:r w:rsidRPr="00F03EBA">
        <w:rPr>
          <w:rFonts w:ascii="Times New Roman" w:hAnsi="Times New Roman" w:cs="Times New Roman"/>
          <w:i/>
          <w:iCs/>
          <w:lang w:val="es-ES_tradnl"/>
          <w:rPrChange w:id="91" w:author="Alex" w:date="2015-05-08T10:52:00Z">
            <w:rPr>
              <w:rFonts w:ascii="Helvetica Neue"/>
              <w:i/>
              <w:iCs/>
              <w:lang w:val="es-ES_tradnl"/>
            </w:rPr>
          </w:rPrChange>
        </w:rPr>
        <w:t>in silico</w:t>
      </w:r>
      <w:r w:rsidRPr="00F03EBA">
        <w:rPr>
          <w:rFonts w:ascii="Times New Roman" w:hAnsi="Times New Roman" w:cs="Times New Roman"/>
          <w:rPrChange w:id="92" w:author="Alex" w:date="2015-05-08T10:52:00Z">
            <w:rPr>
              <w:rFonts w:ascii="Helvetica Neue"/>
            </w:rPr>
          </w:rPrChange>
        </w:rPr>
        <w:t xml:space="preserve"> prior to experimental characterization. Using the Rosetta Molecular Modeling Suite, reengineering of both specificity and chemistry has been accomplished. [Siegel, </w:t>
      </w:r>
      <w:proofErr w:type="spellStart"/>
      <w:r w:rsidRPr="00F03EBA">
        <w:rPr>
          <w:rFonts w:ascii="Times New Roman" w:hAnsi="Times New Roman" w:cs="Times New Roman"/>
          <w:rPrChange w:id="93" w:author="Alex" w:date="2015-05-08T10:52:00Z">
            <w:rPr>
              <w:rFonts w:ascii="Helvetica Neue"/>
            </w:rPr>
          </w:rPrChange>
        </w:rPr>
        <w:t>Damborsky</w:t>
      </w:r>
      <w:proofErr w:type="spellEnd"/>
      <w:r w:rsidRPr="00F03EBA">
        <w:rPr>
          <w:rFonts w:ascii="Times New Roman" w:hAnsi="Times New Roman" w:cs="Times New Roman"/>
          <w:rPrChange w:id="94" w:author="Alex" w:date="2015-05-08T10:52:00Z">
            <w:rPr>
              <w:rFonts w:ascii="Helvetica Neue"/>
            </w:rPr>
          </w:rPrChange>
        </w:rPr>
        <w:t xml:space="preserve">, </w:t>
      </w:r>
      <w:proofErr w:type="spellStart"/>
      <w:r w:rsidRPr="00F03EBA">
        <w:rPr>
          <w:rFonts w:ascii="Times New Roman" w:hAnsi="Times New Roman" w:cs="Times New Roman"/>
          <w:rPrChange w:id="95" w:author="Alex" w:date="2015-05-08T10:52:00Z">
            <w:rPr>
              <w:rFonts w:ascii="Helvetica Neue"/>
            </w:rPr>
          </w:rPrChange>
        </w:rPr>
        <w:t>Wijma</w:t>
      </w:r>
      <w:proofErr w:type="spellEnd"/>
      <w:r w:rsidRPr="00F03EBA">
        <w:rPr>
          <w:rFonts w:ascii="Times New Roman" w:hAnsi="Times New Roman" w:cs="Times New Roman"/>
          <w:rPrChange w:id="96" w:author="Alex" w:date="2015-05-08T10:52:00Z">
            <w:rPr>
              <w:rFonts w:ascii="Helvetica Neue"/>
            </w:rPr>
          </w:rPrChange>
        </w:rPr>
        <w:t xml:space="preserve">, Gordon, </w:t>
      </w:r>
      <w:proofErr w:type="spellStart"/>
      <w:r w:rsidRPr="00F03EBA">
        <w:rPr>
          <w:rFonts w:ascii="Times New Roman" w:hAnsi="Times New Roman" w:cs="Times New Roman"/>
          <w:rPrChange w:id="97" w:author="Alex" w:date="2015-05-08T10:52:00Z">
            <w:rPr>
              <w:rFonts w:ascii="Helvetica Neue"/>
            </w:rPr>
          </w:rPrChange>
        </w:rPr>
        <w:t>Marcheschi</w:t>
      </w:r>
      <w:proofErr w:type="spellEnd"/>
      <w:r w:rsidRPr="00F03EBA">
        <w:rPr>
          <w:rFonts w:ascii="Times New Roman" w:hAnsi="Times New Roman" w:cs="Times New Roman"/>
          <w:rPrChange w:id="98" w:author="Alex" w:date="2015-05-08T10:52:00Z">
            <w:rPr>
              <w:rFonts w:ascii="Helvetica Neue"/>
            </w:rPr>
          </w:rPrChange>
        </w:rPr>
        <w:t xml:space="preserve">, </w:t>
      </w:r>
      <w:proofErr w:type="spellStart"/>
      <w:r w:rsidRPr="00F03EBA">
        <w:rPr>
          <w:rFonts w:ascii="Times New Roman" w:hAnsi="Times New Roman" w:cs="Times New Roman"/>
          <w:rPrChange w:id="99" w:author="Alex" w:date="2015-05-08T10:52:00Z">
            <w:rPr>
              <w:rFonts w:ascii="Helvetica Neue"/>
            </w:rPr>
          </w:rPrChange>
        </w:rPr>
        <w:t>Khare</w:t>
      </w:r>
      <w:proofErr w:type="spellEnd"/>
      <w:r w:rsidRPr="00F03EBA">
        <w:rPr>
          <w:rFonts w:ascii="Times New Roman" w:hAnsi="Times New Roman" w:cs="Times New Roman"/>
          <w:rPrChange w:id="100" w:author="Alex" w:date="2015-05-08T10:52:00Z">
            <w:rPr>
              <w:rFonts w:ascii="Helvetica Neue"/>
            </w:rPr>
          </w:rPrChange>
        </w:rPr>
        <w:t xml:space="preserve">] </w:t>
      </w:r>
      <w:ins w:id="101" w:author="Justin Siegel" w:date="2015-05-06T21:38:00Z">
        <w:r w:rsidR="00AD0938" w:rsidRPr="00F03EBA">
          <w:rPr>
            <w:rFonts w:ascii="Times New Roman" w:hAnsi="Times New Roman" w:cs="Times New Roman"/>
            <w:rPrChange w:id="102" w:author="Alex" w:date="2015-05-08T10:52:00Z">
              <w:rPr/>
            </w:rPrChange>
          </w:rPr>
          <w:t xml:space="preserve">However, </w:t>
        </w:r>
      </w:ins>
      <w:ins w:id="103" w:author="Justin Siegel" w:date="2015-05-06T21:49:00Z">
        <w:r w:rsidR="00234EBC" w:rsidRPr="00F03EBA">
          <w:rPr>
            <w:rFonts w:ascii="Times New Roman" w:hAnsi="Times New Roman" w:cs="Times New Roman"/>
            <w:rPrChange w:id="104" w:author="Alex" w:date="2015-05-08T10:52:00Z">
              <w:rPr/>
            </w:rPrChange>
          </w:rPr>
          <w:t xml:space="preserve">using this force-field based approach </w:t>
        </w:r>
      </w:ins>
      <w:ins w:id="105" w:author="Justin Siegel" w:date="2015-05-06T21:38:00Z">
        <w:r w:rsidR="00AD0938" w:rsidRPr="00F03EBA">
          <w:rPr>
            <w:rFonts w:ascii="Times New Roman" w:hAnsi="Times New Roman" w:cs="Times New Roman"/>
            <w:rPrChange w:id="106" w:author="Alex" w:date="2015-05-08T10:52:00Z">
              <w:rPr/>
            </w:rPrChange>
          </w:rPr>
          <w:t>only a relatively small number of all designs tested have the intended functional effect</w:t>
        </w:r>
      </w:ins>
      <w:ins w:id="107" w:author="Justin Siegel" w:date="2015-05-06T21:49:00Z">
        <w:r w:rsidR="00234EBC" w:rsidRPr="00F03EBA">
          <w:rPr>
            <w:rFonts w:ascii="Times New Roman" w:hAnsi="Times New Roman" w:cs="Times New Roman"/>
            <w:rPrChange w:id="108" w:author="Alex" w:date="2015-05-08T10:52:00Z">
              <w:rPr/>
            </w:rPrChange>
          </w:rPr>
          <w:t xml:space="preserve">. </w:t>
        </w:r>
      </w:ins>
      <w:ins w:id="109" w:author="Justin Siegel" w:date="2015-05-07T00:04:00Z">
        <w:r w:rsidR="001C5082" w:rsidRPr="00F03EBA">
          <w:rPr>
            <w:rFonts w:ascii="Times New Roman" w:hAnsi="Times New Roman" w:cs="Times New Roman"/>
            <w:rPrChange w:id="110" w:author="Alex" w:date="2015-05-08T10:52:00Z">
              <w:rPr/>
            </w:rPrChange>
          </w:rPr>
          <w:t xml:space="preserve"> Furthermore, there have been no reports </w:t>
        </w:r>
      </w:ins>
      <w:ins w:id="111" w:author="Justin Siegel" w:date="2015-05-07T00:07:00Z">
        <w:r w:rsidR="001C5082" w:rsidRPr="00F03EBA">
          <w:rPr>
            <w:rFonts w:ascii="Times New Roman" w:hAnsi="Times New Roman" w:cs="Times New Roman"/>
            <w:rPrChange w:id="112" w:author="Alex" w:date="2015-05-08T10:52:00Z">
              <w:rPr/>
            </w:rPrChange>
          </w:rPr>
          <w:t>evaluating</w:t>
        </w:r>
      </w:ins>
      <w:ins w:id="113" w:author="Justin Siegel" w:date="2015-05-07T00:04:00Z">
        <w:r w:rsidR="001C5082" w:rsidRPr="00F03EBA">
          <w:rPr>
            <w:rFonts w:ascii="Times New Roman" w:hAnsi="Times New Roman" w:cs="Times New Roman"/>
            <w:rPrChange w:id="114" w:author="Alex" w:date="2015-05-08T10:52:00Z">
              <w:rPr/>
            </w:rPrChange>
          </w:rPr>
          <w:t xml:space="preserve"> the predictive power of the Rosetta Molecular Modeling Suite on the functional effects of enzyme mutations.</w:t>
        </w:r>
      </w:ins>
      <w:ins w:id="115" w:author="Justin Siegel" w:date="2015-05-06T21:49:00Z">
        <w:r w:rsidR="00234EBC" w:rsidRPr="00F03EBA">
          <w:rPr>
            <w:rFonts w:ascii="Times New Roman" w:hAnsi="Times New Roman" w:cs="Times New Roman"/>
            <w:rPrChange w:id="116" w:author="Alex" w:date="2015-05-08T10:52:00Z">
              <w:rPr/>
            </w:rPrChange>
          </w:rPr>
          <w:t xml:space="preserve"> Therefore </w:t>
        </w:r>
      </w:ins>
      <w:ins w:id="117" w:author="Justin Siegel" w:date="2015-05-06T21:51:00Z">
        <w:r w:rsidR="00234EBC" w:rsidRPr="00F03EBA">
          <w:rPr>
            <w:rFonts w:ascii="Times New Roman" w:hAnsi="Times New Roman" w:cs="Times New Roman"/>
            <w:rPrChange w:id="118" w:author="Alex" w:date="2015-05-08T10:52:00Z">
              <w:rPr/>
            </w:rPrChange>
          </w:rPr>
          <w:t>efforts to</w:t>
        </w:r>
      </w:ins>
      <w:ins w:id="119" w:author="Justin Siegel" w:date="2015-05-07T00:06:00Z">
        <w:r w:rsidR="001C5082" w:rsidRPr="00F03EBA">
          <w:rPr>
            <w:rFonts w:ascii="Times New Roman" w:hAnsi="Times New Roman" w:cs="Times New Roman"/>
            <w:rPrChange w:id="120" w:author="Alex" w:date="2015-05-08T10:52:00Z">
              <w:rPr/>
            </w:rPrChange>
          </w:rPr>
          <w:t xml:space="preserve"> both evaluate and</w:t>
        </w:r>
      </w:ins>
      <w:ins w:id="121" w:author="Justin Siegel" w:date="2015-05-06T21:51:00Z">
        <w:r w:rsidR="00234EBC" w:rsidRPr="00F03EBA">
          <w:rPr>
            <w:rFonts w:ascii="Times New Roman" w:hAnsi="Times New Roman" w:cs="Times New Roman"/>
            <w:rPrChange w:id="122" w:author="Alex" w:date="2015-05-08T10:52:00Z">
              <w:rPr/>
            </w:rPrChange>
          </w:rPr>
          <w:t xml:space="preserve"> improve the predictive </w:t>
        </w:r>
      </w:ins>
      <w:ins w:id="123" w:author="Justin Siegel" w:date="2015-05-06T21:52:00Z">
        <w:r w:rsidR="00234EBC" w:rsidRPr="00F03EBA">
          <w:rPr>
            <w:rFonts w:ascii="Times New Roman" w:hAnsi="Times New Roman" w:cs="Times New Roman"/>
            <w:rPrChange w:id="124" w:author="Alex" w:date="2015-05-08T10:52:00Z">
              <w:rPr/>
            </w:rPrChange>
          </w:rPr>
          <w:t>power</w:t>
        </w:r>
      </w:ins>
      <w:ins w:id="125" w:author="Justin Siegel" w:date="2015-05-06T21:51:00Z">
        <w:r w:rsidR="00234EBC" w:rsidRPr="00F03EBA">
          <w:rPr>
            <w:rFonts w:ascii="Times New Roman" w:hAnsi="Times New Roman" w:cs="Times New Roman"/>
            <w:rPrChange w:id="126" w:author="Alex" w:date="2015-05-08T10:52:00Z">
              <w:rPr/>
            </w:rPrChange>
          </w:rPr>
          <w:t xml:space="preserve"> of </w:t>
        </w:r>
      </w:ins>
      <w:ins w:id="127" w:author="Justin Siegel" w:date="2015-05-07T00:06:00Z">
        <w:r w:rsidR="001C5082" w:rsidRPr="00F03EBA">
          <w:rPr>
            <w:rFonts w:ascii="Times New Roman" w:hAnsi="Times New Roman" w:cs="Times New Roman"/>
            <w:rPrChange w:id="128" w:author="Alex" w:date="2015-05-08T10:52:00Z">
              <w:rPr/>
            </w:rPrChange>
          </w:rPr>
          <w:t>this computationally inexpensive and widely accessible algorithm is of the utmost importance</w:t>
        </w:r>
      </w:ins>
      <w:ins w:id="129" w:author="Justin Siegel" w:date="2015-05-06T21:40:00Z">
        <w:r w:rsidR="00AD0938" w:rsidRPr="00F03EBA">
          <w:rPr>
            <w:rFonts w:ascii="Times New Roman" w:hAnsi="Times New Roman" w:cs="Times New Roman"/>
            <w:rPrChange w:id="130" w:author="Alex" w:date="2015-05-08T10:52:00Z">
              <w:rPr/>
            </w:rPrChange>
          </w:rPr>
          <w:t xml:space="preserve">.  </w:t>
        </w:r>
      </w:ins>
    </w:p>
    <w:p w14:paraId="4E5BC05D" w14:textId="77777777" w:rsidR="006455CB" w:rsidRPr="00F03EBA" w:rsidDel="00AD0938" w:rsidRDefault="00AD0938">
      <w:pPr>
        <w:pStyle w:val="Body"/>
        <w:spacing w:line="480" w:lineRule="auto"/>
        <w:ind w:firstLine="720"/>
        <w:rPr>
          <w:del w:id="131" w:author="Justin Siegel" w:date="2015-05-06T21:44:00Z"/>
          <w:rFonts w:ascii="Times New Roman" w:hAnsi="Times New Roman" w:cs="Times New Roman"/>
          <w:rPrChange w:id="132" w:author="Alex" w:date="2015-05-08T10:52:00Z">
            <w:rPr>
              <w:del w:id="133" w:author="Justin Siegel" w:date="2015-05-06T21:44:00Z"/>
              <w:rFonts w:ascii="Helvetica Neue" w:eastAsia="Helvetica Neue" w:hAnsi="Helvetica Neue" w:cs="Helvetica Neue"/>
            </w:rPr>
          </w:rPrChange>
        </w:rPr>
        <w:pPrChange w:id="134" w:author="Justin Siegel" w:date="2015-05-07T00:06:00Z">
          <w:pPr>
            <w:pStyle w:val="Body"/>
            <w:spacing w:line="480" w:lineRule="auto"/>
          </w:pPr>
        </w:pPrChange>
      </w:pPr>
      <w:ins w:id="135" w:author="Justin Siegel" w:date="2015-05-06T21:40:00Z">
        <w:r w:rsidRPr="00F03EBA">
          <w:rPr>
            <w:rFonts w:ascii="Times New Roman" w:hAnsi="Times New Roman" w:cs="Times New Roman"/>
            <w:rPrChange w:id="136" w:author="Alex" w:date="2015-05-08T10:52:00Z">
              <w:rPr/>
            </w:rPrChange>
          </w:rPr>
          <w:t xml:space="preserve">One </w:t>
        </w:r>
      </w:ins>
      <w:ins w:id="137" w:author="Justin Siegel" w:date="2015-05-06T21:41:00Z">
        <w:r w:rsidRPr="00F03EBA">
          <w:rPr>
            <w:rFonts w:ascii="Times New Roman" w:hAnsi="Times New Roman" w:cs="Times New Roman"/>
            <w:rPrChange w:id="138" w:author="Alex" w:date="2015-05-08T10:52:00Z">
              <w:rPr/>
            </w:rPrChange>
          </w:rPr>
          <w:t xml:space="preserve">likely </w:t>
        </w:r>
      </w:ins>
      <w:ins w:id="139" w:author="Justin Siegel" w:date="2015-05-06T21:40:00Z">
        <w:r w:rsidRPr="00F03EBA">
          <w:rPr>
            <w:rFonts w:ascii="Times New Roman" w:hAnsi="Times New Roman" w:cs="Times New Roman"/>
            <w:rPrChange w:id="140" w:author="Alex" w:date="2015-05-08T10:52:00Z">
              <w:rPr/>
            </w:rPrChange>
          </w:rPr>
          <w:t xml:space="preserve">reason for </w:t>
        </w:r>
      </w:ins>
      <w:ins w:id="141" w:author="Justin Siegel" w:date="2015-05-06T21:51:00Z">
        <w:r w:rsidR="00234EBC" w:rsidRPr="00F03EBA">
          <w:rPr>
            <w:rFonts w:ascii="Times New Roman" w:hAnsi="Times New Roman" w:cs="Times New Roman"/>
            <w:rPrChange w:id="142" w:author="Alex" w:date="2015-05-08T10:52:00Z">
              <w:rPr/>
            </w:rPrChange>
          </w:rPr>
          <w:t xml:space="preserve">the low </w:t>
        </w:r>
      </w:ins>
      <w:ins w:id="143" w:author="Justin Siegel" w:date="2015-05-07T00:07:00Z">
        <w:r w:rsidR="00E15F41" w:rsidRPr="00F03EBA">
          <w:rPr>
            <w:rFonts w:ascii="Times New Roman" w:hAnsi="Times New Roman" w:cs="Times New Roman"/>
            <w:rPrChange w:id="144" w:author="Alex" w:date="2015-05-08T10:52:00Z">
              <w:rPr/>
            </w:rPrChange>
          </w:rPr>
          <w:t xml:space="preserve">success rate </w:t>
        </w:r>
      </w:ins>
      <w:ins w:id="145" w:author="Justin Siegel" w:date="2015-05-07T00:08:00Z">
        <w:r w:rsidR="00E15F41" w:rsidRPr="00F03EBA">
          <w:rPr>
            <w:rFonts w:ascii="Times New Roman" w:hAnsi="Times New Roman" w:cs="Times New Roman"/>
            <w:rPrChange w:id="146" w:author="Alex" w:date="2015-05-08T10:52:00Z">
              <w:rPr/>
            </w:rPrChange>
          </w:rPr>
          <w:t xml:space="preserve">of designs </w:t>
        </w:r>
      </w:ins>
      <w:ins w:id="147" w:author="Justin Siegel" w:date="2015-05-06T21:52:00Z">
        <w:r w:rsidR="00234EBC" w:rsidRPr="00F03EBA">
          <w:rPr>
            <w:rFonts w:ascii="Times New Roman" w:hAnsi="Times New Roman" w:cs="Times New Roman"/>
            <w:rPrChange w:id="148" w:author="Alex" w:date="2015-05-08T10:52:00Z">
              <w:rPr/>
            </w:rPrChange>
          </w:rPr>
          <w:t xml:space="preserve">is that current </w:t>
        </w:r>
      </w:ins>
      <w:ins w:id="149" w:author="Justin Siegel" w:date="2015-05-06T21:40:00Z">
        <w:r w:rsidRPr="00F03EBA">
          <w:rPr>
            <w:rFonts w:ascii="Times New Roman" w:hAnsi="Times New Roman" w:cs="Times New Roman"/>
            <w:rPrChange w:id="150" w:author="Alex" w:date="2015-05-08T10:52:00Z">
              <w:rPr/>
            </w:rPrChange>
          </w:rPr>
          <w:t>algorithms are not directly trained on experimentally measured effect</w:t>
        </w:r>
      </w:ins>
      <w:ins w:id="151" w:author="Justin Siegel" w:date="2015-05-06T21:41:00Z">
        <w:r w:rsidRPr="00F03EBA">
          <w:rPr>
            <w:rFonts w:ascii="Times New Roman" w:hAnsi="Times New Roman" w:cs="Times New Roman"/>
            <w:rPrChange w:id="152" w:author="Alex" w:date="2015-05-08T10:52:00Z">
              <w:rPr/>
            </w:rPrChange>
          </w:rPr>
          <w:t xml:space="preserve">s, but are trained on indirect measures such as sequence recovery (i.e. </w:t>
        </w:r>
      </w:ins>
      <w:ins w:id="153" w:author="Justin Siegel" w:date="2015-05-06T22:04:00Z">
        <w:r w:rsidR="007F4482" w:rsidRPr="00F03EBA">
          <w:rPr>
            <w:rFonts w:ascii="Times New Roman" w:hAnsi="Times New Roman" w:cs="Times New Roman"/>
            <w:rPrChange w:id="154" w:author="Alex" w:date="2015-05-08T10:52:00Z">
              <w:rPr/>
            </w:rPrChange>
          </w:rPr>
          <w:t>the ability to recapitulate a known</w:t>
        </w:r>
      </w:ins>
      <w:ins w:id="155" w:author="Justin Siegel" w:date="2015-05-06T21:42:00Z">
        <w:r w:rsidRPr="00F03EBA">
          <w:rPr>
            <w:rFonts w:ascii="Times New Roman" w:hAnsi="Times New Roman" w:cs="Times New Roman"/>
            <w:rPrChange w:id="156" w:author="Alex" w:date="2015-05-08T10:52:00Z">
              <w:rPr/>
            </w:rPrChange>
          </w:rPr>
          <w:t xml:space="preserve"> </w:t>
        </w:r>
      </w:ins>
      <w:ins w:id="157" w:author="Justin Siegel" w:date="2015-05-06T21:41:00Z">
        <w:r w:rsidRPr="00F03EBA">
          <w:rPr>
            <w:rFonts w:ascii="Times New Roman" w:hAnsi="Times New Roman" w:cs="Times New Roman"/>
            <w:rPrChange w:id="158" w:author="Alex" w:date="2015-05-08T10:52:00Z">
              <w:rPr/>
            </w:rPrChange>
          </w:rPr>
          <w:t>active site after</w:t>
        </w:r>
      </w:ins>
      <w:ins w:id="159" w:author="Justin Siegel" w:date="2015-05-06T21:42:00Z">
        <w:r w:rsidRPr="00F03EBA">
          <w:rPr>
            <w:rFonts w:ascii="Times New Roman" w:hAnsi="Times New Roman" w:cs="Times New Roman"/>
            <w:rPrChange w:id="160" w:author="Alex" w:date="2015-05-08T10:52:00Z">
              <w:rPr/>
            </w:rPrChange>
          </w:rPr>
          <w:t xml:space="preserve"> running</w:t>
        </w:r>
        <w:r w:rsidR="00234EBC" w:rsidRPr="00F03EBA">
          <w:rPr>
            <w:rFonts w:ascii="Times New Roman" w:hAnsi="Times New Roman" w:cs="Times New Roman"/>
            <w:rPrChange w:id="161" w:author="Alex" w:date="2015-05-08T10:52:00Z">
              <w:rPr/>
            </w:rPrChange>
          </w:rPr>
          <w:t xml:space="preserve"> a design simulation). </w:t>
        </w:r>
        <w:r w:rsidRPr="00F03EBA">
          <w:rPr>
            <w:rFonts w:ascii="Times New Roman" w:hAnsi="Times New Roman" w:cs="Times New Roman"/>
            <w:rPrChange w:id="162" w:author="Alex" w:date="2015-05-08T10:52:00Z">
              <w:rPr/>
            </w:rPrChange>
          </w:rPr>
          <w:t xml:space="preserve">These indirect measures are used </w:t>
        </w:r>
      </w:ins>
      <w:ins w:id="163" w:author="Justin Siegel" w:date="2015-05-06T21:44:00Z">
        <w:r w:rsidRPr="00F03EBA">
          <w:rPr>
            <w:rFonts w:ascii="Times New Roman" w:hAnsi="Times New Roman" w:cs="Times New Roman"/>
            <w:rPrChange w:id="164" w:author="Alex" w:date="2015-05-08T10:52:00Z">
              <w:rPr/>
            </w:rPrChange>
          </w:rPr>
          <w:t>because</w:t>
        </w:r>
      </w:ins>
      <w:ins w:id="165" w:author="Justin Siegel" w:date="2015-05-06T21:42:00Z">
        <w:r w:rsidRPr="00F03EBA">
          <w:rPr>
            <w:rFonts w:ascii="Times New Roman" w:hAnsi="Times New Roman" w:cs="Times New Roman"/>
            <w:rPrChange w:id="166" w:author="Alex" w:date="2015-05-08T10:52:00Z">
              <w:rPr/>
            </w:rPrChange>
          </w:rPr>
          <w:t xml:space="preserve"> there are no reported datasets </w:t>
        </w:r>
      </w:ins>
      <w:ins w:id="167" w:author="Justin Siegel" w:date="2015-05-06T21:44:00Z">
        <w:r w:rsidRPr="00F03EBA">
          <w:rPr>
            <w:rFonts w:ascii="Times New Roman" w:hAnsi="Times New Roman" w:cs="Times New Roman"/>
            <w:rPrChange w:id="168" w:author="Alex" w:date="2015-05-08T10:52:00Z">
              <w:rPr/>
            </w:rPrChange>
          </w:rPr>
          <w:t xml:space="preserve">of </w:t>
        </w:r>
      </w:ins>
      <w:ins w:id="169" w:author="Justin Siegel" w:date="2015-05-06T21:45:00Z">
        <w:r w:rsidRPr="00F03EBA">
          <w:rPr>
            <w:rFonts w:ascii="Times New Roman" w:hAnsi="Times New Roman" w:cs="Times New Roman"/>
            <w:rPrChange w:id="170" w:author="Alex" w:date="2015-05-08T10:52:00Z">
              <w:rPr/>
            </w:rPrChange>
          </w:rPr>
          <w:t xml:space="preserve">kinetically characterized </w:t>
        </w:r>
      </w:ins>
      <w:ins w:id="171" w:author="Justin Siegel" w:date="2015-05-06T21:44:00Z">
        <w:r w:rsidRPr="00F03EBA">
          <w:rPr>
            <w:rFonts w:ascii="Times New Roman" w:hAnsi="Times New Roman" w:cs="Times New Roman"/>
            <w:rPrChange w:id="172" w:author="Alex" w:date="2015-05-08T10:52:00Z">
              <w:rPr/>
            </w:rPrChange>
          </w:rPr>
          <w:t xml:space="preserve">enzyme mutants </w:t>
        </w:r>
      </w:ins>
      <w:ins w:id="173" w:author="Justin Siegel" w:date="2015-05-06T21:42:00Z">
        <w:r w:rsidRPr="00F03EBA">
          <w:rPr>
            <w:rFonts w:ascii="Times New Roman" w:hAnsi="Times New Roman" w:cs="Times New Roman"/>
            <w:rPrChange w:id="174" w:author="Alex" w:date="2015-05-08T10:52:00Z">
              <w:rPr/>
            </w:rPrChange>
          </w:rPr>
          <w:t xml:space="preserve">that </w:t>
        </w:r>
      </w:ins>
      <w:ins w:id="175" w:author="Justin Siegel" w:date="2015-05-06T21:43:00Z">
        <w:r w:rsidRPr="00F03EBA">
          <w:rPr>
            <w:rFonts w:ascii="Times New Roman" w:hAnsi="Times New Roman" w:cs="Times New Roman"/>
            <w:rPrChange w:id="176" w:author="Alex" w:date="2015-05-08T10:52:00Z">
              <w:rPr/>
            </w:rPrChange>
          </w:rPr>
          <w:t>encompass</w:t>
        </w:r>
      </w:ins>
      <w:ins w:id="177" w:author="Justin Siegel" w:date="2015-05-06T21:42:00Z">
        <w:r w:rsidRPr="00F03EBA">
          <w:rPr>
            <w:rFonts w:ascii="Times New Roman" w:hAnsi="Times New Roman" w:cs="Times New Roman"/>
            <w:rPrChange w:id="178" w:author="Alex" w:date="2015-05-08T10:52:00Z">
              <w:rPr/>
            </w:rPrChange>
          </w:rPr>
          <w:t xml:space="preserve"> a wide dynamic range</w:t>
        </w:r>
      </w:ins>
      <w:ins w:id="179" w:author="Justin Siegel" w:date="2015-05-06T21:43:00Z">
        <w:r w:rsidRPr="00F03EBA">
          <w:rPr>
            <w:rFonts w:ascii="Times New Roman" w:hAnsi="Times New Roman" w:cs="Times New Roman"/>
            <w:rPrChange w:id="180" w:author="Alex" w:date="2015-05-08T10:52:00Z">
              <w:rPr/>
            </w:rPrChange>
          </w:rPr>
          <w:t xml:space="preserve"> of activity</w:t>
        </w:r>
      </w:ins>
      <w:ins w:id="181" w:author="Justin Siegel" w:date="2015-05-06T21:42:00Z">
        <w:r w:rsidRPr="00F03EBA">
          <w:rPr>
            <w:rFonts w:ascii="Times New Roman" w:hAnsi="Times New Roman" w:cs="Times New Roman"/>
            <w:rPrChange w:id="182" w:author="Alex" w:date="2015-05-08T10:52:00Z">
              <w:rPr/>
            </w:rPrChange>
          </w:rPr>
          <w:t xml:space="preserve"> </w:t>
        </w:r>
      </w:ins>
      <w:ins w:id="183" w:author="Justin Siegel" w:date="2015-05-06T21:43:00Z">
        <w:r w:rsidRPr="00F03EBA">
          <w:rPr>
            <w:rFonts w:ascii="Times New Roman" w:hAnsi="Times New Roman" w:cs="Times New Roman"/>
            <w:rPrChange w:id="184" w:author="Alex" w:date="2015-05-08T10:52:00Z">
              <w:rPr/>
            </w:rPrChange>
          </w:rPr>
          <w:t>and have enough independent data points to enable training and cross validation of algorithms.</w:t>
        </w:r>
      </w:ins>
      <w:ins w:id="185" w:author="Justin Siegel" w:date="2015-05-07T00:08:00Z">
        <w:r w:rsidR="00E15F41" w:rsidRPr="00F03EBA">
          <w:rPr>
            <w:rFonts w:ascii="Times New Roman" w:hAnsi="Times New Roman" w:cs="Times New Roman"/>
            <w:rPrChange w:id="186" w:author="Alex" w:date="2015-05-08T10:52:00Z">
              <w:rPr/>
            </w:rPrChange>
          </w:rPr>
          <w:t xml:space="preserve"> This is likely also why there have been no reports on the </w:t>
        </w:r>
      </w:ins>
      <w:ins w:id="187" w:author="Justin Siegel" w:date="2015-05-07T00:09:00Z">
        <w:r w:rsidR="00E15F41" w:rsidRPr="00F03EBA">
          <w:rPr>
            <w:rFonts w:ascii="Times New Roman" w:hAnsi="Times New Roman" w:cs="Times New Roman"/>
            <w:rPrChange w:id="188" w:author="Alex" w:date="2015-05-08T10:52:00Z">
              <w:rPr/>
            </w:rPrChange>
          </w:rPr>
          <w:t>predictive</w:t>
        </w:r>
      </w:ins>
      <w:ins w:id="189" w:author="Justin Siegel" w:date="2015-05-07T00:08:00Z">
        <w:r w:rsidR="00E15F41" w:rsidRPr="00F03EBA">
          <w:rPr>
            <w:rFonts w:ascii="Times New Roman" w:hAnsi="Times New Roman" w:cs="Times New Roman"/>
            <w:rPrChange w:id="190" w:author="Alex" w:date="2015-05-08T10:52:00Z">
              <w:rPr/>
            </w:rPrChange>
          </w:rPr>
          <w:t xml:space="preserve"> </w:t>
        </w:r>
      </w:ins>
      <w:ins w:id="191" w:author="Justin Siegel" w:date="2015-05-07T00:09:00Z">
        <w:r w:rsidR="00E15F41" w:rsidRPr="00F03EBA">
          <w:rPr>
            <w:rFonts w:ascii="Times New Roman" w:hAnsi="Times New Roman" w:cs="Times New Roman"/>
            <w:rPrChange w:id="192" w:author="Alex" w:date="2015-05-08T10:52:00Z">
              <w:rPr/>
            </w:rPrChange>
          </w:rPr>
          <w:t xml:space="preserve">power of the Rosetta Molecular Modeling Suite on the effects of mutations on enzyme kinetics. </w:t>
        </w:r>
      </w:ins>
      <w:ins w:id="193" w:author="Justin Siegel" w:date="2015-05-06T21:52:00Z">
        <w:r w:rsidR="00234EBC" w:rsidRPr="00F03EBA">
          <w:rPr>
            <w:rFonts w:ascii="Times New Roman" w:hAnsi="Times New Roman" w:cs="Times New Roman"/>
            <w:rPrChange w:id="194" w:author="Alex" w:date="2015-05-08T10:52:00Z">
              <w:rPr/>
            </w:rPrChange>
          </w:rPr>
          <w:t xml:space="preserve">Yet, </w:t>
        </w:r>
      </w:ins>
      <w:ins w:id="195" w:author="Justin Siegel" w:date="2015-05-06T21:46:00Z">
        <w:r w:rsidR="00234EBC" w:rsidRPr="00F03EBA">
          <w:rPr>
            <w:rFonts w:ascii="Times New Roman" w:hAnsi="Times New Roman" w:cs="Times New Roman"/>
            <w:rPrChange w:id="196" w:author="Alex" w:date="2015-05-08T10:52:00Z">
              <w:rPr/>
            </w:rPrChange>
          </w:rPr>
          <w:t xml:space="preserve">there is significant </w:t>
        </w:r>
      </w:ins>
      <w:ins w:id="197" w:author="Justin Siegel" w:date="2015-05-06T21:47:00Z">
        <w:r w:rsidR="00234EBC" w:rsidRPr="00F03EBA">
          <w:rPr>
            <w:rFonts w:ascii="Times New Roman" w:hAnsi="Times New Roman" w:cs="Times New Roman"/>
            <w:rPrChange w:id="198" w:author="Alex" w:date="2015-05-08T10:52:00Z">
              <w:rPr/>
            </w:rPrChange>
          </w:rPr>
          <w:t>precedence</w:t>
        </w:r>
      </w:ins>
      <w:ins w:id="199" w:author="Justin Siegel" w:date="2015-05-06T21:46:00Z">
        <w:r w:rsidR="00234EBC" w:rsidRPr="00F03EBA">
          <w:rPr>
            <w:rFonts w:ascii="Times New Roman" w:hAnsi="Times New Roman" w:cs="Times New Roman"/>
            <w:rPrChange w:id="200" w:author="Alex" w:date="2015-05-08T10:52:00Z">
              <w:rPr/>
            </w:rPrChange>
          </w:rPr>
          <w:t xml:space="preserve"> in the use of</w:t>
        </w:r>
      </w:ins>
      <w:ins w:id="201" w:author="Justin Siegel" w:date="2015-05-06T21:47:00Z">
        <w:r w:rsidR="00234EBC" w:rsidRPr="00F03EBA">
          <w:rPr>
            <w:rFonts w:ascii="Times New Roman" w:hAnsi="Times New Roman" w:cs="Times New Roman"/>
            <w:rPrChange w:id="202" w:author="Alex" w:date="2015-05-08T10:52:00Z">
              <w:rPr/>
            </w:rPrChange>
          </w:rPr>
          <w:t xml:space="preserve"> large</w:t>
        </w:r>
      </w:ins>
      <w:ins w:id="203" w:author="Justin Siegel" w:date="2015-05-06T21:46:00Z">
        <w:r w:rsidR="00234EBC" w:rsidRPr="00F03EBA">
          <w:rPr>
            <w:rFonts w:ascii="Times New Roman" w:hAnsi="Times New Roman" w:cs="Times New Roman"/>
            <w:rPrChange w:id="204" w:author="Alex" w:date="2015-05-08T10:52:00Z">
              <w:rPr/>
            </w:rPrChange>
          </w:rPr>
          <w:t xml:space="preserve"> datasets to train </w:t>
        </w:r>
      </w:ins>
      <w:ins w:id="205" w:author="Justin Siegel" w:date="2015-05-07T00:10:00Z">
        <w:r w:rsidR="00E15F41" w:rsidRPr="00F03EBA">
          <w:rPr>
            <w:rFonts w:ascii="Times New Roman" w:hAnsi="Times New Roman" w:cs="Times New Roman"/>
            <w:rPrChange w:id="206" w:author="Alex" w:date="2015-05-08T10:52:00Z">
              <w:rPr/>
            </w:rPrChange>
          </w:rPr>
          <w:t xml:space="preserve">and evaluate </w:t>
        </w:r>
      </w:ins>
      <w:ins w:id="207" w:author="Justin Siegel" w:date="2015-05-06T21:46:00Z">
        <w:r w:rsidR="00234EBC" w:rsidRPr="00F03EBA">
          <w:rPr>
            <w:rFonts w:ascii="Times New Roman" w:hAnsi="Times New Roman" w:cs="Times New Roman"/>
            <w:rPrChange w:id="208" w:author="Alex" w:date="2015-05-08T10:52:00Z">
              <w:rPr/>
            </w:rPrChange>
          </w:rPr>
          <w:t>force-field based algorithms</w:t>
        </w:r>
      </w:ins>
      <w:ins w:id="209" w:author="Justin Siegel" w:date="2015-05-07T00:10:00Z">
        <w:r w:rsidR="00E15F41" w:rsidRPr="00F03EBA">
          <w:rPr>
            <w:rFonts w:ascii="Times New Roman" w:hAnsi="Times New Roman" w:cs="Times New Roman"/>
            <w:rPrChange w:id="210" w:author="Alex" w:date="2015-05-08T10:52:00Z">
              <w:rPr/>
            </w:rPrChange>
          </w:rPr>
          <w:t xml:space="preserve"> for protein function</w:t>
        </w:r>
      </w:ins>
      <w:ins w:id="211" w:author="Justin Siegel" w:date="2015-05-06T21:47:00Z">
        <w:r w:rsidR="00234EBC" w:rsidRPr="00F03EBA">
          <w:rPr>
            <w:rFonts w:ascii="Times New Roman" w:hAnsi="Times New Roman" w:cs="Times New Roman"/>
            <w:rPrChange w:id="212" w:author="Alex" w:date="2015-05-08T10:52:00Z">
              <w:rPr/>
            </w:rPrChange>
          </w:rPr>
          <w:t xml:space="preserve">.  A closely related example is the </w:t>
        </w:r>
        <w:proofErr w:type="spellStart"/>
        <w:r w:rsidR="00234EBC" w:rsidRPr="00F03EBA">
          <w:rPr>
            <w:rFonts w:ascii="Times New Roman" w:hAnsi="Times New Roman" w:cs="Times New Roman"/>
            <w:rPrChange w:id="213" w:author="Alex" w:date="2015-05-08T10:52:00Z">
              <w:rPr/>
            </w:rPrChange>
          </w:rPr>
          <w:t>ProTherm</w:t>
        </w:r>
        <w:proofErr w:type="spellEnd"/>
        <w:r w:rsidR="00234EBC" w:rsidRPr="00F03EBA">
          <w:rPr>
            <w:rFonts w:ascii="Times New Roman" w:hAnsi="Times New Roman" w:cs="Times New Roman"/>
            <w:rPrChange w:id="214" w:author="Alex" w:date="2015-05-08T10:52:00Z">
              <w:rPr/>
            </w:rPrChange>
          </w:rPr>
          <w:t xml:space="preserve"> database which has </w:t>
        </w:r>
      </w:ins>
      <w:ins w:id="215" w:author="Justin Siegel" w:date="2015-05-06T21:54:00Z">
        <w:r w:rsidR="00234EBC" w:rsidRPr="00F03EBA">
          <w:rPr>
            <w:rFonts w:ascii="Times New Roman" w:hAnsi="Times New Roman" w:cs="Times New Roman"/>
            <w:rPrChange w:id="216" w:author="Alex" w:date="2015-05-08T10:52:00Z">
              <w:rPr/>
            </w:rPrChange>
          </w:rPr>
          <w:t xml:space="preserve">over twenty </w:t>
        </w:r>
      </w:ins>
      <w:ins w:id="217" w:author="Justin Siegel" w:date="2015-05-06T21:47:00Z">
        <w:r w:rsidR="00234EBC" w:rsidRPr="00F03EBA">
          <w:rPr>
            <w:rFonts w:ascii="Times New Roman" w:hAnsi="Times New Roman" w:cs="Times New Roman"/>
            <w:rPrChange w:id="218" w:author="Alex" w:date="2015-05-08T10:52:00Z">
              <w:rPr/>
            </w:rPrChange>
          </w:rPr>
          <w:t>thousands of measured</w:t>
        </w:r>
      </w:ins>
      <w:ins w:id="219" w:author="Justin Siegel" w:date="2015-05-06T21:54:00Z">
        <w:r w:rsidR="00234EBC" w:rsidRPr="00F03EBA">
          <w:rPr>
            <w:rFonts w:ascii="Times New Roman" w:hAnsi="Times New Roman" w:cs="Times New Roman"/>
            <w:rPrChange w:id="220" w:author="Alex" w:date="2015-05-08T10:52:00Z">
              <w:rPr/>
            </w:rPrChange>
          </w:rPr>
          <w:t xml:space="preserve"> </w:t>
        </w:r>
      </w:ins>
      <w:ins w:id="221" w:author="Justin Siegel" w:date="2015-05-06T21:55:00Z">
        <w:r w:rsidR="00234EBC" w:rsidRPr="00F03EBA">
          <w:rPr>
            <w:rFonts w:ascii="Times New Roman" w:hAnsi="Times New Roman" w:cs="Times New Roman"/>
            <w:rPrChange w:id="222" w:author="Alex" w:date="2015-05-08T10:52:00Z">
              <w:rPr/>
            </w:rPrChange>
          </w:rPr>
          <w:t xml:space="preserve">effects of </w:t>
        </w:r>
      </w:ins>
      <w:ins w:id="223" w:author="Justin Siegel" w:date="2015-05-06T21:56:00Z">
        <w:r w:rsidR="007F4482" w:rsidRPr="00F03EBA">
          <w:rPr>
            <w:rFonts w:ascii="Times New Roman" w:hAnsi="Times New Roman" w:cs="Times New Roman"/>
            <w:rPrChange w:id="224" w:author="Alex" w:date="2015-05-08T10:52:00Z">
              <w:rPr/>
            </w:rPrChange>
          </w:rPr>
          <w:t>mutations</w:t>
        </w:r>
      </w:ins>
      <w:ins w:id="225" w:author="Justin Siegel" w:date="2015-05-06T22:02:00Z">
        <w:r w:rsidR="007F4482" w:rsidRPr="00F03EBA">
          <w:rPr>
            <w:rFonts w:ascii="Times New Roman" w:hAnsi="Times New Roman" w:cs="Times New Roman"/>
            <w:rPrChange w:id="226" w:author="Alex" w:date="2015-05-08T10:52:00Z">
              <w:rPr/>
            </w:rPrChange>
          </w:rPr>
          <w:t xml:space="preserve"> on </w:t>
        </w:r>
        <w:proofErr w:type="spellStart"/>
        <w:r w:rsidR="007F4482" w:rsidRPr="00F03EBA">
          <w:rPr>
            <w:rFonts w:ascii="Times New Roman" w:hAnsi="Times New Roman" w:cs="Times New Roman"/>
            <w:rPrChange w:id="227" w:author="Alex" w:date="2015-05-08T10:52:00Z">
              <w:rPr>
                <w:rFonts w:ascii="Helvetica Neue"/>
              </w:rPr>
            </w:rPrChange>
          </w:rPr>
          <w:t>thermostability</w:t>
        </w:r>
        <w:proofErr w:type="spellEnd"/>
        <w:r w:rsidR="000B5A9C" w:rsidRPr="00F03EBA">
          <w:rPr>
            <w:rFonts w:ascii="Times New Roman" w:hAnsi="Times New Roman" w:cs="Times New Roman"/>
            <w:rPrChange w:id="228" w:author="Alex" w:date="2015-05-08T10:52:00Z">
              <w:rPr/>
            </w:rPrChange>
          </w:rPr>
          <w:t xml:space="preserve"> </w:t>
        </w:r>
      </w:ins>
      <w:del w:id="229" w:author="Justin Siegel" w:date="2015-05-06T21:38:00Z">
        <w:r w:rsidR="0093136D" w:rsidRPr="00F03EBA" w:rsidDel="00AD0938">
          <w:rPr>
            <w:rFonts w:ascii="Times New Roman" w:hAnsi="Times New Roman" w:cs="Times New Roman"/>
            <w:rPrChange w:id="230" w:author="Alex" w:date="2015-05-08T10:52:00Z">
              <w:rPr>
                <w:rFonts w:ascii="Helvetica Neue"/>
              </w:rPr>
            </w:rPrChange>
          </w:rPr>
          <w:delText xml:space="preserve">However, efforts to computationally redesign enzymes for activity on novel substrates have been hindered by a high rate of designed enzymes which display no detectable activity, suggesting that improvement of the underlying design algorithms is </w:delText>
        </w:r>
      </w:del>
      <w:del w:id="231" w:author="Justin Siegel" w:date="2015-05-06T21:35:00Z">
        <w:r w:rsidR="0093136D" w:rsidRPr="00F03EBA" w:rsidDel="00CE13F2">
          <w:rPr>
            <w:rFonts w:ascii="Times New Roman" w:hAnsi="Times New Roman" w:cs="Times New Roman"/>
            <w:rPrChange w:id="232" w:author="Alex" w:date="2015-05-08T10:52:00Z">
              <w:rPr>
                <w:rFonts w:ascii="Helvetica Neue"/>
              </w:rPr>
            </w:rPrChange>
          </w:rPr>
          <w:delText>warranted</w:delText>
        </w:r>
      </w:del>
      <w:del w:id="233" w:author="Justin Siegel" w:date="2015-05-06T21:44:00Z">
        <w:r w:rsidR="0093136D" w:rsidRPr="00F03EBA" w:rsidDel="00AD0938">
          <w:rPr>
            <w:rFonts w:ascii="Times New Roman" w:hAnsi="Times New Roman" w:cs="Times New Roman"/>
            <w:rPrChange w:id="234" w:author="Alex" w:date="2015-05-08T10:52:00Z">
              <w:rPr>
                <w:rFonts w:ascii="Helvetica Neue"/>
              </w:rPr>
            </w:rPrChange>
          </w:rPr>
          <w:delText>. [</w:delText>
        </w:r>
        <w:r w:rsidR="0093136D" w:rsidRPr="00F03EBA" w:rsidDel="00AD0938">
          <w:rPr>
            <w:rFonts w:ascii="Times New Roman" w:hAnsi="Times New Roman" w:cs="Times New Roman"/>
            <w:lang w:val="de-DE"/>
            <w:rPrChange w:id="235" w:author="Alex" w:date="2015-05-08T10:52:00Z">
              <w:rPr>
                <w:rFonts w:ascii="Helvetica Neue"/>
                <w:lang w:val="de-DE"/>
              </w:rPr>
            </w:rPrChange>
          </w:rPr>
          <w:delText>Frushicheva</w:delText>
        </w:r>
        <w:r w:rsidR="0093136D" w:rsidRPr="00F03EBA" w:rsidDel="00AD0938">
          <w:rPr>
            <w:rFonts w:ascii="Times New Roman" w:hAnsi="Times New Roman" w:cs="Times New Roman"/>
            <w:rPrChange w:id="236" w:author="Alex" w:date="2015-05-08T10:52:00Z">
              <w:rPr>
                <w:rFonts w:ascii="Helvetica Neue"/>
              </w:rPr>
            </w:rPrChange>
          </w:rPr>
          <w:delText>, Baker]</w:delText>
        </w:r>
      </w:del>
    </w:p>
    <w:p w14:paraId="30EF89A0" w14:textId="77777777" w:rsidR="006455CB" w:rsidRPr="00F03EBA" w:rsidDel="007F4482" w:rsidRDefault="0093136D">
      <w:pPr>
        <w:pStyle w:val="Body"/>
        <w:spacing w:line="480" w:lineRule="auto"/>
        <w:ind w:firstLine="720"/>
        <w:rPr>
          <w:del w:id="237" w:author="Justin Siegel" w:date="2015-05-06T22:03:00Z"/>
          <w:rFonts w:ascii="Times New Roman" w:eastAsia="Helvetica Neue" w:hAnsi="Times New Roman" w:cs="Times New Roman"/>
          <w:rPrChange w:id="238" w:author="Alex" w:date="2015-05-08T10:52:00Z">
            <w:rPr>
              <w:del w:id="239" w:author="Justin Siegel" w:date="2015-05-06T22:03:00Z"/>
              <w:rFonts w:ascii="Helvetica Neue" w:eastAsia="Helvetica Neue" w:hAnsi="Helvetica Neue" w:cs="Helvetica Neue"/>
            </w:rPr>
          </w:rPrChange>
        </w:rPr>
        <w:pPrChange w:id="240" w:author="Justin Siegel" w:date="2015-05-07T00:06:00Z">
          <w:pPr>
            <w:pStyle w:val="Body"/>
            <w:spacing w:line="480" w:lineRule="auto"/>
          </w:pPr>
        </w:pPrChange>
      </w:pPr>
      <w:del w:id="241" w:author="Justin Siegel" w:date="2015-05-06T21:44:00Z">
        <w:r w:rsidRPr="00F03EBA" w:rsidDel="00AD0938">
          <w:rPr>
            <w:rFonts w:ascii="Times New Roman" w:eastAsia="Helvetica Neue" w:hAnsi="Times New Roman" w:cs="Times New Roman"/>
            <w:rPrChange w:id="242" w:author="Alex" w:date="2015-05-08T10:52:00Z">
              <w:rPr>
                <w:rFonts w:ascii="Helvetica Neue" w:eastAsia="Helvetica Neue" w:hAnsi="Helvetica Neue" w:cs="Helvetica Neue"/>
              </w:rPr>
            </w:rPrChange>
          </w:rPr>
          <w:tab/>
          <w:delText xml:space="preserve">One major possible area of improvement to computational enzyme design is the development of </w:delText>
        </w:r>
        <w:r w:rsidRPr="00F03EBA" w:rsidDel="00AD0938">
          <w:rPr>
            <w:rFonts w:ascii="Times New Roman" w:hAnsi="Times New Roman" w:cs="Times New Roman"/>
            <w:rPrChange w:id="243" w:author="Alex" w:date="2015-05-08T10:52:00Z">
              <w:rPr>
                <w:rFonts w:ascii="Helvetica Neue"/>
              </w:rPr>
            </w:rPrChange>
          </w:rPr>
          <w:delText xml:space="preserve">large, quantitative datasets correlating enzyme sequence and function. </w:delText>
        </w:r>
      </w:del>
      <w:del w:id="244" w:author="Justin Siegel" w:date="2015-05-06T21:56:00Z">
        <w:r w:rsidRPr="00F03EBA" w:rsidDel="007F4482">
          <w:rPr>
            <w:rFonts w:ascii="Times New Roman" w:hAnsi="Times New Roman" w:cs="Times New Roman"/>
            <w:rPrChange w:id="245" w:author="Alex" w:date="2015-05-08T10:52:00Z">
              <w:rPr>
                <w:rFonts w:ascii="Helvetica Neue"/>
              </w:rPr>
            </w:rPrChange>
          </w:rPr>
          <w:delText>Such datasets currently exist for both protein–protein interfaces and protein thermostability, and have played a key role in evaluating and improving computational algorithms to accurately model and design protein–protein interactions and thermostable proteins</w:delText>
        </w:r>
      </w:del>
      <w:del w:id="246" w:author="Justin Siegel" w:date="2015-05-06T21:57:00Z">
        <w:r w:rsidRPr="00F03EBA" w:rsidDel="007F4482">
          <w:rPr>
            <w:rFonts w:ascii="Times New Roman" w:hAnsi="Times New Roman" w:cs="Times New Roman"/>
            <w:rPrChange w:id="247" w:author="Alex" w:date="2015-05-08T10:52:00Z">
              <w:rPr>
                <w:rFonts w:ascii="Helvetica Neue"/>
              </w:rPr>
            </w:rPrChange>
          </w:rPr>
          <w:delText>.</w:delText>
        </w:r>
      </w:del>
      <w:del w:id="248" w:author="Justin Siegel" w:date="2015-05-06T23:19:00Z">
        <w:r w:rsidRPr="00F03EBA" w:rsidDel="000B5A9C">
          <w:rPr>
            <w:rFonts w:ascii="Times New Roman" w:hAnsi="Times New Roman" w:cs="Times New Roman"/>
            <w:rPrChange w:id="249" w:author="Alex" w:date="2015-05-08T10:52:00Z">
              <w:rPr>
                <w:rFonts w:ascii="Helvetica Neue"/>
              </w:rPr>
            </w:rPrChange>
          </w:rPr>
          <w:delText xml:space="preserve"> </w:delText>
        </w:r>
      </w:del>
      <w:r w:rsidRPr="00F03EBA">
        <w:rPr>
          <w:rFonts w:ascii="Times New Roman" w:hAnsi="Times New Roman" w:cs="Times New Roman"/>
          <w:rPrChange w:id="250" w:author="Alex" w:date="2015-05-08T10:52:00Z">
            <w:rPr>
              <w:rFonts w:ascii="Helvetica Neue"/>
            </w:rPr>
          </w:rPrChange>
        </w:rPr>
        <w:t>[</w:t>
      </w:r>
      <w:ins w:id="251" w:author="Justin Siegel" w:date="2015-05-06T21:54:00Z">
        <w:r w:rsidR="00234EBC" w:rsidRPr="00F03EBA">
          <w:rPr>
            <w:rFonts w:ascii="Times New Roman" w:hAnsi="Times New Roman" w:cs="Times New Roman"/>
            <w:rPrChange w:id="252" w:author="Alex" w:date="2015-05-08T10:52:00Z">
              <w:rPr>
                <w:rFonts w:ascii="Helvetica Neue"/>
              </w:rPr>
            </w:rPrChange>
          </w:rPr>
          <w:t>http://www.ncbi.nlm.nih.gov/pubmed/16381846?dopt=Abstract</w:t>
        </w:r>
      </w:ins>
      <w:del w:id="253" w:author="Justin Siegel" w:date="2015-05-06T21:54:00Z">
        <w:r w:rsidRPr="00F03EBA" w:rsidDel="00234EBC">
          <w:rPr>
            <w:rFonts w:ascii="Times New Roman" w:hAnsi="Times New Roman" w:cs="Times New Roman"/>
            <w:rPrChange w:id="254" w:author="Alex" w:date="2015-05-08T10:52:00Z">
              <w:rPr>
                <w:rFonts w:ascii="Helvetica Neue"/>
              </w:rPr>
            </w:rPrChange>
          </w:rPr>
          <w:delText>Gromiha</w:delText>
        </w:r>
      </w:del>
      <w:r w:rsidRPr="00F03EBA">
        <w:rPr>
          <w:rFonts w:ascii="Times New Roman" w:hAnsi="Times New Roman" w:cs="Times New Roman"/>
          <w:rPrChange w:id="255" w:author="Alex" w:date="2015-05-08T10:52:00Z">
            <w:rPr>
              <w:rFonts w:ascii="Helvetica Neue"/>
            </w:rPr>
          </w:rPrChange>
        </w:rPr>
        <w:t>]</w:t>
      </w:r>
      <w:ins w:id="256" w:author="Justin Siegel" w:date="2015-05-06T22:02:00Z">
        <w:r w:rsidR="007F4482" w:rsidRPr="00F03EBA">
          <w:rPr>
            <w:rFonts w:ascii="Times New Roman" w:hAnsi="Times New Roman" w:cs="Times New Roman"/>
            <w:rPrChange w:id="257" w:author="Alex" w:date="2015-05-08T10:52:00Z">
              <w:rPr>
                <w:rFonts w:ascii="Helvetica Neue"/>
              </w:rPr>
            </w:rPrChange>
          </w:rPr>
          <w:t xml:space="preserve">. This database is the gold standard used </w:t>
        </w:r>
      </w:ins>
      <w:del w:id="258" w:author="Justin Siegel" w:date="2015-05-06T22:02:00Z">
        <w:r w:rsidRPr="00F03EBA" w:rsidDel="007F4482">
          <w:rPr>
            <w:rFonts w:ascii="Times New Roman" w:hAnsi="Times New Roman" w:cs="Times New Roman"/>
            <w:rPrChange w:id="259" w:author="Alex" w:date="2015-05-08T10:52:00Z">
              <w:rPr>
                <w:rFonts w:ascii="Helvetica Neue"/>
              </w:rPr>
            </w:rPrChange>
          </w:rPr>
          <w:delText xml:space="preserve"> </w:delText>
        </w:r>
      </w:del>
      <w:ins w:id="260" w:author="Justin Siegel" w:date="2015-05-06T22:02:00Z">
        <w:r w:rsidR="007F4482" w:rsidRPr="00F03EBA">
          <w:rPr>
            <w:rFonts w:ascii="Times New Roman" w:hAnsi="Times New Roman" w:cs="Times New Roman"/>
            <w:rPrChange w:id="261" w:author="Alex" w:date="2015-05-08T10:52:00Z">
              <w:rPr>
                <w:rFonts w:ascii="Helvetica Neue"/>
              </w:rPr>
            </w:rPrChange>
          </w:rPr>
          <w:t xml:space="preserve">for </w:t>
        </w:r>
      </w:ins>
      <w:ins w:id="262" w:author="Justin Siegel" w:date="2015-05-06T21:57:00Z">
        <w:r w:rsidR="007F4482" w:rsidRPr="00F03EBA">
          <w:rPr>
            <w:rFonts w:ascii="Times New Roman" w:hAnsi="Times New Roman" w:cs="Times New Roman"/>
            <w:rPrChange w:id="263" w:author="Alex" w:date="2015-05-08T10:52:00Z">
              <w:rPr>
                <w:rFonts w:ascii="Helvetica Neue"/>
              </w:rPr>
            </w:rPrChange>
          </w:rPr>
          <w:t>the development of numerous</w:t>
        </w:r>
      </w:ins>
      <w:ins w:id="264" w:author="Justin Siegel" w:date="2015-05-06T21:56:00Z">
        <w:r w:rsidR="007F4482" w:rsidRPr="00F03EBA">
          <w:rPr>
            <w:rFonts w:ascii="Times New Roman" w:hAnsi="Times New Roman" w:cs="Times New Roman"/>
            <w:rPrChange w:id="265" w:author="Alex" w:date="2015-05-08T10:52:00Z">
              <w:rPr>
                <w:rFonts w:ascii="Helvetica Neue"/>
              </w:rPr>
            </w:rPrChange>
          </w:rPr>
          <w:t xml:space="preserve"> algorithms </w:t>
        </w:r>
      </w:ins>
      <w:ins w:id="266" w:author="Justin Siegel" w:date="2015-05-06T21:57:00Z">
        <w:r w:rsidR="007F4482" w:rsidRPr="00F03EBA">
          <w:rPr>
            <w:rFonts w:ascii="Times New Roman" w:hAnsi="Times New Roman" w:cs="Times New Roman"/>
            <w:rPrChange w:id="267" w:author="Alex" w:date="2015-05-08T10:52:00Z">
              <w:rPr>
                <w:rFonts w:ascii="Helvetica Neue"/>
              </w:rPr>
            </w:rPrChange>
          </w:rPr>
          <w:t xml:space="preserve">for predicting effects of mutations on </w:t>
        </w:r>
        <w:proofErr w:type="spellStart"/>
        <w:r w:rsidR="007F4482" w:rsidRPr="00F03EBA">
          <w:rPr>
            <w:rFonts w:ascii="Times New Roman" w:hAnsi="Times New Roman" w:cs="Times New Roman"/>
            <w:rPrChange w:id="268" w:author="Alex" w:date="2015-05-08T10:52:00Z">
              <w:rPr>
                <w:rFonts w:ascii="Helvetica Neue"/>
              </w:rPr>
            </w:rPrChange>
          </w:rPr>
          <w:t>thermostability</w:t>
        </w:r>
        <w:proofErr w:type="spellEnd"/>
        <w:r w:rsidR="007F4482" w:rsidRPr="00F03EBA">
          <w:rPr>
            <w:rFonts w:ascii="Times New Roman" w:hAnsi="Times New Roman" w:cs="Times New Roman"/>
            <w:rPrChange w:id="269" w:author="Alex" w:date="2015-05-08T10:52:00Z">
              <w:rPr>
                <w:rFonts w:ascii="Helvetica Neue"/>
              </w:rPr>
            </w:rPrChange>
          </w:rPr>
          <w:t xml:space="preserve"> </w:t>
        </w:r>
      </w:ins>
      <w:ins w:id="270" w:author="Justin Siegel" w:date="2015-05-06T21:56:00Z">
        <w:r w:rsidR="007F4482" w:rsidRPr="00F03EBA">
          <w:rPr>
            <w:rFonts w:ascii="Times New Roman" w:hAnsi="Times New Roman" w:cs="Times New Roman"/>
            <w:rPrChange w:id="271" w:author="Alex" w:date="2015-05-08T10:52:00Z">
              <w:rPr>
                <w:rFonts w:ascii="Helvetica Neue"/>
              </w:rPr>
            </w:rPrChange>
          </w:rPr>
          <w:t xml:space="preserve">(CITE </w:t>
        </w:r>
        <w:proofErr w:type="spellStart"/>
        <w:r w:rsidR="007F4482" w:rsidRPr="00F03EBA">
          <w:rPr>
            <w:rFonts w:ascii="Times New Roman" w:hAnsi="Times New Roman" w:cs="Times New Roman"/>
            <w:rPrChange w:id="272" w:author="Alex" w:date="2015-05-08T10:52:00Z">
              <w:rPr>
                <w:rFonts w:ascii="Helvetica Neue"/>
              </w:rPr>
            </w:rPrChange>
          </w:rPr>
          <w:t>FoldX</w:t>
        </w:r>
        <w:proofErr w:type="spellEnd"/>
        <w:r w:rsidR="007F4482" w:rsidRPr="00F03EBA">
          <w:rPr>
            <w:rFonts w:ascii="Times New Roman" w:hAnsi="Times New Roman" w:cs="Times New Roman"/>
            <w:rPrChange w:id="273" w:author="Alex" w:date="2015-05-08T10:52:00Z">
              <w:rPr>
                <w:rFonts w:ascii="Helvetica Neue"/>
              </w:rPr>
            </w:rPrChange>
          </w:rPr>
          <w:t xml:space="preserve"> and </w:t>
        </w:r>
      </w:ins>
      <w:ins w:id="274" w:author="Justin Siegel" w:date="2015-05-06T23:19:00Z">
        <w:r w:rsidR="000B5A9C" w:rsidRPr="00F03EBA">
          <w:rPr>
            <w:rFonts w:ascii="Times New Roman" w:hAnsi="Times New Roman" w:cs="Times New Roman"/>
            <w:rPrChange w:id="275" w:author="Alex" w:date="2015-05-08T10:52:00Z">
              <w:rPr>
                <w:rFonts w:ascii="Helvetica Neue"/>
              </w:rPr>
            </w:rPrChange>
          </w:rPr>
          <w:t>http://www.ncbi.nlm.nih.gov/pubmed/21287615</w:t>
        </w:r>
      </w:ins>
      <w:ins w:id="276" w:author="Justin Siegel" w:date="2015-05-06T21:56:00Z">
        <w:r w:rsidR="007F4482" w:rsidRPr="00F03EBA">
          <w:rPr>
            <w:rFonts w:ascii="Times New Roman" w:hAnsi="Times New Roman" w:cs="Times New Roman"/>
            <w:rPrChange w:id="277" w:author="Alex" w:date="2015-05-08T10:52:00Z">
              <w:rPr>
                <w:rFonts w:ascii="Helvetica Neue"/>
              </w:rPr>
            </w:rPrChange>
          </w:rPr>
          <w:t>)</w:t>
        </w:r>
      </w:ins>
      <w:ins w:id="278" w:author="Justin Siegel" w:date="2015-05-06T21:57:00Z">
        <w:r w:rsidR="007F4482" w:rsidRPr="00F03EBA">
          <w:rPr>
            <w:rFonts w:ascii="Times New Roman" w:hAnsi="Times New Roman" w:cs="Times New Roman"/>
            <w:rPrChange w:id="279" w:author="Alex" w:date="2015-05-08T10:52:00Z">
              <w:rPr>
                <w:rFonts w:ascii="Helvetica Neue"/>
              </w:rPr>
            </w:rPrChange>
          </w:rPr>
          <w:t>.</w:t>
        </w:r>
      </w:ins>
      <w:ins w:id="280" w:author="Justin Siegel" w:date="2015-05-06T21:58:00Z">
        <w:r w:rsidR="007F4482" w:rsidRPr="00F03EBA">
          <w:rPr>
            <w:rFonts w:ascii="Times New Roman" w:hAnsi="Times New Roman" w:cs="Times New Roman"/>
            <w:rPrChange w:id="281" w:author="Alex" w:date="2015-05-08T10:52:00Z">
              <w:rPr>
                <w:rFonts w:ascii="Helvetica Neue"/>
              </w:rPr>
            </w:rPrChange>
          </w:rPr>
          <w:t xml:space="preserve"> </w:t>
        </w:r>
      </w:ins>
      <w:del w:id="282" w:author="Justin Siegel" w:date="2015-05-06T21:58:00Z">
        <w:r w:rsidRPr="00F03EBA" w:rsidDel="007F4482">
          <w:rPr>
            <w:rFonts w:ascii="Times New Roman" w:hAnsi="Times New Roman" w:cs="Times New Roman"/>
            <w:rPrChange w:id="283" w:author="Alex" w:date="2015-05-08T10:52:00Z">
              <w:rPr>
                <w:rFonts w:ascii="Helvetica Neue"/>
              </w:rPr>
            </w:rPrChange>
          </w:rPr>
          <w:delText>However, no equivalent dataset of sequenced, purified, and kinetically characterized enzyme mutants exists. While many large mutant enzyme libraries have been produced and screened, often only a small subset of the libraries are produced, purified, and kinetically characterized to determine Michaelis-Menten constants for each mutant. [Sunden, Kwan]</w:delText>
        </w:r>
      </w:del>
    </w:p>
    <w:p w14:paraId="707F90CB" w14:textId="77777777" w:rsidR="006455CB" w:rsidRPr="00F03EBA" w:rsidRDefault="0093136D">
      <w:pPr>
        <w:pStyle w:val="Body"/>
        <w:spacing w:line="480" w:lineRule="auto"/>
        <w:ind w:firstLine="720"/>
        <w:rPr>
          <w:ins w:id="284" w:author="Justin Siegel" w:date="2015-05-06T22:06:00Z"/>
          <w:rFonts w:ascii="Times New Roman" w:hAnsi="Times New Roman" w:cs="Times New Roman"/>
          <w:rPrChange w:id="285" w:author="Alex" w:date="2015-05-08T10:52:00Z">
            <w:rPr>
              <w:ins w:id="286" w:author="Justin Siegel" w:date="2015-05-06T22:06:00Z"/>
              <w:rFonts w:ascii="Helvetica Neue"/>
            </w:rPr>
          </w:rPrChange>
        </w:rPr>
        <w:pPrChange w:id="287" w:author="Justin Siegel" w:date="2015-05-07T00:06:00Z">
          <w:pPr>
            <w:pStyle w:val="Body"/>
            <w:spacing w:line="480" w:lineRule="auto"/>
          </w:pPr>
        </w:pPrChange>
      </w:pPr>
      <w:del w:id="288" w:author="Justin Siegel" w:date="2015-05-06T22:03:00Z">
        <w:r w:rsidRPr="00F03EBA" w:rsidDel="007F4482">
          <w:rPr>
            <w:rFonts w:ascii="Times New Roman" w:eastAsia="Helvetica Neue" w:hAnsi="Times New Roman" w:cs="Times New Roman"/>
            <w:rPrChange w:id="289" w:author="Alex" w:date="2015-05-08T10:52:00Z">
              <w:rPr>
                <w:rFonts w:ascii="Helvetica Neue" w:eastAsia="Helvetica Neue" w:hAnsi="Helvetica Neue" w:cs="Helvetica Neue"/>
              </w:rPr>
            </w:rPrChange>
          </w:rPr>
          <w:tab/>
        </w:r>
        <w:r w:rsidRPr="00F03EBA" w:rsidDel="007F4482">
          <w:rPr>
            <w:rFonts w:ascii="Times New Roman" w:hAnsi="Times New Roman" w:cs="Times New Roman"/>
            <w:rPrChange w:id="290" w:author="Alex" w:date="2015-05-08T10:52:00Z">
              <w:rPr>
                <w:rFonts w:ascii="Helvetica Neue"/>
              </w:rPr>
            </w:rPrChange>
          </w:rPr>
          <w:delText>Due to the lack of quantitative sequence-function datasets for enzymes, many efforts to develop and evaluate modeling algorithms have focused on the ability to computationally recapitulate protein sequences of known function, opposed to recapitulation of experimentally characterized effects. It is clear that sequence recovery is a non-ideal metric as there are many mutations that are neutral or beneficial to function (as shown here). The selection of informative structural features which predict experimentally-observed rate constants has been impossible without data correlating structural metrics of computational designs to the subsequently characterized mutant enzymes’ kinetic parameters.</w:delText>
        </w:r>
      </w:del>
      <w:r w:rsidRPr="00F03EBA">
        <w:rPr>
          <w:rFonts w:ascii="Times New Roman" w:hAnsi="Times New Roman" w:cs="Times New Roman"/>
          <w:rPrChange w:id="291" w:author="Alex" w:date="2015-05-08T10:52:00Z">
            <w:rPr>
              <w:rFonts w:ascii="Helvetica Neue"/>
            </w:rPr>
          </w:rPrChange>
        </w:rPr>
        <w:t xml:space="preserve"> </w:t>
      </w:r>
    </w:p>
    <w:p w14:paraId="68E2BB7F" w14:textId="77777777" w:rsidR="000671D1" w:rsidRPr="00F03EBA" w:rsidRDefault="000671D1" w:rsidP="008F11BF">
      <w:pPr>
        <w:pStyle w:val="Body"/>
        <w:spacing w:line="480" w:lineRule="auto"/>
        <w:ind w:firstLine="720"/>
        <w:rPr>
          <w:ins w:id="292" w:author="Justin Siegel" w:date="2015-05-06T22:06:00Z"/>
          <w:rFonts w:ascii="Times New Roman" w:eastAsia="Helvetica Neue" w:hAnsi="Times New Roman" w:cs="Times New Roman"/>
          <w:rPrChange w:id="293" w:author="Alex" w:date="2015-05-08T10:52:00Z">
            <w:rPr>
              <w:ins w:id="294" w:author="Justin Siegel" w:date="2015-05-06T22:06:00Z"/>
              <w:rFonts w:ascii="Helvetica Neue" w:eastAsia="Helvetica Neue" w:hAnsi="Helvetica Neue" w:cs="Helvetica Neue"/>
            </w:rPr>
          </w:rPrChange>
        </w:rPr>
      </w:pPr>
      <w:ins w:id="295" w:author="Justin Siegel" w:date="2015-05-06T22:13:00Z">
        <w:r w:rsidRPr="00F03EBA">
          <w:rPr>
            <w:rFonts w:ascii="Times New Roman" w:eastAsia="Helvetica Neue" w:hAnsi="Times New Roman" w:cs="Times New Roman"/>
            <w:rPrChange w:id="296" w:author="Alex" w:date="2015-05-08T10:52:00Z">
              <w:rPr>
                <w:rFonts w:ascii="Helvetica Neue" w:eastAsia="Helvetica Neue" w:hAnsi="Helvetica Neue" w:cs="Helvetica Neue"/>
              </w:rPr>
            </w:rPrChange>
          </w:rPr>
          <w:lastRenderedPageBreak/>
          <w:t>Here,</w:t>
        </w:r>
      </w:ins>
      <w:ins w:id="297" w:author="Justin Siegel" w:date="2015-05-06T22:10:00Z">
        <w:r w:rsidRPr="00F03EBA">
          <w:rPr>
            <w:rFonts w:ascii="Times New Roman" w:eastAsia="Helvetica Neue" w:hAnsi="Times New Roman" w:cs="Times New Roman"/>
            <w:rPrChange w:id="298" w:author="Alex" w:date="2015-05-08T10:52:00Z">
              <w:rPr>
                <w:rFonts w:ascii="Helvetica Neue" w:eastAsia="Helvetica Neue" w:hAnsi="Helvetica Neue" w:cs="Helvetica Neue"/>
              </w:rPr>
            </w:rPrChange>
          </w:rPr>
          <w:t xml:space="preserve"> we take the first key step towards developing a </w:t>
        </w:r>
      </w:ins>
      <w:ins w:id="299" w:author="Justin Siegel" w:date="2015-05-06T22:25:00Z">
        <w:r w:rsidR="008F11BF" w:rsidRPr="00F03EBA">
          <w:rPr>
            <w:rFonts w:ascii="Times New Roman" w:eastAsia="Helvetica Neue" w:hAnsi="Times New Roman" w:cs="Times New Roman"/>
            <w:rPrChange w:id="300" w:author="Alex" w:date="2015-05-08T10:52:00Z">
              <w:rPr>
                <w:rFonts w:ascii="Helvetica Neue" w:eastAsia="Helvetica Neue" w:hAnsi="Helvetica Neue" w:cs="Helvetica Neue"/>
              </w:rPr>
            </w:rPrChange>
          </w:rPr>
          <w:t>data set</w:t>
        </w:r>
      </w:ins>
      <w:ins w:id="301" w:author="Justin Siegel" w:date="2015-05-06T22:30:00Z">
        <w:r w:rsidR="007826E3" w:rsidRPr="00F03EBA">
          <w:rPr>
            <w:rFonts w:ascii="Times New Roman" w:eastAsia="Helvetica Neue" w:hAnsi="Times New Roman" w:cs="Times New Roman"/>
            <w:rPrChange w:id="302" w:author="Alex" w:date="2015-05-08T10:52:00Z">
              <w:rPr>
                <w:rFonts w:ascii="Helvetica Neue" w:eastAsia="Helvetica Neue" w:hAnsi="Helvetica Neue" w:cs="Helvetica Neue"/>
              </w:rPr>
            </w:rPrChange>
          </w:rPr>
          <w:t xml:space="preserve"> of enzyme mutants with measured effects on kinetic constants (i.e. kcat and Km) that is both large enough and has a wide enough </w:t>
        </w:r>
      </w:ins>
      <w:ins w:id="303" w:author="Justin Siegel" w:date="2015-05-06T22:28:00Z">
        <w:r w:rsidR="007826E3" w:rsidRPr="00F03EBA">
          <w:rPr>
            <w:rFonts w:ascii="Times New Roman" w:eastAsia="Helvetica Neue" w:hAnsi="Times New Roman" w:cs="Times New Roman"/>
            <w:rPrChange w:id="304" w:author="Alex" w:date="2015-05-08T10:52:00Z">
              <w:rPr>
                <w:rFonts w:ascii="Helvetica Neue" w:eastAsia="Helvetica Neue" w:hAnsi="Helvetica Neue" w:cs="Helvetica Neue"/>
              </w:rPr>
            </w:rPrChange>
          </w:rPr>
          <w:t>dynamic range</w:t>
        </w:r>
      </w:ins>
      <w:ins w:id="305" w:author="Justin Siegel" w:date="2015-05-06T22:29:00Z">
        <w:r w:rsidR="007826E3" w:rsidRPr="00F03EBA">
          <w:rPr>
            <w:rFonts w:ascii="Times New Roman" w:eastAsia="Helvetica Neue" w:hAnsi="Times New Roman" w:cs="Times New Roman"/>
            <w:rPrChange w:id="306" w:author="Alex" w:date="2015-05-08T10:52:00Z">
              <w:rPr>
                <w:rFonts w:ascii="Helvetica Neue" w:eastAsia="Helvetica Neue" w:hAnsi="Helvetica Neue" w:cs="Helvetica Neue"/>
              </w:rPr>
            </w:rPrChange>
          </w:rPr>
          <w:t xml:space="preserve"> </w:t>
        </w:r>
      </w:ins>
      <w:ins w:id="307" w:author="Justin Siegel" w:date="2015-05-06T22:25:00Z">
        <w:r w:rsidR="008F11BF" w:rsidRPr="00F03EBA">
          <w:rPr>
            <w:rFonts w:ascii="Times New Roman" w:eastAsia="Helvetica Neue" w:hAnsi="Times New Roman" w:cs="Times New Roman"/>
            <w:rPrChange w:id="308" w:author="Alex" w:date="2015-05-08T10:52:00Z">
              <w:rPr>
                <w:rFonts w:ascii="Helvetica Neue" w:eastAsia="Helvetica Neue" w:hAnsi="Helvetica Neue" w:cs="Helvetica Neue"/>
              </w:rPr>
            </w:rPrChange>
          </w:rPr>
          <w:t>to enable training of computational</w:t>
        </w:r>
        <w:r w:rsidR="007826E3" w:rsidRPr="00F03EBA">
          <w:rPr>
            <w:rFonts w:ascii="Times New Roman" w:eastAsia="Helvetica Neue" w:hAnsi="Times New Roman" w:cs="Times New Roman"/>
            <w:rPrChange w:id="309" w:author="Alex" w:date="2015-05-08T10:52:00Z">
              <w:rPr>
                <w:rFonts w:ascii="Helvetica Neue" w:eastAsia="Helvetica Neue" w:hAnsi="Helvetica Neue" w:cs="Helvetica Neue"/>
              </w:rPr>
            </w:rPrChange>
          </w:rPr>
          <w:t xml:space="preserve"> protein design algorithms</w:t>
        </w:r>
      </w:ins>
      <w:ins w:id="310" w:author="Justin Siegel" w:date="2015-05-06T22:11:00Z">
        <w:r w:rsidRPr="00F03EBA">
          <w:rPr>
            <w:rFonts w:ascii="Times New Roman" w:eastAsia="Helvetica Neue" w:hAnsi="Times New Roman" w:cs="Times New Roman"/>
            <w:rPrChange w:id="311" w:author="Alex" w:date="2015-05-08T10:52:00Z">
              <w:rPr>
                <w:rFonts w:ascii="Helvetica Neue" w:eastAsia="Helvetica Neue" w:hAnsi="Helvetica Neue" w:cs="Helvetica Neue"/>
              </w:rPr>
            </w:rPrChange>
          </w:rPr>
          <w:t xml:space="preserve">. </w:t>
        </w:r>
      </w:ins>
      <w:ins w:id="312" w:author="Justin Siegel" w:date="2015-05-06T22:16:00Z">
        <w:r w:rsidR="008F11BF" w:rsidRPr="00F03EBA">
          <w:rPr>
            <w:rFonts w:ascii="Times New Roman" w:eastAsia="Helvetica Neue" w:hAnsi="Times New Roman" w:cs="Times New Roman"/>
            <w:rPrChange w:id="313" w:author="Alex" w:date="2015-05-08T10:52:00Z">
              <w:rPr>
                <w:rFonts w:ascii="Helvetica Neue" w:eastAsia="Helvetica Neue" w:hAnsi="Helvetica Neue" w:cs="Helvetica Neue"/>
              </w:rPr>
            </w:rPrChange>
          </w:rPr>
          <w:t>The initial enzyme of focus is a</w:t>
        </w:r>
      </w:ins>
      <w:ins w:id="314" w:author="Justin Siegel" w:date="2015-05-06T22:12:00Z">
        <w:r w:rsidRPr="00F03EBA">
          <w:rPr>
            <w:rFonts w:ascii="Times New Roman" w:eastAsia="Helvetica Neue" w:hAnsi="Times New Roman" w:cs="Times New Roman"/>
            <w:rPrChange w:id="315" w:author="Alex" w:date="2015-05-08T10:52:00Z">
              <w:rPr>
                <w:rFonts w:ascii="Helvetica Neue" w:eastAsia="Helvetica Neue" w:hAnsi="Helvetica Neue" w:cs="Helvetica Neue"/>
              </w:rPr>
            </w:rPrChange>
          </w:rPr>
          <w:t xml:space="preserve"> family 1 glycoside hydrolase</w:t>
        </w:r>
      </w:ins>
      <w:ins w:id="316" w:author="Justin Siegel" w:date="2015-05-06T22:06:00Z">
        <w:r w:rsidRPr="00F03EBA">
          <w:rPr>
            <w:rFonts w:ascii="Times New Roman" w:eastAsia="Helvetica Neue" w:hAnsi="Times New Roman" w:cs="Times New Roman"/>
            <w:rPrChange w:id="317" w:author="Alex" w:date="2015-05-08T10:52:00Z">
              <w:rPr>
                <w:rFonts w:ascii="Helvetica Neue" w:eastAsia="Helvetica Neue" w:hAnsi="Helvetica Neue" w:cs="Helvetica Neue"/>
              </w:rPr>
            </w:rPrChange>
          </w:rPr>
          <w:t xml:space="preserve"> ß-glucosidase B from </w:t>
        </w:r>
        <w:proofErr w:type="spellStart"/>
        <w:r w:rsidRPr="00F03EBA">
          <w:rPr>
            <w:rFonts w:ascii="Times New Roman" w:eastAsia="Helvetica Neue" w:hAnsi="Times New Roman" w:cs="Times New Roman"/>
            <w:rPrChange w:id="318" w:author="Alex" w:date="2015-05-08T10:52:00Z">
              <w:rPr>
                <w:rFonts w:ascii="Helvetica Neue" w:eastAsia="Helvetica Neue" w:hAnsi="Helvetica Neue" w:cs="Helvetica Neue"/>
              </w:rPr>
            </w:rPrChange>
          </w:rPr>
          <w:t>Paenibacillus</w:t>
        </w:r>
        <w:proofErr w:type="spellEnd"/>
        <w:r w:rsidRPr="00F03EBA">
          <w:rPr>
            <w:rFonts w:ascii="Times New Roman" w:eastAsia="Helvetica Neue" w:hAnsi="Times New Roman" w:cs="Times New Roman"/>
            <w:rPrChange w:id="319" w:author="Alex" w:date="2015-05-08T10:52:00Z">
              <w:rPr>
                <w:rFonts w:ascii="Helvetica Neue" w:eastAsia="Helvetica Neue" w:hAnsi="Helvetica Neue" w:cs="Helvetica Neue"/>
              </w:rPr>
            </w:rPrChange>
          </w:rPr>
          <w:t xml:space="preserve"> </w:t>
        </w:r>
        <w:proofErr w:type="spellStart"/>
        <w:r w:rsidRPr="00F03EBA">
          <w:rPr>
            <w:rFonts w:ascii="Times New Roman" w:eastAsia="Helvetica Neue" w:hAnsi="Times New Roman" w:cs="Times New Roman"/>
            <w:rPrChange w:id="320" w:author="Alex" w:date="2015-05-08T10:52:00Z">
              <w:rPr>
                <w:rFonts w:ascii="Helvetica Neue" w:eastAsia="Helvetica Neue" w:hAnsi="Helvetica Neue" w:cs="Helvetica Neue"/>
              </w:rPr>
            </w:rPrChange>
          </w:rPr>
          <w:t>polymyxa</w:t>
        </w:r>
        <w:proofErr w:type="spellEnd"/>
        <w:r w:rsidRPr="00F03EBA">
          <w:rPr>
            <w:rFonts w:ascii="Times New Roman" w:eastAsia="Helvetica Neue" w:hAnsi="Times New Roman" w:cs="Times New Roman"/>
            <w:rPrChange w:id="321" w:author="Alex" w:date="2015-05-08T10:52:00Z">
              <w:rPr>
                <w:rFonts w:ascii="Helvetica Neue" w:eastAsia="Helvetica Neue" w:hAnsi="Helvetica Neue" w:cs="Helvetica Neue"/>
              </w:rPr>
            </w:rPrChange>
          </w:rPr>
          <w:t xml:space="preserve"> (BglB).</w:t>
        </w:r>
      </w:ins>
      <w:ins w:id="322" w:author="Justin Siegel" w:date="2015-05-06T22:14:00Z">
        <w:r w:rsidRPr="00F03EBA">
          <w:rPr>
            <w:rFonts w:ascii="Times New Roman" w:eastAsia="Helvetica Neue" w:hAnsi="Times New Roman" w:cs="Times New Roman"/>
            <w:rPrChange w:id="323" w:author="Alex" w:date="2015-05-08T10:52:00Z">
              <w:rPr>
                <w:rFonts w:ascii="Helvetica Neue" w:eastAsia="Helvetica Neue" w:hAnsi="Helvetica Neue" w:cs="Helvetica Neue"/>
              </w:rPr>
            </w:rPrChange>
          </w:rPr>
          <w:t xml:space="preserve"> </w:t>
        </w:r>
      </w:ins>
      <w:ins w:id="324" w:author="Justin Siegel" w:date="2015-05-06T22:15:00Z">
        <w:r w:rsidRPr="00F03EBA">
          <w:rPr>
            <w:rFonts w:ascii="Times New Roman" w:eastAsia="Helvetica Neue" w:hAnsi="Times New Roman" w:cs="Times New Roman"/>
            <w:rPrChange w:id="325" w:author="Alex" w:date="2015-05-08T10:52:00Z">
              <w:rPr>
                <w:rFonts w:ascii="Helvetica Neue" w:eastAsia="Helvetica Neue" w:hAnsi="Helvetica Neue" w:cs="Helvetica Neue"/>
              </w:rPr>
            </w:rPrChange>
          </w:rPr>
          <w:t>The</w:t>
        </w:r>
      </w:ins>
      <w:ins w:id="326" w:author="Justin Siegel" w:date="2015-05-06T22:14:00Z">
        <w:r w:rsidRPr="00F03EBA">
          <w:rPr>
            <w:rFonts w:ascii="Times New Roman" w:eastAsia="Helvetica Neue" w:hAnsi="Times New Roman" w:cs="Times New Roman"/>
            <w:rPrChange w:id="327" w:author="Alex" w:date="2015-05-08T10:52:00Z">
              <w:rPr>
                <w:rFonts w:ascii="Helvetica Neue" w:eastAsia="Helvetica Neue" w:hAnsi="Helvetica Neue" w:cs="Helvetica Neue"/>
              </w:rPr>
            </w:rPrChange>
          </w:rPr>
          <w:t xml:space="preserve"> f</w:t>
        </w:r>
      </w:ins>
      <w:ins w:id="328" w:author="Justin Siegel" w:date="2015-05-06T22:06:00Z">
        <w:r w:rsidRPr="00F03EBA">
          <w:rPr>
            <w:rFonts w:ascii="Times New Roman" w:eastAsia="Helvetica Neue" w:hAnsi="Times New Roman" w:cs="Times New Roman"/>
            <w:rPrChange w:id="329" w:author="Alex" w:date="2015-05-08T10:52:00Z">
              <w:rPr>
                <w:rFonts w:ascii="Helvetica Neue" w:eastAsia="Helvetica Neue" w:hAnsi="Helvetica Neue" w:cs="Helvetica Neue"/>
              </w:rPr>
            </w:rPrChange>
          </w:rPr>
          <w:t xml:space="preserve">amily 1 glycoside hydrolases </w:t>
        </w:r>
      </w:ins>
      <w:ins w:id="330" w:author="Justin Siegel" w:date="2015-05-06T22:15:00Z">
        <w:r w:rsidRPr="00F03EBA">
          <w:rPr>
            <w:rFonts w:ascii="Times New Roman" w:eastAsia="Helvetica Neue" w:hAnsi="Times New Roman" w:cs="Times New Roman"/>
            <w:rPrChange w:id="331" w:author="Alex" w:date="2015-05-08T10:52:00Z">
              <w:rPr>
                <w:rFonts w:ascii="Helvetica Neue" w:eastAsia="Helvetica Neue" w:hAnsi="Helvetica Neue" w:cs="Helvetica Neue"/>
              </w:rPr>
            </w:rPrChange>
          </w:rPr>
          <w:t>have</w:t>
        </w:r>
      </w:ins>
      <w:ins w:id="332" w:author="Justin Siegel" w:date="2015-05-06T22:06:00Z">
        <w:r w:rsidRPr="00F03EBA">
          <w:rPr>
            <w:rFonts w:ascii="Times New Roman" w:eastAsia="Helvetica Neue" w:hAnsi="Times New Roman" w:cs="Times New Roman"/>
            <w:rPrChange w:id="333" w:author="Alex" w:date="2015-05-08T10:52:00Z">
              <w:rPr>
                <w:rFonts w:ascii="Helvetica Neue" w:eastAsia="Helvetica Neue" w:hAnsi="Helvetica Neue" w:cs="Helvetica Neue"/>
              </w:rPr>
            </w:rPrChange>
          </w:rPr>
          <w:t xml:space="preserve"> been the subject of numerous structural and kinetic studies due to their importance as the penultimate step in cellular </w:t>
        </w:r>
        <w:proofErr w:type="spellStart"/>
        <w:r w:rsidRPr="00F03EBA">
          <w:rPr>
            <w:rFonts w:ascii="Times New Roman" w:eastAsia="Helvetica Neue" w:hAnsi="Times New Roman" w:cs="Times New Roman"/>
            <w:rPrChange w:id="334" w:author="Alex" w:date="2015-05-08T10:52:00Z">
              <w:rPr>
                <w:rFonts w:ascii="Helvetica Neue" w:eastAsia="Helvetica Neue" w:hAnsi="Helvetica Neue" w:cs="Helvetica Neue"/>
              </w:rPr>
            </w:rPrChange>
          </w:rPr>
          <w:t>ligno</w:t>
        </w:r>
        <w:proofErr w:type="spellEnd"/>
        <w:r w:rsidRPr="00F03EBA">
          <w:rPr>
            <w:rFonts w:ascii="Times New Roman" w:eastAsia="Helvetica Neue" w:hAnsi="Times New Roman" w:cs="Times New Roman"/>
            <w:rPrChange w:id="335" w:author="Alex" w:date="2015-05-08T10:52:00Z">
              <w:rPr>
                <w:rFonts w:ascii="Helvetica Neue" w:eastAsia="Helvetica Neue" w:hAnsi="Helvetica Neue" w:cs="Helvetica Neue"/>
              </w:rPr>
            </w:rPrChange>
          </w:rPr>
          <w:t xml:space="preserve">-cellulose utilization. [] An X-ray crystal structure of BglB indicates that BglB follows a classical </w:t>
        </w:r>
        <w:proofErr w:type="spellStart"/>
        <w:r w:rsidRPr="00F03EBA">
          <w:rPr>
            <w:rFonts w:ascii="Times New Roman" w:eastAsia="Helvetica Neue" w:hAnsi="Times New Roman" w:cs="Times New Roman"/>
            <w:rPrChange w:id="336" w:author="Alex" w:date="2015-05-08T10:52:00Z">
              <w:rPr>
                <w:rFonts w:ascii="Helvetica Neue" w:eastAsia="Helvetica Neue" w:hAnsi="Helvetica Neue" w:cs="Helvetica Neue"/>
              </w:rPr>
            </w:rPrChange>
          </w:rPr>
          <w:t>Koshland</w:t>
        </w:r>
        <w:proofErr w:type="spellEnd"/>
        <w:r w:rsidRPr="00F03EBA">
          <w:rPr>
            <w:rFonts w:ascii="Times New Roman" w:eastAsia="Helvetica Neue" w:hAnsi="Times New Roman" w:cs="Times New Roman"/>
            <w:rPrChange w:id="337" w:author="Alex" w:date="2015-05-08T10:52:00Z">
              <w:rPr>
                <w:rFonts w:ascii="Helvetica Neue" w:eastAsia="Helvetica Neue" w:hAnsi="Helvetica Neue" w:cs="Helvetica Neue"/>
              </w:rPr>
            </w:rPrChange>
          </w:rPr>
          <w:t xml:space="preserve"> double-displacement mechanism in which E353 performs a </w:t>
        </w:r>
        <w:proofErr w:type="spellStart"/>
        <w:r w:rsidRPr="00F03EBA">
          <w:rPr>
            <w:rFonts w:ascii="Times New Roman" w:eastAsia="Helvetica Neue" w:hAnsi="Times New Roman" w:cs="Times New Roman"/>
            <w:rPrChange w:id="338" w:author="Alex" w:date="2015-05-08T10:52:00Z">
              <w:rPr>
                <w:rFonts w:ascii="Helvetica Neue" w:eastAsia="Helvetica Neue" w:hAnsi="Helvetica Neue" w:cs="Helvetica Neue"/>
              </w:rPr>
            </w:rPrChange>
          </w:rPr>
          <w:t>nucleo-philic</w:t>
        </w:r>
        <w:proofErr w:type="spellEnd"/>
        <w:r w:rsidRPr="00F03EBA">
          <w:rPr>
            <w:rFonts w:ascii="Times New Roman" w:eastAsia="Helvetica Neue" w:hAnsi="Times New Roman" w:cs="Times New Roman"/>
            <w:rPrChange w:id="339" w:author="Alex" w:date="2015-05-08T10:52:00Z">
              <w:rPr>
                <w:rFonts w:ascii="Helvetica Neue" w:eastAsia="Helvetica Neue" w:hAnsi="Helvetica Neue" w:cs="Helvetica Neue"/>
              </w:rPr>
            </w:rPrChange>
          </w:rPr>
          <w:t xml:space="preserve"> attack on the </w:t>
        </w:r>
        <w:proofErr w:type="spellStart"/>
        <w:r w:rsidRPr="00F03EBA">
          <w:rPr>
            <w:rFonts w:ascii="Times New Roman" w:eastAsia="Helvetica Neue" w:hAnsi="Times New Roman" w:cs="Times New Roman"/>
            <w:rPrChange w:id="340" w:author="Alex" w:date="2015-05-08T10:52:00Z">
              <w:rPr>
                <w:rFonts w:ascii="Helvetica Neue" w:eastAsia="Helvetica Neue" w:hAnsi="Helvetica Neue" w:cs="Helvetica Neue"/>
              </w:rPr>
            </w:rPrChange>
          </w:rPr>
          <w:t>anomeri</w:t>
        </w:r>
        <w:r w:rsidR="007826E3" w:rsidRPr="00F03EBA">
          <w:rPr>
            <w:rFonts w:ascii="Times New Roman" w:eastAsia="Helvetica Neue" w:hAnsi="Times New Roman" w:cs="Times New Roman"/>
            <w:rPrChange w:id="341" w:author="Alex" w:date="2015-05-08T10:52:00Z">
              <w:rPr>
                <w:rFonts w:ascii="Helvetica Neue" w:eastAsia="Helvetica Neue" w:hAnsi="Helvetica Neue" w:cs="Helvetica Neue"/>
              </w:rPr>
            </w:rPrChange>
          </w:rPr>
          <w:t>c</w:t>
        </w:r>
        <w:proofErr w:type="spellEnd"/>
        <w:r w:rsidR="007826E3" w:rsidRPr="00F03EBA">
          <w:rPr>
            <w:rFonts w:ascii="Times New Roman" w:eastAsia="Helvetica Neue" w:hAnsi="Times New Roman" w:cs="Times New Roman"/>
            <w:rPrChange w:id="342" w:author="Alex" w:date="2015-05-08T10:52:00Z">
              <w:rPr>
                <w:rFonts w:ascii="Helvetica Neue" w:eastAsia="Helvetica Neue" w:hAnsi="Helvetica Neue" w:cs="Helvetica Neue"/>
              </w:rPr>
            </w:rPrChange>
          </w:rPr>
          <w:t xml:space="preserve"> carbon of the substrate’s glu</w:t>
        </w:r>
        <w:r w:rsidRPr="00F03EBA">
          <w:rPr>
            <w:rFonts w:ascii="Times New Roman" w:eastAsia="Helvetica Neue" w:hAnsi="Times New Roman" w:cs="Times New Roman"/>
            <w:rPrChange w:id="343" w:author="Alex" w:date="2015-05-08T10:52:00Z">
              <w:rPr>
                <w:rFonts w:ascii="Helvetica Neue" w:eastAsia="Helvetica Neue" w:hAnsi="Helvetica Neue" w:cs="Helvetica Neue"/>
              </w:rPr>
            </w:rPrChange>
          </w:rPr>
          <w:t>cose moiety. The leaving group is protonated by E164. A third active site residue, Y295, orients E353 for catalysis with a hydrogen bond. [</w:t>
        </w:r>
        <w:proofErr w:type="spellStart"/>
        <w:r w:rsidRPr="00F03EBA">
          <w:rPr>
            <w:rFonts w:ascii="Times New Roman" w:eastAsia="Helvetica Neue" w:hAnsi="Times New Roman" w:cs="Times New Roman"/>
            <w:rPrChange w:id="344" w:author="Alex" w:date="2015-05-08T10:52:00Z">
              <w:rPr>
                <w:rFonts w:ascii="Helvetica Neue" w:eastAsia="Helvetica Neue" w:hAnsi="Helvetica Neue" w:cs="Helvetica Neue"/>
              </w:rPr>
            </w:rPrChange>
          </w:rPr>
          <w:t>Isorna</w:t>
        </w:r>
        <w:proofErr w:type="spellEnd"/>
        <w:r w:rsidRPr="00F03EBA">
          <w:rPr>
            <w:rFonts w:ascii="Times New Roman" w:eastAsia="Helvetica Neue" w:hAnsi="Times New Roman" w:cs="Times New Roman"/>
            <w:rPrChange w:id="345" w:author="Alex" w:date="2015-05-08T10:52:00Z">
              <w:rPr>
                <w:rFonts w:ascii="Helvetica Neue" w:eastAsia="Helvetica Neue" w:hAnsi="Helvetica Neue" w:cs="Helvetica Neue"/>
              </w:rPr>
            </w:rPrChange>
          </w:rPr>
          <w:t xml:space="preserve">] The protein structure and reaction scheme are provided in Figure 1. </w:t>
        </w:r>
      </w:ins>
    </w:p>
    <w:p w14:paraId="5D3FEBCC" w14:textId="77777777" w:rsidR="000671D1" w:rsidRPr="00F03EBA" w:rsidRDefault="008F11BF" w:rsidP="000671D1">
      <w:pPr>
        <w:pStyle w:val="Body"/>
        <w:spacing w:line="480" w:lineRule="auto"/>
        <w:ind w:firstLine="720"/>
        <w:rPr>
          <w:ins w:id="346" w:author="Justin Siegel" w:date="2015-05-06T22:06:00Z"/>
          <w:rFonts w:ascii="Times New Roman" w:eastAsia="Helvetica Neue" w:hAnsi="Times New Roman" w:cs="Times New Roman"/>
          <w:rPrChange w:id="347" w:author="Alex" w:date="2015-05-08T10:52:00Z">
            <w:rPr>
              <w:ins w:id="348" w:author="Justin Siegel" w:date="2015-05-06T22:06:00Z"/>
              <w:rFonts w:ascii="Helvetica Neue" w:eastAsia="Helvetica Neue" w:hAnsi="Helvetica Neue" w:cs="Helvetica Neue"/>
            </w:rPr>
          </w:rPrChange>
        </w:rPr>
      </w:pPr>
      <w:ins w:id="349" w:author="Justin Siegel" w:date="2015-05-06T22:17:00Z">
        <w:r w:rsidRPr="00F03EBA">
          <w:rPr>
            <w:rFonts w:ascii="Times New Roman" w:eastAsia="Helvetica Neue" w:hAnsi="Times New Roman" w:cs="Times New Roman"/>
            <w:rPrChange w:id="350" w:author="Alex" w:date="2015-05-08T10:52:00Z">
              <w:rPr>
                <w:rFonts w:ascii="Helvetica Neue" w:eastAsia="Helvetica Neue" w:hAnsi="Helvetica Neue" w:cs="Helvetica Neue"/>
              </w:rPr>
            </w:rPrChange>
          </w:rPr>
          <w:t>In this study</w:t>
        </w:r>
      </w:ins>
      <w:ins w:id="351" w:author="Justin Siegel" w:date="2015-05-06T22:18:00Z">
        <w:r w:rsidRPr="00F03EBA">
          <w:rPr>
            <w:rFonts w:ascii="Times New Roman" w:eastAsia="Helvetica Neue" w:hAnsi="Times New Roman" w:cs="Times New Roman"/>
            <w:rPrChange w:id="352" w:author="Alex" w:date="2015-05-08T10:52:00Z">
              <w:rPr>
                <w:rFonts w:ascii="Helvetica Neue" w:eastAsia="Helvetica Neue" w:hAnsi="Helvetica Neue" w:cs="Helvetica Neue"/>
              </w:rPr>
            </w:rPrChange>
          </w:rPr>
          <w:t xml:space="preserve"> we report the largest data set of its kind</w:t>
        </w:r>
      </w:ins>
      <w:ins w:id="353" w:author="Justin Siegel" w:date="2015-05-06T22:31:00Z">
        <w:r w:rsidR="007826E3" w:rsidRPr="00F03EBA">
          <w:rPr>
            <w:rFonts w:ascii="Times New Roman" w:eastAsia="Helvetica Neue" w:hAnsi="Times New Roman" w:cs="Times New Roman"/>
            <w:rPrChange w:id="354" w:author="Alex" w:date="2015-05-08T10:52:00Z">
              <w:rPr>
                <w:rFonts w:ascii="Helvetica Neue" w:eastAsia="Helvetica Neue" w:hAnsi="Helvetica Neue" w:cs="Helvetica Neue"/>
              </w:rPr>
            </w:rPrChange>
          </w:rPr>
          <w:t>,</w:t>
        </w:r>
      </w:ins>
      <w:ins w:id="355" w:author="Justin Siegel" w:date="2015-05-06T22:18:00Z">
        <w:r w:rsidRPr="00F03EBA">
          <w:rPr>
            <w:rFonts w:ascii="Times New Roman" w:eastAsia="Helvetica Neue" w:hAnsi="Times New Roman" w:cs="Times New Roman"/>
            <w:rPrChange w:id="356" w:author="Alex" w:date="2015-05-08T10:52:00Z">
              <w:rPr>
                <w:rFonts w:ascii="Helvetica Neue" w:eastAsia="Helvetica Neue" w:hAnsi="Helvetica Neue" w:cs="Helvetica Neue"/>
              </w:rPr>
            </w:rPrChange>
          </w:rPr>
          <w:t xml:space="preserve"> in which 104 mutants of BglB </w:t>
        </w:r>
      </w:ins>
      <w:ins w:id="357" w:author="Justin Siegel" w:date="2015-05-06T22:19:00Z">
        <w:r w:rsidRPr="00F03EBA">
          <w:rPr>
            <w:rFonts w:ascii="Times New Roman" w:eastAsia="Helvetica Neue" w:hAnsi="Times New Roman" w:cs="Times New Roman"/>
            <w:rPrChange w:id="358" w:author="Alex" w:date="2015-05-08T10:52:00Z">
              <w:rPr>
                <w:rFonts w:ascii="Helvetica Neue" w:eastAsia="Helvetica Neue" w:hAnsi="Helvetica Neue" w:cs="Helvetica Neue"/>
              </w:rPr>
            </w:rPrChange>
          </w:rPr>
          <w:t xml:space="preserve">are </w:t>
        </w:r>
      </w:ins>
      <w:ins w:id="359" w:author="Justin Siegel" w:date="2015-05-06T22:06:00Z">
        <w:r w:rsidR="000671D1" w:rsidRPr="00F03EBA">
          <w:rPr>
            <w:rFonts w:ascii="Times New Roman" w:eastAsia="Helvetica Neue" w:hAnsi="Times New Roman" w:cs="Times New Roman"/>
            <w:rPrChange w:id="360" w:author="Alex" w:date="2015-05-08T10:52:00Z">
              <w:rPr>
                <w:rFonts w:ascii="Helvetica Neue" w:eastAsia="Helvetica Neue" w:hAnsi="Helvetica Neue" w:cs="Helvetica Neue"/>
              </w:rPr>
            </w:rPrChange>
          </w:rPr>
          <w:t>produced, purified, and kinetic constants (kcat, KM, Ki) measured using the reporter substrate p-</w:t>
        </w:r>
        <w:proofErr w:type="spellStart"/>
        <w:r w:rsidR="000671D1" w:rsidRPr="00F03EBA">
          <w:rPr>
            <w:rFonts w:ascii="Times New Roman" w:eastAsia="Helvetica Neue" w:hAnsi="Times New Roman" w:cs="Times New Roman"/>
            <w:rPrChange w:id="361" w:author="Alex" w:date="2015-05-08T10:52:00Z">
              <w:rPr>
                <w:rFonts w:ascii="Helvetica Neue" w:eastAsia="Helvetica Neue" w:hAnsi="Helvetica Neue" w:cs="Helvetica Neue"/>
              </w:rPr>
            </w:rPrChange>
          </w:rPr>
          <w:t>nitrophenyl</w:t>
        </w:r>
        <w:proofErr w:type="spellEnd"/>
        <w:r w:rsidR="000671D1" w:rsidRPr="00F03EBA">
          <w:rPr>
            <w:rFonts w:ascii="Times New Roman" w:eastAsia="Helvetica Neue" w:hAnsi="Times New Roman" w:cs="Times New Roman"/>
            <w:rPrChange w:id="362" w:author="Alex" w:date="2015-05-08T10:52:00Z">
              <w:rPr>
                <w:rFonts w:ascii="Helvetica Neue" w:eastAsia="Helvetica Neue" w:hAnsi="Helvetica Neue" w:cs="Helvetica Neue"/>
              </w:rPr>
            </w:rPrChange>
          </w:rPr>
          <w:t>-ß-D-</w:t>
        </w:r>
        <w:proofErr w:type="spellStart"/>
        <w:r w:rsidR="000671D1" w:rsidRPr="00F03EBA">
          <w:rPr>
            <w:rFonts w:ascii="Times New Roman" w:eastAsia="Helvetica Neue" w:hAnsi="Times New Roman" w:cs="Times New Roman"/>
            <w:rPrChange w:id="363" w:author="Alex" w:date="2015-05-08T10:52:00Z">
              <w:rPr>
                <w:rFonts w:ascii="Helvetica Neue" w:eastAsia="Helvetica Neue" w:hAnsi="Helvetica Neue" w:cs="Helvetica Neue"/>
              </w:rPr>
            </w:rPrChange>
          </w:rPr>
          <w:t>glucoside</w:t>
        </w:r>
        <w:proofErr w:type="spellEnd"/>
        <w:r w:rsidR="000671D1" w:rsidRPr="00F03EBA">
          <w:rPr>
            <w:rFonts w:ascii="Times New Roman" w:eastAsia="Helvetica Neue" w:hAnsi="Times New Roman" w:cs="Times New Roman"/>
            <w:rPrChange w:id="364" w:author="Alex" w:date="2015-05-08T10:52:00Z">
              <w:rPr>
                <w:rFonts w:ascii="Helvetica Neue" w:eastAsia="Helvetica Neue" w:hAnsi="Helvetica Neue" w:cs="Helvetica Neue"/>
              </w:rPr>
            </w:rPrChange>
          </w:rPr>
          <w:t xml:space="preserve"> (pNPG). The production of this dataset revealed several mutations to non-catalytic residues (i.e. those not directly involved in the proposed reaction chemistry) that are as important to the enzyme-catalyzed reaction as catalytic residues. In addition, we demonstrate the ability to</w:t>
        </w:r>
      </w:ins>
      <w:ins w:id="365" w:author="Justin Siegel" w:date="2015-05-06T22:19:00Z">
        <w:r w:rsidRPr="00F03EBA">
          <w:rPr>
            <w:rFonts w:ascii="Times New Roman" w:eastAsia="Helvetica Neue" w:hAnsi="Times New Roman" w:cs="Times New Roman"/>
            <w:rPrChange w:id="366" w:author="Alex" w:date="2015-05-08T10:52:00Z">
              <w:rPr>
                <w:rFonts w:ascii="Helvetica Neue" w:eastAsia="Helvetica Neue" w:hAnsi="Helvetica Neue" w:cs="Helvetica Neue"/>
              </w:rPr>
            </w:rPrChange>
          </w:rPr>
          <w:t xml:space="preserve"> utilize this dataset to train computational methods for the prediction </w:t>
        </w:r>
      </w:ins>
      <w:ins w:id="367" w:author="Justin Siegel" w:date="2015-05-06T22:06:00Z">
        <w:r w:rsidR="000671D1" w:rsidRPr="00F03EBA">
          <w:rPr>
            <w:rFonts w:ascii="Times New Roman" w:eastAsia="Helvetica Neue" w:hAnsi="Times New Roman" w:cs="Times New Roman"/>
            <w:rPrChange w:id="368" w:author="Alex" w:date="2015-05-08T10:52:00Z">
              <w:rPr>
                <w:rFonts w:ascii="Helvetica Neue" w:eastAsia="Helvetica Neue" w:hAnsi="Helvetica Neue" w:cs="Helvetica Neue"/>
              </w:rPr>
            </w:rPrChange>
          </w:rPr>
          <w:t>kcat, KM, and kcat/KM using</w:t>
        </w:r>
      </w:ins>
      <w:ins w:id="369" w:author="Justin Siegel" w:date="2015-05-06T22:19:00Z">
        <w:r w:rsidRPr="00F03EBA">
          <w:rPr>
            <w:rFonts w:ascii="Times New Roman" w:eastAsia="Helvetica Neue" w:hAnsi="Times New Roman" w:cs="Times New Roman"/>
            <w:rPrChange w:id="370" w:author="Alex" w:date="2015-05-08T10:52:00Z">
              <w:rPr>
                <w:rFonts w:ascii="Helvetica Neue" w:eastAsia="Helvetica Neue" w:hAnsi="Helvetica Neue" w:cs="Helvetica Neue"/>
              </w:rPr>
            </w:rPrChange>
          </w:rPr>
          <w:t xml:space="preserve"> </w:t>
        </w:r>
      </w:ins>
      <w:ins w:id="371" w:author="Justin Siegel" w:date="2015-05-06T22:32:00Z">
        <w:r w:rsidR="007826E3" w:rsidRPr="00F03EBA">
          <w:rPr>
            <w:rFonts w:ascii="Times New Roman" w:eastAsia="Helvetica Neue" w:hAnsi="Times New Roman" w:cs="Times New Roman"/>
            <w:rPrChange w:id="372" w:author="Alex" w:date="2015-05-08T10:52:00Z">
              <w:rPr>
                <w:rFonts w:ascii="Helvetica Neue" w:eastAsia="Helvetica Neue" w:hAnsi="Helvetica Neue" w:cs="Helvetica Neue"/>
              </w:rPr>
            </w:rPrChange>
          </w:rPr>
          <w:t xml:space="preserve">metrics derived from </w:t>
        </w:r>
      </w:ins>
      <w:ins w:id="373" w:author="Justin Siegel" w:date="2015-05-06T22:19:00Z">
        <w:r w:rsidRPr="00F03EBA">
          <w:rPr>
            <w:rFonts w:ascii="Times New Roman" w:eastAsia="Helvetica Neue" w:hAnsi="Times New Roman" w:cs="Times New Roman"/>
            <w:rPrChange w:id="374" w:author="Alex" w:date="2015-05-08T10:52:00Z">
              <w:rPr>
                <w:rFonts w:ascii="Helvetica Neue" w:eastAsia="Helvetica Neue" w:hAnsi="Helvetica Neue" w:cs="Helvetica Neue"/>
              </w:rPr>
            </w:rPrChange>
          </w:rPr>
          <w:t>force-field based</w:t>
        </w:r>
      </w:ins>
      <w:ins w:id="375" w:author="Justin Siegel" w:date="2015-05-06T22:06:00Z">
        <w:r w:rsidR="000671D1" w:rsidRPr="00F03EBA">
          <w:rPr>
            <w:rFonts w:ascii="Times New Roman" w:eastAsia="Helvetica Neue" w:hAnsi="Times New Roman" w:cs="Times New Roman"/>
            <w:rPrChange w:id="376" w:author="Alex" w:date="2015-05-08T10:52:00Z">
              <w:rPr>
                <w:rFonts w:ascii="Helvetica Neue" w:eastAsia="Helvetica Neue" w:hAnsi="Helvetica Neue" w:cs="Helvetica Neue"/>
              </w:rPr>
            </w:rPrChange>
          </w:rPr>
          <w:t xml:space="preserve"> molecular modeling. Finally, we illustrate how machine learning can be used to identify structural features from the molecular models that significantly improve the pr</w:t>
        </w:r>
        <w:r w:rsidRPr="00F03EBA">
          <w:rPr>
            <w:rFonts w:ascii="Times New Roman" w:eastAsia="Helvetica Neue" w:hAnsi="Times New Roman" w:cs="Times New Roman"/>
            <w:rPrChange w:id="377" w:author="Alex" w:date="2015-05-08T10:52:00Z">
              <w:rPr>
                <w:rFonts w:ascii="Helvetica Neue" w:eastAsia="Helvetica Neue" w:hAnsi="Helvetica Neue" w:cs="Helvetica Neue"/>
              </w:rPr>
            </w:rPrChange>
          </w:rPr>
          <w:t>edictive accuracy of the molecu</w:t>
        </w:r>
        <w:r w:rsidR="000671D1" w:rsidRPr="00F03EBA">
          <w:rPr>
            <w:rFonts w:ascii="Times New Roman" w:eastAsia="Helvetica Neue" w:hAnsi="Times New Roman" w:cs="Times New Roman"/>
            <w:rPrChange w:id="378" w:author="Alex" w:date="2015-05-08T10:52:00Z">
              <w:rPr>
                <w:rFonts w:ascii="Helvetica Neue" w:eastAsia="Helvetica Neue" w:hAnsi="Helvetica Neue" w:cs="Helvetica Neue"/>
              </w:rPr>
            </w:rPrChange>
          </w:rPr>
          <w:t>lar modeling. These analyses provide insight into the factors important for catalysis in BglB as well as a path forward for the development and evaluation of next-generation enzyme reengineering algorithms.</w:t>
        </w:r>
      </w:ins>
    </w:p>
    <w:p w14:paraId="7845EA31" w14:textId="77777777" w:rsidR="000671D1" w:rsidRPr="00F03EBA" w:rsidDel="008F11BF" w:rsidRDefault="000671D1">
      <w:pPr>
        <w:pStyle w:val="Body"/>
        <w:spacing w:line="480" w:lineRule="auto"/>
        <w:ind w:firstLine="720"/>
        <w:rPr>
          <w:del w:id="379" w:author="Justin Siegel" w:date="2015-05-06T22:20:00Z"/>
          <w:rFonts w:ascii="Times New Roman" w:eastAsia="Helvetica Neue" w:hAnsi="Times New Roman" w:cs="Times New Roman"/>
          <w:rPrChange w:id="380" w:author="Alex" w:date="2015-05-08T10:52:00Z">
            <w:rPr>
              <w:del w:id="381" w:author="Justin Siegel" w:date="2015-05-06T22:20:00Z"/>
              <w:rFonts w:ascii="Helvetica Neue" w:eastAsia="Helvetica Neue" w:hAnsi="Helvetica Neue" w:cs="Helvetica Neue"/>
            </w:rPr>
          </w:rPrChange>
        </w:rPr>
        <w:pPrChange w:id="382" w:author="Justin Siegel" w:date="2015-05-06T22:03:00Z">
          <w:pPr>
            <w:pStyle w:val="Body"/>
            <w:spacing w:line="480" w:lineRule="auto"/>
          </w:pPr>
        </w:pPrChange>
      </w:pPr>
    </w:p>
    <w:p w14:paraId="2D364806" w14:textId="77777777" w:rsidR="006455CB" w:rsidRPr="00F03EBA" w:rsidRDefault="0093136D">
      <w:pPr>
        <w:pStyle w:val="Body"/>
        <w:spacing w:line="480" w:lineRule="auto"/>
        <w:rPr>
          <w:rFonts w:ascii="Times New Roman" w:eastAsia="Helvetica Neue" w:hAnsi="Times New Roman" w:cs="Times New Roman"/>
          <w:rPrChange w:id="383" w:author="Alex" w:date="2015-05-08T10:52:00Z">
            <w:rPr>
              <w:rFonts w:ascii="Helvetica Neue" w:eastAsia="Helvetica Neue" w:hAnsi="Helvetica Neue" w:cs="Helvetica Neue"/>
            </w:rPr>
          </w:rPrChange>
        </w:rPr>
      </w:pPr>
      <w:del w:id="384" w:author="Justin Siegel" w:date="2015-05-06T22:20:00Z">
        <w:r w:rsidRPr="00F03EBA" w:rsidDel="008F11BF">
          <w:rPr>
            <w:rFonts w:ascii="Times New Roman" w:eastAsia="Helvetica Neue" w:hAnsi="Times New Roman" w:cs="Times New Roman"/>
            <w:rPrChange w:id="385" w:author="Alex" w:date="2015-05-08T10:52:00Z">
              <w:rPr>
                <w:rFonts w:ascii="Helvetica Neue" w:eastAsia="Helvetica Neue" w:hAnsi="Helvetica Neue" w:cs="Helvetica Neue"/>
              </w:rPr>
            </w:rPrChange>
          </w:rPr>
          <w:tab/>
        </w:r>
        <w:r w:rsidRPr="00F03EBA" w:rsidDel="008F11BF">
          <w:rPr>
            <w:rFonts w:ascii="Times New Roman" w:hAnsi="Times New Roman" w:cs="Times New Roman"/>
            <w:rPrChange w:id="386" w:author="Alex" w:date="2015-05-08T10:52:00Z">
              <w:rPr>
                <w:rFonts w:ascii="Helvetica Neue"/>
              </w:rPr>
            </w:rPrChange>
          </w:rPr>
          <w:delText xml:space="preserve">We aimed to address this by determining kinetic constants for 104 single point </w:delText>
        </w:r>
        <w:r w:rsidRPr="00F03EBA" w:rsidDel="008F11BF">
          <w:rPr>
            <w:rFonts w:ascii="Times New Roman" w:hAnsi="Times New Roman" w:cs="Times New Roman"/>
            <w:lang w:val="fr-FR"/>
            <w:rPrChange w:id="387" w:author="Alex" w:date="2015-05-08T10:52:00Z">
              <w:rPr>
                <w:rFonts w:ascii="Helvetica Neue"/>
                <w:lang w:val="fr-FR"/>
              </w:rPr>
            </w:rPrChange>
          </w:rPr>
          <w:delText>mutants</w:delText>
        </w:r>
        <w:r w:rsidRPr="00F03EBA" w:rsidDel="008F11BF">
          <w:rPr>
            <w:rFonts w:ascii="Times New Roman" w:hAnsi="Times New Roman" w:cs="Times New Roman"/>
            <w:rPrChange w:id="388" w:author="Alex" w:date="2015-05-08T10:52:00Z">
              <w:rPr>
                <w:rFonts w:ascii="Helvetica Neue"/>
              </w:rPr>
            </w:rPrChange>
          </w:rPr>
          <w:delText xml:space="preserve"> of a glycoside hydrolase and using a combination of macromolecular modeling and machine learning algorithms to identify calculated structural features correlated to function. We report the resultant data set of kinetic constants of 104 computationally designed variants of BglB, each of which was produced, purified, and kinetically characterized using the reporter substrate p-nitrophenyl-</w:delText>
        </w:r>
        <w:r w:rsidRPr="00F03EBA" w:rsidDel="008F11BF">
          <w:rPr>
            <w:rFonts w:ascii="Times New Roman" w:hAnsi="Times New Roman" w:cs="Times New Roman"/>
            <w:lang w:val="de-DE"/>
            <w:rPrChange w:id="389" w:author="Alex" w:date="2015-05-08T10:52:00Z">
              <w:rPr>
                <w:rFonts w:hAnsi="Helvetica Neue"/>
                <w:lang w:val="de-DE"/>
              </w:rPr>
            </w:rPrChange>
          </w:rPr>
          <w:delText>ß</w:delText>
        </w:r>
        <w:r w:rsidRPr="00F03EBA" w:rsidDel="008F11BF">
          <w:rPr>
            <w:rFonts w:ascii="Times New Roman" w:hAnsi="Times New Roman" w:cs="Times New Roman"/>
            <w:rPrChange w:id="390" w:author="Alex" w:date="2015-05-08T10:52:00Z">
              <w:rPr>
                <w:rFonts w:ascii="Helvetica Neue"/>
              </w:rPr>
            </w:rPrChange>
          </w:rPr>
          <w:delText xml:space="preserve">-D-glucoside (pNPG). The production of this dataset revealed several mutations to non-catalytic residues (i.e. those not directly involved in the proposed reaction chemistry) that are as important to the enzyme-catalyzed reaction as established catalytic residues. We show how machine learning can be used to identify structural features from the molecular models that significantly improve the predictive accuracy of the molecular modeling. Finally, we demonstrate the ability to predict effects on </w:delText>
        </w:r>
        <w:r w:rsidRPr="00F03EBA" w:rsidDel="008F11BF">
          <w:rPr>
            <w:rFonts w:ascii="Times New Roman" w:hAnsi="Times New Roman" w:cs="Times New Roman"/>
            <w:i/>
            <w:iCs/>
            <w:rPrChange w:id="391" w:author="Alex" w:date="2015-05-08T10:52:00Z">
              <w:rPr>
                <w:rFonts w:ascii="Helvetica Neue"/>
                <w:i/>
                <w:iCs/>
              </w:rPr>
            </w:rPrChange>
          </w:rPr>
          <w:delText>k</w:delText>
        </w:r>
        <w:r w:rsidRPr="00F03EBA" w:rsidDel="008F11BF">
          <w:rPr>
            <w:rFonts w:ascii="Times New Roman" w:hAnsi="Times New Roman" w:cs="Times New Roman"/>
            <w:vertAlign w:val="subscript"/>
            <w:rPrChange w:id="392" w:author="Alex" w:date="2015-05-08T10:52:00Z">
              <w:rPr>
                <w:rFonts w:ascii="Helvetica Neue"/>
                <w:vertAlign w:val="subscript"/>
              </w:rPr>
            </w:rPrChange>
          </w:rPr>
          <w:delText>cat</w:delText>
        </w:r>
        <w:r w:rsidRPr="00F03EBA" w:rsidDel="008F11BF">
          <w:rPr>
            <w:rFonts w:ascii="Times New Roman" w:hAnsi="Times New Roman" w:cs="Times New Roman"/>
            <w:rPrChange w:id="393" w:author="Alex" w:date="2015-05-08T10:52:00Z">
              <w:rPr>
                <w:rFonts w:ascii="Helvetica Neue"/>
              </w:rPr>
            </w:rPrChange>
          </w:rPr>
          <w:delText>, K</w:delText>
        </w:r>
        <w:r w:rsidRPr="00F03EBA" w:rsidDel="008F11BF">
          <w:rPr>
            <w:rFonts w:ascii="Times New Roman" w:hAnsi="Times New Roman" w:cs="Times New Roman"/>
            <w:vertAlign w:val="subscript"/>
            <w:rPrChange w:id="394" w:author="Alex" w:date="2015-05-08T10:52:00Z">
              <w:rPr>
                <w:rFonts w:ascii="Helvetica Neue"/>
                <w:vertAlign w:val="subscript"/>
              </w:rPr>
            </w:rPrChange>
          </w:rPr>
          <w:delText>M</w:delText>
        </w:r>
        <w:r w:rsidRPr="00F03EBA" w:rsidDel="008F11BF">
          <w:rPr>
            <w:rFonts w:ascii="Times New Roman" w:hAnsi="Times New Roman" w:cs="Times New Roman"/>
            <w:rPrChange w:id="395" w:author="Alex" w:date="2015-05-08T10:52:00Z">
              <w:rPr>
                <w:rFonts w:ascii="Helvetica Neue"/>
              </w:rPr>
            </w:rPrChange>
          </w:rPr>
          <w:delText xml:space="preserve">, and </w:delText>
        </w:r>
        <w:r w:rsidRPr="00F03EBA" w:rsidDel="008F11BF">
          <w:rPr>
            <w:rFonts w:ascii="Times New Roman" w:hAnsi="Times New Roman" w:cs="Times New Roman"/>
            <w:i/>
            <w:iCs/>
            <w:rPrChange w:id="396" w:author="Alex" w:date="2015-05-08T10:52:00Z">
              <w:rPr>
                <w:rFonts w:ascii="Helvetica Neue"/>
                <w:i/>
                <w:iCs/>
              </w:rPr>
            </w:rPrChange>
          </w:rPr>
          <w:delText>k</w:delText>
        </w:r>
        <w:r w:rsidRPr="00F03EBA" w:rsidDel="008F11BF">
          <w:rPr>
            <w:rFonts w:ascii="Times New Roman" w:hAnsi="Times New Roman" w:cs="Times New Roman"/>
            <w:vertAlign w:val="subscript"/>
            <w:rPrChange w:id="397" w:author="Alex" w:date="2015-05-08T10:52:00Z">
              <w:rPr>
                <w:rFonts w:ascii="Helvetica Neue"/>
                <w:vertAlign w:val="subscript"/>
              </w:rPr>
            </w:rPrChange>
          </w:rPr>
          <w:delText>cat</w:delText>
        </w:r>
        <w:r w:rsidRPr="00F03EBA" w:rsidDel="008F11BF">
          <w:rPr>
            <w:rFonts w:ascii="Times New Roman" w:hAnsi="Times New Roman" w:cs="Times New Roman"/>
            <w:rPrChange w:id="398" w:author="Alex" w:date="2015-05-08T10:52:00Z">
              <w:rPr>
                <w:rFonts w:ascii="Helvetica Neue"/>
              </w:rPr>
            </w:rPrChange>
          </w:rPr>
          <w:delText>/K</w:delText>
        </w:r>
        <w:r w:rsidRPr="00F03EBA" w:rsidDel="008F11BF">
          <w:rPr>
            <w:rFonts w:ascii="Times New Roman" w:hAnsi="Times New Roman" w:cs="Times New Roman"/>
            <w:vertAlign w:val="subscript"/>
            <w:rPrChange w:id="399" w:author="Alex" w:date="2015-05-08T10:52:00Z">
              <w:rPr>
                <w:rFonts w:ascii="Helvetica Neue"/>
                <w:vertAlign w:val="subscript"/>
              </w:rPr>
            </w:rPrChange>
          </w:rPr>
          <w:delText>M</w:delText>
        </w:r>
        <w:r w:rsidRPr="00F03EBA" w:rsidDel="008F11BF">
          <w:rPr>
            <w:rFonts w:ascii="Times New Roman" w:hAnsi="Times New Roman" w:cs="Times New Roman"/>
            <w:rPrChange w:id="400" w:author="Alex" w:date="2015-05-08T10:52:00Z">
              <w:rPr>
                <w:rFonts w:ascii="Helvetica Neue"/>
              </w:rPr>
            </w:rPrChange>
          </w:rPr>
          <w:delText xml:space="preserve"> using a combination of molecular modeling and machine learning. These analyses provide insight into the factors important for catalysis in BglB as well as a path forward for the development and evaluation of next-generation enzyme reengineering algorithms.</w:delText>
        </w:r>
      </w:del>
      <w:r w:rsidRPr="00F03EBA">
        <w:rPr>
          <w:rFonts w:ascii="Times New Roman" w:hAnsi="Times New Roman" w:cs="Times New Roman"/>
          <w:rPrChange w:id="401" w:author="Alex" w:date="2015-05-08T10:52:00Z">
            <w:rPr>
              <w:rFonts w:ascii="Helvetica Neue"/>
            </w:rPr>
          </w:rPrChange>
        </w:rPr>
        <w:t xml:space="preserve"> </w:t>
      </w:r>
    </w:p>
    <w:p w14:paraId="1675C927" w14:textId="77777777" w:rsidR="006455CB" w:rsidRPr="00F03EBA" w:rsidRDefault="0093136D">
      <w:pPr>
        <w:pStyle w:val="Heading3"/>
        <w:spacing w:line="480" w:lineRule="auto"/>
        <w:rPr>
          <w:rFonts w:ascii="Times New Roman" w:hAnsi="Times New Roman" w:cs="Times New Roman"/>
          <w:rPrChange w:id="402" w:author="Alex" w:date="2015-05-08T10:52:00Z">
            <w:rPr/>
          </w:rPrChange>
        </w:rPr>
      </w:pPr>
      <w:r w:rsidRPr="00F03EBA">
        <w:rPr>
          <w:rFonts w:ascii="Times New Roman" w:hAnsi="Times New Roman" w:cs="Times New Roman"/>
          <w:rPrChange w:id="403" w:author="Alex" w:date="2015-05-08T10:52:00Z">
            <w:rPr/>
          </w:rPrChange>
        </w:rPr>
        <w:t xml:space="preserve">RESULTS </w:t>
      </w:r>
    </w:p>
    <w:p w14:paraId="3FB28EC5" w14:textId="77777777" w:rsidR="006455CB" w:rsidRPr="00F03EBA" w:rsidRDefault="0093136D">
      <w:pPr>
        <w:pStyle w:val="Body"/>
        <w:spacing w:line="480" w:lineRule="auto"/>
        <w:rPr>
          <w:rFonts w:ascii="Times New Roman" w:eastAsia="Helvetica Neue" w:hAnsi="Times New Roman" w:cs="Times New Roman"/>
          <w:b/>
          <w:bCs/>
          <w:rPrChange w:id="404"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405" w:author="Alex" w:date="2015-05-08T10:52:00Z">
            <w:rPr>
              <w:rFonts w:ascii="Helvetica Neue"/>
              <w:b/>
              <w:bCs/>
            </w:rPr>
          </w:rPrChange>
        </w:rPr>
        <w:t>Computationally-directed engineering of BglB</w:t>
      </w:r>
    </w:p>
    <w:p w14:paraId="401BFED9" w14:textId="77777777" w:rsidR="006455CB" w:rsidRPr="00F03EBA" w:rsidDel="008F11BF" w:rsidRDefault="0093136D">
      <w:pPr>
        <w:pStyle w:val="Body"/>
        <w:spacing w:line="480" w:lineRule="auto"/>
        <w:rPr>
          <w:del w:id="406" w:author="Justin Siegel" w:date="2015-05-06T22:20:00Z"/>
          <w:rFonts w:ascii="Times New Roman" w:eastAsia="Helvetica Neue" w:hAnsi="Times New Roman" w:cs="Times New Roman"/>
          <w:rPrChange w:id="407" w:author="Alex" w:date="2015-05-08T10:52:00Z">
            <w:rPr>
              <w:del w:id="408" w:author="Justin Siegel" w:date="2015-05-06T22:20:00Z"/>
              <w:rFonts w:ascii="Helvetica Neue" w:eastAsia="Helvetica Neue" w:hAnsi="Helvetica Neue" w:cs="Helvetica Neue"/>
            </w:rPr>
          </w:rPrChange>
        </w:rPr>
      </w:pPr>
      <w:del w:id="409" w:author="Justin Siegel" w:date="2015-05-06T22:20:00Z">
        <w:r w:rsidRPr="00F03EBA" w:rsidDel="008F11BF">
          <w:rPr>
            <w:rFonts w:ascii="Times New Roman" w:hAnsi="Times New Roman" w:cs="Times New Roman"/>
            <w:rPrChange w:id="410" w:author="Alex" w:date="2015-05-08T10:52:00Z">
              <w:rPr>
                <w:rFonts w:ascii="Helvetica Neue"/>
              </w:rPr>
            </w:rPrChange>
          </w:rPr>
          <w:lastRenderedPageBreak/>
          <w:delText xml:space="preserve">The enzyme chosen as the first entry to this data set is </w:delText>
        </w:r>
        <w:r w:rsidRPr="00F03EBA" w:rsidDel="008F11BF">
          <w:rPr>
            <w:rFonts w:ascii="Times New Roman" w:hAnsi="Times New Roman" w:cs="Times New Roman"/>
            <w:lang w:val="de-DE"/>
            <w:rPrChange w:id="411" w:author="Alex" w:date="2015-05-08T10:52:00Z">
              <w:rPr>
                <w:rFonts w:hAnsi="Helvetica Neue"/>
                <w:lang w:val="de-DE"/>
              </w:rPr>
            </w:rPrChange>
          </w:rPr>
          <w:delText>ß</w:delText>
        </w:r>
        <w:r w:rsidRPr="00F03EBA" w:rsidDel="008F11BF">
          <w:rPr>
            <w:rFonts w:ascii="Times New Roman" w:hAnsi="Times New Roman" w:cs="Times New Roman"/>
            <w:lang w:val="pt-PT"/>
            <w:rPrChange w:id="412" w:author="Alex" w:date="2015-05-08T10:52:00Z">
              <w:rPr>
                <w:rFonts w:ascii="Helvetica Neue"/>
                <w:lang w:val="pt-PT"/>
              </w:rPr>
            </w:rPrChange>
          </w:rPr>
          <w:delText>-glucosidase B (BglB)</w:delText>
        </w:r>
        <w:r w:rsidRPr="00F03EBA" w:rsidDel="008F11BF">
          <w:rPr>
            <w:rFonts w:ascii="Times New Roman" w:hAnsi="Times New Roman" w:cs="Times New Roman"/>
            <w:rPrChange w:id="413" w:author="Alex" w:date="2015-05-08T10:52:00Z">
              <w:rPr>
                <w:rFonts w:ascii="Helvetica Neue"/>
              </w:rPr>
            </w:rPrChange>
          </w:rPr>
          <w:delText xml:space="preserve"> from </w:delText>
        </w:r>
        <w:r w:rsidRPr="00F03EBA" w:rsidDel="008F11BF">
          <w:rPr>
            <w:rFonts w:ascii="Times New Roman" w:hAnsi="Times New Roman" w:cs="Times New Roman"/>
            <w:i/>
            <w:iCs/>
            <w:lang w:val="fr-FR"/>
            <w:rPrChange w:id="414" w:author="Alex" w:date="2015-05-08T10:52:00Z">
              <w:rPr>
                <w:rFonts w:ascii="Helvetica Neue"/>
                <w:i/>
                <w:iCs/>
                <w:lang w:val="fr-FR"/>
              </w:rPr>
            </w:rPrChange>
          </w:rPr>
          <w:delText>Paenibacillus polymyxa</w:delText>
        </w:r>
        <w:r w:rsidRPr="00F03EBA" w:rsidDel="008F11BF">
          <w:rPr>
            <w:rFonts w:ascii="Times New Roman" w:hAnsi="Times New Roman" w:cs="Times New Roman"/>
            <w:rPrChange w:id="415" w:author="Alex" w:date="2015-05-08T10:52:00Z">
              <w:rPr>
                <w:rFonts w:ascii="Helvetica Neue"/>
              </w:rPr>
            </w:rPrChange>
          </w:rPr>
          <w:delText>, a family 1 glycoside hydrolase. Family 1 glycoside hydrolases have been the subject of numerous structural and kinetic studies due to their importance as the penultimate step in cellular ligno-cellulose utilization. [Isorna] An analysis of the crystal structure of BglB indicates that BglB follows a classical Koshland double-displacement mechanism in which E353 performs a nucleophilic attack on the anomeric carbon of the substrate</w:delText>
        </w:r>
        <w:r w:rsidRPr="00F03EBA" w:rsidDel="008F11BF">
          <w:rPr>
            <w:rFonts w:ascii="Times New Roman" w:hAnsi="Times New Roman" w:cs="Times New Roman"/>
            <w:lang w:val="fr-FR"/>
            <w:rPrChange w:id="416" w:author="Alex" w:date="2015-05-08T10:52:00Z">
              <w:rPr>
                <w:rFonts w:hAnsi="Helvetica Neue"/>
                <w:lang w:val="fr-FR"/>
              </w:rPr>
            </w:rPrChange>
          </w:rPr>
          <w:delText>’</w:delText>
        </w:r>
        <w:r w:rsidRPr="00F03EBA" w:rsidDel="008F11BF">
          <w:rPr>
            <w:rFonts w:ascii="Times New Roman" w:hAnsi="Times New Roman" w:cs="Times New Roman"/>
            <w:rPrChange w:id="417" w:author="Alex" w:date="2015-05-08T10:52:00Z">
              <w:rPr>
                <w:rFonts w:ascii="Helvetica Neue"/>
              </w:rPr>
            </w:rPrChange>
          </w:rPr>
          <w:delText xml:space="preserve">s glucose moiety. The leaving group is protonated by E164. A third active site residue, Y295, orients E353 for catalysis with a hydrogen bond. [Isorna] The protein structure and reaction scheme are provided in Figure 1. </w:delText>
        </w:r>
      </w:del>
    </w:p>
    <w:p w14:paraId="0D0C9829" w14:textId="77777777" w:rsidR="006455CB" w:rsidRPr="00F03EBA" w:rsidRDefault="0093136D">
      <w:pPr>
        <w:pStyle w:val="Body"/>
        <w:spacing w:line="480" w:lineRule="auto"/>
        <w:rPr>
          <w:rFonts w:ascii="Times New Roman" w:eastAsia="Helvetica Neue" w:hAnsi="Times New Roman" w:cs="Times New Roman"/>
          <w:rPrChange w:id="418"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419" w:author="Alex" w:date="2015-05-08T10:52:00Z">
            <w:rPr>
              <w:rFonts w:ascii="Helvetica Neue" w:eastAsia="Helvetica Neue" w:hAnsi="Helvetica Neue" w:cs="Helvetica Neue"/>
            </w:rPr>
          </w:rPrChange>
        </w:rPr>
        <w:tab/>
      </w:r>
      <w:r w:rsidRPr="00F03EBA">
        <w:rPr>
          <w:rFonts w:ascii="Times New Roman" w:hAnsi="Times New Roman" w:cs="Times New Roman"/>
          <w:rPrChange w:id="420" w:author="Alex" w:date="2015-05-08T10:52:00Z">
            <w:rPr>
              <w:rFonts w:ascii="Helvetica Neue"/>
            </w:rPr>
          </w:rPrChange>
        </w:rPr>
        <w:t xml:space="preserve">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SN2-like transition state was built and minimized in Spartan based on a 3D conformer of </w:t>
      </w:r>
      <w:proofErr w:type="spellStart"/>
      <w:r w:rsidRPr="00F03EBA">
        <w:rPr>
          <w:rFonts w:ascii="Times New Roman" w:hAnsi="Times New Roman" w:cs="Times New Roman"/>
          <w:rPrChange w:id="421" w:author="Alex" w:date="2015-05-08T10:52:00Z">
            <w:rPr>
              <w:rFonts w:ascii="Helvetica Neue"/>
            </w:rPr>
          </w:rPrChange>
        </w:rPr>
        <w:t>PubChem</w:t>
      </w:r>
      <w:proofErr w:type="spellEnd"/>
      <w:r w:rsidRPr="00F03EBA">
        <w:rPr>
          <w:rFonts w:ascii="Times New Roman" w:hAnsi="Times New Roman" w:cs="Times New Roman"/>
          <w:rPrChange w:id="422" w:author="Alex" w:date="2015-05-08T10:52:00Z">
            <w:rPr>
              <w:rFonts w:ascii="Helvetica Neue"/>
            </w:rPr>
          </w:rPrChange>
        </w:rPr>
        <w:t xml:space="preserve"> CID 92930. Functional constraints were used to define catalytic distances, angles, and dihedrals between pNPG, the acid-base E164, the nucleophile E353, and Y295, which is proposed to stabilize the </w:t>
      </w:r>
      <w:proofErr w:type="spellStart"/>
      <w:r w:rsidRPr="00F03EBA">
        <w:rPr>
          <w:rFonts w:ascii="Times New Roman" w:hAnsi="Times New Roman" w:cs="Times New Roman"/>
          <w:rPrChange w:id="423" w:author="Alex" w:date="2015-05-08T10:52:00Z">
            <w:rPr>
              <w:rFonts w:ascii="Helvetica Neue"/>
            </w:rPr>
          </w:rPrChange>
        </w:rPr>
        <w:t>nucleophilic</w:t>
      </w:r>
      <w:proofErr w:type="spellEnd"/>
      <w:r w:rsidRPr="00F03EBA">
        <w:rPr>
          <w:rFonts w:ascii="Times New Roman" w:hAnsi="Times New Roman" w:cs="Times New Roman"/>
          <w:rPrChange w:id="424" w:author="Alex" w:date="2015-05-08T10:52:00Z">
            <w:rPr>
              <w:rFonts w:ascii="Helvetica Neue"/>
            </w:rPr>
          </w:rPrChange>
        </w:rPr>
        <w:t xml:space="preserve"> glutamate. The angle between the attacking oxygen from E353, the </w:t>
      </w:r>
      <w:proofErr w:type="spellStart"/>
      <w:r w:rsidRPr="00F03EBA">
        <w:rPr>
          <w:rFonts w:ascii="Times New Roman" w:hAnsi="Times New Roman" w:cs="Times New Roman"/>
          <w:rPrChange w:id="425" w:author="Alex" w:date="2015-05-08T10:52:00Z">
            <w:rPr>
              <w:rFonts w:ascii="Helvetica Neue"/>
            </w:rPr>
          </w:rPrChange>
        </w:rPr>
        <w:t>anomeric</w:t>
      </w:r>
      <w:proofErr w:type="spellEnd"/>
      <w:r w:rsidRPr="00F03EBA">
        <w:rPr>
          <w:rFonts w:ascii="Times New Roman" w:hAnsi="Times New Roman" w:cs="Times New Roman"/>
          <w:rPrChange w:id="426" w:author="Alex" w:date="2015-05-08T10:52:00Z">
            <w:rPr>
              <w:rFonts w:ascii="Helvetica Neue"/>
            </w:rPr>
          </w:rPrChange>
        </w:rPr>
        <w:t xml:space="preserve"> carbon, and the phenolic oxygen was constrained to 180˚, in accordance with an SN2-like mechanism. </w:t>
      </w:r>
    </w:p>
    <w:p w14:paraId="373621C1" w14:textId="77777777" w:rsidR="006455CB" w:rsidRPr="00F03EBA" w:rsidRDefault="0093136D">
      <w:pPr>
        <w:pStyle w:val="Body"/>
        <w:spacing w:line="480" w:lineRule="auto"/>
        <w:rPr>
          <w:rFonts w:ascii="Times New Roman" w:eastAsia="Helvetica Neue" w:hAnsi="Times New Roman" w:cs="Times New Roman"/>
          <w:rPrChange w:id="427"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428" w:author="Alex" w:date="2015-05-08T10:52:00Z">
            <w:rPr>
              <w:rFonts w:ascii="Helvetica Neue" w:eastAsia="Helvetica Neue" w:hAnsi="Helvetica Neue" w:cs="Helvetica Neue"/>
            </w:rPr>
          </w:rPrChange>
        </w:rPr>
        <w:tab/>
      </w:r>
      <w:r w:rsidRPr="00F03EBA">
        <w:rPr>
          <w:rFonts w:ascii="Times New Roman" w:hAnsi="Times New Roman" w:cs="Times New Roman"/>
          <w:rPrChange w:id="429" w:author="Alex" w:date="2015-05-08T10:52:00Z">
            <w:rPr>
              <w:rFonts w:ascii="Helvetica Neue"/>
            </w:rPr>
          </w:rPrChange>
        </w:rPr>
        <w:t xml:space="preserve">Two approaches were used to establish a set of mutants to generate and kinetically characterize. The first approach was a systematic alanine scan of the BglB active site where each residue within 12 </w:t>
      </w:r>
      <w:r w:rsidRPr="00F03EBA">
        <w:rPr>
          <w:rFonts w:ascii="Times New Roman" w:hAnsi="Times New Roman" w:cs="Times New Roman"/>
          <w:lang w:val="sv-SE"/>
          <w:rPrChange w:id="430" w:author="Alex" w:date="2015-05-08T10:52:00Z">
            <w:rPr>
              <w:rFonts w:hAnsi="Helvetica Neue"/>
              <w:lang w:val="sv-SE"/>
            </w:rPr>
          </w:rPrChange>
        </w:rPr>
        <w:t>Åw</w:t>
      </w:r>
      <w:r w:rsidRPr="00F03EBA">
        <w:rPr>
          <w:rFonts w:ascii="Times New Roman" w:hAnsi="Times New Roman" w:cs="Times New Roman"/>
          <w:rPrChange w:id="431" w:author="Alex" w:date="2015-05-08T10:52:00Z">
            <w:rPr>
              <w:rFonts w:ascii="Helvetica Neue"/>
            </w:rPr>
          </w:rPrChange>
        </w:rPr>
        <w:t>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 [</w:t>
      </w:r>
      <w:ins w:id="432" w:author="Justin Siegel" w:date="2015-05-06T22:34:00Z">
        <w:r w:rsidR="007826E3" w:rsidRPr="00F03EBA">
          <w:rPr>
            <w:rFonts w:ascii="Times New Roman" w:hAnsi="Times New Roman" w:cs="Times New Roman"/>
            <w:rPrChange w:id="433" w:author="Alex" w:date="2015-05-08T10:52:00Z">
              <w:rPr>
                <w:rFonts w:ascii="Helvetica Neue"/>
              </w:rPr>
            </w:rPrChange>
          </w:rPr>
          <w:t>http://pubs.acs.org/doi/abs/10.1021/ja3094795   and   http://www.ncbi.nlm.nih.gov/pubmed/21768086</w:t>
        </w:r>
      </w:ins>
      <w:r w:rsidRPr="00F03EBA">
        <w:rPr>
          <w:rFonts w:ascii="Times New Roman" w:hAnsi="Times New Roman" w:cs="Times New Roman"/>
          <w:rPrChange w:id="434" w:author="Alex" w:date="2015-05-08T10:52:00Z">
            <w:rPr>
              <w:rFonts w:ascii="Helvetica Neue"/>
            </w:rPr>
          </w:rPrChange>
        </w:rPr>
        <w:t>]. Mutations were modeled and scored in Foldit and a selection of mutations that were either favorable or did not increase the energy of the overall system by greater than 5 Rosetta energy units</w:t>
      </w:r>
      <w:del w:id="435" w:author="Justin Siegel" w:date="2015-05-06T22:34:00Z">
        <w:r w:rsidRPr="00F03EBA" w:rsidDel="007826E3">
          <w:rPr>
            <w:rFonts w:ascii="Times New Roman" w:hAnsi="Times New Roman" w:cs="Times New Roman"/>
            <w:rPrChange w:id="436" w:author="Alex" w:date="2015-05-08T10:52:00Z">
              <w:rPr>
                <w:rFonts w:ascii="Helvetica Neue"/>
              </w:rPr>
            </w:rPrChange>
          </w:rPr>
          <w:delText xml:space="preserve"> []</w:delText>
        </w:r>
      </w:del>
      <w:r w:rsidRPr="00F03EBA">
        <w:rPr>
          <w:rFonts w:ascii="Times New Roman" w:hAnsi="Times New Roman" w:cs="Times New Roman"/>
          <w:rPrChange w:id="437" w:author="Alex" w:date="2015-05-08T10:52:00Z">
            <w:rPr>
              <w:rFonts w:ascii="Helvetica Neue"/>
            </w:rPr>
          </w:rPrChange>
        </w:rPr>
        <w:t xml:space="preserve">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32B9C02E" w14:textId="77777777" w:rsidR="006455CB" w:rsidRPr="00F03EBA" w:rsidRDefault="006455CB">
      <w:pPr>
        <w:pStyle w:val="Body"/>
        <w:spacing w:line="480" w:lineRule="auto"/>
        <w:rPr>
          <w:rFonts w:ascii="Times New Roman" w:eastAsia="Helvetica Neue" w:hAnsi="Times New Roman" w:cs="Times New Roman"/>
          <w:rPrChange w:id="438" w:author="Alex" w:date="2015-05-08T10:52:00Z">
            <w:rPr>
              <w:rFonts w:ascii="Helvetica Neue" w:eastAsia="Helvetica Neue" w:hAnsi="Helvetica Neue" w:cs="Helvetica Neue"/>
            </w:rPr>
          </w:rPrChange>
        </w:rPr>
      </w:pPr>
    </w:p>
    <w:p w14:paraId="1B0E811A" w14:textId="77777777" w:rsidR="006455CB" w:rsidRPr="00F03EBA" w:rsidRDefault="0093136D">
      <w:pPr>
        <w:pStyle w:val="Body"/>
        <w:spacing w:line="480" w:lineRule="auto"/>
        <w:rPr>
          <w:rFonts w:ascii="Times New Roman" w:eastAsia="Helvetica Neue" w:hAnsi="Times New Roman" w:cs="Times New Roman"/>
          <w:b/>
          <w:bCs/>
          <w:rPrChange w:id="439"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440" w:author="Alex" w:date="2015-05-08T10:52:00Z">
            <w:rPr>
              <w:rFonts w:ascii="Helvetica Neue"/>
              <w:b/>
              <w:bCs/>
            </w:rPr>
          </w:rPrChange>
        </w:rPr>
        <w:t>Protein production and purification</w:t>
      </w:r>
    </w:p>
    <w:p w14:paraId="167B7480" w14:textId="77777777" w:rsidR="006455CB" w:rsidRPr="00F03EBA" w:rsidRDefault="0093136D">
      <w:pPr>
        <w:pStyle w:val="Body"/>
        <w:spacing w:line="480" w:lineRule="auto"/>
        <w:rPr>
          <w:rFonts w:ascii="Times New Roman" w:eastAsia="Helvetica Neue" w:hAnsi="Times New Roman" w:cs="Times New Roman"/>
          <w:rPrChange w:id="441" w:author="Alex" w:date="2015-05-08T10:52:00Z">
            <w:rPr>
              <w:rFonts w:ascii="Helvetica Neue" w:eastAsia="Helvetica Neue" w:hAnsi="Helvetica Neue" w:cs="Helvetica Neue"/>
            </w:rPr>
          </w:rPrChange>
        </w:rPr>
      </w:pPr>
      <w:r w:rsidRPr="00F03EBA">
        <w:rPr>
          <w:rFonts w:ascii="Times New Roman" w:hAnsi="Times New Roman" w:cs="Times New Roman"/>
          <w:rPrChange w:id="442" w:author="Alex" w:date="2015-05-08T10:52:00Z">
            <w:rPr>
              <w:rFonts w:ascii="Helvetica Neue"/>
            </w:rPr>
          </w:rPrChange>
        </w:rPr>
        <w:t xml:space="preserve">Each of the 104 mutants was made via Kunkel mutagenesis using the Transcriptic cloud laboratory platform and sequence-verified. Mutant plasmids were transformed into </w:t>
      </w:r>
      <w:r w:rsidRPr="00F03EBA">
        <w:rPr>
          <w:rFonts w:ascii="Times New Roman" w:hAnsi="Times New Roman" w:cs="Times New Roman"/>
          <w:i/>
          <w:iCs/>
          <w:rPrChange w:id="443" w:author="Alex" w:date="2015-05-08T10:52:00Z">
            <w:rPr>
              <w:rFonts w:ascii="Helvetica Neue"/>
              <w:i/>
              <w:iCs/>
            </w:rPr>
          </w:rPrChange>
        </w:rPr>
        <w:t>Escherichia</w:t>
      </w:r>
      <w:r w:rsidRPr="00F03EBA">
        <w:rPr>
          <w:rFonts w:ascii="Times New Roman" w:hAnsi="Times New Roman" w:cs="Times New Roman"/>
          <w:i/>
          <w:iCs/>
          <w:lang w:val="it-IT"/>
          <w:rPrChange w:id="444" w:author="Alex" w:date="2015-05-08T10:52:00Z">
            <w:rPr>
              <w:rFonts w:ascii="Helvetica Neue"/>
              <w:i/>
              <w:iCs/>
              <w:lang w:val="it-IT"/>
            </w:rPr>
          </w:rPrChange>
        </w:rPr>
        <w:t xml:space="preserve"> coli</w:t>
      </w:r>
      <w:r w:rsidRPr="00F03EBA">
        <w:rPr>
          <w:rFonts w:ascii="Times New Roman" w:hAnsi="Times New Roman" w:cs="Times New Roman"/>
          <w:rPrChange w:id="445" w:author="Alex" w:date="2015-05-08T10:52:00Z">
            <w:rPr>
              <w:rFonts w:ascii="Helvetica Neue"/>
            </w:rPr>
          </w:rPrChange>
        </w:rPr>
        <w:t xml:space="preserve"> BL21(DE3), and after expression proteins were purified via immobilized metal affinity chromatography. Absorbance at 280 nm was used to quantify protein yield and SDS-PAGE was used to evaluate purity. All proteins used </w:t>
      </w:r>
      <w:r w:rsidRPr="00F03EBA">
        <w:rPr>
          <w:rFonts w:ascii="Times New Roman" w:hAnsi="Times New Roman" w:cs="Times New Roman"/>
          <w:rPrChange w:id="446" w:author="Alex" w:date="2015-05-08T10:52:00Z">
            <w:rPr>
              <w:rFonts w:ascii="Helvetica Neue"/>
            </w:rPr>
          </w:rPrChange>
        </w:rPr>
        <w:lastRenderedPageBreak/>
        <w:t xml:space="preserve">in this study were greater than 90% pure, and fresh resin was used for each mutant to prevent wild type contamination. </w:t>
      </w:r>
    </w:p>
    <w:p w14:paraId="193112DE" w14:textId="77777777" w:rsidR="006455CB" w:rsidRPr="00F03EBA" w:rsidRDefault="0093136D">
      <w:pPr>
        <w:pStyle w:val="Body"/>
        <w:spacing w:line="480" w:lineRule="auto"/>
        <w:rPr>
          <w:rFonts w:ascii="Times New Roman" w:eastAsia="Helvetica Neue" w:hAnsi="Times New Roman" w:cs="Times New Roman"/>
          <w:rPrChange w:id="447"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448" w:author="Alex" w:date="2015-05-08T10:52:00Z">
            <w:rPr>
              <w:rFonts w:ascii="Helvetica Neue" w:eastAsia="Helvetica Neue" w:hAnsi="Helvetica Neue" w:cs="Helvetica Neue"/>
            </w:rPr>
          </w:rPrChange>
        </w:rPr>
        <w:tab/>
      </w:r>
      <w:r w:rsidRPr="00F03EBA">
        <w:rPr>
          <w:rFonts w:ascii="Times New Roman" w:hAnsi="Times New Roman" w:cs="Times New Roman"/>
          <w:rPrChange w:id="449" w:author="Alex" w:date="2015-05-08T10:52:00Z">
            <w:rPr>
              <w:rFonts w:ascii="Helvetica Neue"/>
            </w:rPr>
          </w:rPrChange>
        </w:rPr>
        <w:t xml:space="preserve">A total of ten biological replicates of the native BglB were used to assess expression and purification. The average yield </w:t>
      </w:r>
      <w:del w:id="450" w:author="Justin Siegel" w:date="2015-05-06T23:21:00Z">
        <w:r w:rsidRPr="00F03EBA" w:rsidDel="000B5A9C">
          <w:rPr>
            <w:rFonts w:ascii="Times New Roman" w:hAnsi="Times New Roman" w:cs="Times New Roman"/>
            <w:rPrChange w:id="451" w:author="Alex" w:date="2015-05-08T10:52:00Z">
              <w:rPr>
                <w:rFonts w:ascii="Helvetica Neue"/>
              </w:rPr>
            </w:rPrChange>
          </w:rPr>
          <w:delText xml:space="preserve">was </w:delText>
        </w:r>
      </w:del>
      <w:ins w:id="452" w:author="Justin Siegel" w:date="2015-05-06T23:21:00Z">
        <w:r w:rsidR="000B5A9C" w:rsidRPr="00F03EBA">
          <w:rPr>
            <w:rFonts w:ascii="Times New Roman" w:hAnsi="Times New Roman" w:cs="Times New Roman"/>
            <w:rPrChange w:id="453" w:author="Alex" w:date="2015-05-08T10:52:00Z">
              <w:rPr>
                <w:rFonts w:ascii="Helvetica Neue"/>
              </w:rPr>
            </w:rPrChange>
          </w:rPr>
          <w:t xml:space="preserve">is </w:t>
        </w:r>
      </w:ins>
      <w:r w:rsidRPr="00F03EBA">
        <w:rPr>
          <w:rFonts w:ascii="Times New Roman" w:hAnsi="Times New Roman" w:cs="Times New Roman"/>
          <w:rPrChange w:id="454" w:author="Alex" w:date="2015-05-08T10:52:00Z">
            <w:rPr>
              <w:rFonts w:ascii="Helvetica Neue"/>
            </w:rPr>
          </w:rPrChange>
        </w:rPr>
        <w:t>found to be 1.2 ± 0.4 mg/</w:t>
      </w:r>
      <w:proofErr w:type="spellStart"/>
      <w:r w:rsidRPr="00F03EBA">
        <w:rPr>
          <w:rFonts w:ascii="Times New Roman" w:hAnsi="Times New Roman" w:cs="Times New Roman"/>
          <w:rPrChange w:id="455" w:author="Alex" w:date="2015-05-08T10:52:00Z">
            <w:rPr>
              <w:rFonts w:ascii="Helvetica Neue"/>
            </w:rPr>
          </w:rPrChange>
        </w:rPr>
        <w:t>mL.</w:t>
      </w:r>
      <w:proofErr w:type="spellEnd"/>
      <w:r w:rsidRPr="00F03EBA">
        <w:rPr>
          <w:rFonts w:ascii="Times New Roman" w:hAnsi="Times New Roman" w:cs="Times New Roman"/>
          <w:rPrChange w:id="456" w:author="Alex" w:date="2015-05-08T10:52:00Z">
            <w:rPr>
              <w:rFonts w:ascii="Helvetica Neue"/>
            </w:rPr>
          </w:rPrChange>
        </w:rPr>
        <w:t xml:space="preserve"> Of the 104 mutants synthesized, 90 </w:t>
      </w:r>
      <w:del w:id="457" w:author="Justin Siegel" w:date="2015-05-06T23:21:00Z">
        <w:r w:rsidRPr="00F03EBA" w:rsidDel="000B5A9C">
          <w:rPr>
            <w:rFonts w:ascii="Times New Roman" w:hAnsi="Times New Roman" w:cs="Times New Roman"/>
            <w:rPrChange w:id="458" w:author="Alex" w:date="2015-05-08T10:52:00Z">
              <w:rPr>
                <w:rFonts w:ascii="Helvetica Neue"/>
              </w:rPr>
            </w:rPrChange>
          </w:rPr>
          <w:delText xml:space="preserve">were </w:delText>
        </w:r>
      </w:del>
      <w:ins w:id="459" w:author="Justin Siegel" w:date="2015-05-06T23:21:00Z">
        <w:r w:rsidR="000B5A9C" w:rsidRPr="00F03EBA">
          <w:rPr>
            <w:rFonts w:ascii="Times New Roman" w:hAnsi="Times New Roman" w:cs="Times New Roman"/>
            <w:rPrChange w:id="460" w:author="Alex" w:date="2015-05-08T10:52:00Z">
              <w:rPr>
                <w:rFonts w:ascii="Helvetica Neue"/>
              </w:rPr>
            </w:rPrChange>
          </w:rPr>
          <w:t xml:space="preserve">are </w:t>
        </w:r>
      </w:ins>
      <w:r w:rsidRPr="00F03EBA">
        <w:rPr>
          <w:rFonts w:ascii="Times New Roman" w:hAnsi="Times New Roman" w:cs="Times New Roman"/>
          <w:rPrChange w:id="461" w:author="Alex" w:date="2015-05-08T10:52:00Z">
            <w:rPr>
              <w:rFonts w:ascii="Helvetica Neue"/>
            </w:rPr>
          </w:rPrChange>
        </w:rPr>
        <w:t xml:space="preserve">found to </w:t>
      </w:r>
      <w:del w:id="462" w:author="Justin Siegel" w:date="2015-05-06T23:20:00Z">
        <w:r w:rsidRPr="00F03EBA" w:rsidDel="000B5A9C">
          <w:rPr>
            <w:rFonts w:ascii="Times New Roman" w:hAnsi="Times New Roman" w:cs="Times New Roman"/>
            <w:rPrChange w:id="463" w:author="Alex" w:date="2015-05-08T10:52:00Z">
              <w:rPr>
                <w:rFonts w:ascii="Helvetica Neue"/>
              </w:rPr>
            </w:rPrChange>
          </w:rPr>
          <w:delText xml:space="preserve">be </w:delText>
        </w:r>
      </w:del>
      <w:r w:rsidRPr="00F03EBA">
        <w:rPr>
          <w:rFonts w:ascii="Times New Roman" w:hAnsi="Times New Roman" w:cs="Times New Roman"/>
          <w:rPrChange w:id="464" w:author="Alex" w:date="2015-05-08T10:52:00Z">
            <w:rPr>
              <w:rFonts w:ascii="Helvetica Neue"/>
            </w:rPr>
          </w:rPrChange>
        </w:rPr>
        <w:t>express</w:t>
      </w:r>
      <w:del w:id="465" w:author="Justin Siegel" w:date="2015-05-06T23:20:00Z">
        <w:r w:rsidRPr="00F03EBA" w:rsidDel="000B5A9C">
          <w:rPr>
            <w:rFonts w:ascii="Times New Roman" w:hAnsi="Times New Roman" w:cs="Times New Roman"/>
            <w:rPrChange w:id="466" w:author="Alex" w:date="2015-05-08T10:52:00Z">
              <w:rPr>
                <w:rFonts w:ascii="Helvetica Neue"/>
              </w:rPr>
            </w:rPrChange>
          </w:rPr>
          <w:delText>ed</w:delText>
        </w:r>
      </w:del>
      <w:r w:rsidRPr="00F03EBA">
        <w:rPr>
          <w:rFonts w:ascii="Times New Roman" w:hAnsi="Times New Roman" w:cs="Times New Roman"/>
          <w:rPrChange w:id="467" w:author="Alex" w:date="2015-05-08T10:52:00Z">
            <w:rPr>
              <w:rFonts w:ascii="Helvetica Neue"/>
            </w:rPr>
          </w:rPrChange>
        </w:rPr>
        <w:t xml:space="preserve"> and purif</w:t>
      </w:r>
      <w:ins w:id="468" w:author="Justin Siegel" w:date="2015-05-06T23:20:00Z">
        <w:r w:rsidR="000B5A9C" w:rsidRPr="00F03EBA">
          <w:rPr>
            <w:rFonts w:ascii="Times New Roman" w:hAnsi="Times New Roman" w:cs="Times New Roman"/>
            <w:rPrChange w:id="469" w:author="Alex" w:date="2015-05-08T10:52:00Z">
              <w:rPr>
                <w:rFonts w:ascii="Helvetica Neue"/>
              </w:rPr>
            </w:rPrChange>
          </w:rPr>
          <w:t>y</w:t>
        </w:r>
      </w:ins>
      <w:del w:id="470" w:author="Justin Siegel" w:date="2015-05-06T23:20:00Z">
        <w:r w:rsidRPr="00F03EBA" w:rsidDel="000B5A9C">
          <w:rPr>
            <w:rFonts w:ascii="Times New Roman" w:hAnsi="Times New Roman" w:cs="Times New Roman"/>
            <w:rPrChange w:id="471" w:author="Alex" w:date="2015-05-08T10:52:00Z">
              <w:rPr>
                <w:rFonts w:ascii="Helvetica Neue"/>
              </w:rPr>
            </w:rPrChange>
          </w:rPr>
          <w:delText>ied</w:delText>
        </w:r>
      </w:del>
      <w:r w:rsidRPr="00F03EBA">
        <w:rPr>
          <w:rFonts w:ascii="Times New Roman" w:hAnsi="Times New Roman" w:cs="Times New Roman"/>
          <w:rPrChange w:id="472" w:author="Alex" w:date="2015-05-08T10:52:00Z">
            <w:rPr>
              <w:rFonts w:ascii="Helvetica Neue"/>
            </w:rPr>
          </w:rPrChange>
        </w:rPr>
        <w:t xml:space="preserve"> as soluble protein (Figure 2). The distribution of yields for all 104 mutants is illustrated in Supplemental Figure X. Greater than 35% maintained the yields obtained for native BglB, and 15% </w:t>
      </w:r>
      <w:del w:id="473" w:author="Justin Siegel" w:date="2015-05-06T23:21:00Z">
        <w:r w:rsidRPr="00F03EBA" w:rsidDel="000B5A9C">
          <w:rPr>
            <w:rFonts w:ascii="Times New Roman" w:hAnsi="Times New Roman" w:cs="Times New Roman"/>
            <w:rPrChange w:id="474" w:author="Alex" w:date="2015-05-08T10:52:00Z">
              <w:rPr>
                <w:rFonts w:ascii="Helvetica Neue"/>
              </w:rPr>
            </w:rPrChange>
          </w:rPr>
          <w:delText xml:space="preserve">were </w:delText>
        </w:r>
      </w:del>
      <w:ins w:id="475" w:author="Justin Siegel" w:date="2015-05-06T23:21:00Z">
        <w:r w:rsidR="000B5A9C" w:rsidRPr="00F03EBA">
          <w:rPr>
            <w:rFonts w:ascii="Times New Roman" w:hAnsi="Times New Roman" w:cs="Times New Roman"/>
            <w:rPrChange w:id="476" w:author="Alex" w:date="2015-05-08T10:52:00Z">
              <w:rPr>
                <w:rFonts w:ascii="Helvetica Neue"/>
              </w:rPr>
            </w:rPrChange>
          </w:rPr>
          <w:t xml:space="preserve">are </w:t>
        </w:r>
      </w:ins>
      <w:r w:rsidRPr="00F03EBA">
        <w:rPr>
          <w:rFonts w:ascii="Times New Roman" w:hAnsi="Times New Roman" w:cs="Times New Roman"/>
          <w:rPrChange w:id="477" w:author="Alex" w:date="2015-05-08T10:52:00Z">
            <w:rPr>
              <w:rFonts w:ascii="Helvetica Neue"/>
            </w:rPr>
          </w:rPrChange>
        </w:rPr>
        <w:t>not expressed and purified as a soluble protein above our limit of detection (0.1 mg/mL) based on A280 and SDS-PAGE.</w:t>
      </w:r>
    </w:p>
    <w:p w14:paraId="0AAD8340" w14:textId="77777777" w:rsidR="006455CB" w:rsidRPr="00F03EBA" w:rsidRDefault="006455CB">
      <w:pPr>
        <w:pStyle w:val="Body"/>
        <w:spacing w:line="480" w:lineRule="auto"/>
        <w:rPr>
          <w:rFonts w:ascii="Times New Roman" w:eastAsia="Helvetica Neue" w:hAnsi="Times New Roman" w:cs="Times New Roman"/>
          <w:rPrChange w:id="478" w:author="Alex" w:date="2015-05-08T10:52:00Z">
            <w:rPr>
              <w:rFonts w:ascii="Helvetica Neue" w:eastAsia="Helvetica Neue" w:hAnsi="Helvetica Neue" w:cs="Helvetica Neue"/>
            </w:rPr>
          </w:rPrChange>
        </w:rPr>
      </w:pPr>
    </w:p>
    <w:p w14:paraId="3D90F55C" w14:textId="77777777" w:rsidR="006455CB" w:rsidRPr="00F03EBA" w:rsidRDefault="0093136D">
      <w:pPr>
        <w:pStyle w:val="Body"/>
        <w:spacing w:line="480" w:lineRule="auto"/>
        <w:rPr>
          <w:rFonts w:ascii="Times New Roman" w:eastAsia="Helvetica Neue" w:hAnsi="Times New Roman" w:cs="Times New Roman"/>
          <w:b/>
          <w:bCs/>
          <w:rPrChange w:id="479"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480" w:author="Alex" w:date="2015-05-08T10:52:00Z">
            <w:rPr>
              <w:rFonts w:ascii="Helvetica Neue"/>
              <w:b/>
              <w:bCs/>
            </w:rPr>
          </w:rPrChange>
        </w:rPr>
        <w:t>Kinetic characterization of mutants</w:t>
      </w:r>
    </w:p>
    <w:p w14:paraId="7D218C5B" w14:textId="77777777" w:rsidR="006455CB" w:rsidRPr="00F03EBA" w:rsidRDefault="0093136D">
      <w:pPr>
        <w:pStyle w:val="Body"/>
        <w:spacing w:line="480" w:lineRule="auto"/>
        <w:rPr>
          <w:rFonts w:ascii="Times New Roman" w:eastAsia="Helvetica Neue" w:hAnsi="Times New Roman" w:cs="Times New Roman"/>
          <w:rPrChange w:id="481" w:author="Alex" w:date="2015-05-08T10:52:00Z">
            <w:rPr>
              <w:rFonts w:ascii="Helvetica Neue" w:eastAsia="Helvetica Neue" w:hAnsi="Helvetica Neue" w:cs="Helvetica Neue"/>
            </w:rPr>
          </w:rPrChange>
        </w:rPr>
      </w:pPr>
      <w:r w:rsidRPr="00F03EBA">
        <w:rPr>
          <w:rFonts w:ascii="Times New Roman" w:hAnsi="Times New Roman" w:cs="Times New Roman"/>
          <w:rPrChange w:id="482" w:author="Alex" w:date="2015-05-08T10:52:00Z">
            <w:rPr>
              <w:rFonts w:ascii="Helvetica Neue"/>
            </w:rPr>
          </w:rPrChange>
        </w:rPr>
        <w:t xml:space="preserve">Michaelis-Menten kinetic constants for each of the 104 mutants were determined using the colorimetric assay of pNPG hydrolysis and are represented as a </w:t>
      </w:r>
      <w:proofErr w:type="spellStart"/>
      <w:r w:rsidRPr="00F03EBA">
        <w:rPr>
          <w:rFonts w:ascii="Times New Roman" w:hAnsi="Times New Roman" w:cs="Times New Roman"/>
          <w:rPrChange w:id="483" w:author="Alex" w:date="2015-05-08T10:52:00Z">
            <w:rPr>
              <w:rFonts w:ascii="Helvetica Neue"/>
            </w:rPr>
          </w:rPrChange>
        </w:rPr>
        <w:t>heatmap</w:t>
      </w:r>
      <w:proofErr w:type="spellEnd"/>
      <w:r w:rsidRPr="00F03EBA">
        <w:rPr>
          <w:rFonts w:ascii="Times New Roman" w:hAnsi="Times New Roman" w:cs="Times New Roman"/>
          <w:rPrChange w:id="484" w:author="Alex" w:date="2015-05-08T10:52:00Z">
            <w:rPr>
              <w:rFonts w:ascii="Helvetica Neue"/>
            </w:rPr>
          </w:rPrChange>
        </w:rPr>
        <w:t xml:space="preserve"> in Figure 2. Ten biological replicates of the wild type enzyme </w:t>
      </w:r>
      <w:del w:id="485" w:author="Justin Siegel" w:date="2015-05-06T23:21:00Z">
        <w:r w:rsidRPr="00F03EBA" w:rsidDel="000B5A9C">
          <w:rPr>
            <w:rFonts w:ascii="Times New Roman" w:hAnsi="Times New Roman" w:cs="Times New Roman"/>
            <w:rPrChange w:id="486" w:author="Alex" w:date="2015-05-08T10:52:00Z">
              <w:rPr>
                <w:rFonts w:ascii="Helvetica Neue"/>
              </w:rPr>
            </w:rPrChange>
          </w:rPr>
          <w:delText xml:space="preserve">have </w:delText>
        </w:r>
      </w:del>
      <w:ins w:id="487" w:author="Justin Siegel" w:date="2015-05-06T23:21:00Z">
        <w:r w:rsidR="000B5A9C" w:rsidRPr="00F03EBA">
          <w:rPr>
            <w:rFonts w:ascii="Times New Roman" w:hAnsi="Times New Roman" w:cs="Times New Roman"/>
            <w:rPrChange w:id="488" w:author="Alex" w:date="2015-05-08T10:52:00Z">
              <w:rPr>
                <w:rFonts w:ascii="Helvetica Neue"/>
              </w:rPr>
            </w:rPrChange>
          </w:rPr>
          <w:t xml:space="preserve">has </w:t>
        </w:r>
      </w:ins>
      <w:r w:rsidRPr="00F03EBA">
        <w:rPr>
          <w:rFonts w:ascii="Times New Roman" w:hAnsi="Times New Roman" w:cs="Times New Roman"/>
          <w:rPrChange w:id="489" w:author="Alex" w:date="2015-05-08T10:52:00Z">
            <w:rPr>
              <w:rFonts w:ascii="Helvetica Neue"/>
            </w:rPr>
          </w:rPrChange>
        </w:rPr>
        <w:t xml:space="preserve">an average </w:t>
      </w:r>
      <w:r w:rsidRPr="00F03EBA">
        <w:rPr>
          <w:rFonts w:ascii="Times New Roman" w:hAnsi="Times New Roman" w:cs="Times New Roman"/>
          <w:i/>
          <w:iCs/>
          <w:rPrChange w:id="490" w:author="Alex" w:date="2015-05-08T10:52:00Z">
            <w:rPr>
              <w:rFonts w:ascii="Helvetica Neue"/>
              <w:i/>
              <w:iCs/>
            </w:rPr>
          </w:rPrChange>
        </w:rPr>
        <w:t>k</w:t>
      </w:r>
      <w:r w:rsidRPr="00F03EBA">
        <w:rPr>
          <w:rFonts w:ascii="Times New Roman" w:hAnsi="Times New Roman" w:cs="Times New Roman"/>
          <w:vertAlign w:val="subscript"/>
          <w:rPrChange w:id="491" w:author="Alex" w:date="2015-05-08T10:52:00Z">
            <w:rPr>
              <w:rFonts w:ascii="Helvetica Neue"/>
              <w:vertAlign w:val="subscript"/>
            </w:rPr>
          </w:rPrChange>
        </w:rPr>
        <w:t>cat</w:t>
      </w:r>
      <w:r w:rsidRPr="00F03EBA">
        <w:rPr>
          <w:rFonts w:ascii="Times New Roman" w:hAnsi="Times New Roman" w:cs="Times New Roman"/>
          <w:rPrChange w:id="492" w:author="Alex" w:date="2015-05-08T10:52:00Z">
            <w:rPr>
              <w:rFonts w:ascii="Helvetica Neue"/>
            </w:rPr>
          </w:rPrChange>
        </w:rPr>
        <w:t xml:space="preserve"> of 880 ± 10 min</w:t>
      </w:r>
      <w:r w:rsidRPr="00F03EBA">
        <w:rPr>
          <w:rFonts w:ascii="Times New Roman" w:hAnsi="Times New Roman" w:cs="Times New Roman"/>
          <w:vertAlign w:val="superscript"/>
          <w:rPrChange w:id="493" w:author="Alex" w:date="2015-05-08T10:52:00Z">
            <w:rPr>
              <w:rFonts w:hAnsi="Helvetica Neue"/>
            </w:rPr>
          </w:rPrChange>
        </w:rPr>
        <w:t>–1</w:t>
      </w:r>
      <w:r w:rsidRPr="00F03EBA">
        <w:rPr>
          <w:rFonts w:ascii="Times New Roman" w:hAnsi="Times New Roman" w:cs="Times New Roman"/>
          <w:rPrChange w:id="494" w:author="Alex" w:date="2015-05-08T10:52:00Z">
            <w:rPr>
              <w:rFonts w:ascii="Helvetica Neue"/>
            </w:rPr>
          </w:rPrChange>
        </w:rPr>
        <w:t>, K</w:t>
      </w:r>
      <w:r w:rsidRPr="00F03EBA">
        <w:rPr>
          <w:rFonts w:ascii="Times New Roman" w:hAnsi="Times New Roman" w:cs="Times New Roman"/>
          <w:vertAlign w:val="subscript"/>
          <w:rPrChange w:id="495" w:author="Alex" w:date="2015-05-08T10:52:00Z">
            <w:rPr>
              <w:rFonts w:ascii="Helvetica Neue"/>
              <w:vertAlign w:val="subscript"/>
            </w:rPr>
          </w:rPrChange>
        </w:rPr>
        <w:t>M</w:t>
      </w:r>
      <w:r w:rsidRPr="00F03EBA">
        <w:rPr>
          <w:rFonts w:ascii="Times New Roman" w:hAnsi="Times New Roman" w:cs="Times New Roman"/>
          <w:rPrChange w:id="496" w:author="Alex" w:date="2015-05-08T10:52:00Z">
            <w:rPr>
              <w:rFonts w:ascii="Helvetica Neue"/>
            </w:rPr>
          </w:rPrChange>
        </w:rPr>
        <w:t xml:space="preserve"> of 5 ± 0.2 </w:t>
      </w:r>
      <w:proofErr w:type="spellStart"/>
      <w:r w:rsidRPr="00F03EBA">
        <w:rPr>
          <w:rFonts w:ascii="Times New Roman" w:hAnsi="Times New Roman" w:cs="Times New Roman"/>
          <w:rPrChange w:id="497" w:author="Alex" w:date="2015-05-08T10:52:00Z">
            <w:rPr>
              <w:rFonts w:ascii="Helvetica Neue"/>
            </w:rPr>
          </w:rPrChange>
        </w:rPr>
        <w:t>mM</w:t>
      </w:r>
      <w:proofErr w:type="spellEnd"/>
      <w:r w:rsidRPr="00F03EBA">
        <w:rPr>
          <w:rFonts w:ascii="Times New Roman" w:hAnsi="Times New Roman" w:cs="Times New Roman"/>
          <w:rPrChange w:id="498" w:author="Alex" w:date="2015-05-08T10:52:00Z">
            <w:rPr>
              <w:rFonts w:ascii="Helvetica Neue"/>
            </w:rPr>
          </w:rPrChange>
        </w:rPr>
        <w:t xml:space="preserve">, and </w:t>
      </w:r>
      <w:r w:rsidRPr="00F03EBA">
        <w:rPr>
          <w:rFonts w:ascii="Times New Roman" w:hAnsi="Times New Roman" w:cs="Times New Roman"/>
          <w:i/>
          <w:iCs/>
          <w:rPrChange w:id="499" w:author="Alex" w:date="2015-05-08T10:52:00Z">
            <w:rPr>
              <w:rFonts w:ascii="Helvetica Neue"/>
              <w:i/>
              <w:iCs/>
            </w:rPr>
          </w:rPrChange>
        </w:rPr>
        <w:t>k</w:t>
      </w:r>
      <w:r w:rsidRPr="00F03EBA">
        <w:rPr>
          <w:rFonts w:ascii="Times New Roman" w:hAnsi="Times New Roman" w:cs="Times New Roman"/>
          <w:vertAlign w:val="subscript"/>
          <w:rPrChange w:id="500" w:author="Alex" w:date="2015-05-08T10:52:00Z">
            <w:rPr>
              <w:rFonts w:ascii="Helvetica Neue"/>
              <w:vertAlign w:val="subscript"/>
            </w:rPr>
          </w:rPrChange>
        </w:rPr>
        <w:t>cat</w:t>
      </w:r>
      <w:r w:rsidRPr="00F03EBA">
        <w:rPr>
          <w:rFonts w:ascii="Times New Roman" w:hAnsi="Times New Roman" w:cs="Times New Roman"/>
          <w:rPrChange w:id="501" w:author="Alex" w:date="2015-05-08T10:52:00Z">
            <w:rPr>
              <w:rFonts w:ascii="Helvetica Neue"/>
            </w:rPr>
          </w:rPrChange>
        </w:rPr>
        <w:t>/K</w:t>
      </w:r>
      <w:r w:rsidRPr="00F03EBA">
        <w:rPr>
          <w:rFonts w:ascii="Times New Roman" w:hAnsi="Times New Roman" w:cs="Times New Roman"/>
          <w:vertAlign w:val="subscript"/>
          <w:rPrChange w:id="502" w:author="Alex" w:date="2015-05-08T10:52:00Z">
            <w:rPr>
              <w:rFonts w:ascii="Helvetica Neue"/>
              <w:vertAlign w:val="subscript"/>
            </w:rPr>
          </w:rPrChange>
        </w:rPr>
        <w:t>M</w:t>
      </w:r>
      <w:r w:rsidRPr="00F03EBA">
        <w:rPr>
          <w:rFonts w:ascii="Times New Roman" w:hAnsi="Times New Roman" w:cs="Times New Roman"/>
          <w:rPrChange w:id="503" w:author="Alex" w:date="2015-05-08T10:52:00Z">
            <w:rPr>
              <w:rFonts w:ascii="Helvetica Neue"/>
            </w:rPr>
          </w:rPrChange>
        </w:rPr>
        <w:t xml:space="preserve"> of 171,000 ± </w:t>
      </w:r>
      <w:r w:rsidRPr="00F03EBA">
        <w:rPr>
          <w:rFonts w:ascii="Times New Roman" w:hAnsi="Times New Roman" w:cs="Times New Roman"/>
          <w:lang w:val="de-DE"/>
          <w:rPrChange w:id="504" w:author="Alex" w:date="2015-05-08T10:52:00Z">
            <w:rPr>
              <w:rFonts w:ascii="Helvetica Neue"/>
              <w:lang w:val="de-DE"/>
            </w:rPr>
          </w:rPrChange>
        </w:rPr>
        <w:t>8000 M</w:t>
      </w:r>
      <w:r w:rsidRPr="00F03EBA">
        <w:rPr>
          <w:rFonts w:ascii="Times New Roman" w:hAnsi="Times New Roman" w:cs="Times New Roman"/>
          <w:vertAlign w:val="superscript"/>
          <w:rPrChange w:id="505" w:author="Alex" w:date="2015-05-08T10:52:00Z">
            <w:rPr>
              <w:rFonts w:hAnsi="Helvetica Neue"/>
            </w:rPr>
          </w:rPrChange>
        </w:rPr>
        <w:t>–1</w:t>
      </w:r>
      <w:r w:rsidRPr="00F03EBA">
        <w:rPr>
          <w:rFonts w:ascii="Times New Roman" w:hAnsi="Times New Roman" w:cs="Times New Roman"/>
          <w:rPrChange w:id="506" w:author="Alex" w:date="2015-05-08T10:52:00Z">
            <w:rPr>
              <w:rFonts w:ascii="Helvetica Neue"/>
            </w:rPr>
          </w:rPrChange>
        </w:rPr>
        <w:t xml:space="preserve"> min</w:t>
      </w:r>
      <w:r w:rsidRPr="00F03EBA">
        <w:rPr>
          <w:rFonts w:ascii="Times New Roman" w:hAnsi="Times New Roman" w:cs="Times New Roman"/>
          <w:vertAlign w:val="superscript"/>
          <w:rPrChange w:id="507" w:author="Alex" w:date="2015-05-08T10:52:00Z">
            <w:rPr>
              <w:rFonts w:hAnsi="Helvetica Neue"/>
            </w:rPr>
          </w:rPrChange>
        </w:rPr>
        <w:t>–1</w:t>
      </w:r>
      <w:r w:rsidRPr="00F03EBA">
        <w:rPr>
          <w:rFonts w:ascii="Times New Roman" w:hAnsi="Times New Roman" w:cs="Times New Roman"/>
          <w:rPrChange w:id="508" w:author="Alex" w:date="2015-05-08T10:52:00Z">
            <w:rPr>
              <w:rFonts w:ascii="Helvetica Neue"/>
            </w:rPr>
          </w:rPrChange>
        </w:rPr>
        <w:t xml:space="preserve">. To determine kinetic constants, observed rates at 8 substrate concentrations were fit to the Michaelis-Menten equation. Experimentally measured kinetic constants for each mutant and nonlinear regression analyses can be found in Supplemental Table X. </w:t>
      </w:r>
    </w:p>
    <w:p w14:paraId="0B127945" w14:textId="77777777" w:rsidR="006455CB" w:rsidRPr="00F03EBA" w:rsidRDefault="0093136D">
      <w:pPr>
        <w:pStyle w:val="Body"/>
        <w:spacing w:line="480" w:lineRule="auto"/>
        <w:rPr>
          <w:rFonts w:ascii="Times New Roman" w:eastAsia="Helvetica Neue" w:hAnsi="Times New Roman" w:cs="Times New Roman"/>
          <w:rPrChange w:id="509"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510" w:author="Alex" w:date="2015-05-08T10:52:00Z">
            <w:rPr>
              <w:rFonts w:ascii="Helvetica Neue" w:eastAsia="Helvetica Neue" w:hAnsi="Helvetica Neue" w:cs="Helvetica Neue"/>
            </w:rPr>
          </w:rPrChange>
        </w:rPr>
        <w:tab/>
      </w:r>
      <w:r w:rsidRPr="00F03EBA">
        <w:rPr>
          <w:rFonts w:ascii="Times New Roman" w:hAnsi="Times New Roman" w:cs="Times New Roman"/>
          <w:rPrChange w:id="511" w:author="Alex" w:date="2015-05-08T10:52:00Z">
            <w:rPr>
              <w:rFonts w:ascii="Helvetica Neue"/>
            </w:rPr>
          </w:rPrChange>
        </w:rPr>
        <w:t xml:space="preserve">Based on the maximum concentration of enzyme used in our assays and colorimetric absorbance changes at the highest substrate concentration used, we estimate our limit of detection for </w:t>
      </w:r>
      <w:r w:rsidRPr="00F03EBA">
        <w:rPr>
          <w:rFonts w:ascii="Times New Roman" w:hAnsi="Times New Roman" w:cs="Times New Roman"/>
          <w:i/>
          <w:iCs/>
          <w:rPrChange w:id="512" w:author="Alex" w:date="2015-05-08T10:52:00Z">
            <w:rPr>
              <w:rFonts w:ascii="Helvetica Neue"/>
              <w:i/>
              <w:iCs/>
            </w:rPr>
          </w:rPrChange>
        </w:rPr>
        <w:t>k</w:t>
      </w:r>
      <w:r w:rsidRPr="00F03EBA">
        <w:rPr>
          <w:rFonts w:ascii="Times New Roman" w:hAnsi="Times New Roman" w:cs="Times New Roman"/>
          <w:vertAlign w:val="subscript"/>
          <w:rPrChange w:id="513" w:author="Alex" w:date="2015-05-08T10:52:00Z">
            <w:rPr>
              <w:rFonts w:ascii="Helvetica Neue"/>
              <w:vertAlign w:val="subscript"/>
            </w:rPr>
          </w:rPrChange>
        </w:rPr>
        <w:t>cat</w:t>
      </w:r>
      <w:r w:rsidRPr="00F03EBA">
        <w:rPr>
          <w:rFonts w:ascii="Times New Roman" w:hAnsi="Times New Roman" w:cs="Times New Roman"/>
          <w:rPrChange w:id="514" w:author="Alex" w:date="2015-05-08T10:52:00Z">
            <w:rPr>
              <w:rFonts w:ascii="Helvetica Neue"/>
            </w:rPr>
          </w:rPrChange>
        </w:rPr>
        <w:t>/K</w:t>
      </w:r>
      <w:r w:rsidRPr="00F03EBA">
        <w:rPr>
          <w:rFonts w:ascii="Times New Roman" w:hAnsi="Times New Roman" w:cs="Times New Roman"/>
          <w:vertAlign w:val="subscript"/>
          <w:rPrChange w:id="515" w:author="Alex" w:date="2015-05-08T10:52:00Z">
            <w:rPr>
              <w:rFonts w:ascii="Helvetica Neue"/>
              <w:vertAlign w:val="subscript"/>
            </w:rPr>
          </w:rPrChange>
        </w:rPr>
        <w:t>M</w:t>
      </w:r>
      <w:r w:rsidRPr="00F03EBA">
        <w:rPr>
          <w:rFonts w:ascii="Times New Roman" w:hAnsi="Times New Roman" w:cs="Times New Roman"/>
          <w:rPrChange w:id="516" w:author="Alex" w:date="2015-05-08T10:52:00Z">
            <w:rPr>
              <w:rFonts w:ascii="Helvetica Neue"/>
            </w:rPr>
          </w:rPrChange>
        </w:rPr>
        <w:t xml:space="preserve"> to be 10 M</w:t>
      </w:r>
      <w:r w:rsidRPr="00F03EBA">
        <w:rPr>
          <w:rFonts w:ascii="Times New Roman" w:hAnsi="Times New Roman" w:cs="Times New Roman"/>
          <w:vertAlign w:val="superscript"/>
          <w:rPrChange w:id="517" w:author="Alex" w:date="2015-05-08T10:52:00Z">
            <w:rPr>
              <w:rFonts w:ascii="Helvetica Neue"/>
              <w:vertAlign w:val="superscript"/>
            </w:rPr>
          </w:rPrChange>
        </w:rPr>
        <w:t>-1</w:t>
      </w:r>
      <w:r w:rsidRPr="00F03EBA">
        <w:rPr>
          <w:rFonts w:ascii="Times New Roman" w:hAnsi="Times New Roman" w:cs="Times New Roman"/>
          <w:rPrChange w:id="518" w:author="Alex" w:date="2015-05-08T10:52:00Z">
            <w:rPr>
              <w:rFonts w:ascii="Helvetica Neue"/>
            </w:rPr>
          </w:rPrChange>
        </w:rPr>
        <w:t>min</w:t>
      </w:r>
      <w:r w:rsidRPr="00F03EBA">
        <w:rPr>
          <w:rFonts w:ascii="Times New Roman" w:hAnsi="Times New Roman" w:cs="Times New Roman"/>
          <w:vertAlign w:val="superscript"/>
          <w:rPrChange w:id="519" w:author="Alex" w:date="2015-05-08T10:52:00Z">
            <w:rPr>
              <w:rFonts w:ascii="Helvetica Neue"/>
              <w:vertAlign w:val="superscript"/>
            </w:rPr>
          </w:rPrChange>
        </w:rPr>
        <w:t>-1</w:t>
      </w:r>
      <w:r w:rsidRPr="00F03EBA">
        <w:rPr>
          <w:rFonts w:ascii="Times New Roman" w:hAnsi="Times New Roman" w:cs="Times New Roman"/>
          <w:rPrChange w:id="520" w:author="Alex" w:date="2015-05-08T10:52:00Z">
            <w:rPr>
              <w:rFonts w:ascii="Helvetica Neue"/>
            </w:rPr>
          </w:rPrChange>
        </w:rPr>
        <w:t xml:space="preserve">. Of the 90 </w:t>
      </w:r>
      <w:proofErr w:type="spellStart"/>
      <w:r w:rsidRPr="00F03EBA">
        <w:rPr>
          <w:rFonts w:ascii="Times New Roman" w:hAnsi="Times New Roman" w:cs="Times New Roman"/>
          <w:rPrChange w:id="521" w:author="Alex" w:date="2015-05-08T10:52:00Z">
            <w:rPr>
              <w:rFonts w:ascii="Helvetica Neue"/>
            </w:rPr>
          </w:rPrChange>
        </w:rPr>
        <w:t>solubly</w:t>
      </w:r>
      <w:proofErr w:type="spellEnd"/>
      <w:r w:rsidRPr="00F03EBA">
        <w:rPr>
          <w:rFonts w:ascii="Times New Roman" w:hAnsi="Times New Roman" w:cs="Times New Roman"/>
          <w:rPrChange w:id="522" w:author="Alex" w:date="2015-05-08T10:52:00Z">
            <w:rPr>
              <w:rFonts w:ascii="Helvetica Neue"/>
            </w:rPr>
          </w:rPrChange>
        </w:rPr>
        <w:t xml:space="preserve"> purified mutants, 6 </w:t>
      </w:r>
      <w:del w:id="523" w:author="Justin Siegel" w:date="2015-05-06T23:20:00Z">
        <w:r w:rsidRPr="00F03EBA" w:rsidDel="000B5A9C">
          <w:rPr>
            <w:rFonts w:ascii="Times New Roman" w:hAnsi="Times New Roman" w:cs="Times New Roman"/>
            <w:rPrChange w:id="524" w:author="Alex" w:date="2015-05-08T10:52:00Z">
              <w:rPr>
                <w:rFonts w:ascii="Helvetica Neue"/>
              </w:rPr>
            </w:rPrChange>
          </w:rPr>
          <w:delText xml:space="preserve">were </w:delText>
        </w:r>
      </w:del>
      <w:ins w:id="525" w:author="Justin Siegel" w:date="2015-05-06T23:20:00Z">
        <w:r w:rsidR="000B5A9C" w:rsidRPr="00F03EBA">
          <w:rPr>
            <w:rFonts w:ascii="Times New Roman" w:hAnsi="Times New Roman" w:cs="Times New Roman"/>
            <w:rPrChange w:id="526" w:author="Alex" w:date="2015-05-08T10:52:00Z">
              <w:rPr>
                <w:rFonts w:ascii="Helvetica Neue"/>
              </w:rPr>
            </w:rPrChange>
          </w:rPr>
          <w:t xml:space="preserve">are </w:t>
        </w:r>
      </w:ins>
      <w:r w:rsidRPr="00F03EBA">
        <w:rPr>
          <w:rFonts w:ascii="Times New Roman" w:hAnsi="Times New Roman" w:cs="Times New Roman"/>
          <w:rPrChange w:id="527" w:author="Alex" w:date="2015-05-08T10:52:00Z">
            <w:rPr>
              <w:rFonts w:ascii="Helvetica Neue"/>
            </w:rPr>
          </w:rPrChange>
        </w:rPr>
        <w:t>below the limit of detection. The highest catalytic efficiency observed is 5.6 x 10</w:t>
      </w:r>
      <w:r w:rsidRPr="00F03EBA">
        <w:rPr>
          <w:rFonts w:ascii="Times New Roman" w:hAnsi="Times New Roman" w:cs="Times New Roman"/>
          <w:vertAlign w:val="superscript"/>
          <w:rPrChange w:id="528" w:author="Alex" w:date="2015-05-08T10:52:00Z">
            <w:rPr>
              <w:rFonts w:ascii="Helvetica Neue"/>
            </w:rPr>
          </w:rPrChange>
        </w:rPr>
        <w:t>5</w:t>
      </w:r>
      <w:r w:rsidRPr="00F03EBA">
        <w:rPr>
          <w:rFonts w:ascii="Times New Roman" w:hAnsi="Times New Roman" w:cs="Times New Roman"/>
          <w:rPrChange w:id="529" w:author="Alex" w:date="2015-05-08T10:52:00Z">
            <w:rPr>
              <w:rFonts w:ascii="Helvetica Neue"/>
            </w:rPr>
          </w:rPrChange>
        </w:rPr>
        <w:t xml:space="preserve"> M</w:t>
      </w:r>
      <w:r w:rsidRPr="00F03EBA">
        <w:rPr>
          <w:rFonts w:ascii="Times New Roman" w:hAnsi="Times New Roman" w:cs="Times New Roman"/>
          <w:vertAlign w:val="superscript"/>
          <w:rPrChange w:id="530" w:author="Alex" w:date="2015-05-08T10:52:00Z">
            <w:rPr>
              <w:rFonts w:ascii="Helvetica Neue"/>
              <w:vertAlign w:val="superscript"/>
            </w:rPr>
          </w:rPrChange>
        </w:rPr>
        <w:t>-1</w:t>
      </w:r>
      <w:r w:rsidRPr="00F03EBA">
        <w:rPr>
          <w:rFonts w:ascii="Times New Roman" w:hAnsi="Times New Roman" w:cs="Times New Roman"/>
          <w:rPrChange w:id="531" w:author="Alex" w:date="2015-05-08T10:52:00Z">
            <w:rPr>
              <w:rFonts w:ascii="Helvetica Neue"/>
            </w:rPr>
          </w:rPrChange>
        </w:rPr>
        <w:t>min</w:t>
      </w:r>
      <w:r w:rsidRPr="00F03EBA">
        <w:rPr>
          <w:rFonts w:ascii="Times New Roman" w:hAnsi="Times New Roman" w:cs="Times New Roman"/>
          <w:vertAlign w:val="superscript"/>
          <w:rPrChange w:id="532" w:author="Alex" w:date="2015-05-08T10:52:00Z">
            <w:rPr>
              <w:rFonts w:ascii="Helvetica Neue"/>
              <w:vertAlign w:val="superscript"/>
            </w:rPr>
          </w:rPrChange>
        </w:rPr>
        <w:t>-1</w:t>
      </w:r>
      <w:r w:rsidRPr="00F03EBA">
        <w:rPr>
          <w:rFonts w:ascii="Times New Roman" w:hAnsi="Times New Roman" w:cs="Times New Roman"/>
          <w:rPrChange w:id="533" w:author="Alex" w:date="2015-05-08T10:52:00Z">
            <w:rPr>
              <w:rFonts w:ascii="Helvetica Neue"/>
            </w:rPr>
          </w:rPrChange>
        </w:rPr>
        <w:t xml:space="preserve"> for mutation R240A. In addition, while no substrate inhibition </w:t>
      </w:r>
      <w:del w:id="534" w:author="Justin Siegel" w:date="2015-05-06T23:22:00Z">
        <w:r w:rsidRPr="00F03EBA" w:rsidDel="000B5A9C">
          <w:rPr>
            <w:rFonts w:ascii="Times New Roman" w:hAnsi="Times New Roman" w:cs="Times New Roman"/>
            <w:rPrChange w:id="535" w:author="Alex" w:date="2015-05-08T10:52:00Z">
              <w:rPr>
                <w:rFonts w:ascii="Helvetica Neue"/>
              </w:rPr>
            </w:rPrChange>
          </w:rPr>
          <w:delText xml:space="preserve">was </w:delText>
        </w:r>
      </w:del>
      <w:ins w:id="536" w:author="Justin Siegel" w:date="2015-05-06T23:22:00Z">
        <w:r w:rsidR="000B5A9C" w:rsidRPr="00F03EBA">
          <w:rPr>
            <w:rFonts w:ascii="Times New Roman" w:hAnsi="Times New Roman" w:cs="Times New Roman"/>
            <w:rPrChange w:id="537" w:author="Alex" w:date="2015-05-08T10:52:00Z">
              <w:rPr>
                <w:rFonts w:ascii="Helvetica Neue"/>
              </w:rPr>
            </w:rPrChange>
          </w:rPr>
          <w:t xml:space="preserve">is </w:t>
        </w:r>
      </w:ins>
      <w:r w:rsidRPr="00F03EBA">
        <w:rPr>
          <w:rFonts w:ascii="Times New Roman" w:hAnsi="Times New Roman" w:cs="Times New Roman"/>
          <w:rPrChange w:id="538" w:author="Alex" w:date="2015-05-08T10:52:00Z">
            <w:rPr>
              <w:rFonts w:ascii="Helvetica Neue"/>
            </w:rPr>
          </w:rPrChange>
        </w:rPr>
        <w:t>observed for the wild type BglB, four mutants exhibit</w:t>
      </w:r>
      <w:del w:id="539" w:author="Justin Siegel" w:date="2015-05-06T23:22:00Z">
        <w:r w:rsidRPr="00F03EBA" w:rsidDel="000B5A9C">
          <w:rPr>
            <w:rFonts w:ascii="Times New Roman" w:hAnsi="Times New Roman" w:cs="Times New Roman"/>
            <w:rPrChange w:id="540" w:author="Alex" w:date="2015-05-08T10:52:00Z">
              <w:rPr>
                <w:rFonts w:ascii="Helvetica Neue"/>
              </w:rPr>
            </w:rPrChange>
          </w:rPr>
          <w:delText>ed</w:delText>
        </w:r>
      </w:del>
      <w:r w:rsidRPr="00F03EBA">
        <w:rPr>
          <w:rFonts w:ascii="Times New Roman" w:hAnsi="Times New Roman" w:cs="Times New Roman"/>
          <w:rPrChange w:id="541" w:author="Alex" w:date="2015-05-08T10:52:00Z">
            <w:rPr>
              <w:rFonts w:ascii="Helvetica Neue"/>
            </w:rPr>
          </w:rPrChange>
        </w:rPr>
        <w:t xml:space="preserve"> measurable substrate inhibition (the inhibition parameter K</w:t>
      </w:r>
      <w:r w:rsidRPr="00F03EBA">
        <w:rPr>
          <w:rFonts w:ascii="Times New Roman" w:hAnsi="Times New Roman" w:cs="Times New Roman"/>
          <w:i/>
          <w:iCs/>
          <w:vertAlign w:val="subscript"/>
          <w:rPrChange w:id="542" w:author="Alex" w:date="2015-05-08T10:52:00Z">
            <w:rPr>
              <w:rFonts w:ascii="Helvetica Neue"/>
              <w:i/>
              <w:iCs/>
              <w:vertAlign w:val="subscript"/>
            </w:rPr>
          </w:rPrChange>
        </w:rPr>
        <w:t>i</w:t>
      </w:r>
      <w:r w:rsidRPr="00F03EBA">
        <w:rPr>
          <w:rFonts w:ascii="Times New Roman" w:hAnsi="Times New Roman" w:cs="Times New Roman"/>
          <w:rPrChange w:id="543" w:author="Alex" w:date="2015-05-08T10:52:00Z">
            <w:rPr>
              <w:rFonts w:ascii="Helvetica Neue"/>
            </w:rPr>
          </w:rPrChange>
        </w:rPr>
        <w:t xml:space="preserve"> for these mutants is reported in Supplemental Table X). </w:t>
      </w:r>
    </w:p>
    <w:p w14:paraId="5EC3096E" w14:textId="77777777" w:rsidR="006455CB" w:rsidRPr="00F03EBA" w:rsidRDefault="006455CB">
      <w:pPr>
        <w:pStyle w:val="Body"/>
        <w:spacing w:line="480" w:lineRule="auto"/>
        <w:rPr>
          <w:rFonts w:ascii="Times New Roman" w:eastAsia="Helvetica Neue" w:hAnsi="Times New Roman" w:cs="Times New Roman"/>
          <w:rPrChange w:id="544" w:author="Alex" w:date="2015-05-08T10:52:00Z">
            <w:rPr>
              <w:rFonts w:ascii="Helvetica Neue" w:eastAsia="Helvetica Neue" w:hAnsi="Helvetica Neue" w:cs="Helvetica Neue"/>
            </w:rPr>
          </w:rPrChange>
        </w:rPr>
      </w:pPr>
    </w:p>
    <w:p w14:paraId="7B4DB818" w14:textId="77777777" w:rsidR="006455CB" w:rsidRPr="00F03EBA" w:rsidRDefault="0093136D">
      <w:pPr>
        <w:pStyle w:val="Body"/>
        <w:spacing w:line="480" w:lineRule="auto"/>
        <w:rPr>
          <w:rFonts w:ascii="Times New Roman" w:eastAsia="Helvetica Neue" w:hAnsi="Times New Roman" w:cs="Times New Roman"/>
          <w:b/>
          <w:bCs/>
          <w:rPrChange w:id="545"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546" w:author="Alex" w:date="2015-05-08T10:52:00Z">
            <w:rPr>
              <w:rFonts w:ascii="Helvetica Neue"/>
              <w:b/>
              <w:bCs/>
            </w:rPr>
          </w:rPrChange>
        </w:rPr>
        <w:t>Observed sequence–structure–function relationships in BglB</w:t>
      </w:r>
    </w:p>
    <w:p w14:paraId="6F9C6993" w14:textId="77777777" w:rsidR="006455CB" w:rsidRPr="00F03EBA" w:rsidRDefault="0093136D">
      <w:pPr>
        <w:pStyle w:val="Body"/>
        <w:spacing w:line="480" w:lineRule="auto"/>
        <w:rPr>
          <w:rFonts w:ascii="Times New Roman" w:eastAsia="Helvetica Neue" w:hAnsi="Times New Roman" w:cs="Times New Roman"/>
          <w:rPrChange w:id="547" w:author="Alex" w:date="2015-05-08T10:52:00Z">
            <w:rPr>
              <w:rFonts w:ascii="Helvetica Neue" w:eastAsia="Helvetica Neue" w:hAnsi="Helvetica Neue" w:cs="Helvetica Neue"/>
            </w:rPr>
          </w:rPrChange>
        </w:rPr>
      </w:pPr>
      <w:r w:rsidRPr="00F03EBA">
        <w:rPr>
          <w:rFonts w:ascii="Times New Roman" w:hAnsi="Times New Roman" w:cs="Times New Roman"/>
          <w:rPrChange w:id="548" w:author="Alex" w:date="2015-05-08T10:52:00Z">
            <w:rPr>
              <w:rFonts w:ascii="Helvetica Neue"/>
            </w:rPr>
          </w:rPrChange>
        </w:rPr>
        <w:t xml:space="preserve">In agreement with previous studies, our results demonstrate the importance of E164, E353, and Y295 for catalysis. Mutating any of these residues to alanine results in a &gt;85,000-fold reduction in catalytic </w:t>
      </w:r>
      <w:r w:rsidRPr="00F03EBA">
        <w:rPr>
          <w:rFonts w:ascii="Times New Roman" w:hAnsi="Times New Roman" w:cs="Times New Roman"/>
          <w:rPrChange w:id="549" w:author="Alex" w:date="2015-05-08T10:52:00Z">
            <w:rPr>
              <w:rFonts w:ascii="Helvetica Neue"/>
            </w:rPr>
          </w:rPrChange>
        </w:rPr>
        <w:lastRenderedPageBreak/>
        <w:t>efficiency</w:t>
      </w:r>
      <w:ins w:id="550" w:author="Justin Siegel" w:date="2015-05-06T22:38:00Z">
        <w:r w:rsidR="00A0169E" w:rsidRPr="00F03EBA">
          <w:rPr>
            <w:rFonts w:ascii="Times New Roman" w:hAnsi="Times New Roman" w:cs="Times New Roman"/>
            <w:rPrChange w:id="551" w:author="Alex" w:date="2015-05-08T10:52:00Z">
              <w:rPr>
                <w:rFonts w:ascii="Helvetica Neue"/>
              </w:rPr>
            </w:rPrChange>
          </w:rPr>
          <w:t xml:space="preserve">, </w:t>
        </w:r>
        <w:r w:rsidR="00A0169E" w:rsidRPr="00F03EBA">
          <w:rPr>
            <w:rFonts w:ascii="Times New Roman" w:hAnsi="Times New Roman" w:cs="Times New Roman"/>
            <w:i/>
            <w:rPrChange w:id="552" w:author="Alex" w:date="2015-05-08T10:52:00Z">
              <w:rPr>
                <w:rFonts w:ascii="Helvetica Neue"/>
              </w:rPr>
            </w:rPrChange>
          </w:rPr>
          <w:t>k</w:t>
        </w:r>
        <w:r w:rsidR="00A0169E" w:rsidRPr="00F03EBA">
          <w:rPr>
            <w:rFonts w:ascii="Times New Roman" w:hAnsi="Times New Roman" w:cs="Times New Roman"/>
            <w:vertAlign w:val="subscript"/>
            <w:rPrChange w:id="553" w:author="Alex" w:date="2015-05-08T10:52:00Z">
              <w:rPr>
                <w:rFonts w:ascii="Helvetica Neue"/>
              </w:rPr>
            </w:rPrChange>
          </w:rPr>
          <w:t>cat</w:t>
        </w:r>
        <w:r w:rsidR="00A0169E" w:rsidRPr="00F03EBA">
          <w:rPr>
            <w:rFonts w:ascii="Times New Roman" w:hAnsi="Times New Roman" w:cs="Times New Roman"/>
            <w:rPrChange w:id="554" w:author="Alex" w:date="2015-05-08T10:52:00Z">
              <w:rPr>
                <w:rFonts w:ascii="Helvetica Neue"/>
              </w:rPr>
            </w:rPrChange>
          </w:rPr>
          <w:t>/K</w:t>
        </w:r>
        <w:r w:rsidR="00A0169E" w:rsidRPr="00F03EBA">
          <w:rPr>
            <w:rFonts w:ascii="Times New Roman" w:hAnsi="Times New Roman" w:cs="Times New Roman"/>
            <w:vertAlign w:val="subscript"/>
            <w:rPrChange w:id="555" w:author="Alex" w:date="2015-05-08T10:52:00Z">
              <w:rPr>
                <w:rFonts w:ascii="Helvetica Neue"/>
              </w:rPr>
            </w:rPrChange>
          </w:rPr>
          <w:t>M</w:t>
        </w:r>
      </w:ins>
      <w:r w:rsidRPr="00F03EBA">
        <w:rPr>
          <w:rFonts w:ascii="Times New Roman" w:hAnsi="Times New Roman" w:cs="Times New Roman"/>
          <w:rPrChange w:id="556" w:author="Alex" w:date="2015-05-08T10:52:00Z">
            <w:rPr>
              <w:rFonts w:ascii="Helvetica Neue"/>
            </w:rPr>
          </w:rPrChange>
        </w:rPr>
        <w:t xml:space="preserve">. </w:t>
      </w:r>
      <w:del w:id="557" w:author="Justin Siegel" w:date="2015-05-06T22:40:00Z">
        <w:r w:rsidRPr="00F03EBA" w:rsidDel="00A0169E">
          <w:rPr>
            <w:rFonts w:ascii="Times New Roman" w:hAnsi="Times New Roman" w:cs="Times New Roman"/>
            <w:rPrChange w:id="558" w:author="Alex" w:date="2015-05-08T10:52:00Z">
              <w:rPr>
                <w:rFonts w:ascii="Helvetica Neue"/>
              </w:rPr>
            </w:rPrChange>
          </w:rPr>
          <w:delText>In addition</w:delText>
        </w:r>
      </w:del>
      <w:ins w:id="559" w:author="Justin Siegel" w:date="2015-05-06T22:40:00Z">
        <w:r w:rsidR="00A0169E" w:rsidRPr="00F03EBA">
          <w:rPr>
            <w:rFonts w:ascii="Times New Roman" w:hAnsi="Times New Roman" w:cs="Times New Roman"/>
            <w:rPrChange w:id="560" w:author="Alex" w:date="2015-05-08T10:52:00Z">
              <w:rPr>
                <w:rFonts w:ascii="Helvetica Neue"/>
              </w:rPr>
            </w:rPrChange>
          </w:rPr>
          <w:t>However, beyond the catalytic residues</w:t>
        </w:r>
      </w:ins>
      <w:del w:id="561" w:author="Justin Siegel" w:date="2015-05-06T22:40:00Z">
        <w:r w:rsidRPr="00F03EBA" w:rsidDel="00A0169E">
          <w:rPr>
            <w:rFonts w:ascii="Times New Roman" w:hAnsi="Times New Roman" w:cs="Times New Roman"/>
            <w:rPrChange w:id="562" w:author="Alex" w:date="2015-05-08T10:52:00Z">
              <w:rPr>
                <w:rFonts w:ascii="Helvetica Neue"/>
              </w:rPr>
            </w:rPrChange>
          </w:rPr>
          <w:delText>,</w:delText>
        </w:r>
      </w:del>
      <w:r w:rsidRPr="00F03EBA">
        <w:rPr>
          <w:rFonts w:ascii="Times New Roman" w:hAnsi="Times New Roman" w:cs="Times New Roman"/>
          <w:rPrChange w:id="563" w:author="Alex" w:date="2015-05-08T10:52:00Z">
            <w:rPr>
              <w:rFonts w:ascii="Helvetica Neue"/>
            </w:rPr>
          </w:rPrChange>
        </w:rPr>
        <w:t xml:space="preserve"> the systematic alanine scan of every residue within 12 </w:t>
      </w:r>
      <w:r w:rsidRPr="00F03EBA">
        <w:rPr>
          <w:rFonts w:ascii="Times New Roman" w:hAnsi="Times New Roman" w:cs="Times New Roman"/>
          <w:lang w:val="sv-SE"/>
          <w:rPrChange w:id="564" w:author="Alex" w:date="2015-05-08T10:52:00Z">
            <w:rPr>
              <w:rFonts w:hAnsi="Helvetica Neue"/>
              <w:lang w:val="sv-SE"/>
            </w:rPr>
          </w:rPrChange>
        </w:rPr>
        <w:t>Åt</w:t>
      </w:r>
      <w:r w:rsidRPr="00F03EBA">
        <w:rPr>
          <w:rFonts w:ascii="Times New Roman" w:hAnsi="Times New Roman" w:cs="Times New Roman"/>
          <w:rPrChange w:id="565" w:author="Alex" w:date="2015-05-08T10:52:00Z">
            <w:rPr>
              <w:rFonts w:ascii="Helvetica Neue"/>
            </w:rPr>
          </w:rPrChange>
        </w:rPr>
        <w:t>of the ligand revealed mutations which have an equivalent functional effect to mutating</w:t>
      </w:r>
      <w:ins w:id="566" w:author="Justin Siegel" w:date="2015-05-06T22:40:00Z">
        <w:r w:rsidR="00A0169E" w:rsidRPr="00F03EBA">
          <w:rPr>
            <w:rFonts w:ascii="Times New Roman" w:hAnsi="Times New Roman" w:cs="Times New Roman"/>
            <w:rPrChange w:id="567" w:author="Alex" w:date="2015-05-08T10:52:00Z">
              <w:rPr>
                <w:rFonts w:ascii="Helvetica Neue"/>
              </w:rPr>
            </w:rPrChange>
          </w:rPr>
          <w:t xml:space="preserve"> the</w:t>
        </w:r>
      </w:ins>
      <w:r w:rsidRPr="00F03EBA">
        <w:rPr>
          <w:rFonts w:ascii="Times New Roman" w:hAnsi="Times New Roman" w:cs="Times New Roman"/>
          <w:rPrChange w:id="568" w:author="Alex" w:date="2015-05-08T10:52:00Z">
            <w:rPr>
              <w:rFonts w:ascii="Helvetica Neue"/>
            </w:rPr>
          </w:rPrChange>
        </w:rPr>
        <w:t xml:space="preserve"> established catalytic residues to alanine. </w:t>
      </w:r>
      <w:del w:id="569" w:author="Justin Siegel" w:date="2015-05-06T22:39:00Z">
        <w:r w:rsidRPr="00F03EBA" w:rsidDel="00A0169E">
          <w:rPr>
            <w:rFonts w:ascii="Times New Roman" w:hAnsi="Times New Roman" w:cs="Times New Roman"/>
            <w:rPrChange w:id="570" w:author="Alex" w:date="2015-05-08T10:52:00Z">
              <w:rPr>
                <w:rFonts w:ascii="Helvetica Neue"/>
              </w:rPr>
            </w:rPrChange>
          </w:rPr>
          <w:delText xml:space="preserve">Furthermore, it was observed that a majority of mutations were neutral. </w:delText>
        </w:r>
      </w:del>
    </w:p>
    <w:p w14:paraId="5E8B2C27" w14:textId="77777777" w:rsidR="006455CB" w:rsidRPr="00F03EBA" w:rsidRDefault="0093136D">
      <w:pPr>
        <w:pStyle w:val="Body"/>
        <w:spacing w:line="480" w:lineRule="auto"/>
        <w:rPr>
          <w:rFonts w:ascii="Times New Roman" w:eastAsia="Helvetica Neue" w:hAnsi="Times New Roman" w:cs="Times New Roman"/>
          <w:rPrChange w:id="571"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572" w:author="Alex" w:date="2015-05-08T10:52:00Z">
            <w:rPr>
              <w:rFonts w:ascii="Helvetica Neue" w:eastAsia="Helvetica Neue" w:hAnsi="Helvetica Neue" w:cs="Helvetica Neue"/>
            </w:rPr>
          </w:rPrChange>
        </w:rPr>
        <w:tab/>
      </w:r>
      <w:r w:rsidRPr="00F03EBA">
        <w:rPr>
          <w:rFonts w:ascii="Times New Roman" w:hAnsi="Times New Roman" w:cs="Times New Roman"/>
          <w:rPrChange w:id="573" w:author="Alex" w:date="2015-05-08T10:52:00Z">
            <w:rPr>
              <w:rFonts w:ascii="Helvetica Neue"/>
            </w:rPr>
          </w:rPrChange>
        </w:rPr>
        <w:t xml:space="preserve">One </w:t>
      </w:r>
      <w:del w:id="574" w:author="Justin Siegel" w:date="2015-05-06T23:23:00Z">
        <w:r w:rsidRPr="00F03EBA" w:rsidDel="000B5A9C">
          <w:rPr>
            <w:rFonts w:ascii="Times New Roman" w:hAnsi="Times New Roman" w:cs="Times New Roman"/>
            <w:rPrChange w:id="575" w:author="Alex" w:date="2015-05-08T10:52:00Z">
              <w:rPr>
                <w:rFonts w:ascii="Helvetica Neue"/>
              </w:rPr>
            </w:rPrChange>
          </w:rPr>
          <w:delText xml:space="preserve">residue </w:delText>
        </w:r>
      </w:del>
      <w:ins w:id="576" w:author="Justin Siegel" w:date="2015-05-06T23:23:00Z">
        <w:r w:rsidR="000B5A9C" w:rsidRPr="00F03EBA">
          <w:rPr>
            <w:rFonts w:ascii="Times New Roman" w:hAnsi="Times New Roman" w:cs="Times New Roman"/>
            <w:rPrChange w:id="577" w:author="Alex" w:date="2015-05-08T10:52:00Z">
              <w:rPr>
                <w:rFonts w:ascii="Helvetica Neue"/>
              </w:rPr>
            </w:rPrChange>
          </w:rPr>
          <w:t xml:space="preserve">mutation </w:t>
        </w:r>
      </w:ins>
      <w:r w:rsidRPr="00F03EBA">
        <w:rPr>
          <w:rFonts w:ascii="Times New Roman" w:hAnsi="Times New Roman" w:cs="Times New Roman"/>
          <w:rPrChange w:id="578" w:author="Alex" w:date="2015-05-08T10:52:00Z">
            <w:rPr>
              <w:rFonts w:ascii="Helvetica Neue"/>
            </w:rPr>
          </w:rPrChange>
        </w:rPr>
        <w:t xml:space="preserve">for which dramatic effects on function </w:t>
      </w:r>
      <w:del w:id="579" w:author="Justin Siegel" w:date="2015-05-06T23:22:00Z">
        <w:r w:rsidRPr="00F03EBA" w:rsidDel="000B5A9C">
          <w:rPr>
            <w:rFonts w:ascii="Times New Roman" w:hAnsi="Times New Roman" w:cs="Times New Roman"/>
            <w:rPrChange w:id="580" w:author="Alex" w:date="2015-05-08T10:52:00Z">
              <w:rPr>
                <w:rFonts w:ascii="Helvetica Neue"/>
              </w:rPr>
            </w:rPrChange>
          </w:rPr>
          <w:delText xml:space="preserve">were </w:delText>
        </w:r>
      </w:del>
      <w:ins w:id="581" w:author="Justin Siegel" w:date="2015-05-06T23:22:00Z">
        <w:r w:rsidR="000B5A9C" w:rsidRPr="00F03EBA">
          <w:rPr>
            <w:rFonts w:ascii="Times New Roman" w:hAnsi="Times New Roman" w:cs="Times New Roman"/>
            <w:rPrChange w:id="582" w:author="Alex" w:date="2015-05-08T10:52:00Z">
              <w:rPr>
                <w:rFonts w:ascii="Helvetica Neue"/>
              </w:rPr>
            </w:rPrChange>
          </w:rPr>
          <w:t xml:space="preserve">is </w:t>
        </w:r>
      </w:ins>
      <w:r w:rsidRPr="00F03EBA">
        <w:rPr>
          <w:rFonts w:ascii="Times New Roman" w:hAnsi="Times New Roman" w:cs="Times New Roman"/>
          <w:rPrChange w:id="583" w:author="Alex" w:date="2015-05-08T10:52:00Z">
            <w:rPr>
              <w:rFonts w:ascii="Helvetica Neue"/>
            </w:rPr>
          </w:rPrChange>
        </w:rPr>
        <w:t xml:space="preserve">observed </w:t>
      </w:r>
      <w:del w:id="584" w:author="Justin Siegel" w:date="2015-05-06T23:22:00Z">
        <w:r w:rsidRPr="00F03EBA" w:rsidDel="000B5A9C">
          <w:rPr>
            <w:rFonts w:ascii="Times New Roman" w:hAnsi="Times New Roman" w:cs="Times New Roman"/>
            <w:rPrChange w:id="585" w:author="Alex" w:date="2015-05-08T10:52:00Z">
              <w:rPr>
                <w:rFonts w:ascii="Helvetica Neue"/>
              </w:rPr>
            </w:rPrChange>
          </w:rPr>
          <w:delText xml:space="preserve">was </w:delText>
        </w:r>
      </w:del>
      <w:ins w:id="586" w:author="Justin Siegel" w:date="2015-05-06T23:22:00Z">
        <w:r w:rsidR="000B5A9C" w:rsidRPr="00F03EBA">
          <w:rPr>
            <w:rFonts w:ascii="Times New Roman" w:hAnsi="Times New Roman" w:cs="Times New Roman"/>
            <w:rPrChange w:id="587" w:author="Alex" w:date="2015-05-08T10:52:00Z">
              <w:rPr>
                <w:rFonts w:ascii="Helvetica Neue"/>
              </w:rPr>
            </w:rPrChange>
          </w:rPr>
          <w:t xml:space="preserve">is </w:t>
        </w:r>
      </w:ins>
      <w:r w:rsidRPr="00F03EBA">
        <w:rPr>
          <w:rFonts w:ascii="Times New Roman" w:hAnsi="Times New Roman" w:cs="Times New Roman"/>
          <w:rPrChange w:id="588" w:author="Alex" w:date="2015-05-08T10:52:00Z">
            <w:rPr>
              <w:rFonts w:ascii="Helvetica Neue"/>
            </w:rPr>
          </w:rPrChange>
        </w:rPr>
        <w:t>Q19</w:t>
      </w:r>
      <w:ins w:id="589" w:author="Justin Siegel" w:date="2015-05-06T23:23:00Z">
        <w:r w:rsidR="000B5A9C" w:rsidRPr="00F03EBA">
          <w:rPr>
            <w:rFonts w:ascii="Times New Roman" w:hAnsi="Times New Roman" w:cs="Times New Roman"/>
            <w:rPrChange w:id="590" w:author="Alex" w:date="2015-05-08T10:52:00Z">
              <w:rPr>
                <w:rFonts w:ascii="Helvetica Neue"/>
              </w:rPr>
            </w:rPrChange>
          </w:rPr>
          <w:t>A</w:t>
        </w:r>
      </w:ins>
      <w:ins w:id="591" w:author="Justin Siegel" w:date="2015-05-06T22:41:00Z">
        <w:r w:rsidR="00A0169E" w:rsidRPr="00F03EBA">
          <w:rPr>
            <w:rFonts w:ascii="Times New Roman" w:hAnsi="Times New Roman" w:cs="Times New Roman"/>
            <w:rPrChange w:id="592" w:author="Alex" w:date="2015-05-08T10:52:00Z">
              <w:rPr>
                <w:rFonts w:ascii="Helvetica Neue"/>
              </w:rPr>
            </w:rPrChange>
          </w:rPr>
          <w:t>,</w:t>
        </w:r>
        <w:r w:rsidR="000B5A9C" w:rsidRPr="00F03EBA">
          <w:rPr>
            <w:rFonts w:ascii="Times New Roman" w:hAnsi="Times New Roman" w:cs="Times New Roman"/>
            <w:rPrChange w:id="593" w:author="Alex" w:date="2015-05-08T10:52:00Z">
              <w:rPr>
                <w:rFonts w:ascii="Helvetica Neue"/>
              </w:rPr>
            </w:rPrChange>
          </w:rPr>
          <w:t xml:space="preserve"> which </w:t>
        </w:r>
      </w:ins>
      <w:ins w:id="594" w:author="Justin Siegel" w:date="2015-05-06T23:23:00Z">
        <w:r w:rsidR="000B5A9C" w:rsidRPr="00F03EBA">
          <w:rPr>
            <w:rFonts w:ascii="Times New Roman" w:hAnsi="Times New Roman" w:cs="Times New Roman"/>
            <w:rPrChange w:id="595" w:author="Alex" w:date="2015-05-08T10:52:00Z">
              <w:rPr>
                <w:rFonts w:ascii="Helvetica Neue"/>
              </w:rPr>
            </w:rPrChange>
          </w:rPr>
          <w:t>decreases</w:t>
        </w:r>
      </w:ins>
      <w:ins w:id="596" w:author="Justin Siegel" w:date="2015-05-06T22:41:00Z">
        <w:r w:rsidR="00A0169E" w:rsidRPr="00F03EBA">
          <w:rPr>
            <w:rFonts w:ascii="Times New Roman" w:hAnsi="Times New Roman" w:cs="Times New Roman"/>
            <w:rPrChange w:id="597" w:author="Alex" w:date="2015-05-08T10:52:00Z">
              <w:rPr>
                <w:rFonts w:ascii="Helvetica Neue"/>
              </w:rPr>
            </w:rPrChange>
          </w:rPr>
          <w:t xml:space="preserve"> catalytic efficiency 57,000-fold</w:t>
        </w:r>
      </w:ins>
      <w:r w:rsidRPr="00F03EBA">
        <w:rPr>
          <w:rFonts w:ascii="Times New Roman" w:hAnsi="Times New Roman" w:cs="Times New Roman"/>
          <w:rPrChange w:id="598" w:author="Alex" w:date="2015-05-08T10:52:00Z">
            <w:rPr>
              <w:rFonts w:ascii="Helvetica Neue"/>
            </w:rPr>
          </w:rPrChange>
        </w:rPr>
        <w:t xml:space="preserve">. An analysis of the crystal structure of BglB illustrates that both the nitrogen and oxygen of the amide sidechain interact with hydroxyl groups on the substrate (Figure 3A). Based on a multiple sequence alignment of the </w:t>
      </w:r>
      <w:proofErr w:type="spellStart"/>
      <w:r w:rsidRPr="00F03EBA">
        <w:rPr>
          <w:rFonts w:ascii="Times New Roman" w:hAnsi="Times New Roman" w:cs="Times New Roman"/>
          <w:rPrChange w:id="599" w:author="Alex" w:date="2015-05-08T10:52:00Z">
            <w:rPr>
              <w:rFonts w:ascii="Helvetica Neue"/>
            </w:rPr>
          </w:rPrChange>
        </w:rPr>
        <w:t>Pfam</w:t>
      </w:r>
      <w:proofErr w:type="spellEnd"/>
      <w:r w:rsidRPr="00F03EBA">
        <w:rPr>
          <w:rFonts w:ascii="Times New Roman" w:hAnsi="Times New Roman" w:cs="Times New Roman"/>
          <w:rPrChange w:id="600" w:author="Alex" w:date="2015-05-08T10:52:00Z">
            <w:rPr>
              <w:rFonts w:ascii="Helvetica Neue"/>
            </w:rPr>
          </w:rPrChange>
        </w:rPr>
        <w:t xml:space="preserve"> database for the BglB enzyme family comprising 1,554 non-redundant proteins, Q19 is 95% conserved (Figure 3B). While removing these interactions might be predicted to decrease catalytic efficiency, it was unexpected </w:t>
      </w:r>
      <w:del w:id="601" w:author="Justin Siegel" w:date="2015-05-06T22:41:00Z">
        <w:r w:rsidRPr="00F03EBA" w:rsidDel="00A0169E">
          <w:rPr>
            <w:rFonts w:ascii="Times New Roman" w:hAnsi="Times New Roman" w:cs="Times New Roman"/>
            <w:rPrChange w:id="602" w:author="Alex" w:date="2015-05-08T10:52:00Z">
              <w:rPr>
                <w:rFonts w:ascii="Helvetica Neue"/>
              </w:rPr>
            </w:rPrChange>
          </w:rPr>
          <w:delText>to observe a 57,000-fold reduction. The mutation Q19A is</w:delText>
        </w:r>
      </w:del>
      <w:ins w:id="603" w:author="Justin Siegel" w:date="2015-05-06T22:41:00Z">
        <w:r w:rsidR="00A0169E" w:rsidRPr="00F03EBA">
          <w:rPr>
            <w:rFonts w:ascii="Times New Roman" w:hAnsi="Times New Roman" w:cs="Times New Roman"/>
            <w:rPrChange w:id="604" w:author="Alex" w:date="2015-05-08T10:52:00Z">
              <w:rPr>
                <w:rFonts w:ascii="Helvetica Neue"/>
              </w:rPr>
            </w:rPrChange>
          </w:rPr>
          <w:t>have an</w:t>
        </w:r>
      </w:ins>
      <w:r w:rsidRPr="00F03EBA">
        <w:rPr>
          <w:rFonts w:ascii="Times New Roman" w:hAnsi="Times New Roman" w:cs="Times New Roman"/>
          <w:rPrChange w:id="605" w:author="Alex" w:date="2015-05-08T10:52:00Z">
            <w:rPr>
              <w:rFonts w:ascii="Helvetica Neue"/>
            </w:rPr>
          </w:rPrChange>
        </w:rPr>
        <w:t xml:space="preserve"> almost equivalent to removing the established catalytic residue E353</w:t>
      </w:r>
      <w:del w:id="606" w:author="Justin Siegel" w:date="2015-05-06T22:42:00Z">
        <w:r w:rsidRPr="00F03EBA" w:rsidDel="00A0169E">
          <w:rPr>
            <w:rFonts w:ascii="Times New Roman" w:hAnsi="Times New Roman" w:cs="Times New Roman"/>
            <w:rPrChange w:id="607" w:author="Alex" w:date="2015-05-08T10:52:00Z">
              <w:rPr>
                <w:rFonts w:ascii="Helvetica Neue"/>
              </w:rPr>
            </w:rPrChange>
          </w:rPr>
          <w:delText>, which reduces activity 85,000-fold</w:delText>
        </w:r>
      </w:del>
      <w:r w:rsidRPr="00F03EBA">
        <w:rPr>
          <w:rFonts w:ascii="Times New Roman" w:hAnsi="Times New Roman" w:cs="Times New Roman"/>
          <w:rPrChange w:id="608" w:author="Alex" w:date="2015-05-08T10:52:00Z">
            <w:rPr>
              <w:rFonts w:ascii="Helvetica Neue"/>
            </w:rPr>
          </w:rPrChange>
        </w:rPr>
        <w:t xml:space="preserve">. </w:t>
      </w:r>
      <w:del w:id="609" w:author="Justin Siegel" w:date="2015-05-06T23:24:00Z">
        <w:r w:rsidRPr="00F03EBA" w:rsidDel="000B5A9C">
          <w:rPr>
            <w:rFonts w:ascii="Times New Roman" w:hAnsi="Times New Roman" w:cs="Times New Roman"/>
            <w:rPrChange w:id="610" w:author="Alex" w:date="2015-05-08T10:52:00Z">
              <w:rPr>
                <w:rFonts w:ascii="Helvetica Neue"/>
              </w:rPr>
            </w:rPrChange>
          </w:rPr>
          <w:delText>However, u</w:delText>
        </w:r>
      </w:del>
      <w:ins w:id="611" w:author="Justin Siegel" w:date="2015-05-06T23:24:00Z">
        <w:r w:rsidR="000B5A9C" w:rsidRPr="00F03EBA">
          <w:rPr>
            <w:rFonts w:ascii="Times New Roman" w:hAnsi="Times New Roman" w:cs="Times New Roman"/>
            <w:rPrChange w:id="612" w:author="Alex" w:date="2015-05-08T10:52:00Z">
              <w:rPr>
                <w:rFonts w:ascii="Helvetica Neue"/>
              </w:rPr>
            </w:rPrChange>
          </w:rPr>
          <w:t>U</w:t>
        </w:r>
      </w:ins>
      <w:r w:rsidRPr="00F03EBA">
        <w:rPr>
          <w:rFonts w:ascii="Times New Roman" w:hAnsi="Times New Roman" w:cs="Times New Roman"/>
          <w:rPrChange w:id="613" w:author="Alex" w:date="2015-05-08T10:52:00Z">
            <w:rPr>
              <w:rFonts w:ascii="Helvetica Neue"/>
            </w:rPr>
          </w:rPrChange>
        </w:rPr>
        <w:t xml:space="preserve">nlike E353, the </w:t>
      </w:r>
      <w:proofErr w:type="spellStart"/>
      <w:r w:rsidRPr="00F03EBA">
        <w:rPr>
          <w:rFonts w:ascii="Times New Roman" w:hAnsi="Times New Roman" w:cs="Times New Roman"/>
          <w:rPrChange w:id="614" w:author="Alex" w:date="2015-05-08T10:52:00Z">
            <w:rPr>
              <w:rFonts w:ascii="Helvetica Neue"/>
            </w:rPr>
          </w:rPrChange>
        </w:rPr>
        <w:t>nucleophilic</w:t>
      </w:r>
      <w:proofErr w:type="spellEnd"/>
      <w:r w:rsidRPr="00F03EBA">
        <w:rPr>
          <w:rFonts w:ascii="Times New Roman" w:hAnsi="Times New Roman" w:cs="Times New Roman"/>
          <w:rPrChange w:id="615" w:author="Alex" w:date="2015-05-08T10:52:00Z">
            <w:rPr>
              <w:rFonts w:ascii="Helvetica Neue"/>
            </w:rPr>
          </w:rPrChange>
        </w:rPr>
        <w:t xml:space="preserve"> glutamate directly involved in the reaction chemistry, Q19 is not involved in chemistry of the reaction. A crystal structure in complex with the 2-deoxy-2-fluoro-alpha-D-glucopyranose inhibitor of the Q19A mutation may help elucidate the structural effect of this mutation. Based on molecular modeling, no major structural change for this mutant is predicted (Supplemental Figure X). </w:t>
      </w:r>
      <w:bookmarkStart w:id="616" w:name="_GoBack"/>
      <w:bookmarkEnd w:id="616"/>
    </w:p>
    <w:p w14:paraId="1C29C8D5" w14:textId="77777777" w:rsidR="006455CB" w:rsidRPr="00F03EBA" w:rsidRDefault="0093136D">
      <w:pPr>
        <w:pStyle w:val="Body"/>
        <w:spacing w:line="480" w:lineRule="auto"/>
        <w:rPr>
          <w:rFonts w:ascii="Times New Roman" w:eastAsia="Helvetica Neue" w:hAnsi="Times New Roman" w:cs="Times New Roman"/>
          <w:rPrChange w:id="617"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618" w:author="Alex" w:date="2015-05-08T10:52:00Z">
            <w:rPr>
              <w:rFonts w:ascii="Helvetica Neue" w:eastAsia="Helvetica Neue" w:hAnsi="Helvetica Neue" w:cs="Helvetica Neue"/>
            </w:rPr>
          </w:rPrChange>
        </w:rPr>
        <w:tab/>
      </w:r>
      <w:r w:rsidRPr="00F03EBA">
        <w:rPr>
          <w:rFonts w:ascii="Times New Roman" w:hAnsi="Times New Roman" w:cs="Times New Roman"/>
          <w:rPrChange w:id="619" w:author="Alex" w:date="2015-05-08T10:52:00Z">
            <w:rPr>
              <w:rFonts w:ascii="Helvetica Neue"/>
            </w:rPr>
          </w:rPrChange>
        </w:rPr>
        <w:t xml:space="preserve">Another unexpected finding was a ten-fold increase of </w:t>
      </w:r>
      <w:r w:rsidRPr="00F03EBA">
        <w:rPr>
          <w:rFonts w:ascii="Times New Roman" w:hAnsi="Times New Roman" w:cs="Times New Roman"/>
          <w:i/>
          <w:iCs/>
          <w:rPrChange w:id="620" w:author="Alex" w:date="2015-05-08T10:52:00Z">
            <w:rPr>
              <w:rFonts w:ascii="Helvetica Neue"/>
              <w:i/>
              <w:iCs/>
            </w:rPr>
          </w:rPrChange>
        </w:rPr>
        <w:t>k</w:t>
      </w:r>
      <w:r w:rsidRPr="00F03EBA">
        <w:rPr>
          <w:rFonts w:ascii="Times New Roman" w:hAnsi="Times New Roman" w:cs="Times New Roman"/>
          <w:vertAlign w:val="subscript"/>
          <w:rPrChange w:id="621" w:author="Alex" w:date="2015-05-08T10:52:00Z">
            <w:rPr>
              <w:rFonts w:ascii="Helvetica Neue"/>
              <w:vertAlign w:val="subscript"/>
            </w:rPr>
          </w:rPrChange>
        </w:rPr>
        <w:t>cat</w:t>
      </w:r>
      <w:r w:rsidRPr="00F03EBA">
        <w:rPr>
          <w:rFonts w:ascii="Times New Roman" w:hAnsi="Times New Roman" w:cs="Times New Roman"/>
          <w:rPrChange w:id="622" w:author="Alex" w:date="2015-05-08T10:52:00Z">
            <w:rPr>
              <w:rFonts w:ascii="Helvetica Neue"/>
            </w:rPr>
          </w:rPrChange>
        </w:rPr>
        <w:t xml:space="preserve"> by a single point mutant, R240A. The BglB crystal structure reveals that R240 forms two hydrogen bonds with E222 (Figure 3A). Molecular modeling </w:t>
      </w:r>
      <w:ins w:id="623" w:author="Justin Siegel" w:date="2015-05-06T22:42:00Z">
        <w:r w:rsidR="00A0169E" w:rsidRPr="00F03EBA">
          <w:rPr>
            <w:rFonts w:ascii="Times New Roman" w:hAnsi="Times New Roman" w:cs="Times New Roman"/>
            <w:rPrChange w:id="624" w:author="Alex" w:date="2015-05-08T10:52:00Z">
              <w:rPr>
                <w:rFonts w:ascii="Helvetica Neue"/>
              </w:rPr>
            </w:rPrChange>
          </w:rPr>
          <w:t xml:space="preserve">using Rosetta </w:t>
        </w:r>
      </w:ins>
      <w:r w:rsidRPr="00F03EBA">
        <w:rPr>
          <w:rFonts w:ascii="Times New Roman" w:hAnsi="Times New Roman" w:cs="Times New Roman"/>
          <w:rPrChange w:id="625" w:author="Alex" w:date="2015-05-08T10:52:00Z">
            <w:rPr>
              <w:rFonts w:ascii="Helvetica Neue"/>
            </w:rPr>
          </w:rPrChange>
        </w:rPr>
        <w:t>of the</w:t>
      </w:r>
      <w:del w:id="626" w:author="Justin Siegel" w:date="2015-05-06T22:44:00Z">
        <w:r w:rsidRPr="00F03EBA" w:rsidDel="00A0169E">
          <w:rPr>
            <w:rFonts w:ascii="Times New Roman" w:hAnsi="Times New Roman" w:cs="Times New Roman"/>
            <w:rPrChange w:id="627" w:author="Alex" w:date="2015-05-08T10:52:00Z">
              <w:rPr>
                <w:rFonts w:ascii="Helvetica Neue"/>
              </w:rPr>
            </w:rPrChange>
          </w:rPr>
          <w:delText xml:space="preserve"> R240A</w:delText>
        </w:r>
      </w:del>
      <w:r w:rsidRPr="00F03EBA">
        <w:rPr>
          <w:rFonts w:ascii="Times New Roman" w:hAnsi="Times New Roman" w:cs="Times New Roman"/>
          <w:rPrChange w:id="628" w:author="Alex" w:date="2015-05-08T10:52:00Z">
            <w:rPr>
              <w:rFonts w:ascii="Helvetica Neue"/>
            </w:rPr>
          </w:rPrChange>
        </w:rPr>
        <w:t xml:space="preserve"> </w:t>
      </w:r>
      <w:proofErr w:type="spellStart"/>
      <w:ins w:id="629" w:author="Justin Siegel" w:date="2015-05-06T22:44:00Z">
        <w:r w:rsidR="00A0169E" w:rsidRPr="00F03EBA">
          <w:rPr>
            <w:rFonts w:ascii="Times New Roman" w:hAnsi="Times New Roman" w:cs="Times New Roman"/>
            <w:rPrChange w:id="630" w:author="Alex" w:date="2015-05-08T10:52:00Z">
              <w:rPr/>
            </w:rPrChange>
          </w:rPr>
          <w:t>R240A</w:t>
        </w:r>
        <w:proofErr w:type="spellEnd"/>
        <w:r w:rsidR="00A0169E" w:rsidRPr="00F03EBA">
          <w:rPr>
            <w:rFonts w:ascii="Times New Roman" w:hAnsi="Times New Roman" w:cs="Times New Roman"/>
            <w:rPrChange w:id="631" w:author="Alex" w:date="2015-05-08T10:52:00Z">
              <w:rPr/>
            </w:rPrChange>
          </w:rPr>
          <w:t xml:space="preserve"> mutant predicts that E222 adopts an alternative conformation in which the acid functional group of the glutamate is substantially closer to the active site (</w:t>
        </w:r>
        <w:r w:rsidR="00A0169E" w:rsidRPr="00F03EBA">
          <w:rPr>
            <w:rFonts w:ascii="Times New Roman" w:hAnsi="Times New Roman" w:cs="Times New Roman"/>
            <w:b/>
            <w:i/>
            <w:u w:val="single"/>
            <w:rPrChange w:id="632" w:author="Alex" w:date="2015-05-08T10:52:00Z">
              <w:rPr/>
            </w:rPrChange>
          </w:rPr>
          <w:t>Supplemental Figure X</w:t>
        </w:r>
        <w:r w:rsidR="00A0169E" w:rsidRPr="00F03EBA">
          <w:rPr>
            <w:rFonts w:ascii="Times New Roman" w:hAnsi="Times New Roman" w:cs="Times New Roman"/>
            <w:rPrChange w:id="633" w:author="Alex" w:date="2015-05-08T10:52:00Z">
              <w:rPr/>
            </w:rPrChange>
          </w:rPr>
          <w:t>)</w:t>
        </w:r>
      </w:ins>
      <w:ins w:id="634" w:author="Justin Siegel" w:date="2015-05-06T23:25:00Z">
        <w:r w:rsidR="000B5A9C" w:rsidRPr="00F03EBA">
          <w:rPr>
            <w:rFonts w:ascii="Times New Roman" w:hAnsi="Times New Roman" w:cs="Times New Roman"/>
            <w:rPrChange w:id="635" w:author="Alex" w:date="2015-05-08T10:52:00Z">
              <w:rPr/>
            </w:rPrChange>
          </w:rPr>
          <w:t xml:space="preserve">. This would result in a </w:t>
        </w:r>
      </w:ins>
      <w:ins w:id="636" w:author="Justin Siegel" w:date="2015-05-06T22:44:00Z">
        <w:r w:rsidR="00A0169E" w:rsidRPr="00F03EBA">
          <w:rPr>
            <w:rFonts w:ascii="Times New Roman" w:hAnsi="Times New Roman" w:cs="Times New Roman"/>
            <w:rPrChange w:id="637" w:author="Alex" w:date="2015-05-08T10:52:00Z">
              <w:rPr/>
            </w:rPrChange>
          </w:rPr>
          <w:t>significant change of the electrostatic environment around the active site</w:t>
        </w:r>
      </w:ins>
      <w:ins w:id="638" w:author="Justin Siegel" w:date="2015-05-06T23:25:00Z">
        <w:r w:rsidR="000B5A9C" w:rsidRPr="00F03EBA">
          <w:rPr>
            <w:rFonts w:ascii="Times New Roman" w:hAnsi="Times New Roman" w:cs="Times New Roman"/>
            <w:rPrChange w:id="639" w:author="Alex" w:date="2015-05-08T10:52:00Z">
              <w:rPr/>
            </w:rPrChange>
          </w:rPr>
          <w:t>, suggesting that the electronegative environment enhances catalysis of pNPG</w:t>
        </w:r>
      </w:ins>
      <w:ins w:id="640" w:author="Justin Siegel" w:date="2015-05-06T23:26:00Z">
        <w:r w:rsidR="000B5A9C" w:rsidRPr="00F03EBA">
          <w:rPr>
            <w:rFonts w:ascii="Times New Roman" w:hAnsi="Times New Roman" w:cs="Times New Roman"/>
            <w:rPrChange w:id="641" w:author="Alex" w:date="2015-05-08T10:52:00Z">
              <w:rPr/>
            </w:rPrChange>
          </w:rPr>
          <w:t xml:space="preserve"> hydrolysis</w:t>
        </w:r>
      </w:ins>
      <w:ins w:id="642" w:author="Justin Siegel" w:date="2015-05-06T22:44:00Z">
        <w:r w:rsidR="00A0169E" w:rsidRPr="00F03EBA">
          <w:rPr>
            <w:rFonts w:ascii="Times New Roman" w:hAnsi="Times New Roman" w:cs="Times New Roman"/>
            <w:rPrChange w:id="643" w:author="Alex" w:date="2015-05-08T10:52:00Z">
              <w:rPr/>
            </w:rPrChange>
          </w:rPr>
          <w:t xml:space="preserve">. </w:t>
        </w:r>
      </w:ins>
      <w:ins w:id="644" w:author="Justin Siegel" w:date="2015-05-06T23:26:00Z">
        <w:r w:rsidR="000B5A9C" w:rsidRPr="00F03EBA">
          <w:rPr>
            <w:rFonts w:ascii="Times New Roman" w:hAnsi="Times New Roman" w:cs="Times New Roman"/>
            <w:rPrChange w:id="645" w:author="Alex" w:date="2015-05-08T10:52:00Z">
              <w:rPr/>
            </w:rPrChange>
          </w:rPr>
          <w:t>Consistent with this hypothesis is the observation that</w:t>
        </w:r>
      </w:ins>
      <w:ins w:id="646" w:author="Justin Siegel" w:date="2015-05-06T22:44:00Z">
        <w:r w:rsidR="00A0169E" w:rsidRPr="00F03EBA">
          <w:rPr>
            <w:rFonts w:ascii="Times New Roman" w:hAnsi="Times New Roman" w:cs="Times New Roman"/>
            <w:rPrChange w:id="647" w:author="Alex" w:date="2015-05-08T10:52:00Z">
              <w:rPr/>
            </w:rPrChange>
          </w:rPr>
          <w:t xml:space="preserve"> the mutation E222A decreases </w:t>
        </w:r>
        <w:r w:rsidR="00A0169E" w:rsidRPr="00F03EBA">
          <w:rPr>
            <w:rFonts w:ascii="Times New Roman" w:hAnsi="Times New Roman" w:cs="Times New Roman"/>
            <w:i/>
            <w:rPrChange w:id="648" w:author="Alex" w:date="2015-05-08T10:52:00Z">
              <w:rPr>
                <w:i/>
              </w:rPr>
            </w:rPrChange>
          </w:rPr>
          <w:t>k</w:t>
        </w:r>
        <w:r w:rsidR="00A0169E" w:rsidRPr="00F03EBA">
          <w:rPr>
            <w:rFonts w:ascii="Times New Roman" w:hAnsi="Times New Roman" w:cs="Times New Roman"/>
            <w:vertAlign w:val="subscript"/>
            <w:rPrChange w:id="649" w:author="Alex" w:date="2015-05-08T10:52:00Z">
              <w:rPr>
                <w:vertAlign w:val="subscript"/>
              </w:rPr>
            </w:rPrChange>
          </w:rPr>
          <w:t>cat</w:t>
        </w:r>
        <w:r w:rsidR="00A0169E" w:rsidRPr="00F03EBA">
          <w:rPr>
            <w:rFonts w:ascii="Times New Roman" w:hAnsi="Times New Roman" w:cs="Times New Roman"/>
            <w:rPrChange w:id="650" w:author="Alex" w:date="2015-05-08T10:52:00Z">
              <w:rPr/>
            </w:rPrChange>
          </w:rPr>
          <w:t xml:space="preserve"> by ten fold. Both observations support the previously proposed hypothesis that the electrostatic environment of the enzyme active site is of primary importance to catalysis [</w:t>
        </w:r>
        <w:proofErr w:type="spellStart"/>
        <w:r w:rsidR="00A0169E" w:rsidRPr="00F03EBA">
          <w:rPr>
            <w:rFonts w:ascii="Times New Roman" w:hAnsi="Times New Roman" w:cs="Times New Roman"/>
            <w:rPrChange w:id="651" w:author="Alex" w:date="2015-05-08T10:52:00Z">
              <w:rPr/>
            </w:rPrChange>
          </w:rPr>
          <w:t>Warshel</w:t>
        </w:r>
        <w:proofErr w:type="spellEnd"/>
        <w:r w:rsidR="00A0169E" w:rsidRPr="00F03EBA">
          <w:rPr>
            <w:rFonts w:ascii="Times New Roman" w:hAnsi="Times New Roman" w:cs="Times New Roman"/>
            <w:rPrChange w:id="652" w:author="Alex" w:date="2015-05-08T10:52:00Z">
              <w:rPr/>
            </w:rPrChange>
          </w:rPr>
          <w:t>].</w:t>
        </w:r>
      </w:ins>
      <w:ins w:id="653" w:author="Justin Siegel" w:date="2015-05-06T22:45:00Z">
        <w:r w:rsidR="00A0169E" w:rsidRPr="00F03EBA" w:rsidDel="00A0169E">
          <w:rPr>
            <w:rFonts w:ascii="Times New Roman" w:hAnsi="Times New Roman" w:cs="Times New Roman"/>
            <w:rPrChange w:id="654" w:author="Alex" w:date="2015-05-08T10:52:00Z">
              <w:rPr>
                <w:rFonts w:ascii="Helvetica Neue"/>
              </w:rPr>
            </w:rPrChange>
          </w:rPr>
          <w:t xml:space="preserve"> </w:t>
        </w:r>
      </w:ins>
      <w:del w:id="655" w:author="Justin Siegel" w:date="2015-05-06T22:44:00Z">
        <w:r w:rsidRPr="00F03EBA" w:rsidDel="00A0169E">
          <w:rPr>
            <w:rFonts w:ascii="Times New Roman" w:hAnsi="Times New Roman" w:cs="Times New Roman"/>
            <w:rPrChange w:id="656" w:author="Alex" w:date="2015-05-08T10:52:00Z">
              <w:rPr>
                <w:rFonts w:ascii="Helvetica Neue"/>
              </w:rPr>
            </w:rPrChange>
          </w:rPr>
          <w:delText xml:space="preserve">mutant predicts that E222 adopts an alternative conformation in which the acid functional group of the glutamate is 2.0 </w:delText>
        </w:r>
        <w:r w:rsidRPr="00F03EBA" w:rsidDel="00A0169E">
          <w:rPr>
            <w:rFonts w:ascii="Times New Roman" w:hAnsi="Times New Roman" w:cs="Times New Roman"/>
            <w:lang w:val="sv-SE"/>
            <w:rPrChange w:id="657" w:author="Alex" w:date="2015-05-08T10:52:00Z">
              <w:rPr>
                <w:rFonts w:hAnsi="Helvetica Neue"/>
                <w:lang w:val="sv-SE"/>
              </w:rPr>
            </w:rPrChange>
          </w:rPr>
          <w:delText>Åu</w:delText>
        </w:r>
        <w:r w:rsidRPr="00F03EBA" w:rsidDel="00A0169E">
          <w:rPr>
            <w:rFonts w:ascii="Times New Roman" w:hAnsi="Times New Roman" w:cs="Times New Roman"/>
            <w:rPrChange w:id="658" w:author="Alex" w:date="2015-05-08T10:52:00Z">
              <w:rPr>
                <w:rFonts w:ascii="Helvetica Neue"/>
              </w:rPr>
            </w:rPrChange>
          </w:rPr>
          <w:delText xml:space="preserve">closer to the active site (Supplemental Figure X). The increase in </w:delText>
        </w:r>
        <w:r w:rsidRPr="00F03EBA" w:rsidDel="00A0169E">
          <w:rPr>
            <w:rFonts w:ascii="Times New Roman" w:hAnsi="Times New Roman" w:cs="Times New Roman"/>
            <w:i/>
            <w:iCs/>
            <w:rPrChange w:id="659" w:author="Alex" w:date="2015-05-08T10:52:00Z">
              <w:rPr>
                <w:rFonts w:ascii="Helvetica Neue"/>
                <w:i/>
                <w:iCs/>
              </w:rPr>
            </w:rPrChange>
          </w:rPr>
          <w:delText>k</w:delText>
        </w:r>
        <w:r w:rsidRPr="00F03EBA" w:rsidDel="00A0169E">
          <w:rPr>
            <w:rFonts w:ascii="Times New Roman" w:hAnsi="Times New Roman" w:cs="Times New Roman"/>
            <w:vertAlign w:val="subscript"/>
            <w:rPrChange w:id="660" w:author="Alex" w:date="2015-05-08T10:52:00Z">
              <w:rPr>
                <w:rFonts w:ascii="Helvetica Neue"/>
                <w:vertAlign w:val="subscript"/>
              </w:rPr>
            </w:rPrChange>
          </w:rPr>
          <w:delText>cat</w:delText>
        </w:r>
        <w:r w:rsidRPr="00F03EBA" w:rsidDel="00A0169E">
          <w:rPr>
            <w:rFonts w:ascii="Times New Roman" w:hAnsi="Times New Roman" w:cs="Times New Roman"/>
            <w:rPrChange w:id="661" w:author="Alex" w:date="2015-05-08T10:52:00Z">
              <w:rPr>
                <w:rFonts w:ascii="Helvetica Neue"/>
              </w:rPr>
            </w:rPrChange>
          </w:rPr>
          <w:delText xml:space="preserve"> observed in R240A and  resulting in a significant change of the electrostatic environment there. In addition, the mutation E222A decreases </w:delText>
        </w:r>
        <w:r w:rsidRPr="00F03EBA" w:rsidDel="00A0169E">
          <w:rPr>
            <w:rFonts w:ascii="Times New Roman" w:hAnsi="Times New Roman" w:cs="Times New Roman"/>
            <w:i/>
            <w:iCs/>
            <w:rPrChange w:id="662" w:author="Alex" w:date="2015-05-08T10:52:00Z">
              <w:rPr>
                <w:rFonts w:ascii="Helvetica Neue"/>
                <w:i/>
                <w:iCs/>
              </w:rPr>
            </w:rPrChange>
          </w:rPr>
          <w:delText>k</w:delText>
        </w:r>
        <w:r w:rsidRPr="00F03EBA" w:rsidDel="00A0169E">
          <w:rPr>
            <w:rFonts w:ascii="Times New Roman" w:hAnsi="Times New Roman" w:cs="Times New Roman"/>
            <w:vertAlign w:val="subscript"/>
            <w:rPrChange w:id="663" w:author="Alex" w:date="2015-05-08T10:52:00Z">
              <w:rPr>
                <w:rFonts w:ascii="Helvetica Neue"/>
                <w:vertAlign w:val="subscript"/>
              </w:rPr>
            </w:rPrChange>
          </w:rPr>
          <w:delText>cat</w:delText>
        </w:r>
        <w:r w:rsidRPr="00F03EBA" w:rsidDel="00A0169E">
          <w:rPr>
            <w:rFonts w:ascii="Times New Roman" w:hAnsi="Times New Roman" w:cs="Times New Roman"/>
            <w:rPrChange w:id="664" w:author="Alex" w:date="2015-05-08T10:52:00Z">
              <w:rPr>
                <w:rFonts w:ascii="Helvetica Neue"/>
              </w:rPr>
            </w:rPrChange>
          </w:rPr>
          <w:delText xml:space="preserve"> by ten fold. Both observations support the previously proposed hypothesis that the electrostatic environment of the enzyme active site is of primary importance to catalysis </w:delText>
        </w:r>
      </w:del>
      <w:del w:id="665" w:author="Justin Siegel" w:date="2015-05-06T22:45:00Z">
        <w:r w:rsidRPr="00F03EBA" w:rsidDel="00A0169E">
          <w:rPr>
            <w:rFonts w:ascii="Times New Roman" w:hAnsi="Times New Roman" w:cs="Times New Roman"/>
            <w:rPrChange w:id="666" w:author="Alex" w:date="2015-05-08T10:52:00Z">
              <w:rPr>
                <w:rFonts w:ascii="Helvetica Neue"/>
              </w:rPr>
            </w:rPrChange>
          </w:rPr>
          <w:delText>[Warshel].</w:delText>
        </w:r>
      </w:del>
      <w:r w:rsidRPr="00F03EBA">
        <w:rPr>
          <w:rFonts w:ascii="Times New Roman" w:hAnsi="Times New Roman" w:cs="Times New Roman"/>
          <w:rPrChange w:id="667" w:author="Alex" w:date="2015-05-08T10:52:00Z">
            <w:rPr>
              <w:rFonts w:ascii="Helvetica Neue"/>
            </w:rPr>
          </w:rPrChange>
        </w:rPr>
        <w:t xml:space="preserve"> </w:t>
      </w:r>
    </w:p>
    <w:p w14:paraId="0A0A661A" w14:textId="77777777" w:rsidR="006455CB" w:rsidRPr="00F03EBA" w:rsidRDefault="006455CB">
      <w:pPr>
        <w:pStyle w:val="Body"/>
        <w:spacing w:line="480" w:lineRule="auto"/>
        <w:rPr>
          <w:rFonts w:ascii="Times New Roman" w:eastAsia="Helvetica Neue" w:hAnsi="Times New Roman" w:cs="Times New Roman"/>
          <w:rPrChange w:id="668" w:author="Alex" w:date="2015-05-08T10:52:00Z">
            <w:rPr>
              <w:rFonts w:ascii="Helvetica Neue" w:eastAsia="Helvetica Neue" w:hAnsi="Helvetica Neue" w:cs="Helvetica Neue"/>
            </w:rPr>
          </w:rPrChange>
        </w:rPr>
      </w:pPr>
    </w:p>
    <w:p w14:paraId="4BFBBB4D" w14:textId="77777777" w:rsidR="006455CB" w:rsidRPr="00F03EBA" w:rsidRDefault="0093136D">
      <w:pPr>
        <w:pStyle w:val="Body"/>
        <w:spacing w:line="480" w:lineRule="auto"/>
        <w:rPr>
          <w:rFonts w:ascii="Times New Roman" w:eastAsia="Helvetica Neue" w:hAnsi="Times New Roman" w:cs="Times New Roman"/>
          <w:b/>
          <w:bCs/>
          <w:rPrChange w:id="669"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670" w:author="Alex" w:date="2015-05-08T10:52:00Z">
            <w:rPr>
              <w:rFonts w:ascii="Helvetica Neue"/>
              <w:b/>
              <w:bCs/>
            </w:rPr>
          </w:rPrChange>
        </w:rPr>
        <w:t>Conservation analysis of the BglB active site</w:t>
      </w:r>
    </w:p>
    <w:p w14:paraId="134D5A3C" w14:textId="77777777" w:rsidR="00210711" w:rsidRPr="00F03EBA" w:rsidRDefault="0093136D">
      <w:pPr>
        <w:pStyle w:val="Body"/>
        <w:spacing w:line="480" w:lineRule="auto"/>
        <w:rPr>
          <w:ins w:id="671" w:author="Justin Siegel" w:date="2015-05-06T22:54:00Z"/>
          <w:rFonts w:ascii="Times New Roman" w:hAnsi="Times New Roman" w:cs="Times New Roman"/>
          <w:rPrChange w:id="672" w:author="Alex" w:date="2015-05-08T10:52:00Z">
            <w:rPr>
              <w:ins w:id="673" w:author="Justin Siegel" w:date="2015-05-06T22:54:00Z"/>
              <w:rFonts w:ascii="Helvetica Neue"/>
            </w:rPr>
          </w:rPrChange>
        </w:rPr>
      </w:pPr>
      <w:r w:rsidRPr="00F03EBA">
        <w:rPr>
          <w:rFonts w:ascii="Times New Roman" w:hAnsi="Times New Roman" w:cs="Times New Roman"/>
          <w:rPrChange w:id="674" w:author="Alex" w:date="2015-05-08T10:52:00Z">
            <w:rPr>
              <w:rFonts w:ascii="Helvetica Neue"/>
            </w:rPr>
          </w:rPrChange>
        </w:rPr>
        <w:lastRenderedPageBreak/>
        <w:t xml:space="preserve">Of the 44 positions in the active site systematically mutated to alanine, 11 are conserved by &gt;85% in amino acid identity with respect to 1554 homologues in the </w:t>
      </w:r>
      <w:proofErr w:type="spellStart"/>
      <w:r w:rsidRPr="00F03EBA">
        <w:rPr>
          <w:rFonts w:ascii="Times New Roman" w:hAnsi="Times New Roman" w:cs="Times New Roman"/>
          <w:rPrChange w:id="675" w:author="Alex" w:date="2015-05-08T10:52:00Z">
            <w:rPr>
              <w:rFonts w:ascii="Helvetica Neue"/>
            </w:rPr>
          </w:rPrChange>
        </w:rPr>
        <w:t>Pfam</w:t>
      </w:r>
      <w:proofErr w:type="spellEnd"/>
      <w:r w:rsidRPr="00F03EBA">
        <w:rPr>
          <w:rFonts w:ascii="Times New Roman" w:hAnsi="Times New Roman" w:cs="Times New Roman"/>
          <w:rPrChange w:id="676" w:author="Alex" w:date="2015-05-08T10:52:00Z">
            <w:rPr>
              <w:rFonts w:ascii="Helvetica Neue"/>
            </w:rPr>
          </w:rPrChange>
        </w:rPr>
        <w:t xml:space="preserve"> database.  When any one of these amino acids is mutated to alanine, catalytic efficiency decreases &gt;100-fold (Supplemental Table X). This supports the widely held assumption that highly conserved residues within an enzyme active site are functionally important. However, only 11 of the 44 residues within 12 </w:t>
      </w:r>
      <w:r w:rsidRPr="00F03EBA">
        <w:rPr>
          <w:rFonts w:ascii="Times New Roman" w:hAnsi="Times New Roman" w:cs="Times New Roman"/>
          <w:lang w:val="sv-SE"/>
          <w:rPrChange w:id="677" w:author="Alex" w:date="2015-05-08T10:52:00Z">
            <w:rPr>
              <w:rFonts w:hAnsi="Helvetica Neue"/>
              <w:lang w:val="sv-SE"/>
            </w:rPr>
          </w:rPrChange>
        </w:rPr>
        <w:t>Åd</w:t>
      </w:r>
      <w:r w:rsidRPr="00F03EBA">
        <w:rPr>
          <w:rFonts w:ascii="Times New Roman" w:hAnsi="Times New Roman" w:cs="Times New Roman"/>
          <w:rPrChange w:id="678" w:author="Alex" w:date="2015-05-08T10:52:00Z">
            <w:rPr>
              <w:rFonts w:ascii="Helvetica Neue"/>
            </w:rPr>
          </w:rPrChange>
        </w:rPr>
        <w:t>of the active site are &gt;</w:t>
      </w:r>
      <w:del w:id="679" w:author="Justin Siegel" w:date="2015-05-06T22:47:00Z">
        <w:r w:rsidRPr="00F03EBA" w:rsidDel="00210711">
          <w:rPr>
            <w:rFonts w:ascii="Times New Roman" w:hAnsi="Times New Roman" w:cs="Times New Roman"/>
            <w:rPrChange w:id="680" w:author="Alex" w:date="2015-05-08T10:52:00Z">
              <w:rPr>
                <w:rFonts w:ascii="Helvetica Neue"/>
              </w:rPr>
            </w:rPrChange>
          </w:rPr>
          <w:delText>80</w:delText>
        </w:r>
      </w:del>
      <w:ins w:id="681" w:author="Justin Siegel" w:date="2015-05-06T22:47:00Z">
        <w:r w:rsidR="00210711" w:rsidRPr="00F03EBA">
          <w:rPr>
            <w:rFonts w:ascii="Times New Roman" w:hAnsi="Times New Roman" w:cs="Times New Roman"/>
            <w:rPrChange w:id="682" w:author="Alex" w:date="2015-05-08T10:52:00Z">
              <w:rPr>
                <w:rFonts w:ascii="Helvetica Neue"/>
              </w:rPr>
            </w:rPrChange>
          </w:rPr>
          <w:t>85</w:t>
        </w:r>
      </w:ins>
      <w:r w:rsidRPr="00F03EBA">
        <w:rPr>
          <w:rFonts w:ascii="Times New Roman" w:hAnsi="Times New Roman" w:cs="Times New Roman"/>
          <w:rPrChange w:id="683" w:author="Alex" w:date="2015-05-08T10:52:00Z">
            <w:rPr>
              <w:rFonts w:ascii="Helvetica Neue"/>
            </w:rPr>
          </w:rPrChange>
        </w:rPr>
        <w:t xml:space="preserve">% conserved. </w:t>
      </w:r>
      <w:ins w:id="684" w:author="Justin Siegel" w:date="2015-05-06T22:49:00Z">
        <w:r w:rsidR="00210711" w:rsidRPr="00F03EBA">
          <w:rPr>
            <w:rFonts w:ascii="Times New Roman" w:hAnsi="Times New Roman" w:cs="Times New Roman"/>
            <w:rPrChange w:id="685" w:author="Alex" w:date="2015-05-08T10:52:00Z">
              <w:rPr>
                <w:rFonts w:ascii="Helvetica Neue"/>
              </w:rPr>
            </w:rPrChange>
          </w:rPr>
          <w:t xml:space="preserve">Of the </w:t>
        </w:r>
      </w:ins>
      <w:del w:id="686" w:author="Justin Siegel" w:date="2015-05-06T22:49:00Z">
        <w:r w:rsidRPr="00F03EBA" w:rsidDel="00210711">
          <w:rPr>
            <w:rFonts w:ascii="Times New Roman" w:hAnsi="Times New Roman" w:cs="Times New Roman"/>
            <w:rPrChange w:id="687" w:author="Alex" w:date="2015-05-08T10:52:00Z">
              <w:rPr>
                <w:rFonts w:ascii="Helvetica Neue"/>
              </w:rPr>
            </w:rPrChange>
          </w:rPr>
          <w:delText xml:space="preserve">Among </w:delText>
        </w:r>
      </w:del>
      <w:del w:id="688" w:author="Justin Siegel" w:date="2015-05-06T22:53:00Z">
        <w:r w:rsidRPr="00F03EBA" w:rsidDel="00210711">
          <w:rPr>
            <w:rFonts w:ascii="Times New Roman" w:hAnsi="Times New Roman" w:cs="Times New Roman"/>
            <w:rPrChange w:id="689" w:author="Alex" w:date="2015-05-08T10:52:00Z">
              <w:rPr>
                <w:rFonts w:ascii="Helvetica Neue"/>
              </w:rPr>
            </w:rPrChange>
          </w:rPr>
          <w:delText xml:space="preserve">the </w:delText>
        </w:r>
      </w:del>
      <w:ins w:id="690" w:author="Justin Siegel" w:date="2015-05-06T22:49:00Z">
        <w:r w:rsidR="00210711" w:rsidRPr="00F03EBA">
          <w:rPr>
            <w:rFonts w:ascii="Times New Roman" w:hAnsi="Times New Roman" w:cs="Times New Roman"/>
            <w:rPrChange w:id="691" w:author="Alex" w:date="2015-05-08T10:52:00Z">
              <w:rPr>
                <w:rFonts w:ascii="Helvetica Neue"/>
              </w:rPr>
            </w:rPrChange>
          </w:rPr>
          <w:t>33</w:t>
        </w:r>
      </w:ins>
      <w:del w:id="692" w:author="Justin Siegel" w:date="2015-05-06T22:49:00Z">
        <w:r w:rsidRPr="00F03EBA" w:rsidDel="00210711">
          <w:rPr>
            <w:rFonts w:ascii="Times New Roman" w:hAnsi="Times New Roman" w:cs="Times New Roman"/>
            <w:rPrChange w:id="693" w:author="Alex" w:date="2015-05-08T10:52:00Z">
              <w:rPr>
                <w:rFonts w:ascii="Helvetica Neue"/>
              </w:rPr>
            </w:rPrChange>
          </w:rPr>
          <w:delText>44</w:delText>
        </w:r>
      </w:del>
      <w:r w:rsidRPr="00F03EBA">
        <w:rPr>
          <w:rFonts w:ascii="Times New Roman" w:hAnsi="Times New Roman" w:cs="Times New Roman"/>
          <w:rPrChange w:id="694" w:author="Alex" w:date="2015-05-08T10:52:00Z">
            <w:rPr>
              <w:rFonts w:ascii="Helvetica Neue"/>
            </w:rPr>
          </w:rPrChange>
        </w:rPr>
        <w:t xml:space="preserve"> residues within 12</w:t>
      </w:r>
      <w:r w:rsidRPr="00F03EBA">
        <w:rPr>
          <w:rFonts w:ascii="Times New Roman" w:hAnsi="Times New Roman" w:cs="Times New Roman"/>
          <w:lang w:val="sv-SE"/>
          <w:rPrChange w:id="695" w:author="Alex" w:date="2015-05-08T10:52:00Z">
            <w:rPr>
              <w:rFonts w:hAnsi="Helvetica Neue"/>
              <w:lang w:val="sv-SE"/>
            </w:rPr>
          </w:rPrChange>
        </w:rPr>
        <w:t xml:space="preserve"> re</w:t>
      </w:r>
      <w:r w:rsidRPr="00F03EBA">
        <w:rPr>
          <w:rFonts w:ascii="Times New Roman" w:hAnsi="Times New Roman" w:cs="Times New Roman"/>
          <w:rPrChange w:id="696" w:author="Alex" w:date="2015-05-08T10:52:00Z">
            <w:rPr>
              <w:rFonts w:ascii="Helvetica Neue"/>
            </w:rPr>
          </w:rPrChange>
        </w:rPr>
        <w:t>of the active site</w:t>
      </w:r>
      <w:ins w:id="697" w:author="Justin Siegel" w:date="2015-05-06T22:49:00Z">
        <w:r w:rsidR="00210711" w:rsidRPr="00F03EBA">
          <w:rPr>
            <w:rFonts w:ascii="Times New Roman" w:hAnsi="Times New Roman" w:cs="Times New Roman"/>
            <w:rPrChange w:id="698" w:author="Alex" w:date="2015-05-08T10:52:00Z">
              <w:rPr>
                <w:rFonts w:ascii="Helvetica Neue"/>
              </w:rPr>
            </w:rPrChange>
          </w:rPr>
          <w:t xml:space="preserve"> </w:t>
        </w:r>
      </w:ins>
      <w:ins w:id="699" w:author="Justin Siegel" w:date="2015-05-06T22:51:00Z">
        <w:r w:rsidR="00210711" w:rsidRPr="00F03EBA">
          <w:rPr>
            <w:rFonts w:ascii="Times New Roman" w:hAnsi="Times New Roman" w:cs="Times New Roman"/>
            <w:rPrChange w:id="700" w:author="Alex" w:date="2015-05-08T10:52:00Z">
              <w:rPr>
                <w:rFonts w:ascii="Helvetica Neue"/>
              </w:rPr>
            </w:rPrChange>
          </w:rPr>
          <w:t>that</w:t>
        </w:r>
      </w:ins>
      <w:ins w:id="701" w:author="Justin Siegel" w:date="2015-05-06T22:49:00Z">
        <w:r w:rsidR="00210711" w:rsidRPr="00F03EBA">
          <w:rPr>
            <w:rFonts w:ascii="Times New Roman" w:hAnsi="Times New Roman" w:cs="Times New Roman"/>
            <w:rPrChange w:id="702" w:author="Alex" w:date="2015-05-08T10:52:00Z">
              <w:rPr>
                <w:rFonts w:ascii="Helvetica Neue"/>
              </w:rPr>
            </w:rPrChange>
          </w:rPr>
          <w:t xml:space="preserve"> are &lt;85% conserved</w:t>
        </w:r>
      </w:ins>
      <w:r w:rsidRPr="00F03EBA">
        <w:rPr>
          <w:rFonts w:ascii="Times New Roman" w:hAnsi="Times New Roman" w:cs="Times New Roman"/>
          <w:rPrChange w:id="703" w:author="Alex" w:date="2015-05-08T10:52:00Z">
            <w:rPr>
              <w:rFonts w:ascii="Helvetica Neue"/>
            </w:rPr>
          </w:rPrChange>
        </w:rPr>
        <w:t xml:space="preserve">, only </w:t>
      </w:r>
      <w:commentRangeStart w:id="704"/>
      <w:del w:id="705" w:author="Justin Siegel" w:date="2015-05-06T22:51:00Z">
        <w:r w:rsidRPr="00F03EBA" w:rsidDel="00210711">
          <w:rPr>
            <w:rFonts w:ascii="Times New Roman" w:hAnsi="Times New Roman" w:cs="Times New Roman"/>
            <w:rPrChange w:id="706" w:author="Alex" w:date="2015-05-08T10:52:00Z">
              <w:rPr>
                <w:rFonts w:ascii="Helvetica Neue"/>
              </w:rPr>
            </w:rPrChange>
          </w:rPr>
          <w:delText xml:space="preserve">19 </w:delText>
        </w:r>
      </w:del>
      <w:ins w:id="707" w:author="Justin Siegel" w:date="2015-05-06T22:51:00Z">
        <w:r w:rsidR="00210711" w:rsidRPr="00F03EBA">
          <w:rPr>
            <w:rFonts w:ascii="Times New Roman" w:hAnsi="Times New Roman" w:cs="Times New Roman"/>
            <w:rPrChange w:id="708" w:author="Alex" w:date="2015-05-08T10:52:00Z">
              <w:rPr>
                <w:rFonts w:ascii="Helvetica Neue"/>
              </w:rPr>
            </w:rPrChange>
          </w:rPr>
          <w:t>8</w:t>
        </w:r>
        <w:commentRangeEnd w:id="704"/>
        <w:r w:rsidR="00210711" w:rsidRPr="00F03EBA">
          <w:rPr>
            <w:rStyle w:val="CommentReference"/>
            <w:rFonts w:ascii="Times New Roman" w:eastAsia="SimSun" w:hAnsi="Times New Roman" w:cs="Times New Roman"/>
            <w:color w:val="auto"/>
            <w:bdr w:val="none" w:sz="0" w:space="0" w:color="auto"/>
            <w:rPrChange w:id="709" w:author="Alex" w:date="2015-05-08T10:52:00Z">
              <w:rPr>
                <w:rStyle w:val="CommentReference"/>
                <w:rFonts w:ascii="Times" w:eastAsia="SimSun" w:hAnsi="Times" w:cs="Times New Roman"/>
                <w:color w:val="auto"/>
                <w:bdr w:val="none" w:sz="0" w:space="0" w:color="auto"/>
              </w:rPr>
            </w:rPrChange>
          </w:rPr>
          <w:commentReference w:id="704"/>
        </w:r>
        <w:r w:rsidR="00210711" w:rsidRPr="00F03EBA">
          <w:rPr>
            <w:rFonts w:ascii="Times New Roman" w:hAnsi="Times New Roman" w:cs="Times New Roman"/>
            <w:rPrChange w:id="711" w:author="Alex" w:date="2015-05-08T10:52:00Z">
              <w:rPr>
                <w:rFonts w:ascii="Helvetica Neue"/>
              </w:rPr>
            </w:rPrChange>
          </w:rPr>
          <w:t xml:space="preserve"> </w:t>
        </w:r>
      </w:ins>
      <w:r w:rsidRPr="00F03EBA">
        <w:rPr>
          <w:rFonts w:ascii="Times New Roman" w:hAnsi="Times New Roman" w:cs="Times New Roman"/>
          <w:rPrChange w:id="712" w:author="Alex" w:date="2015-05-08T10:52:00Z">
            <w:rPr>
              <w:rFonts w:ascii="Helvetica Neue"/>
            </w:rPr>
          </w:rPrChange>
        </w:rPr>
        <w:t>alanine mutations resulted in a decrease in catalytic efficiency of greater than 100-fold, and 10</w:t>
      </w:r>
      <w:ins w:id="713" w:author="Justin Siegel" w:date="2015-05-06T23:27:00Z">
        <w:r w:rsidR="003E4E90" w:rsidRPr="00F03EBA">
          <w:rPr>
            <w:rFonts w:ascii="Times New Roman" w:hAnsi="Times New Roman" w:cs="Times New Roman"/>
            <w:rPrChange w:id="714" w:author="Alex" w:date="2015-05-08T10:52:00Z">
              <w:rPr>
                <w:rFonts w:ascii="Helvetica Neue"/>
              </w:rPr>
            </w:rPrChange>
          </w:rPr>
          <w:t xml:space="preserve"> of these 33</w:t>
        </w:r>
      </w:ins>
      <w:r w:rsidRPr="00F03EBA">
        <w:rPr>
          <w:rFonts w:ascii="Times New Roman" w:hAnsi="Times New Roman" w:cs="Times New Roman"/>
          <w:rPrChange w:id="715" w:author="Alex" w:date="2015-05-08T10:52:00Z">
            <w:rPr>
              <w:rFonts w:ascii="Helvetica Neue"/>
            </w:rPr>
          </w:rPrChange>
        </w:rPr>
        <w:t xml:space="preserve"> mutations were not found to significantly affect catalytic efficiency. </w:t>
      </w:r>
    </w:p>
    <w:p w14:paraId="198B5A6F" w14:textId="77777777" w:rsidR="006455CB" w:rsidRPr="00F03EBA" w:rsidRDefault="0093136D">
      <w:pPr>
        <w:pStyle w:val="Body"/>
        <w:spacing w:line="480" w:lineRule="auto"/>
        <w:ind w:firstLine="720"/>
        <w:rPr>
          <w:rFonts w:ascii="Times New Roman" w:eastAsia="Helvetica Neue" w:hAnsi="Times New Roman" w:cs="Times New Roman"/>
          <w:rPrChange w:id="716" w:author="Alex" w:date="2015-05-08T10:52:00Z">
            <w:rPr>
              <w:rFonts w:ascii="Helvetica Neue" w:eastAsia="Helvetica Neue" w:hAnsi="Helvetica Neue" w:cs="Helvetica Neue"/>
            </w:rPr>
          </w:rPrChange>
        </w:rPr>
        <w:pPrChange w:id="717" w:author="Justin Siegel" w:date="2015-05-06T22:54:00Z">
          <w:pPr>
            <w:pStyle w:val="Body"/>
            <w:spacing w:line="480" w:lineRule="auto"/>
          </w:pPr>
        </w:pPrChange>
      </w:pPr>
      <w:r w:rsidRPr="00F03EBA">
        <w:rPr>
          <w:rFonts w:ascii="Times New Roman" w:hAnsi="Times New Roman" w:cs="Times New Roman"/>
          <w:rPrChange w:id="718" w:author="Alex" w:date="2015-05-08T10:52:00Z">
            <w:rPr>
              <w:rFonts w:ascii="Helvetica Neue"/>
            </w:rPr>
          </w:rPrChange>
        </w:rPr>
        <w:t xml:space="preserve">Based on these findings, there does not appear to be a strong correlation between residue identity and function if a particular residue is &lt;85% conserved. Finally, the mutation R240A, which is not observed in any natural variant in the </w:t>
      </w:r>
      <w:proofErr w:type="spellStart"/>
      <w:r w:rsidRPr="00F03EBA">
        <w:rPr>
          <w:rFonts w:ascii="Times New Roman" w:hAnsi="Times New Roman" w:cs="Times New Roman"/>
          <w:rPrChange w:id="719" w:author="Alex" w:date="2015-05-08T10:52:00Z">
            <w:rPr>
              <w:rFonts w:ascii="Helvetica Neue"/>
            </w:rPr>
          </w:rPrChange>
        </w:rPr>
        <w:t>glycosyl</w:t>
      </w:r>
      <w:proofErr w:type="spellEnd"/>
      <w:r w:rsidRPr="00F03EBA">
        <w:rPr>
          <w:rFonts w:ascii="Times New Roman" w:hAnsi="Times New Roman" w:cs="Times New Roman"/>
          <w:rPrChange w:id="720" w:author="Alex" w:date="2015-05-08T10:52:00Z">
            <w:rPr>
              <w:rFonts w:ascii="Helvetica Neue"/>
            </w:rPr>
          </w:rPrChange>
        </w:rPr>
        <w:t xml:space="preserve"> hydrolase 1 family, resulted in a 10-fold increase in </w:t>
      </w:r>
      <w:r w:rsidRPr="00F03EBA">
        <w:rPr>
          <w:rFonts w:ascii="Times New Roman" w:hAnsi="Times New Roman" w:cs="Times New Roman"/>
          <w:i/>
          <w:iCs/>
          <w:rPrChange w:id="721" w:author="Alex" w:date="2015-05-08T10:52:00Z">
            <w:rPr>
              <w:rFonts w:ascii="Helvetica Neue"/>
              <w:i/>
              <w:iCs/>
            </w:rPr>
          </w:rPrChange>
        </w:rPr>
        <w:t>k</w:t>
      </w:r>
      <w:r w:rsidRPr="00F03EBA">
        <w:rPr>
          <w:rFonts w:ascii="Times New Roman" w:hAnsi="Times New Roman" w:cs="Times New Roman"/>
          <w:vertAlign w:val="subscript"/>
          <w:rPrChange w:id="722" w:author="Alex" w:date="2015-05-08T10:52:00Z">
            <w:rPr>
              <w:rFonts w:ascii="Helvetica Neue"/>
              <w:vertAlign w:val="subscript"/>
            </w:rPr>
          </w:rPrChange>
        </w:rPr>
        <w:t>cat</w:t>
      </w:r>
      <w:r w:rsidRPr="00F03EBA">
        <w:rPr>
          <w:rFonts w:ascii="Times New Roman" w:hAnsi="Times New Roman" w:cs="Times New Roman"/>
          <w:rPrChange w:id="723" w:author="Alex" w:date="2015-05-08T10:52:00Z">
            <w:rPr>
              <w:rFonts w:ascii="Helvetica Neue"/>
            </w:rPr>
          </w:rPrChange>
        </w:rPr>
        <w:t>. This emphasizes the importance of not limiting design efforts to changes previously observed in nature when engineering function towards a non-natural substrate.</w:t>
      </w:r>
    </w:p>
    <w:p w14:paraId="1219155D" w14:textId="77777777" w:rsidR="006455CB" w:rsidRPr="00F03EBA" w:rsidRDefault="006455CB">
      <w:pPr>
        <w:pStyle w:val="Body"/>
        <w:spacing w:line="480" w:lineRule="auto"/>
        <w:rPr>
          <w:rFonts w:ascii="Times New Roman" w:eastAsia="Helvetica Neue" w:hAnsi="Times New Roman" w:cs="Times New Roman"/>
          <w:rPrChange w:id="724" w:author="Alex" w:date="2015-05-08T10:52:00Z">
            <w:rPr>
              <w:rFonts w:ascii="Helvetica Neue" w:eastAsia="Helvetica Neue" w:hAnsi="Helvetica Neue" w:cs="Helvetica Neue"/>
            </w:rPr>
          </w:rPrChange>
        </w:rPr>
      </w:pPr>
    </w:p>
    <w:p w14:paraId="67555DBC" w14:textId="77777777" w:rsidR="006455CB" w:rsidRPr="00F03EBA" w:rsidRDefault="0093136D">
      <w:pPr>
        <w:pStyle w:val="Body"/>
        <w:spacing w:line="480" w:lineRule="auto"/>
        <w:rPr>
          <w:rFonts w:ascii="Times New Roman" w:eastAsia="Helvetica Neue" w:hAnsi="Times New Roman" w:cs="Times New Roman"/>
          <w:b/>
          <w:bCs/>
          <w:rPrChange w:id="725"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726" w:author="Alex" w:date="2015-05-08T10:52:00Z">
            <w:rPr>
              <w:rFonts w:ascii="Helvetica Neue"/>
              <w:b/>
              <w:bCs/>
            </w:rPr>
          </w:rPrChange>
        </w:rPr>
        <w:t>Computational modeling and evaluation of predictive ability</w:t>
      </w:r>
    </w:p>
    <w:p w14:paraId="50F9E40A" w14:textId="77777777" w:rsidR="006455CB" w:rsidRPr="00F03EBA" w:rsidRDefault="0093136D">
      <w:pPr>
        <w:pStyle w:val="Body"/>
        <w:spacing w:line="480" w:lineRule="auto"/>
        <w:rPr>
          <w:rFonts w:ascii="Times New Roman" w:eastAsia="Helvetica Neue" w:hAnsi="Times New Roman" w:cs="Times New Roman"/>
          <w:rPrChange w:id="727" w:author="Alex" w:date="2015-05-08T10:52:00Z">
            <w:rPr>
              <w:rFonts w:ascii="Helvetica Neue" w:eastAsia="Helvetica Neue" w:hAnsi="Helvetica Neue" w:cs="Helvetica Neue"/>
            </w:rPr>
          </w:rPrChange>
        </w:rPr>
      </w:pPr>
      <w:r w:rsidRPr="00F03EBA">
        <w:rPr>
          <w:rFonts w:ascii="Times New Roman" w:hAnsi="Times New Roman" w:cs="Times New Roman"/>
          <w:rPrChange w:id="728" w:author="Alex" w:date="2015-05-08T10:52:00Z">
            <w:rPr>
              <w:rFonts w:ascii="Helvetica Neue"/>
            </w:rPr>
          </w:rPrChange>
        </w:rPr>
        <w:t>In order to evaluate the Rosetta Molecular Modeling Suite</w:t>
      </w:r>
      <w:r w:rsidRPr="00F03EBA">
        <w:rPr>
          <w:rFonts w:ascii="Times New Roman" w:hAnsi="Times New Roman" w:cs="Times New Roman"/>
          <w:lang w:val="fr-FR"/>
          <w:rPrChange w:id="729" w:author="Alex" w:date="2015-05-08T10:52:00Z">
            <w:rPr>
              <w:rFonts w:hAnsi="Helvetica Neue"/>
              <w:lang w:val="fr-FR"/>
            </w:rPr>
          </w:rPrChange>
        </w:rPr>
        <w:t>’</w:t>
      </w:r>
      <w:r w:rsidRPr="00F03EBA">
        <w:rPr>
          <w:rFonts w:ascii="Times New Roman" w:hAnsi="Times New Roman" w:cs="Times New Roman"/>
          <w:rPrChange w:id="730" w:author="Alex" w:date="2015-05-08T10:52:00Z">
            <w:rPr>
              <w:rFonts w:ascii="Helvetica Neue"/>
            </w:rPr>
          </w:rPrChange>
        </w:rPr>
        <w:t>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w:t>
      </w:r>
      <w:del w:id="731" w:author="Justin Siegel" w:date="2015-05-06T23:28:00Z">
        <w:r w:rsidRPr="00F03EBA" w:rsidDel="003E4E90">
          <w:rPr>
            <w:rFonts w:ascii="Times New Roman" w:hAnsi="Times New Roman" w:cs="Times New Roman"/>
            <w:rPrChange w:id="732" w:author="Alex" w:date="2015-05-08T10:52:00Z">
              <w:rPr>
                <w:rFonts w:ascii="Helvetica Neue"/>
              </w:rPr>
            </w:rPrChange>
          </w:rPr>
          <w:delText xml:space="preserve"> and sidechains</w:delText>
        </w:r>
      </w:del>
      <w:r w:rsidRPr="00F03EBA">
        <w:rPr>
          <w:rFonts w:ascii="Times New Roman" w:hAnsi="Times New Roman" w:cs="Times New Roman"/>
          <w:rPrChange w:id="733" w:author="Alex" w:date="2015-05-08T10:52:00Z">
            <w:rPr>
              <w:rFonts w:ascii="Helvetica Neue"/>
            </w:rPr>
          </w:rPrChange>
        </w:rPr>
        <w:t xml:space="preserve">, sidechain </w:t>
      </w:r>
      <w:ins w:id="734" w:author="Justin Siegel" w:date="2015-05-06T23:29:00Z">
        <w:r w:rsidR="003E4E90" w:rsidRPr="00F03EBA">
          <w:rPr>
            <w:rFonts w:ascii="Times New Roman" w:hAnsi="Times New Roman" w:cs="Times New Roman"/>
            <w:rPrChange w:id="735" w:author="Alex" w:date="2015-05-08T10:52:00Z">
              <w:rPr>
                <w:rFonts w:ascii="Helvetica Neue"/>
              </w:rPr>
            </w:rPrChange>
          </w:rPr>
          <w:t>and ligand conformational sampling</w:t>
        </w:r>
      </w:ins>
      <w:del w:id="736" w:author="Justin Siegel" w:date="2015-05-06T23:29:00Z">
        <w:r w:rsidRPr="00F03EBA" w:rsidDel="003E4E90">
          <w:rPr>
            <w:rFonts w:ascii="Times New Roman" w:hAnsi="Times New Roman" w:cs="Times New Roman"/>
            <w:rPrChange w:id="737" w:author="Alex" w:date="2015-05-08T10:52:00Z">
              <w:rPr>
                <w:rFonts w:ascii="Helvetica Neue"/>
              </w:rPr>
            </w:rPrChange>
          </w:rPr>
          <w:delText>repacking</w:delText>
        </w:r>
      </w:del>
      <w:r w:rsidRPr="00F03EBA">
        <w:rPr>
          <w:rFonts w:ascii="Times New Roman" w:hAnsi="Times New Roman" w:cs="Times New Roman"/>
          <w:rPrChange w:id="738" w:author="Alex" w:date="2015-05-08T10:52:00Z">
            <w:rPr>
              <w:rFonts w:ascii="Helvetica Neue"/>
            </w:rPr>
          </w:rPrChange>
        </w:rPr>
        <w:t xml:space="preserve">, and </w:t>
      </w:r>
      <w:ins w:id="739" w:author="Justin Siegel" w:date="2015-05-06T23:29:00Z">
        <w:r w:rsidR="003E4E90" w:rsidRPr="00F03EBA">
          <w:rPr>
            <w:rFonts w:ascii="Times New Roman" w:hAnsi="Times New Roman" w:cs="Times New Roman"/>
            <w:rPrChange w:id="740" w:author="Alex" w:date="2015-05-08T10:52:00Z">
              <w:rPr>
                <w:rFonts w:ascii="Helvetica Neue"/>
              </w:rPr>
            </w:rPrChange>
          </w:rPr>
          <w:t xml:space="preserve">finally ligand, </w:t>
        </w:r>
      </w:ins>
      <w:r w:rsidRPr="00F03EBA">
        <w:rPr>
          <w:rFonts w:ascii="Times New Roman" w:hAnsi="Times New Roman" w:cs="Times New Roman"/>
          <w:rPrChange w:id="741" w:author="Alex" w:date="2015-05-08T10:52:00Z">
            <w:rPr>
              <w:rFonts w:ascii="Helvetica Neue"/>
            </w:rPr>
          </w:rPrChange>
        </w:rPr>
        <w:t>sidechain</w:t>
      </w:r>
      <w:ins w:id="742" w:author="Justin Siegel" w:date="2015-05-06T23:29:00Z">
        <w:r w:rsidR="003E4E90" w:rsidRPr="00F03EBA">
          <w:rPr>
            <w:rFonts w:ascii="Times New Roman" w:hAnsi="Times New Roman" w:cs="Times New Roman"/>
            <w:rPrChange w:id="743" w:author="Alex" w:date="2015-05-08T10:52:00Z">
              <w:rPr>
                <w:rFonts w:ascii="Helvetica Neue"/>
              </w:rPr>
            </w:rPrChange>
          </w:rPr>
          <w:t>,</w:t>
        </w:r>
      </w:ins>
      <w:r w:rsidRPr="00F03EBA">
        <w:rPr>
          <w:rFonts w:ascii="Times New Roman" w:hAnsi="Times New Roman" w:cs="Times New Roman"/>
          <w:rPrChange w:id="744" w:author="Alex" w:date="2015-05-08T10:52:00Z">
            <w:rPr>
              <w:rFonts w:ascii="Helvetica Neue"/>
            </w:rPr>
          </w:rPrChange>
        </w:rPr>
        <w:t xml:space="preserve"> and backbone minimization was used to approximate protocols used in successful enzyme reengineering efforts [Siegel]. An example set of input files for wild type BglB are provided in the Supplemental Materials. </w:t>
      </w:r>
    </w:p>
    <w:p w14:paraId="1DAE3F4F" w14:textId="77777777" w:rsidR="006455CB" w:rsidRPr="00F03EBA" w:rsidRDefault="0093136D">
      <w:pPr>
        <w:pStyle w:val="Body"/>
        <w:spacing w:line="480" w:lineRule="auto"/>
        <w:rPr>
          <w:rFonts w:ascii="Times New Roman" w:eastAsia="Helvetica Neue" w:hAnsi="Times New Roman" w:cs="Times New Roman"/>
          <w:rPrChange w:id="745"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746" w:author="Alex" w:date="2015-05-08T10:52:00Z">
            <w:rPr>
              <w:rFonts w:ascii="Helvetica Neue" w:eastAsia="Helvetica Neue" w:hAnsi="Helvetica Neue" w:cs="Helvetica Neue"/>
            </w:rPr>
          </w:rPrChange>
        </w:rPr>
        <w:tab/>
      </w:r>
      <w:r w:rsidRPr="00F03EBA">
        <w:rPr>
          <w:rFonts w:ascii="Times New Roman" w:hAnsi="Times New Roman" w:cs="Times New Roman"/>
          <w:rPrChange w:id="747" w:author="Alex" w:date="2015-05-08T10:52:00Z">
            <w:rPr>
              <w:rFonts w:ascii="Helvetica Neue"/>
            </w:rPr>
          </w:rPrChange>
        </w:rPr>
        <w:t xml:space="preserve">For each mutant, 100 models were generated as described above and the lowest 10 in overall system energy were selected for subsequent structural analysis. A value for each of 59 potentially informative features, such as predicted interface energy, number of hydrogen bonds between protein and </w:t>
      </w:r>
      <w:r w:rsidRPr="00F03EBA">
        <w:rPr>
          <w:rFonts w:ascii="Times New Roman" w:hAnsi="Times New Roman" w:cs="Times New Roman"/>
          <w:rPrChange w:id="748" w:author="Alex" w:date="2015-05-08T10:52:00Z">
            <w:rPr>
              <w:rFonts w:ascii="Helvetica Neue"/>
            </w:rPr>
          </w:rPrChange>
        </w:rPr>
        <w:lastRenderedPageBreak/>
        <w:t xml:space="preserve">ligand, and change in solvent accessible surface area upon ligand binding, was calculated for each model. Correlation of the calculated structural features to each kinetic constant was assessed using </w:t>
      </w:r>
      <w:del w:id="749" w:author="Justin Siegel" w:date="2015-05-06T23:04:00Z">
        <w:r w:rsidRPr="00F03EBA" w:rsidDel="007C6627">
          <w:rPr>
            <w:rFonts w:ascii="Times New Roman" w:hAnsi="Times New Roman" w:cs="Times New Roman"/>
            <w:rPrChange w:id="750" w:author="Alex" w:date="2015-05-08T10:52:00Z">
              <w:rPr>
                <w:rFonts w:ascii="Helvetica Neue"/>
              </w:rPr>
            </w:rPrChange>
          </w:rPr>
          <w:delText xml:space="preserve">the </w:delText>
        </w:r>
      </w:del>
      <w:r w:rsidRPr="00F03EBA">
        <w:rPr>
          <w:rFonts w:ascii="Times New Roman" w:hAnsi="Times New Roman" w:cs="Times New Roman"/>
          <w:rPrChange w:id="751" w:author="Alex" w:date="2015-05-08T10:52:00Z">
            <w:rPr>
              <w:rFonts w:ascii="Helvetica Neue"/>
            </w:rPr>
          </w:rPrChange>
        </w:rPr>
        <w:t xml:space="preserve">Pearson Correlation Coefficient (PCC) and Spearman Rank Correlation (SRC). For both </w:t>
      </w:r>
      <w:r w:rsidRPr="00F03EBA">
        <w:rPr>
          <w:rFonts w:ascii="Times New Roman" w:hAnsi="Times New Roman" w:cs="Times New Roman"/>
          <w:i/>
          <w:iCs/>
          <w:rPrChange w:id="752" w:author="Alex" w:date="2015-05-08T10:52:00Z">
            <w:rPr>
              <w:rFonts w:ascii="Helvetica Neue"/>
              <w:i/>
              <w:iCs/>
            </w:rPr>
          </w:rPrChange>
        </w:rPr>
        <w:t>k</w:t>
      </w:r>
      <w:r w:rsidRPr="00F03EBA">
        <w:rPr>
          <w:rFonts w:ascii="Times New Roman" w:hAnsi="Times New Roman" w:cs="Times New Roman"/>
          <w:vertAlign w:val="subscript"/>
          <w:rPrChange w:id="753" w:author="Alex" w:date="2015-05-08T10:52:00Z">
            <w:rPr>
              <w:rFonts w:ascii="Helvetica Neue"/>
              <w:vertAlign w:val="subscript"/>
            </w:rPr>
          </w:rPrChange>
        </w:rPr>
        <w:t>cat</w:t>
      </w:r>
      <w:r w:rsidRPr="00F03EBA">
        <w:rPr>
          <w:rFonts w:ascii="Times New Roman" w:hAnsi="Times New Roman" w:cs="Times New Roman"/>
          <w:rPrChange w:id="754" w:author="Alex" w:date="2015-05-08T10:52:00Z">
            <w:rPr>
              <w:rFonts w:ascii="Helvetica Neue"/>
            </w:rPr>
          </w:rPrChange>
        </w:rPr>
        <w:t xml:space="preserve"> and </w:t>
      </w:r>
      <w:r w:rsidRPr="00F03EBA">
        <w:rPr>
          <w:rFonts w:ascii="Times New Roman" w:hAnsi="Times New Roman" w:cs="Times New Roman"/>
          <w:i/>
          <w:iCs/>
          <w:rPrChange w:id="755" w:author="Alex" w:date="2015-05-08T10:52:00Z">
            <w:rPr>
              <w:rFonts w:ascii="Helvetica Neue"/>
              <w:i/>
              <w:iCs/>
            </w:rPr>
          </w:rPrChange>
        </w:rPr>
        <w:t>k</w:t>
      </w:r>
      <w:r w:rsidRPr="00F03EBA">
        <w:rPr>
          <w:rFonts w:ascii="Times New Roman" w:hAnsi="Times New Roman" w:cs="Times New Roman"/>
          <w:vertAlign w:val="subscript"/>
          <w:rPrChange w:id="756" w:author="Alex" w:date="2015-05-08T10:52:00Z">
            <w:rPr>
              <w:rFonts w:ascii="Helvetica Neue"/>
              <w:vertAlign w:val="subscript"/>
            </w:rPr>
          </w:rPrChange>
        </w:rPr>
        <w:t>cat</w:t>
      </w:r>
      <w:r w:rsidRPr="00F03EBA">
        <w:rPr>
          <w:rFonts w:ascii="Times New Roman" w:hAnsi="Times New Roman" w:cs="Times New Roman"/>
          <w:rPrChange w:id="757" w:author="Alex" w:date="2015-05-08T10:52:00Z">
            <w:rPr>
              <w:rFonts w:ascii="Helvetica Neue"/>
            </w:rPr>
          </w:rPrChange>
        </w:rPr>
        <w:t>/K</w:t>
      </w:r>
      <w:r w:rsidRPr="00F03EBA">
        <w:rPr>
          <w:rFonts w:ascii="Times New Roman" w:hAnsi="Times New Roman" w:cs="Times New Roman"/>
          <w:vertAlign w:val="subscript"/>
          <w:rPrChange w:id="758" w:author="Alex" w:date="2015-05-08T10:52:00Z">
            <w:rPr>
              <w:rFonts w:ascii="Helvetica Neue"/>
              <w:vertAlign w:val="subscript"/>
            </w:rPr>
          </w:rPrChange>
        </w:rPr>
        <w:t>M</w:t>
      </w:r>
      <w:r w:rsidRPr="00F03EBA">
        <w:rPr>
          <w:rFonts w:ascii="Times New Roman" w:hAnsi="Times New Roman" w:cs="Times New Roman"/>
          <w:rPrChange w:id="759" w:author="Alex" w:date="2015-05-08T10:52:00Z">
            <w:rPr>
              <w:rFonts w:ascii="Helvetica Neue"/>
            </w:rPr>
          </w:rPrChange>
        </w:rPr>
        <w:t xml:space="preserve">, the strongest correlation observed is to the total number of non-local contacts (count of residues separated by more than 8 sequence positions that interact with each other), with a PCC of 0.56 (p-value 0.009; Wilcoxon test) and 0.43 (p-value 0.004; Wilcoxon test), respectively. For </w:t>
      </w:r>
      <w:ins w:id="760" w:author="Justin Siegel" w:date="2015-05-06T22:55:00Z">
        <w:r w:rsidR="00210711" w:rsidRPr="00F03EBA">
          <w:rPr>
            <w:rFonts w:ascii="Times New Roman" w:hAnsi="Times New Roman" w:cs="Times New Roman"/>
            <w:rPrChange w:id="761" w:author="Alex" w:date="2015-05-08T10:52:00Z">
              <w:rPr>
                <w:rFonts w:ascii="Helvetica Neue"/>
              </w:rPr>
            </w:rPrChange>
          </w:rPr>
          <w:t>1/</w:t>
        </w:r>
      </w:ins>
      <w:r w:rsidRPr="00F03EBA">
        <w:rPr>
          <w:rFonts w:ascii="Times New Roman" w:hAnsi="Times New Roman" w:cs="Times New Roman"/>
          <w:rPrChange w:id="762" w:author="Alex" w:date="2015-05-08T10:52:00Z">
            <w:rPr>
              <w:rFonts w:ascii="Helvetica Neue"/>
            </w:rPr>
          </w:rPrChange>
        </w:rPr>
        <w:t>K</w:t>
      </w:r>
      <w:r w:rsidRPr="00F03EBA">
        <w:rPr>
          <w:rFonts w:ascii="Times New Roman" w:hAnsi="Times New Roman" w:cs="Times New Roman"/>
          <w:vertAlign w:val="subscript"/>
          <w:rPrChange w:id="763" w:author="Alex" w:date="2015-05-08T10:52:00Z">
            <w:rPr>
              <w:rFonts w:ascii="Helvetica Neue"/>
              <w:vertAlign w:val="subscript"/>
            </w:rPr>
          </w:rPrChange>
        </w:rPr>
        <w:t>M</w:t>
      </w:r>
      <w:r w:rsidRPr="00F03EBA">
        <w:rPr>
          <w:rFonts w:ascii="Times New Roman" w:hAnsi="Times New Roman" w:cs="Times New Roman"/>
          <w:rPrChange w:id="764" w:author="Alex" w:date="2015-05-08T10:52:00Z">
            <w:rPr>
              <w:rFonts w:ascii="Helvetica Neue"/>
            </w:rPr>
          </w:rPrChange>
        </w:rPr>
        <w:t xml:space="preserve">, the highest PCC is 0.29 (p-value 0.0005; Wilcoxon test) to the total number of hydrogen bonds in each BglB model. The SRC follows similar trends to </w:t>
      </w:r>
      <w:del w:id="765" w:author="Justin Siegel" w:date="2015-05-06T23:09:00Z">
        <w:r w:rsidRPr="00F03EBA" w:rsidDel="004E6421">
          <w:rPr>
            <w:rFonts w:ascii="Times New Roman" w:hAnsi="Times New Roman" w:cs="Times New Roman"/>
            <w:rPrChange w:id="766" w:author="Alex" w:date="2015-05-08T10:52:00Z">
              <w:rPr>
                <w:rFonts w:ascii="Helvetica Neue"/>
              </w:rPr>
            </w:rPrChange>
          </w:rPr>
          <w:delText xml:space="preserve">those for </w:delText>
        </w:r>
      </w:del>
      <w:r w:rsidRPr="00F03EBA">
        <w:rPr>
          <w:rFonts w:ascii="Times New Roman" w:hAnsi="Times New Roman" w:cs="Times New Roman"/>
          <w:rPrChange w:id="767" w:author="Alex" w:date="2015-05-08T10:52:00Z">
            <w:rPr>
              <w:rFonts w:ascii="Helvetica Neue"/>
            </w:rPr>
          </w:rPrChange>
        </w:rPr>
        <w:t>PCC for all three predicted constants (</w:t>
      </w:r>
      <w:del w:id="768" w:author="Justin Siegel" w:date="2015-05-06T23:09:00Z">
        <w:r w:rsidRPr="00F03EBA" w:rsidDel="004E6421">
          <w:rPr>
            <w:rFonts w:ascii="Times New Roman" w:hAnsi="Times New Roman" w:cs="Times New Roman"/>
            <w:rPrChange w:id="769" w:author="Alex" w:date="2015-05-08T10:52:00Z">
              <w:rPr>
                <w:rFonts w:ascii="Helvetica Neue"/>
              </w:rPr>
            </w:rPrChange>
          </w:rPr>
          <w:delText xml:space="preserve">largest </w:delText>
        </w:r>
      </w:del>
      <w:r w:rsidRPr="00F03EBA">
        <w:rPr>
          <w:rFonts w:ascii="Times New Roman" w:hAnsi="Times New Roman" w:cs="Times New Roman"/>
          <w:rPrChange w:id="770" w:author="Alex" w:date="2015-05-08T10:52:00Z">
            <w:rPr>
              <w:rFonts w:ascii="Helvetica Neue"/>
            </w:rPr>
          </w:rPrChange>
        </w:rPr>
        <w:t xml:space="preserve">SRC of 0.55, 0.42 and 0.38 for </w:t>
      </w:r>
      <w:r w:rsidRPr="00F03EBA">
        <w:rPr>
          <w:rFonts w:ascii="Times New Roman" w:hAnsi="Times New Roman" w:cs="Times New Roman"/>
          <w:i/>
          <w:iCs/>
          <w:rPrChange w:id="771" w:author="Alex" w:date="2015-05-08T10:52:00Z">
            <w:rPr>
              <w:rFonts w:ascii="Helvetica Neue"/>
              <w:i/>
              <w:iCs/>
            </w:rPr>
          </w:rPrChange>
        </w:rPr>
        <w:t>k</w:t>
      </w:r>
      <w:r w:rsidRPr="00F03EBA">
        <w:rPr>
          <w:rFonts w:ascii="Times New Roman" w:hAnsi="Times New Roman" w:cs="Times New Roman"/>
          <w:vertAlign w:val="subscript"/>
          <w:rPrChange w:id="772" w:author="Alex" w:date="2015-05-08T10:52:00Z">
            <w:rPr>
              <w:rFonts w:ascii="Helvetica Neue"/>
              <w:vertAlign w:val="subscript"/>
            </w:rPr>
          </w:rPrChange>
        </w:rPr>
        <w:t>cat</w:t>
      </w:r>
      <w:r w:rsidRPr="00F03EBA">
        <w:rPr>
          <w:rFonts w:ascii="Times New Roman" w:hAnsi="Times New Roman" w:cs="Times New Roman"/>
          <w:rPrChange w:id="773" w:author="Alex" w:date="2015-05-08T10:52:00Z">
            <w:rPr>
              <w:rFonts w:ascii="Helvetica Neue"/>
            </w:rPr>
          </w:rPrChange>
        </w:rPr>
        <w:t>/K</w:t>
      </w:r>
      <w:r w:rsidRPr="00F03EBA">
        <w:rPr>
          <w:rFonts w:ascii="Times New Roman" w:hAnsi="Times New Roman" w:cs="Times New Roman"/>
          <w:vertAlign w:val="subscript"/>
          <w:rPrChange w:id="774" w:author="Alex" w:date="2015-05-08T10:52:00Z">
            <w:rPr>
              <w:rFonts w:ascii="Helvetica Neue"/>
              <w:vertAlign w:val="subscript"/>
            </w:rPr>
          </w:rPrChange>
        </w:rPr>
        <w:t>M</w:t>
      </w:r>
      <w:r w:rsidRPr="00F03EBA">
        <w:rPr>
          <w:rFonts w:ascii="Times New Roman" w:hAnsi="Times New Roman" w:cs="Times New Roman"/>
          <w:rPrChange w:id="775" w:author="Alex" w:date="2015-05-08T10:52:00Z">
            <w:rPr>
              <w:rFonts w:ascii="Helvetica Neue"/>
            </w:rPr>
          </w:rPrChange>
        </w:rPr>
        <w:t xml:space="preserve">, </w:t>
      </w:r>
      <w:r w:rsidRPr="00F03EBA">
        <w:rPr>
          <w:rFonts w:ascii="Times New Roman" w:hAnsi="Times New Roman" w:cs="Times New Roman"/>
          <w:i/>
          <w:iCs/>
          <w:rPrChange w:id="776" w:author="Alex" w:date="2015-05-08T10:52:00Z">
            <w:rPr>
              <w:rFonts w:ascii="Helvetica Neue"/>
              <w:i/>
              <w:iCs/>
            </w:rPr>
          </w:rPrChange>
        </w:rPr>
        <w:t>k</w:t>
      </w:r>
      <w:r w:rsidRPr="00F03EBA">
        <w:rPr>
          <w:rFonts w:ascii="Times New Roman" w:hAnsi="Times New Roman" w:cs="Times New Roman"/>
          <w:vertAlign w:val="subscript"/>
          <w:rPrChange w:id="777" w:author="Alex" w:date="2015-05-08T10:52:00Z">
            <w:rPr>
              <w:rFonts w:ascii="Helvetica Neue"/>
              <w:vertAlign w:val="subscript"/>
            </w:rPr>
          </w:rPrChange>
        </w:rPr>
        <w:t>cat</w:t>
      </w:r>
      <w:r w:rsidRPr="00F03EBA">
        <w:rPr>
          <w:rFonts w:ascii="Times New Roman" w:hAnsi="Times New Roman" w:cs="Times New Roman"/>
          <w:rPrChange w:id="778" w:author="Alex" w:date="2015-05-08T10:52:00Z">
            <w:rPr>
              <w:rFonts w:ascii="Helvetica Neue"/>
            </w:rPr>
          </w:rPrChange>
        </w:rPr>
        <w:t xml:space="preserve"> and </w:t>
      </w:r>
      <w:ins w:id="779" w:author="Justin Siegel" w:date="2015-05-06T22:56:00Z">
        <w:r w:rsidR="00210711" w:rsidRPr="00F03EBA">
          <w:rPr>
            <w:rFonts w:ascii="Times New Roman" w:hAnsi="Times New Roman" w:cs="Times New Roman"/>
            <w:rPrChange w:id="780" w:author="Alex" w:date="2015-05-08T10:52:00Z">
              <w:rPr>
                <w:rFonts w:ascii="Helvetica Neue"/>
              </w:rPr>
            </w:rPrChange>
          </w:rPr>
          <w:t>1/</w:t>
        </w:r>
      </w:ins>
      <w:r w:rsidRPr="00F03EBA">
        <w:rPr>
          <w:rFonts w:ascii="Times New Roman" w:hAnsi="Times New Roman" w:cs="Times New Roman"/>
          <w:rPrChange w:id="781" w:author="Alex" w:date="2015-05-08T10:52:00Z">
            <w:rPr>
              <w:rFonts w:ascii="Helvetica Neue"/>
            </w:rPr>
          </w:rPrChange>
        </w:rPr>
        <w:t>K</w:t>
      </w:r>
      <w:r w:rsidRPr="00F03EBA">
        <w:rPr>
          <w:rFonts w:ascii="Times New Roman" w:hAnsi="Times New Roman" w:cs="Times New Roman"/>
          <w:vertAlign w:val="subscript"/>
          <w:rPrChange w:id="782" w:author="Alex" w:date="2015-05-08T10:52:00Z">
            <w:rPr>
              <w:rFonts w:ascii="Helvetica Neue"/>
              <w:vertAlign w:val="subscript"/>
            </w:rPr>
          </w:rPrChange>
        </w:rPr>
        <w:t>M</w:t>
      </w:r>
      <w:r w:rsidRPr="00F03EBA">
        <w:rPr>
          <w:rFonts w:ascii="Times New Roman" w:hAnsi="Times New Roman" w:cs="Times New Roman"/>
          <w:rPrChange w:id="783" w:author="Alex" w:date="2015-05-08T10:52:00Z">
            <w:rPr>
              <w:rFonts w:ascii="Helvetica Neue"/>
            </w:rPr>
          </w:rPrChange>
        </w:rPr>
        <w:t xml:space="preserve"> respectively). The PCC and SRC values for all features are available in Supplemental Table X. </w:t>
      </w:r>
    </w:p>
    <w:p w14:paraId="40BF6DD9" w14:textId="77777777" w:rsidR="006455CB" w:rsidRPr="00F03EBA" w:rsidRDefault="006455CB">
      <w:pPr>
        <w:pStyle w:val="Body"/>
        <w:spacing w:line="480" w:lineRule="auto"/>
        <w:rPr>
          <w:rFonts w:ascii="Times New Roman" w:eastAsia="Helvetica Neue" w:hAnsi="Times New Roman" w:cs="Times New Roman"/>
          <w:rPrChange w:id="784" w:author="Alex" w:date="2015-05-08T10:52:00Z">
            <w:rPr>
              <w:rFonts w:ascii="Helvetica Neue" w:eastAsia="Helvetica Neue" w:hAnsi="Helvetica Neue" w:cs="Helvetica Neue"/>
            </w:rPr>
          </w:rPrChange>
        </w:rPr>
      </w:pPr>
    </w:p>
    <w:p w14:paraId="0AE607DC" w14:textId="77777777" w:rsidR="006455CB" w:rsidRPr="00F03EBA" w:rsidRDefault="0093136D">
      <w:pPr>
        <w:pStyle w:val="Body"/>
        <w:spacing w:line="480" w:lineRule="auto"/>
        <w:rPr>
          <w:rFonts w:ascii="Times New Roman" w:eastAsia="Helvetica Neue" w:hAnsi="Times New Roman" w:cs="Times New Roman"/>
          <w:b/>
          <w:bCs/>
          <w:rPrChange w:id="785"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786" w:author="Alex" w:date="2015-05-08T10:52:00Z">
            <w:rPr>
              <w:rFonts w:ascii="Helvetica Neue"/>
              <w:b/>
              <w:bCs/>
            </w:rPr>
          </w:rPrChange>
        </w:rPr>
        <w:t>Machine learning prediction of kinetic constants</w:t>
      </w:r>
    </w:p>
    <w:p w14:paraId="35C83739" w14:textId="77777777" w:rsidR="007C6627" w:rsidRPr="00F03EBA" w:rsidRDefault="0093136D" w:rsidP="003E4E90">
      <w:pPr>
        <w:pStyle w:val="Body"/>
        <w:spacing w:line="480" w:lineRule="auto"/>
        <w:rPr>
          <w:ins w:id="787" w:author="Justin Siegel" w:date="2015-05-06T22:57:00Z"/>
          <w:rFonts w:ascii="Times New Roman" w:hAnsi="Times New Roman" w:cs="Times New Roman"/>
          <w:rPrChange w:id="788" w:author="Alex" w:date="2015-05-08T10:52:00Z">
            <w:rPr>
              <w:ins w:id="789" w:author="Justin Siegel" w:date="2015-05-06T22:57:00Z"/>
              <w:rFonts w:ascii="Helvetica Neue"/>
            </w:rPr>
          </w:rPrChange>
        </w:rPr>
      </w:pPr>
      <w:r w:rsidRPr="00F03EBA">
        <w:rPr>
          <w:rFonts w:ascii="Times New Roman" w:hAnsi="Times New Roman" w:cs="Times New Roman"/>
          <w:rPrChange w:id="790" w:author="Alex" w:date="2015-05-08T10:52:00Z">
            <w:rPr>
              <w:rFonts w:ascii="Helvetica Neue"/>
            </w:rPr>
          </w:rPrChange>
        </w:rPr>
        <w:t xml:space="preserve">Because no single structural feature predicts </w:t>
      </w:r>
      <w:r w:rsidRPr="00F03EBA">
        <w:rPr>
          <w:rFonts w:ascii="Times New Roman" w:hAnsi="Times New Roman" w:cs="Times New Roman"/>
          <w:i/>
          <w:iCs/>
          <w:rPrChange w:id="791" w:author="Alex" w:date="2015-05-08T10:52:00Z">
            <w:rPr>
              <w:rFonts w:ascii="Helvetica Neue"/>
              <w:i/>
              <w:iCs/>
            </w:rPr>
          </w:rPrChange>
        </w:rPr>
        <w:t>k</w:t>
      </w:r>
      <w:r w:rsidRPr="00F03EBA">
        <w:rPr>
          <w:rFonts w:ascii="Times New Roman" w:hAnsi="Times New Roman" w:cs="Times New Roman"/>
          <w:vertAlign w:val="subscript"/>
          <w:rPrChange w:id="792" w:author="Alex" w:date="2015-05-08T10:52:00Z">
            <w:rPr>
              <w:rFonts w:ascii="Helvetica Neue"/>
              <w:vertAlign w:val="subscript"/>
            </w:rPr>
          </w:rPrChange>
        </w:rPr>
        <w:t>cat</w:t>
      </w:r>
      <w:r w:rsidRPr="00F03EBA">
        <w:rPr>
          <w:rFonts w:ascii="Times New Roman" w:hAnsi="Times New Roman" w:cs="Times New Roman"/>
          <w:rPrChange w:id="793" w:author="Alex" w:date="2015-05-08T10:52:00Z">
            <w:rPr>
              <w:rFonts w:ascii="Helvetica Neue"/>
            </w:rPr>
          </w:rPrChange>
        </w:rPr>
        <w:t xml:space="preserve">, </w:t>
      </w:r>
      <w:ins w:id="794" w:author="Justin Siegel" w:date="2015-05-06T22:56:00Z">
        <w:r w:rsidR="00210711" w:rsidRPr="00F03EBA">
          <w:rPr>
            <w:rFonts w:ascii="Times New Roman" w:hAnsi="Times New Roman" w:cs="Times New Roman"/>
            <w:rPrChange w:id="795" w:author="Alex" w:date="2015-05-08T10:52:00Z">
              <w:rPr>
                <w:rFonts w:ascii="Helvetica Neue"/>
              </w:rPr>
            </w:rPrChange>
          </w:rPr>
          <w:t>1/</w:t>
        </w:r>
      </w:ins>
      <w:r w:rsidRPr="00F03EBA">
        <w:rPr>
          <w:rFonts w:ascii="Times New Roman" w:hAnsi="Times New Roman" w:cs="Times New Roman"/>
          <w:rPrChange w:id="796" w:author="Alex" w:date="2015-05-08T10:52:00Z">
            <w:rPr>
              <w:rFonts w:ascii="Helvetica Neue"/>
            </w:rPr>
          </w:rPrChange>
        </w:rPr>
        <w:t>K</w:t>
      </w:r>
      <w:r w:rsidRPr="00F03EBA">
        <w:rPr>
          <w:rFonts w:ascii="Times New Roman" w:hAnsi="Times New Roman" w:cs="Times New Roman"/>
          <w:vertAlign w:val="subscript"/>
          <w:rPrChange w:id="797" w:author="Alex" w:date="2015-05-08T10:52:00Z">
            <w:rPr>
              <w:rFonts w:ascii="Helvetica Neue"/>
              <w:vertAlign w:val="subscript"/>
            </w:rPr>
          </w:rPrChange>
        </w:rPr>
        <w:t>M</w:t>
      </w:r>
      <w:r w:rsidRPr="00F03EBA">
        <w:rPr>
          <w:rFonts w:ascii="Times New Roman" w:hAnsi="Times New Roman" w:cs="Times New Roman"/>
          <w:rPrChange w:id="798" w:author="Alex" w:date="2015-05-08T10:52:00Z">
            <w:rPr>
              <w:rFonts w:ascii="Helvetica Neue"/>
            </w:rPr>
          </w:rPrChange>
        </w:rPr>
        <w:t xml:space="preserve">, or </w:t>
      </w:r>
      <w:r w:rsidRPr="00F03EBA">
        <w:rPr>
          <w:rFonts w:ascii="Times New Roman" w:hAnsi="Times New Roman" w:cs="Times New Roman"/>
          <w:i/>
          <w:iCs/>
          <w:rPrChange w:id="799" w:author="Alex" w:date="2015-05-08T10:52:00Z">
            <w:rPr>
              <w:rFonts w:ascii="Helvetica Neue"/>
              <w:i/>
              <w:iCs/>
            </w:rPr>
          </w:rPrChange>
        </w:rPr>
        <w:t>k</w:t>
      </w:r>
      <w:r w:rsidRPr="00F03EBA">
        <w:rPr>
          <w:rFonts w:ascii="Times New Roman" w:hAnsi="Times New Roman" w:cs="Times New Roman"/>
          <w:vertAlign w:val="subscript"/>
          <w:rPrChange w:id="800" w:author="Alex" w:date="2015-05-08T10:52:00Z">
            <w:rPr>
              <w:rFonts w:ascii="Helvetica Neue"/>
              <w:vertAlign w:val="subscript"/>
            </w:rPr>
          </w:rPrChange>
        </w:rPr>
        <w:t>cat</w:t>
      </w:r>
      <w:r w:rsidRPr="00F03EBA">
        <w:rPr>
          <w:rFonts w:ascii="Times New Roman" w:hAnsi="Times New Roman" w:cs="Times New Roman"/>
          <w:rPrChange w:id="801" w:author="Alex" w:date="2015-05-08T10:52:00Z">
            <w:rPr>
              <w:rFonts w:ascii="Helvetica Neue"/>
            </w:rPr>
          </w:rPrChange>
        </w:rPr>
        <w:t>/K</w:t>
      </w:r>
      <w:r w:rsidRPr="00F03EBA">
        <w:rPr>
          <w:rFonts w:ascii="Times New Roman" w:hAnsi="Times New Roman" w:cs="Times New Roman"/>
          <w:vertAlign w:val="subscript"/>
          <w:rPrChange w:id="802" w:author="Alex" w:date="2015-05-08T10:52:00Z">
            <w:rPr>
              <w:rFonts w:ascii="Helvetica Neue"/>
              <w:vertAlign w:val="subscript"/>
            </w:rPr>
          </w:rPrChange>
        </w:rPr>
        <w:t xml:space="preserve">M </w:t>
      </w:r>
      <w:r w:rsidRPr="00F03EBA">
        <w:rPr>
          <w:rFonts w:ascii="Times New Roman" w:hAnsi="Times New Roman" w:cs="Times New Roman"/>
          <w:rPrChange w:id="803" w:author="Alex" w:date="2015-05-08T10:52:00Z">
            <w:rPr>
              <w:rFonts w:ascii="Helvetica Neue"/>
            </w:rPr>
          </w:rPrChange>
        </w:rPr>
        <w:t xml:space="preserve">with high accuracy, machine learning </w:t>
      </w:r>
      <w:del w:id="804" w:author="Justin Siegel" w:date="2015-05-06T23:30:00Z">
        <w:r w:rsidRPr="00F03EBA" w:rsidDel="003E4E90">
          <w:rPr>
            <w:rFonts w:ascii="Times New Roman" w:hAnsi="Times New Roman" w:cs="Times New Roman"/>
            <w:rPrChange w:id="805" w:author="Alex" w:date="2015-05-08T10:52:00Z">
              <w:rPr>
                <w:rFonts w:ascii="Helvetica Neue"/>
              </w:rPr>
            </w:rPrChange>
          </w:rPr>
          <w:delText xml:space="preserve">was </w:delText>
        </w:r>
      </w:del>
      <w:ins w:id="806" w:author="Justin Siegel" w:date="2015-05-06T23:30:00Z">
        <w:r w:rsidR="003E4E90" w:rsidRPr="00F03EBA">
          <w:rPr>
            <w:rFonts w:ascii="Times New Roman" w:hAnsi="Times New Roman" w:cs="Times New Roman"/>
            <w:rPrChange w:id="807" w:author="Alex" w:date="2015-05-08T10:52:00Z">
              <w:rPr>
                <w:rFonts w:ascii="Helvetica Neue"/>
              </w:rPr>
            </w:rPrChange>
          </w:rPr>
          <w:t xml:space="preserve">techniques were </w:t>
        </w:r>
      </w:ins>
      <w:r w:rsidRPr="00F03EBA">
        <w:rPr>
          <w:rFonts w:ascii="Times New Roman" w:hAnsi="Times New Roman" w:cs="Times New Roman"/>
          <w:rPrChange w:id="808" w:author="Alex" w:date="2015-05-08T10:52:00Z">
            <w:rPr>
              <w:rFonts w:ascii="Helvetica Neue"/>
            </w:rPr>
          </w:rPrChange>
        </w:rPr>
        <w:t xml:space="preserve">used to identify a subset of calculated features correlated to observed kinetic constants. </w:t>
      </w:r>
      <w:ins w:id="809" w:author="Justin Siegel" w:date="2015-05-06T23:31:00Z">
        <w:r w:rsidR="003E4E90" w:rsidRPr="00F03EBA">
          <w:rPr>
            <w:rFonts w:ascii="Times New Roman" w:hAnsi="Times New Roman" w:cs="Times New Roman"/>
            <w:rPrChange w:id="810" w:author="Alex" w:date="2015-05-08T10:52:00Z">
              <w:rPr>
                <w:rFonts w:ascii="Helvetica Neue"/>
              </w:rPr>
            </w:rPrChange>
          </w:rPr>
          <w:t>Elastic net regularization, a constraint regression technique that uses both l</w:t>
        </w:r>
        <w:r w:rsidR="003E4E90" w:rsidRPr="00F03EBA">
          <w:rPr>
            <w:rFonts w:ascii="Times New Roman" w:hAnsi="Times New Roman" w:cs="Times New Roman"/>
            <w:vertAlign w:val="subscript"/>
            <w:rPrChange w:id="811" w:author="Alex" w:date="2015-05-08T10:52:00Z">
              <w:rPr>
                <w:rFonts w:ascii="Helvetica Neue"/>
              </w:rPr>
            </w:rPrChange>
          </w:rPr>
          <w:t>1</w:t>
        </w:r>
        <w:r w:rsidR="003E4E90" w:rsidRPr="00F03EBA">
          <w:rPr>
            <w:rFonts w:ascii="Times New Roman" w:hAnsi="Times New Roman" w:cs="Times New Roman"/>
            <w:rPrChange w:id="812" w:author="Alex" w:date="2015-05-08T10:52:00Z">
              <w:rPr>
                <w:rFonts w:ascii="Helvetica Neue"/>
              </w:rPr>
            </w:rPrChange>
          </w:rPr>
          <w:t xml:space="preserve"> and l</w:t>
        </w:r>
        <w:r w:rsidR="003E4E90" w:rsidRPr="00F03EBA">
          <w:rPr>
            <w:rFonts w:ascii="Times New Roman" w:hAnsi="Times New Roman" w:cs="Times New Roman"/>
            <w:vertAlign w:val="subscript"/>
            <w:rPrChange w:id="813" w:author="Alex" w:date="2015-05-08T10:52:00Z">
              <w:rPr>
                <w:rFonts w:ascii="Helvetica Neue"/>
              </w:rPr>
            </w:rPrChange>
          </w:rPr>
          <w:t>2</w:t>
        </w:r>
        <w:r w:rsidR="003E4E90" w:rsidRPr="00F03EBA">
          <w:rPr>
            <w:rFonts w:ascii="Times New Roman" w:hAnsi="Times New Roman" w:cs="Times New Roman"/>
            <w:rPrChange w:id="814" w:author="Alex" w:date="2015-05-08T10:52:00Z">
              <w:rPr>
                <w:rFonts w:ascii="Helvetica Neue"/>
              </w:rPr>
            </w:rPrChange>
          </w:rPr>
          <w:t xml:space="preserve"> regularization for feature selection was used to identify structural features and predict each kinetic constant.</w:t>
        </w:r>
      </w:ins>
      <w:del w:id="815" w:author="Justin Siegel" w:date="2015-05-06T23:31:00Z">
        <w:r w:rsidRPr="00F03EBA" w:rsidDel="003E4E90">
          <w:rPr>
            <w:rFonts w:ascii="Times New Roman" w:hAnsi="Times New Roman" w:cs="Times New Roman"/>
            <w:rPrChange w:id="816" w:author="Alex" w:date="2015-05-08T10:52:00Z">
              <w:rPr>
                <w:rFonts w:ascii="Helvetica Neue"/>
              </w:rPr>
            </w:rPrChange>
          </w:rPr>
          <w:delText xml:space="preserve">Elastic net regularization, a constraint regression technique, was used to </w:delText>
        </w:r>
      </w:del>
      <w:del w:id="817" w:author="Justin Siegel" w:date="2015-05-06T22:56:00Z">
        <w:r w:rsidRPr="00F03EBA" w:rsidDel="007C6627">
          <w:rPr>
            <w:rFonts w:ascii="Times New Roman" w:hAnsi="Times New Roman" w:cs="Times New Roman"/>
            <w:rPrChange w:id="818" w:author="Alex" w:date="2015-05-08T10:52:00Z">
              <w:rPr>
                <w:rFonts w:ascii="Helvetica Neue"/>
              </w:rPr>
            </w:rPrChange>
          </w:rPr>
          <w:delText xml:space="preserve">identify 8–10 </w:delText>
        </w:r>
      </w:del>
      <w:del w:id="819" w:author="Justin Siegel" w:date="2015-05-06T23:31:00Z">
        <w:r w:rsidRPr="00F03EBA" w:rsidDel="003E4E90">
          <w:rPr>
            <w:rFonts w:ascii="Times New Roman" w:hAnsi="Times New Roman" w:cs="Times New Roman"/>
            <w:rPrChange w:id="820" w:author="Alex" w:date="2015-05-08T10:52:00Z">
              <w:rPr>
                <w:rFonts w:ascii="Helvetica Neue"/>
              </w:rPr>
            </w:rPrChange>
          </w:rPr>
          <w:delText>structural features that predicted each kinetic constant</w:delText>
        </w:r>
      </w:del>
      <w:r w:rsidRPr="00F03EBA">
        <w:rPr>
          <w:rFonts w:ascii="Times New Roman" w:hAnsi="Times New Roman" w:cs="Times New Roman"/>
          <w:rPrChange w:id="821" w:author="Alex" w:date="2015-05-08T10:52:00Z">
            <w:rPr>
              <w:rFonts w:ascii="Helvetica Neue"/>
            </w:rPr>
          </w:rPrChange>
        </w:rPr>
        <w:t xml:space="preserve">. To increase robustness to sample size and remove bias, we used a bootstrapping aggregating (bagging) technique, where the predicted value was an average of 1000 elastic net models, each trained on a different subset of the data. </w:t>
      </w:r>
    </w:p>
    <w:p w14:paraId="5CFB574D" w14:textId="77777777" w:rsidR="006455CB" w:rsidRPr="00F03EBA" w:rsidRDefault="0093136D">
      <w:pPr>
        <w:pStyle w:val="Body"/>
        <w:spacing w:line="480" w:lineRule="auto"/>
        <w:ind w:firstLine="720"/>
        <w:rPr>
          <w:rFonts w:ascii="Times New Roman" w:eastAsia="Helvetica Neue" w:hAnsi="Times New Roman" w:cs="Times New Roman"/>
          <w:rPrChange w:id="822" w:author="Alex" w:date="2015-05-08T10:52:00Z">
            <w:rPr>
              <w:rFonts w:ascii="Helvetica Neue" w:eastAsia="Helvetica Neue" w:hAnsi="Helvetica Neue" w:cs="Helvetica Neue"/>
            </w:rPr>
          </w:rPrChange>
        </w:rPr>
        <w:pPrChange w:id="823" w:author="Justin Siegel" w:date="2015-05-06T22:57:00Z">
          <w:pPr>
            <w:pStyle w:val="Body"/>
            <w:spacing w:line="480" w:lineRule="auto"/>
          </w:pPr>
        </w:pPrChange>
      </w:pPr>
      <w:r w:rsidRPr="00F03EBA">
        <w:rPr>
          <w:rFonts w:ascii="Times New Roman" w:hAnsi="Times New Roman" w:cs="Times New Roman"/>
          <w:rPrChange w:id="824" w:author="Alex" w:date="2015-05-08T10:52:00Z">
            <w:rPr>
              <w:rFonts w:ascii="Helvetica Neue"/>
            </w:rPr>
          </w:rPrChange>
        </w:rPr>
        <w:t xml:space="preserve">The final prediction from this ensemble learning regression method outperformed single feature selection for each kinetic constant. For </w:t>
      </w:r>
      <w:r w:rsidRPr="00F03EBA">
        <w:rPr>
          <w:rFonts w:ascii="Times New Roman" w:hAnsi="Times New Roman" w:cs="Times New Roman"/>
          <w:i/>
          <w:iCs/>
          <w:rPrChange w:id="825" w:author="Alex" w:date="2015-05-08T10:52:00Z">
            <w:rPr>
              <w:rFonts w:ascii="Helvetica Neue"/>
              <w:i/>
              <w:iCs/>
            </w:rPr>
          </w:rPrChange>
        </w:rPr>
        <w:t>k</w:t>
      </w:r>
      <w:r w:rsidRPr="00F03EBA">
        <w:rPr>
          <w:rFonts w:ascii="Times New Roman" w:hAnsi="Times New Roman" w:cs="Times New Roman"/>
          <w:vertAlign w:val="subscript"/>
          <w:rPrChange w:id="826" w:author="Alex" w:date="2015-05-08T10:52:00Z">
            <w:rPr>
              <w:rFonts w:ascii="Helvetica Neue"/>
              <w:vertAlign w:val="subscript"/>
            </w:rPr>
          </w:rPrChange>
        </w:rPr>
        <w:t>cat</w:t>
      </w:r>
      <w:r w:rsidRPr="00F03EBA">
        <w:rPr>
          <w:rFonts w:ascii="Times New Roman" w:hAnsi="Times New Roman" w:cs="Times New Roman"/>
          <w:rPrChange w:id="827" w:author="Alex" w:date="2015-05-08T10:52:00Z">
            <w:rPr>
              <w:rFonts w:ascii="Helvetica Neue"/>
            </w:rPr>
          </w:rPrChange>
        </w:rPr>
        <w:t>/K</w:t>
      </w:r>
      <w:r w:rsidRPr="00F03EBA">
        <w:rPr>
          <w:rFonts w:ascii="Times New Roman" w:hAnsi="Times New Roman" w:cs="Times New Roman"/>
          <w:vertAlign w:val="subscript"/>
          <w:rPrChange w:id="828" w:author="Alex" w:date="2015-05-08T10:52:00Z">
            <w:rPr>
              <w:rFonts w:ascii="Helvetica Neue"/>
              <w:vertAlign w:val="subscript"/>
            </w:rPr>
          </w:rPrChange>
        </w:rPr>
        <w:t>M</w:t>
      </w:r>
      <w:r w:rsidRPr="00F03EBA">
        <w:rPr>
          <w:rFonts w:ascii="Times New Roman" w:hAnsi="Times New Roman" w:cs="Times New Roman"/>
          <w:rPrChange w:id="829" w:author="Alex" w:date="2015-05-08T10:52:00Z">
            <w:rPr>
              <w:rFonts w:ascii="Helvetica Neue"/>
            </w:rPr>
          </w:rPrChange>
        </w:rPr>
        <w:t xml:space="preserve">, the PCC increased to 0.76 from 0.56, in the case of </w:t>
      </w:r>
      <w:r w:rsidRPr="00F03EBA">
        <w:rPr>
          <w:rFonts w:ascii="Times New Roman" w:hAnsi="Times New Roman" w:cs="Times New Roman"/>
          <w:i/>
          <w:iCs/>
          <w:rPrChange w:id="830" w:author="Alex" w:date="2015-05-08T10:52:00Z">
            <w:rPr>
              <w:rFonts w:ascii="Helvetica Neue"/>
              <w:i/>
              <w:iCs/>
            </w:rPr>
          </w:rPrChange>
        </w:rPr>
        <w:t>k</w:t>
      </w:r>
      <w:r w:rsidRPr="00F03EBA">
        <w:rPr>
          <w:rFonts w:ascii="Times New Roman" w:hAnsi="Times New Roman" w:cs="Times New Roman"/>
          <w:vertAlign w:val="subscript"/>
          <w:rPrChange w:id="831" w:author="Alex" w:date="2015-05-08T10:52:00Z">
            <w:rPr>
              <w:rFonts w:ascii="Helvetica Neue"/>
              <w:vertAlign w:val="subscript"/>
            </w:rPr>
          </w:rPrChange>
        </w:rPr>
        <w:t>cat</w:t>
      </w:r>
      <w:r w:rsidRPr="00F03EBA">
        <w:rPr>
          <w:rFonts w:ascii="Times New Roman" w:hAnsi="Times New Roman" w:cs="Times New Roman"/>
          <w:rPrChange w:id="832" w:author="Alex" w:date="2015-05-08T10:52:00Z">
            <w:rPr>
              <w:rFonts w:ascii="Helvetica Neue"/>
            </w:rPr>
          </w:rPrChange>
        </w:rPr>
        <w:t xml:space="preserve"> to 0.60 from 0.56, and for K</w:t>
      </w:r>
      <w:r w:rsidRPr="00F03EBA">
        <w:rPr>
          <w:rFonts w:ascii="Times New Roman" w:hAnsi="Times New Roman" w:cs="Times New Roman"/>
          <w:vertAlign w:val="subscript"/>
          <w:rPrChange w:id="833" w:author="Alex" w:date="2015-05-08T10:52:00Z">
            <w:rPr>
              <w:rFonts w:ascii="Helvetica Neue"/>
              <w:vertAlign w:val="subscript"/>
            </w:rPr>
          </w:rPrChange>
        </w:rPr>
        <w:t>M</w:t>
      </w:r>
      <w:r w:rsidRPr="00F03EBA">
        <w:rPr>
          <w:rFonts w:ascii="Times New Roman" w:hAnsi="Times New Roman" w:cs="Times New Roman"/>
          <w:rPrChange w:id="834" w:author="Alex" w:date="2015-05-08T10:52:00Z">
            <w:rPr>
              <w:rFonts w:ascii="Helvetica Neue"/>
            </w:rPr>
          </w:rPrChange>
        </w:rPr>
        <w:t xml:space="preserve"> to 0.71 from 0.29. Figure 4 illustrates the correlations between machine learning predictions and experimentally-measured values. </w:t>
      </w:r>
    </w:p>
    <w:p w14:paraId="31511DC2" w14:textId="77777777" w:rsidR="006455CB" w:rsidRPr="00F03EBA" w:rsidRDefault="0093136D">
      <w:pPr>
        <w:pStyle w:val="Body"/>
        <w:spacing w:line="480" w:lineRule="auto"/>
        <w:rPr>
          <w:rFonts w:ascii="Times New Roman" w:eastAsia="Helvetica Neue" w:hAnsi="Times New Roman" w:cs="Times New Roman"/>
          <w:rPrChange w:id="835" w:author="Alex" w:date="2015-05-08T10:52:00Z">
            <w:rPr>
              <w:rFonts w:ascii="Helvetica Neue" w:eastAsia="Helvetica Neue" w:hAnsi="Helvetica Neue" w:cs="Helvetica Neue"/>
            </w:rPr>
          </w:rPrChange>
        </w:rPr>
      </w:pPr>
      <w:r w:rsidRPr="00F03EBA">
        <w:rPr>
          <w:rFonts w:ascii="Times New Roman" w:hAnsi="Times New Roman" w:cs="Times New Roman"/>
          <w:rPrChange w:id="836" w:author="Alex" w:date="2015-05-08T10:52:00Z">
            <w:rPr>
              <w:rFonts w:ascii="Helvetica Neue"/>
            </w:rPr>
          </w:rPrChange>
        </w:rPr>
        <w:t>The primary features found to correlate to 1/K</w:t>
      </w:r>
      <w:r w:rsidRPr="00F03EBA">
        <w:rPr>
          <w:rFonts w:ascii="Times New Roman" w:hAnsi="Times New Roman" w:cs="Times New Roman"/>
          <w:vertAlign w:val="subscript"/>
          <w:rPrChange w:id="837" w:author="Alex" w:date="2015-05-08T10:52:00Z">
            <w:rPr>
              <w:rFonts w:ascii="Helvetica Neue"/>
              <w:vertAlign w:val="subscript"/>
            </w:rPr>
          </w:rPrChange>
        </w:rPr>
        <w:t>M</w:t>
      </w:r>
      <w:r w:rsidRPr="00F03EBA">
        <w:rPr>
          <w:rFonts w:ascii="Times New Roman" w:hAnsi="Times New Roman" w:cs="Times New Roman"/>
          <w:rPrChange w:id="838" w:author="Alex" w:date="2015-05-08T10:52:00Z">
            <w:rPr>
              <w:rFonts w:ascii="Helvetica Neue"/>
            </w:rPr>
          </w:rPrChange>
        </w:rPr>
        <w:t xml:space="preserve"> are metrics of protein packing without the ligand present.  Interestingly, all of these packing features are positively correlated to 1/K</w:t>
      </w:r>
      <w:r w:rsidRPr="00F03EBA">
        <w:rPr>
          <w:rFonts w:ascii="Times New Roman" w:hAnsi="Times New Roman" w:cs="Times New Roman"/>
          <w:vertAlign w:val="subscript"/>
          <w:rPrChange w:id="839" w:author="Alex" w:date="2015-05-08T10:52:00Z">
            <w:rPr>
              <w:rFonts w:ascii="Helvetica Neue"/>
              <w:vertAlign w:val="subscript"/>
            </w:rPr>
          </w:rPrChange>
        </w:rPr>
        <w:t>M</w:t>
      </w:r>
      <w:ins w:id="840" w:author="Justin Siegel" w:date="2015-05-06T23:15:00Z">
        <w:r w:rsidR="004E6421" w:rsidRPr="00F03EBA">
          <w:rPr>
            <w:rFonts w:ascii="Times New Roman" w:hAnsi="Times New Roman" w:cs="Times New Roman"/>
            <w:rPrChange w:id="841" w:author="Alex" w:date="2015-05-08T10:52:00Z">
              <w:rPr>
                <w:rFonts w:ascii="Helvetica Neue"/>
              </w:rPr>
            </w:rPrChange>
          </w:rPr>
          <w:t>, indicating</w:t>
        </w:r>
      </w:ins>
      <w:del w:id="842" w:author="Justin Siegel" w:date="2015-05-06T23:15:00Z">
        <w:r w:rsidRPr="00F03EBA" w:rsidDel="004E6421">
          <w:rPr>
            <w:rFonts w:ascii="Times New Roman" w:hAnsi="Times New Roman" w:cs="Times New Roman"/>
            <w:rPrChange w:id="843" w:author="Alex" w:date="2015-05-08T10:52:00Z">
              <w:rPr>
                <w:rFonts w:ascii="Helvetica Neue"/>
              </w:rPr>
            </w:rPrChange>
          </w:rPr>
          <w:delText xml:space="preserve">. </w:delText>
        </w:r>
      </w:del>
      <w:del w:id="844" w:author="Justin Siegel" w:date="2015-05-06T23:13:00Z">
        <w:r w:rsidRPr="00F03EBA" w:rsidDel="004E6421">
          <w:rPr>
            <w:rFonts w:ascii="Times New Roman" w:hAnsi="Times New Roman" w:cs="Times New Roman"/>
            <w:rPrChange w:id="845" w:author="Alex" w:date="2015-05-08T10:52:00Z">
              <w:rPr>
                <w:rFonts w:ascii="Helvetica Neue"/>
              </w:rPr>
            </w:rPrChange>
          </w:rPr>
          <w:delText xml:space="preserve"> While K</w:delText>
        </w:r>
        <w:r w:rsidRPr="00F03EBA" w:rsidDel="004E6421">
          <w:rPr>
            <w:rFonts w:ascii="Times New Roman" w:hAnsi="Times New Roman" w:cs="Times New Roman"/>
            <w:vertAlign w:val="subscript"/>
            <w:rPrChange w:id="846" w:author="Alex" w:date="2015-05-08T10:52:00Z">
              <w:rPr>
                <w:rFonts w:ascii="Helvetica Neue"/>
                <w:vertAlign w:val="subscript"/>
              </w:rPr>
            </w:rPrChange>
          </w:rPr>
          <w:delText>M</w:delText>
        </w:r>
        <w:r w:rsidRPr="00F03EBA" w:rsidDel="004E6421">
          <w:rPr>
            <w:rFonts w:ascii="Times New Roman" w:hAnsi="Times New Roman" w:cs="Times New Roman"/>
            <w:rPrChange w:id="847" w:author="Alex" w:date="2015-05-08T10:52:00Z">
              <w:rPr>
                <w:rFonts w:ascii="Helvetica Neue"/>
              </w:rPr>
            </w:rPrChange>
          </w:rPr>
          <w:delText xml:space="preserve"> is a complex metric </w:delText>
        </w:r>
      </w:del>
      <w:del w:id="848" w:author="Justin Siegel" w:date="2015-05-06T22:57:00Z">
        <w:r w:rsidRPr="00F03EBA" w:rsidDel="007C6627">
          <w:rPr>
            <w:rFonts w:ascii="Times New Roman" w:hAnsi="Times New Roman" w:cs="Times New Roman"/>
            <w:rPrChange w:id="849" w:author="Alex" w:date="2015-05-08T10:52:00Z">
              <w:rPr>
                <w:rFonts w:ascii="Helvetica Neue"/>
              </w:rPr>
            </w:rPrChange>
          </w:rPr>
          <w:delText>reflecting …</w:delText>
        </w:r>
      </w:del>
      <w:del w:id="850" w:author="Justin Siegel" w:date="2015-05-06T23:13:00Z">
        <w:r w:rsidRPr="00F03EBA" w:rsidDel="004E6421">
          <w:rPr>
            <w:rFonts w:ascii="Times New Roman" w:hAnsi="Times New Roman" w:cs="Times New Roman"/>
            <w:rPrChange w:id="851" w:author="Alex" w:date="2015-05-08T10:52:00Z">
              <w:rPr>
                <w:rFonts w:hAnsi="Helvetica Neue"/>
              </w:rPr>
            </w:rPrChange>
          </w:rPr>
          <w:delText xml:space="preserve"> </w:delText>
        </w:r>
      </w:del>
      <w:del w:id="852" w:author="Justin Siegel" w:date="2015-05-06T23:12:00Z">
        <w:r w:rsidRPr="00F03EBA" w:rsidDel="004E6421">
          <w:rPr>
            <w:rFonts w:ascii="Times New Roman" w:hAnsi="Times New Roman" w:cs="Times New Roman"/>
            <w:rPrChange w:id="853" w:author="Alex" w:date="2015-05-08T10:52:00Z">
              <w:rPr>
                <w:rFonts w:ascii="Helvetica Neue"/>
              </w:rPr>
            </w:rPrChange>
          </w:rPr>
          <w:delText xml:space="preserve">the </w:delText>
        </w:r>
      </w:del>
      <w:del w:id="854" w:author="Justin Siegel" w:date="2015-05-06T23:13:00Z">
        <w:r w:rsidRPr="00F03EBA" w:rsidDel="004E6421">
          <w:rPr>
            <w:rFonts w:ascii="Times New Roman" w:hAnsi="Times New Roman" w:cs="Times New Roman"/>
            <w:rPrChange w:id="855" w:author="Alex" w:date="2015-05-08T10:52:00Z">
              <w:rPr>
                <w:rFonts w:ascii="Helvetica Neue"/>
              </w:rPr>
            </w:rPrChange>
          </w:rPr>
          <w:delText>substrate binding affinity is expected to have a significant effect on its value.  Therefore</w:delText>
        </w:r>
      </w:del>
      <w:ins w:id="856" w:author="Justin Siegel" w:date="2015-05-06T23:13:00Z">
        <w:r w:rsidR="004E6421" w:rsidRPr="00F03EBA">
          <w:rPr>
            <w:rFonts w:ascii="Times New Roman" w:hAnsi="Times New Roman" w:cs="Times New Roman"/>
            <w:rPrChange w:id="857" w:author="Alex" w:date="2015-05-08T10:52:00Z">
              <w:rPr>
                <w:rFonts w:ascii="Helvetica Neue"/>
              </w:rPr>
            </w:rPrChange>
          </w:rPr>
          <w:t xml:space="preserve"> that </w:t>
        </w:r>
      </w:ins>
      <w:del w:id="858" w:author="Justin Siegel" w:date="2015-05-06T23:13:00Z">
        <w:r w:rsidRPr="00F03EBA" w:rsidDel="004E6421">
          <w:rPr>
            <w:rFonts w:ascii="Times New Roman" w:hAnsi="Times New Roman" w:cs="Times New Roman"/>
            <w:rPrChange w:id="859" w:author="Alex" w:date="2015-05-08T10:52:00Z">
              <w:rPr>
                <w:rFonts w:ascii="Helvetica Neue"/>
              </w:rPr>
            </w:rPrChange>
          </w:rPr>
          <w:delText xml:space="preserve">, this suggests that </w:delText>
        </w:r>
      </w:del>
      <w:r w:rsidRPr="00F03EBA">
        <w:rPr>
          <w:rFonts w:ascii="Times New Roman" w:hAnsi="Times New Roman" w:cs="Times New Roman"/>
          <w:rPrChange w:id="860" w:author="Alex" w:date="2015-05-08T10:52:00Z">
            <w:rPr>
              <w:rFonts w:ascii="Helvetica Neue"/>
            </w:rPr>
          </w:rPrChange>
        </w:rPr>
        <w:t xml:space="preserve">BglB requires room around each catalytic residue and the entire protein in order to optimally accommodate </w:t>
      </w:r>
      <w:del w:id="861" w:author="Justin Siegel" w:date="2015-05-06T23:13:00Z">
        <w:r w:rsidRPr="00F03EBA" w:rsidDel="004E6421">
          <w:rPr>
            <w:rFonts w:ascii="Times New Roman" w:hAnsi="Times New Roman" w:cs="Times New Roman"/>
            <w:rPrChange w:id="862" w:author="Alex" w:date="2015-05-08T10:52:00Z">
              <w:rPr>
                <w:rFonts w:ascii="Helvetica Neue"/>
              </w:rPr>
            </w:rPrChange>
          </w:rPr>
          <w:delText>K</w:delText>
        </w:r>
        <w:r w:rsidRPr="00F03EBA" w:rsidDel="004E6421">
          <w:rPr>
            <w:rFonts w:ascii="Times New Roman" w:hAnsi="Times New Roman" w:cs="Times New Roman"/>
            <w:vertAlign w:val="subscript"/>
            <w:rPrChange w:id="863" w:author="Alex" w:date="2015-05-08T10:52:00Z">
              <w:rPr>
                <w:rFonts w:ascii="Helvetica Neue"/>
                <w:vertAlign w:val="subscript"/>
              </w:rPr>
            </w:rPrChange>
          </w:rPr>
          <w:delText>M</w:delText>
        </w:r>
      </w:del>
      <w:ins w:id="864" w:author="Justin Siegel" w:date="2015-05-06T23:13:00Z">
        <w:r w:rsidR="004E6421" w:rsidRPr="00F03EBA">
          <w:rPr>
            <w:rFonts w:ascii="Times New Roman" w:hAnsi="Times New Roman" w:cs="Times New Roman"/>
            <w:rPrChange w:id="865" w:author="Alex" w:date="2015-05-08T10:52:00Z">
              <w:rPr>
                <w:rFonts w:ascii="Helvetica Neue"/>
              </w:rPr>
            </w:rPrChange>
          </w:rPr>
          <w:t>the substrate</w:t>
        </w:r>
      </w:ins>
      <w:ins w:id="866" w:author="Justin Siegel" w:date="2015-05-06T23:15:00Z">
        <w:r w:rsidR="004E6421" w:rsidRPr="00F03EBA">
          <w:rPr>
            <w:rFonts w:ascii="Times New Roman" w:hAnsi="Times New Roman" w:cs="Times New Roman"/>
            <w:rPrChange w:id="867" w:author="Alex" w:date="2015-05-08T10:52:00Z">
              <w:rPr>
                <w:rFonts w:ascii="Helvetica Neue"/>
              </w:rPr>
            </w:rPrChange>
          </w:rPr>
          <w:t xml:space="preserve">. </w:t>
        </w:r>
      </w:ins>
      <w:ins w:id="868" w:author="Justin Siegel" w:date="2015-05-07T00:13:00Z">
        <w:r w:rsidR="00E15F41" w:rsidRPr="00F03EBA">
          <w:rPr>
            <w:rFonts w:ascii="Times New Roman" w:hAnsi="Times New Roman" w:cs="Times New Roman"/>
            <w:rPrChange w:id="869" w:author="Alex" w:date="2015-05-08T10:52:00Z">
              <w:rPr>
                <w:rFonts w:ascii="Helvetica Neue"/>
              </w:rPr>
            </w:rPrChange>
          </w:rPr>
          <w:t>These features and interpretation of their selection is</w:t>
        </w:r>
      </w:ins>
      <w:ins w:id="870" w:author="Justin Siegel" w:date="2015-05-06T23:13:00Z">
        <w:r w:rsidR="004E6421" w:rsidRPr="00F03EBA">
          <w:rPr>
            <w:rFonts w:ascii="Times New Roman" w:hAnsi="Times New Roman" w:cs="Times New Roman"/>
            <w:rPrChange w:id="871" w:author="Alex" w:date="2015-05-08T10:52:00Z">
              <w:rPr>
                <w:rFonts w:ascii="Helvetica Neue"/>
              </w:rPr>
            </w:rPrChange>
          </w:rPr>
          <w:t xml:space="preserve"> </w:t>
        </w:r>
      </w:ins>
      <w:ins w:id="872" w:author="Justin Siegel" w:date="2015-05-06T23:15:00Z">
        <w:r w:rsidR="004E6421" w:rsidRPr="00F03EBA">
          <w:rPr>
            <w:rFonts w:ascii="Times New Roman" w:hAnsi="Times New Roman" w:cs="Times New Roman"/>
            <w:rPrChange w:id="873" w:author="Alex" w:date="2015-05-08T10:52:00Z">
              <w:rPr>
                <w:rFonts w:ascii="Helvetica Neue"/>
              </w:rPr>
            </w:rPrChange>
          </w:rPr>
          <w:t>consistent</w:t>
        </w:r>
      </w:ins>
      <w:ins w:id="874" w:author="Justin Siegel" w:date="2015-05-06T23:13:00Z">
        <w:r w:rsidR="004E6421" w:rsidRPr="00F03EBA">
          <w:rPr>
            <w:rFonts w:ascii="Times New Roman" w:hAnsi="Times New Roman" w:cs="Times New Roman"/>
            <w:rPrChange w:id="875" w:author="Alex" w:date="2015-05-08T10:52:00Z">
              <w:rPr>
                <w:rFonts w:ascii="Helvetica Neue"/>
              </w:rPr>
            </w:rPrChange>
          </w:rPr>
          <w:t xml:space="preserve"> with </w:t>
        </w:r>
      </w:ins>
      <w:del w:id="876" w:author="Justin Siegel" w:date="2015-05-06T23:14:00Z">
        <w:r w:rsidRPr="00F03EBA" w:rsidDel="004E6421">
          <w:rPr>
            <w:rFonts w:ascii="Times New Roman" w:hAnsi="Times New Roman" w:cs="Times New Roman"/>
            <w:rPrChange w:id="877" w:author="Alex" w:date="2015-05-08T10:52:00Z">
              <w:rPr>
                <w:rFonts w:ascii="Helvetica Neue"/>
              </w:rPr>
            </w:rPrChange>
          </w:rPr>
          <w:delText xml:space="preserve">. This would suggest that BglB operates through </w:delText>
        </w:r>
      </w:del>
      <w:r w:rsidRPr="00F03EBA">
        <w:rPr>
          <w:rFonts w:ascii="Times New Roman" w:hAnsi="Times New Roman" w:cs="Times New Roman"/>
          <w:rPrChange w:id="878" w:author="Alex" w:date="2015-05-08T10:52:00Z">
            <w:rPr>
              <w:rFonts w:ascii="Helvetica Neue"/>
            </w:rPr>
          </w:rPrChange>
        </w:rPr>
        <w:t xml:space="preserve">an induced fit mechanism. </w:t>
      </w:r>
      <w:r w:rsidRPr="00F03EBA">
        <w:rPr>
          <w:rFonts w:ascii="Times New Roman" w:hAnsi="Times New Roman" w:cs="Times New Roman"/>
          <w:rPrChange w:id="879" w:author="Alex" w:date="2015-05-08T10:52:00Z">
            <w:rPr>
              <w:rFonts w:ascii="Helvetica Neue"/>
            </w:rPr>
          </w:rPrChange>
        </w:rPr>
        <w:lastRenderedPageBreak/>
        <w:t>However</w:t>
      </w:r>
      <w:ins w:id="880" w:author="Justin Siegel" w:date="2015-05-06T23:34:00Z">
        <w:r w:rsidR="003E4E90" w:rsidRPr="00F03EBA">
          <w:rPr>
            <w:rFonts w:ascii="Times New Roman" w:hAnsi="Times New Roman" w:cs="Times New Roman"/>
            <w:rPrChange w:id="881" w:author="Alex" w:date="2015-05-08T10:52:00Z">
              <w:rPr>
                <w:rFonts w:ascii="Helvetica Neue"/>
              </w:rPr>
            </w:rPrChange>
          </w:rPr>
          <w:t>, if BglB employs an induced fit mechanism</w:t>
        </w:r>
      </w:ins>
      <w:ins w:id="882" w:author="Justin Siegel" w:date="2015-05-06T23:35:00Z">
        <w:r w:rsidR="003E4E90" w:rsidRPr="00F03EBA">
          <w:rPr>
            <w:rFonts w:ascii="Times New Roman" w:hAnsi="Times New Roman" w:cs="Times New Roman"/>
            <w:rPrChange w:id="883" w:author="Alex" w:date="2015-05-08T10:52:00Z">
              <w:rPr>
                <w:rFonts w:ascii="Helvetica Neue"/>
              </w:rPr>
            </w:rPrChange>
          </w:rPr>
          <w:t>,</w:t>
        </w:r>
      </w:ins>
      <w:ins w:id="884" w:author="Justin Siegel" w:date="2015-05-06T23:34:00Z">
        <w:r w:rsidR="003E4E90" w:rsidRPr="00F03EBA">
          <w:rPr>
            <w:rFonts w:ascii="Times New Roman" w:hAnsi="Times New Roman" w:cs="Times New Roman"/>
            <w:rPrChange w:id="885" w:author="Alex" w:date="2015-05-08T10:52:00Z">
              <w:rPr>
                <w:rFonts w:ascii="Helvetica Neue"/>
              </w:rPr>
            </w:rPrChange>
          </w:rPr>
          <w:t xml:space="preserve"> the </w:t>
        </w:r>
      </w:ins>
      <w:del w:id="886" w:author="Justin Siegel" w:date="2015-05-06T23:34:00Z">
        <w:r w:rsidRPr="00F03EBA" w:rsidDel="003E4E90">
          <w:rPr>
            <w:rFonts w:ascii="Times New Roman" w:hAnsi="Times New Roman" w:cs="Times New Roman"/>
            <w:rPrChange w:id="887" w:author="Alex" w:date="2015-05-08T10:52:00Z">
              <w:rPr>
                <w:rFonts w:ascii="Helvetica Neue"/>
              </w:rPr>
            </w:rPrChange>
          </w:rPr>
          <w:delText xml:space="preserve"> the induced </w:delText>
        </w:r>
      </w:del>
      <w:r w:rsidRPr="00F03EBA">
        <w:rPr>
          <w:rFonts w:ascii="Times New Roman" w:hAnsi="Times New Roman" w:cs="Times New Roman"/>
          <w:rPrChange w:id="888" w:author="Alex" w:date="2015-05-08T10:52:00Z">
            <w:rPr>
              <w:rFonts w:ascii="Helvetica Neue"/>
            </w:rPr>
          </w:rPrChange>
        </w:rPr>
        <w:t xml:space="preserve">structural changes </w:t>
      </w:r>
      <w:del w:id="889" w:author="Justin Siegel" w:date="2015-05-06T23:35:00Z">
        <w:r w:rsidRPr="00F03EBA" w:rsidDel="003E4E90">
          <w:rPr>
            <w:rFonts w:ascii="Times New Roman" w:hAnsi="Times New Roman" w:cs="Times New Roman"/>
            <w:rPrChange w:id="890" w:author="Alex" w:date="2015-05-08T10:52:00Z">
              <w:rPr>
                <w:rFonts w:ascii="Helvetica Neue"/>
              </w:rPr>
            </w:rPrChange>
          </w:rPr>
          <w:delText xml:space="preserve">must </w:delText>
        </w:r>
      </w:del>
      <w:ins w:id="891" w:author="Justin Siegel" w:date="2015-05-06T23:35:00Z">
        <w:r w:rsidR="003E4E90" w:rsidRPr="00F03EBA">
          <w:rPr>
            <w:rFonts w:ascii="Times New Roman" w:hAnsi="Times New Roman" w:cs="Times New Roman"/>
            <w:rPrChange w:id="892" w:author="Alex" w:date="2015-05-08T10:52:00Z">
              <w:rPr>
                <w:rFonts w:ascii="Helvetica Neue"/>
              </w:rPr>
            </w:rPrChange>
          </w:rPr>
          <w:t xml:space="preserve">would likely </w:t>
        </w:r>
      </w:ins>
      <w:r w:rsidRPr="00F03EBA">
        <w:rPr>
          <w:rFonts w:ascii="Times New Roman" w:hAnsi="Times New Roman" w:cs="Times New Roman"/>
          <w:rPrChange w:id="893" w:author="Alex" w:date="2015-05-08T10:52:00Z">
            <w:rPr>
              <w:rFonts w:ascii="Helvetica Neue"/>
            </w:rPr>
          </w:rPrChange>
        </w:rPr>
        <w:t xml:space="preserve">be </w:t>
      </w:r>
      <w:ins w:id="894" w:author="Justin Siegel" w:date="2015-05-06T23:35:00Z">
        <w:r w:rsidR="003E4E90" w:rsidRPr="00F03EBA">
          <w:rPr>
            <w:rFonts w:ascii="Times New Roman" w:hAnsi="Times New Roman" w:cs="Times New Roman"/>
            <w:rPrChange w:id="895" w:author="Alex" w:date="2015-05-08T10:52:00Z">
              <w:rPr>
                <w:rFonts w:ascii="Helvetica Neue"/>
              </w:rPr>
            </w:rPrChange>
          </w:rPr>
          <w:t xml:space="preserve">relatively </w:t>
        </w:r>
      </w:ins>
      <w:r w:rsidRPr="00F03EBA">
        <w:rPr>
          <w:rFonts w:ascii="Times New Roman" w:hAnsi="Times New Roman" w:cs="Times New Roman"/>
          <w:rPrChange w:id="896" w:author="Alex" w:date="2015-05-08T10:52:00Z">
            <w:rPr>
              <w:rFonts w:ascii="Helvetica Neue"/>
            </w:rPr>
          </w:rPrChange>
        </w:rPr>
        <w:t xml:space="preserve">small since the RMSD between the apo and transition state analogue bound forms of </w:t>
      </w:r>
      <w:del w:id="897" w:author="Justin Siegel" w:date="2015-05-06T23:14:00Z">
        <w:r w:rsidRPr="00F03EBA" w:rsidDel="004E6421">
          <w:rPr>
            <w:rFonts w:ascii="Times New Roman" w:hAnsi="Times New Roman" w:cs="Times New Roman"/>
            <w:rPrChange w:id="898" w:author="Alex" w:date="2015-05-08T10:52:00Z">
              <w:rPr>
                <w:rFonts w:ascii="Helvetica Neue"/>
              </w:rPr>
            </w:rPrChange>
          </w:rPr>
          <w:delText xml:space="preserve">the </w:delText>
        </w:r>
      </w:del>
      <w:ins w:id="899" w:author="Justin Siegel" w:date="2015-05-06T23:14:00Z">
        <w:r w:rsidR="004E6421" w:rsidRPr="00F03EBA">
          <w:rPr>
            <w:rFonts w:ascii="Times New Roman" w:hAnsi="Times New Roman" w:cs="Times New Roman"/>
            <w:rPrChange w:id="900" w:author="Alex" w:date="2015-05-08T10:52:00Z">
              <w:rPr>
                <w:rFonts w:ascii="Helvetica Neue"/>
              </w:rPr>
            </w:rPrChange>
          </w:rPr>
          <w:t xml:space="preserve">BglB </w:t>
        </w:r>
      </w:ins>
      <w:del w:id="901" w:author="Justin Siegel" w:date="2015-05-06T23:14:00Z">
        <w:r w:rsidRPr="00F03EBA" w:rsidDel="004E6421">
          <w:rPr>
            <w:rFonts w:ascii="Times New Roman" w:hAnsi="Times New Roman" w:cs="Times New Roman"/>
            <w:rPrChange w:id="902" w:author="Alex" w:date="2015-05-08T10:52:00Z">
              <w:rPr>
                <w:rFonts w:ascii="Helvetica Neue"/>
              </w:rPr>
            </w:rPrChange>
          </w:rPr>
          <w:delText xml:space="preserve">proteins </w:delText>
        </w:r>
      </w:del>
      <w:r w:rsidRPr="00F03EBA">
        <w:rPr>
          <w:rFonts w:ascii="Times New Roman" w:hAnsi="Times New Roman" w:cs="Times New Roman"/>
          <w:rPrChange w:id="903" w:author="Alex" w:date="2015-05-08T10:52:00Z">
            <w:rPr>
              <w:rFonts w:ascii="Helvetica Neue"/>
            </w:rPr>
          </w:rPrChange>
        </w:rPr>
        <w:t>is &lt;0.2</w:t>
      </w:r>
      <w:del w:id="904" w:author="Justin Siegel" w:date="2015-05-06T23:35:00Z">
        <w:r w:rsidRPr="00F03EBA" w:rsidDel="003E4E90">
          <w:rPr>
            <w:rFonts w:ascii="Times New Roman" w:hAnsi="Times New Roman" w:cs="Times New Roman"/>
            <w:rPrChange w:id="905" w:author="Alex" w:date="2015-05-08T10:52:00Z">
              <w:rPr>
                <w:rFonts w:ascii="Helvetica Neue"/>
              </w:rPr>
            </w:rPrChange>
          </w:rPr>
          <w:delText xml:space="preserve"> </w:delText>
        </w:r>
      </w:del>
      <w:ins w:id="906" w:author="Justin Siegel" w:date="2015-05-06T23:35:00Z">
        <w:r w:rsidR="003E4E90" w:rsidRPr="00F03EBA">
          <w:rPr>
            <w:rFonts w:ascii="Times New Roman" w:hAnsi="Times New Roman" w:cs="Times New Roman"/>
            <w:rPrChange w:id="907" w:author="Alex" w:date="2015-05-08T10:52:00Z">
              <w:rPr>
                <w:rFonts w:ascii="Helvetica Neue"/>
              </w:rPr>
            </w:rPrChange>
          </w:rPr>
          <w:t xml:space="preserve"> Å</w:t>
        </w:r>
      </w:ins>
      <w:del w:id="908" w:author="Justin Siegel" w:date="2015-05-06T23:35:00Z">
        <w:r w:rsidRPr="00F03EBA" w:rsidDel="003E4E90">
          <w:rPr>
            <w:rFonts w:ascii="Times New Roman" w:hAnsi="Times New Roman" w:cs="Times New Roman"/>
            <w:rPrChange w:id="909" w:author="Alex" w:date="2015-05-08T10:52:00Z">
              <w:rPr>
                <w:rFonts w:ascii="Helvetica Neue"/>
              </w:rPr>
            </w:rPrChange>
          </w:rPr>
          <w:delText>A</w:delText>
        </w:r>
      </w:del>
      <w:r w:rsidRPr="00F03EBA">
        <w:rPr>
          <w:rFonts w:ascii="Times New Roman" w:hAnsi="Times New Roman" w:cs="Times New Roman"/>
          <w:rPrChange w:id="910" w:author="Alex" w:date="2015-05-08T10:52:00Z">
            <w:rPr>
              <w:rFonts w:ascii="Helvetica Neue"/>
            </w:rPr>
          </w:rPrChange>
        </w:rPr>
        <w:t xml:space="preserve">. </w:t>
      </w:r>
    </w:p>
    <w:p w14:paraId="0FEF6DD3" w14:textId="77777777" w:rsidR="006455CB" w:rsidRPr="00F03EBA" w:rsidRDefault="0093136D">
      <w:pPr>
        <w:pStyle w:val="Body"/>
        <w:spacing w:line="480" w:lineRule="auto"/>
        <w:rPr>
          <w:rFonts w:ascii="Times New Roman" w:eastAsia="Helvetica Neue" w:hAnsi="Times New Roman" w:cs="Times New Roman"/>
          <w:rPrChange w:id="911"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912" w:author="Alex" w:date="2015-05-08T10:52:00Z">
            <w:rPr>
              <w:rFonts w:ascii="Helvetica Neue" w:eastAsia="Helvetica Neue" w:hAnsi="Helvetica Neue" w:cs="Helvetica Neue"/>
            </w:rPr>
          </w:rPrChange>
        </w:rPr>
        <w:tab/>
      </w:r>
      <w:r w:rsidRPr="00F03EBA">
        <w:rPr>
          <w:rFonts w:ascii="Times New Roman" w:hAnsi="Times New Roman" w:cs="Times New Roman"/>
          <w:rPrChange w:id="913" w:author="Alex" w:date="2015-05-08T10:52:00Z">
            <w:rPr>
              <w:rFonts w:ascii="Helvetica Neue"/>
            </w:rPr>
          </w:rPrChange>
        </w:rPr>
        <w:t xml:space="preserve">The features selected by the algorithm as predictive of </w:t>
      </w:r>
      <w:r w:rsidRPr="00F03EBA">
        <w:rPr>
          <w:rFonts w:ascii="Times New Roman" w:hAnsi="Times New Roman" w:cs="Times New Roman"/>
          <w:i/>
          <w:iCs/>
          <w:rPrChange w:id="914" w:author="Alex" w:date="2015-05-08T10:52:00Z">
            <w:rPr>
              <w:rFonts w:ascii="Helvetica Neue"/>
              <w:i/>
              <w:iCs/>
            </w:rPr>
          </w:rPrChange>
        </w:rPr>
        <w:t>k</w:t>
      </w:r>
      <w:r w:rsidRPr="00F03EBA">
        <w:rPr>
          <w:rFonts w:ascii="Times New Roman" w:hAnsi="Times New Roman" w:cs="Times New Roman"/>
          <w:vertAlign w:val="subscript"/>
          <w:rPrChange w:id="915" w:author="Alex" w:date="2015-05-08T10:52:00Z">
            <w:rPr>
              <w:rFonts w:ascii="Helvetica Neue"/>
              <w:vertAlign w:val="subscript"/>
            </w:rPr>
          </w:rPrChange>
        </w:rPr>
        <w:t>cat</w:t>
      </w:r>
      <w:r w:rsidRPr="00F03EBA">
        <w:rPr>
          <w:rFonts w:ascii="Times New Roman" w:hAnsi="Times New Roman" w:cs="Times New Roman"/>
          <w:rPrChange w:id="916" w:author="Alex" w:date="2015-05-08T10:52:00Z">
            <w:rPr>
              <w:rFonts w:ascii="Helvetica Neue"/>
            </w:rPr>
          </w:rPrChange>
        </w:rPr>
        <w:t xml:space="preserve"> include a count of polar contacts, consistent with mechanistic studies that indicate BglB </w:t>
      </w:r>
      <w:del w:id="917" w:author="Justin Siegel" w:date="2015-05-06T22:58:00Z">
        <w:r w:rsidRPr="00F03EBA" w:rsidDel="007C6627">
          <w:rPr>
            <w:rFonts w:ascii="Times New Roman" w:hAnsi="Times New Roman" w:cs="Times New Roman"/>
            <w:rPrChange w:id="918" w:author="Alex" w:date="2015-05-08T10:52:00Z">
              <w:rPr>
                <w:rFonts w:ascii="Helvetica Neue"/>
              </w:rPr>
            </w:rPrChange>
          </w:rPr>
          <w:delText xml:space="preserve">must </w:delText>
        </w:r>
      </w:del>
      <w:r w:rsidRPr="00F03EBA">
        <w:rPr>
          <w:rFonts w:ascii="Times New Roman" w:hAnsi="Times New Roman" w:cs="Times New Roman"/>
          <w:rPrChange w:id="919" w:author="Alex" w:date="2015-05-08T10:52:00Z">
            <w:rPr>
              <w:rFonts w:ascii="Helvetica Neue"/>
            </w:rPr>
          </w:rPrChange>
        </w:rPr>
        <w:t>stabilize</w:t>
      </w:r>
      <w:ins w:id="920" w:author="Justin Siegel" w:date="2015-05-06T22:58:00Z">
        <w:r w:rsidR="007C6627" w:rsidRPr="00F03EBA">
          <w:rPr>
            <w:rFonts w:ascii="Times New Roman" w:hAnsi="Times New Roman" w:cs="Times New Roman"/>
            <w:rPrChange w:id="921" w:author="Alex" w:date="2015-05-08T10:52:00Z">
              <w:rPr>
                <w:rFonts w:ascii="Helvetica Neue"/>
              </w:rPr>
            </w:rPrChange>
          </w:rPr>
          <w:t>s</w:t>
        </w:r>
      </w:ins>
      <w:r w:rsidRPr="00F03EBA">
        <w:rPr>
          <w:rFonts w:ascii="Times New Roman" w:hAnsi="Times New Roman" w:cs="Times New Roman"/>
          <w:rPrChange w:id="922" w:author="Alex" w:date="2015-05-08T10:52:00Z">
            <w:rPr>
              <w:rFonts w:ascii="Helvetica Neue"/>
            </w:rPr>
          </w:rPrChange>
        </w:rPr>
        <w:t xml:space="preserve"> </w:t>
      </w:r>
      <w:del w:id="923" w:author="Justin Siegel" w:date="2015-05-06T22:58:00Z">
        <w:r w:rsidRPr="00F03EBA" w:rsidDel="007C6627">
          <w:rPr>
            <w:rFonts w:ascii="Times New Roman" w:hAnsi="Times New Roman" w:cs="Times New Roman"/>
            <w:rPrChange w:id="924" w:author="Alex" w:date="2015-05-08T10:52:00Z">
              <w:rPr>
                <w:rFonts w:ascii="Helvetica Neue"/>
              </w:rPr>
            </w:rPrChange>
          </w:rPr>
          <w:delText>the a</w:delText>
        </w:r>
      </w:del>
      <w:ins w:id="925" w:author="Justin Siegel" w:date="2015-05-06T22:58:00Z">
        <w:r w:rsidR="007C6627" w:rsidRPr="00F03EBA">
          <w:rPr>
            <w:rFonts w:ascii="Times New Roman" w:hAnsi="Times New Roman" w:cs="Times New Roman"/>
            <w:rPrChange w:id="926" w:author="Alex" w:date="2015-05-08T10:52:00Z">
              <w:rPr>
                <w:rFonts w:ascii="Helvetica Neue"/>
              </w:rPr>
            </w:rPrChange>
          </w:rPr>
          <w:t>the</w:t>
        </w:r>
      </w:ins>
      <w:r w:rsidRPr="00F03EBA">
        <w:rPr>
          <w:rFonts w:ascii="Times New Roman" w:hAnsi="Times New Roman" w:cs="Times New Roman"/>
          <w:rPrChange w:id="927" w:author="Alex" w:date="2015-05-08T10:52:00Z">
            <w:rPr>
              <w:rFonts w:ascii="Helvetica Neue"/>
            </w:rPr>
          </w:rPrChange>
        </w:rPr>
        <w:t xml:space="preserve"> positive charge on the </w:t>
      </w:r>
      <w:proofErr w:type="spellStart"/>
      <w:r w:rsidRPr="00F03EBA">
        <w:rPr>
          <w:rFonts w:ascii="Times New Roman" w:hAnsi="Times New Roman" w:cs="Times New Roman"/>
          <w:rPrChange w:id="928" w:author="Alex" w:date="2015-05-08T10:52:00Z">
            <w:rPr>
              <w:rFonts w:ascii="Helvetica Neue"/>
            </w:rPr>
          </w:rPrChange>
        </w:rPr>
        <w:t>oxocarbenium</w:t>
      </w:r>
      <w:proofErr w:type="spellEnd"/>
      <w:r w:rsidRPr="00F03EBA">
        <w:rPr>
          <w:rFonts w:ascii="Times New Roman" w:hAnsi="Times New Roman" w:cs="Times New Roman"/>
          <w:rPrChange w:id="929" w:author="Alex" w:date="2015-05-08T10:52:00Z">
            <w:rPr>
              <w:rFonts w:ascii="Helvetica Neue"/>
            </w:rPr>
          </w:rPrChange>
        </w:rPr>
        <w:t xml:space="preserve"> ion in the proposed transition state [Withers]. Further supporting </w:t>
      </w:r>
      <w:del w:id="930" w:author="Justin Siegel" w:date="2015-05-06T23:37:00Z">
        <w:r w:rsidRPr="00F03EBA" w:rsidDel="00D54704">
          <w:rPr>
            <w:rFonts w:ascii="Times New Roman" w:hAnsi="Times New Roman" w:cs="Times New Roman"/>
            <w:rPrChange w:id="931" w:author="Alex" w:date="2015-05-08T10:52:00Z">
              <w:rPr>
                <w:rFonts w:ascii="Helvetica Neue"/>
              </w:rPr>
            </w:rPrChange>
          </w:rPr>
          <w:delText xml:space="preserve">this </w:delText>
        </w:r>
      </w:del>
      <w:ins w:id="932" w:author="Justin Siegel" w:date="2015-05-06T23:37:00Z">
        <w:r w:rsidR="00D54704" w:rsidRPr="00F03EBA">
          <w:rPr>
            <w:rFonts w:ascii="Times New Roman" w:hAnsi="Times New Roman" w:cs="Times New Roman"/>
            <w:rPrChange w:id="933" w:author="Alex" w:date="2015-05-08T10:52:00Z">
              <w:rPr>
                <w:rFonts w:ascii="Helvetica Neue"/>
              </w:rPr>
            </w:rPrChange>
          </w:rPr>
          <w:t xml:space="preserve">the importance of </w:t>
        </w:r>
      </w:ins>
      <w:ins w:id="934" w:author="Justin Siegel" w:date="2015-05-06T23:38:00Z">
        <w:r w:rsidR="00D54704" w:rsidRPr="00F03EBA">
          <w:rPr>
            <w:rFonts w:ascii="Times New Roman" w:hAnsi="Times New Roman" w:cs="Times New Roman"/>
            <w:rPrChange w:id="935" w:author="Alex" w:date="2015-05-08T10:52:00Z">
              <w:rPr>
                <w:rFonts w:ascii="Helvetica Neue"/>
              </w:rPr>
            </w:rPrChange>
          </w:rPr>
          <w:t>stabilizing the transition state</w:t>
        </w:r>
      </w:ins>
      <w:ins w:id="936" w:author="Justin Siegel" w:date="2015-05-06T23:37:00Z">
        <w:r w:rsidR="00D54704" w:rsidRPr="00F03EBA">
          <w:rPr>
            <w:rFonts w:ascii="Times New Roman" w:hAnsi="Times New Roman" w:cs="Times New Roman"/>
            <w:rPrChange w:id="937" w:author="Alex" w:date="2015-05-08T10:52:00Z">
              <w:rPr>
                <w:rFonts w:ascii="Helvetica Neue"/>
              </w:rPr>
            </w:rPrChange>
          </w:rPr>
          <w:t xml:space="preserve"> </w:t>
        </w:r>
      </w:ins>
      <w:del w:id="938" w:author="Justin Siegel" w:date="2015-05-06T23:38:00Z">
        <w:r w:rsidRPr="00F03EBA" w:rsidDel="00D54704">
          <w:rPr>
            <w:rFonts w:ascii="Times New Roman" w:hAnsi="Times New Roman" w:cs="Times New Roman"/>
            <w:rPrChange w:id="939" w:author="Alex" w:date="2015-05-08T10:52:00Z">
              <w:rPr>
                <w:rFonts w:ascii="Helvetica Neue"/>
              </w:rPr>
            </w:rPrChange>
          </w:rPr>
          <w:delText xml:space="preserve">hypothesis </w:delText>
        </w:r>
      </w:del>
      <w:r w:rsidRPr="00F03EBA">
        <w:rPr>
          <w:rFonts w:ascii="Times New Roman" w:hAnsi="Times New Roman" w:cs="Times New Roman"/>
          <w:rPrChange w:id="940" w:author="Alex" w:date="2015-05-08T10:52:00Z">
            <w:rPr>
              <w:rFonts w:ascii="Helvetica Neue"/>
            </w:rPr>
          </w:rPrChange>
        </w:rPr>
        <w:t>is the selection of a ligand burial term (change in solvent accessible surface area on binding) by the elastic net algorithm</w:t>
      </w:r>
      <w:ins w:id="941" w:author="Justin Siegel" w:date="2015-05-06T23:38:00Z">
        <w:r w:rsidR="00D54704" w:rsidRPr="00F03EBA">
          <w:rPr>
            <w:rFonts w:ascii="Times New Roman" w:hAnsi="Times New Roman" w:cs="Times New Roman"/>
            <w:rPrChange w:id="942" w:author="Alex" w:date="2015-05-08T10:52:00Z">
              <w:rPr>
                <w:rFonts w:ascii="Helvetica Neue"/>
              </w:rPr>
            </w:rPrChange>
          </w:rPr>
          <w:t xml:space="preserve">, which indicates that tight packing and high </w:t>
        </w:r>
      </w:ins>
      <w:ins w:id="943" w:author="Justin Siegel" w:date="2015-05-06T23:39:00Z">
        <w:r w:rsidR="00D54704" w:rsidRPr="00F03EBA">
          <w:rPr>
            <w:rFonts w:ascii="Times New Roman" w:hAnsi="Times New Roman" w:cs="Times New Roman"/>
            <w:rPrChange w:id="944" w:author="Alex" w:date="2015-05-08T10:52:00Z">
              <w:rPr>
                <w:rFonts w:ascii="Helvetica Neue"/>
              </w:rPr>
            </w:rPrChange>
          </w:rPr>
          <w:t>shape complementary are critical to catalysis</w:t>
        </w:r>
      </w:ins>
      <w:r w:rsidRPr="00F03EBA">
        <w:rPr>
          <w:rFonts w:ascii="Times New Roman" w:hAnsi="Times New Roman" w:cs="Times New Roman"/>
          <w:rPrChange w:id="945" w:author="Alex" w:date="2015-05-08T10:52:00Z">
            <w:rPr>
              <w:rFonts w:ascii="Helvetica Neue"/>
            </w:rPr>
          </w:rPrChange>
        </w:rPr>
        <w:t>. Taken together with the finding that residues such as E222 which do not make direct molecular interactions with the substrate nonetheless play a key role in catalysis, the identification of these features as being important by the machine learning algorithm is consistent with the finely-tuned electrostatic environment of the BglB active site being of primary importance for catalysis. [</w:t>
      </w:r>
      <w:proofErr w:type="spellStart"/>
      <w:r w:rsidRPr="00F03EBA">
        <w:rPr>
          <w:rFonts w:ascii="Times New Roman" w:hAnsi="Times New Roman" w:cs="Times New Roman"/>
          <w:rPrChange w:id="946" w:author="Alex" w:date="2015-05-08T10:52:00Z">
            <w:rPr>
              <w:rFonts w:ascii="Helvetica Neue"/>
            </w:rPr>
          </w:rPrChange>
        </w:rPr>
        <w:t>Warshel</w:t>
      </w:r>
      <w:proofErr w:type="spellEnd"/>
      <w:r w:rsidRPr="00F03EBA">
        <w:rPr>
          <w:rFonts w:ascii="Times New Roman" w:hAnsi="Times New Roman" w:cs="Times New Roman"/>
          <w:rPrChange w:id="947" w:author="Alex" w:date="2015-05-08T10:52:00Z">
            <w:rPr>
              <w:rFonts w:ascii="Helvetica Neue"/>
            </w:rPr>
          </w:rPrChange>
        </w:rPr>
        <w:t xml:space="preserve">] </w:t>
      </w:r>
    </w:p>
    <w:p w14:paraId="6F550307" w14:textId="77777777" w:rsidR="006D5CFB" w:rsidRPr="00F03EBA" w:rsidRDefault="0093136D">
      <w:pPr>
        <w:pStyle w:val="Body"/>
        <w:spacing w:line="480" w:lineRule="auto"/>
        <w:rPr>
          <w:ins w:id="948" w:author="Justin Siegel" w:date="2015-05-06T23:52:00Z"/>
          <w:rFonts w:ascii="Times New Roman" w:hAnsi="Times New Roman" w:cs="Times New Roman"/>
          <w:rPrChange w:id="949" w:author="Alex" w:date="2015-05-08T10:52:00Z">
            <w:rPr>
              <w:ins w:id="950" w:author="Justin Siegel" w:date="2015-05-06T23:52:00Z"/>
              <w:rFonts w:ascii="Helvetica Neue"/>
            </w:rPr>
          </w:rPrChange>
        </w:rPr>
      </w:pPr>
      <w:r w:rsidRPr="00F03EBA">
        <w:rPr>
          <w:rFonts w:ascii="Times New Roman" w:eastAsia="Helvetica Neue" w:hAnsi="Times New Roman" w:cs="Times New Roman"/>
          <w:rPrChange w:id="951" w:author="Alex" w:date="2015-05-08T10:52:00Z">
            <w:rPr>
              <w:rFonts w:ascii="Helvetica Neue" w:eastAsia="Helvetica Neue" w:hAnsi="Helvetica Neue" w:cs="Helvetica Neue"/>
            </w:rPr>
          </w:rPrChange>
        </w:rPr>
        <w:tab/>
      </w:r>
      <w:ins w:id="952" w:author="Justin Siegel" w:date="2015-05-06T23:46:00Z">
        <w:r w:rsidR="00D54704" w:rsidRPr="00F03EBA">
          <w:rPr>
            <w:rFonts w:ascii="Times New Roman" w:hAnsi="Times New Roman" w:cs="Times New Roman"/>
            <w:rPrChange w:id="953" w:author="Alex" w:date="2015-05-08T10:52:00Z">
              <w:rPr/>
            </w:rPrChange>
          </w:rPr>
          <w:t xml:space="preserve">In BglB, the most informative feature predicting </w:t>
        </w:r>
        <w:r w:rsidR="00D54704" w:rsidRPr="00F03EBA">
          <w:rPr>
            <w:rFonts w:ascii="Times New Roman" w:hAnsi="Times New Roman" w:cs="Times New Roman"/>
            <w:i/>
            <w:rPrChange w:id="954" w:author="Alex" w:date="2015-05-08T10:52:00Z">
              <w:rPr>
                <w:i/>
              </w:rPr>
            </w:rPrChange>
          </w:rPr>
          <w:t>k</w:t>
        </w:r>
        <w:r w:rsidR="00D54704" w:rsidRPr="00F03EBA">
          <w:rPr>
            <w:rFonts w:ascii="Times New Roman" w:hAnsi="Times New Roman" w:cs="Times New Roman"/>
            <w:vertAlign w:val="subscript"/>
            <w:rPrChange w:id="955" w:author="Alex" w:date="2015-05-08T10:52:00Z">
              <w:rPr>
                <w:vertAlign w:val="subscript"/>
              </w:rPr>
            </w:rPrChange>
          </w:rPr>
          <w:t>cat</w:t>
        </w:r>
        <w:r w:rsidR="00D54704" w:rsidRPr="00F03EBA">
          <w:rPr>
            <w:rFonts w:ascii="Times New Roman" w:hAnsi="Times New Roman" w:cs="Times New Roman"/>
            <w:rPrChange w:id="956" w:author="Alex" w:date="2015-05-08T10:52:00Z">
              <w:rPr/>
            </w:rPrChange>
          </w:rPr>
          <w:t>/K</w:t>
        </w:r>
        <w:r w:rsidR="00D54704" w:rsidRPr="00F03EBA">
          <w:rPr>
            <w:rFonts w:ascii="Times New Roman" w:hAnsi="Times New Roman" w:cs="Times New Roman"/>
            <w:vertAlign w:val="subscript"/>
            <w:rPrChange w:id="957" w:author="Alex" w:date="2015-05-08T10:52:00Z">
              <w:rPr>
                <w:vertAlign w:val="subscript"/>
              </w:rPr>
            </w:rPrChange>
          </w:rPr>
          <w:t>M</w:t>
        </w:r>
        <w:r w:rsidR="00D54704" w:rsidRPr="00F03EBA">
          <w:rPr>
            <w:rFonts w:ascii="Times New Roman" w:hAnsi="Times New Roman" w:cs="Times New Roman"/>
            <w:rPrChange w:id="958" w:author="Alex" w:date="2015-05-08T10:52:00Z">
              <w:rPr/>
            </w:rPrChange>
          </w:rPr>
          <w:t xml:space="preserve"> is the calculated hydrogen bonding energy of the substrate. The identification of this featu</w:t>
        </w:r>
        <w:r w:rsidR="006D5CFB" w:rsidRPr="00F03EBA">
          <w:rPr>
            <w:rFonts w:ascii="Times New Roman" w:hAnsi="Times New Roman" w:cs="Times New Roman"/>
            <w:rPrChange w:id="959" w:author="Alex" w:date="2015-05-08T10:52:00Z">
              <w:rPr/>
            </w:rPrChange>
          </w:rPr>
          <w:t xml:space="preserve">re indicates the importance of </w:t>
        </w:r>
        <w:r w:rsidR="00D54704" w:rsidRPr="00F03EBA">
          <w:rPr>
            <w:rFonts w:ascii="Times New Roman" w:hAnsi="Times New Roman" w:cs="Times New Roman"/>
            <w:rPrChange w:id="960" w:author="Alex" w:date="2015-05-08T10:52:00Z">
              <w:rPr/>
            </w:rPrChange>
          </w:rPr>
          <w:t>proteincates the importance of ding energy</w:t>
        </w:r>
      </w:ins>
      <w:ins w:id="961" w:author="Justin Siegel" w:date="2015-05-06T23:48:00Z">
        <w:r w:rsidR="006D5CFB" w:rsidRPr="00F03EBA">
          <w:rPr>
            <w:rFonts w:ascii="Times New Roman" w:hAnsi="Times New Roman" w:cs="Times New Roman"/>
            <w:rPrChange w:id="962" w:author="Alex" w:date="2015-05-08T10:52:00Z">
              <w:rPr/>
            </w:rPrChange>
          </w:rPr>
          <w:t xml:space="preserve">for optimally </w:t>
        </w:r>
      </w:ins>
      <w:ins w:id="963" w:author="Justin Siegel" w:date="2015-05-06T23:46:00Z">
        <w:r w:rsidR="00D54704" w:rsidRPr="00F03EBA">
          <w:rPr>
            <w:rFonts w:ascii="Times New Roman" w:hAnsi="Times New Roman" w:cs="Times New Roman"/>
            <w:rPrChange w:id="964" w:author="Alex" w:date="2015-05-08T10:52:00Z">
              <w:rPr/>
            </w:rPrChange>
          </w:rPr>
          <w:t xml:space="preserve">positioning the substrate and the protein sidechains </w:t>
        </w:r>
      </w:ins>
      <w:ins w:id="965" w:author="Justin Siegel" w:date="2015-05-06T23:48:00Z">
        <w:r w:rsidR="006D5CFB" w:rsidRPr="00F03EBA">
          <w:rPr>
            <w:rFonts w:ascii="Times New Roman" w:hAnsi="Times New Roman" w:cs="Times New Roman"/>
            <w:rPrChange w:id="966" w:author="Alex" w:date="2015-05-08T10:52:00Z">
              <w:rPr/>
            </w:rPrChange>
          </w:rPr>
          <w:t>to enable</w:t>
        </w:r>
      </w:ins>
      <w:ins w:id="967" w:author="Justin Siegel" w:date="2015-05-06T23:46:00Z">
        <w:r w:rsidR="00D54704" w:rsidRPr="00F03EBA">
          <w:rPr>
            <w:rFonts w:ascii="Times New Roman" w:hAnsi="Times New Roman" w:cs="Times New Roman"/>
            <w:rPrChange w:id="968" w:author="Alex" w:date="2015-05-08T10:52:00Z">
              <w:rPr/>
            </w:rPrChange>
          </w:rPr>
          <w:t xml:space="preserve"> catalysis ("orbital steering") [</w:t>
        </w:r>
      </w:ins>
      <w:ins w:id="969" w:author="Justin Siegel" w:date="2015-05-06T23:47:00Z">
        <w:r w:rsidR="006D5CFB" w:rsidRPr="00F03EBA">
          <w:rPr>
            <w:rFonts w:ascii="Times New Roman" w:hAnsi="Times New Roman" w:cs="Times New Roman"/>
            <w:rPrChange w:id="970" w:author="Alex" w:date="2015-05-08T10:52:00Z">
              <w:rPr/>
            </w:rPrChange>
          </w:rPr>
          <w:t>http://www.ncbi.nlm.nih.gov/pubmed/9211842</w:t>
        </w:r>
      </w:ins>
      <w:ins w:id="971" w:author="Justin Siegel" w:date="2015-05-06T23:46:00Z">
        <w:r w:rsidR="00D54704" w:rsidRPr="00F03EBA">
          <w:rPr>
            <w:rFonts w:ascii="Times New Roman" w:hAnsi="Times New Roman" w:cs="Times New Roman"/>
            <w:rPrChange w:id="972" w:author="Alex" w:date="2015-05-08T10:52:00Z">
              <w:rPr/>
            </w:rPrChange>
          </w:rPr>
          <w:t xml:space="preserve">]. This is further supported by the finding that the mutation Q19A, which removes two hydrogen bond interactions between Q19 and pNPG is equivalent to the catalytic knockout E353A in reducing </w:t>
        </w:r>
        <w:r w:rsidR="00D54704" w:rsidRPr="00F03EBA">
          <w:rPr>
            <w:rFonts w:ascii="Times New Roman" w:hAnsi="Times New Roman" w:cs="Times New Roman"/>
            <w:i/>
            <w:rPrChange w:id="973" w:author="Alex" w:date="2015-05-08T10:52:00Z">
              <w:rPr>
                <w:i/>
              </w:rPr>
            </w:rPrChange>
          </w:rPr>
          <w:t>k</w:t>
        </w:r>
        <w:r w:rsidR="00D54704" w:rsidRPr="00F03EBA">
          <w:rPr>
            <w:rFonts w:ascii="Times New Roman" w:hAnsi="Times New Roman" w:cs="Times New Roman"/>
            <w:vertAlign w:val="subscript"/>
            <w:rPrChange w:id="974" w:author="Alex" w:date="2015-05-08T10:52:00Z">
              <w:rPr>
                <w:vertAlign w:val="subscript"/>
              </w:rPr>
            </w:rPrChange>
          </w:rPr>
          <w:t>cat</w:t>
        </w:r>
        <w:r w:rsidR="00D54704" w:rsidRPr="00F03EBA">
          <w:rPr>
            <w:rFonts w:ascii="Times New Roman" w:hAnsi="Times New Roman" w:cs="Times New Roman"/>
            <w:rPrChange w:id="975" w:author="Alex" w:date="2015-05-08T10:52:00Z">
              <w:rPr/>
            </w:rPrChange>
          </w:rPr>
          <w:t>/K</w:t>
        </w:r>
        <w:r w:rsidR="00D54704" w:rsidRPr="00F03EBA">
          <w:rPr>
            <w:rFonts w:ascii="Times New Roman" w:hAnsi="Times New Roman" w:cs="Times New Roman"/>
            <w:vertAlign w:val="subscript"/>
            <w:rPrChange w:id="976" w:author="Alex" w:date="2015-05-08T10:52:00Z">
              <w:rPr>
                <w:vertAlign w:val="subscript"/>
              </w:rPr>
            </w:rPrChange>
          </w:rPr>
          <w:t>M</w:t>
        </w:r>
      </w:ins>
      <w:del w:id="977" w:author="Justin Siegel" w:date="2015-05-06T23:46:00Z">
        <w:r w:rsidRPr="00F03EBA" w:rsidDel="00D54704">
          <w:rPr>
            <w:rFonts w:ascii="Times New Roman" w:hAnsi="Times New Roman" w:cs="Times New Roman"/>
            <w:rPrChange w:id="978" w:author="Alex" w:date="2015-05-08T10:52:00Z">
              <w:rPr>
                <w:rFonts w:ascii="Helvetica Neue"/>
              </w:rPr>
            </w:rPrChange>
          </w:rPr>
          <w:delText xml:space="preserve">In BglB, the most informative feature predicting </w:delText>
        </w:r>
        <w:r w:rsidRPr="00F03EBA" w:rsidDel="00D54704">
          <w:rPr>
            <w:rFonts w:ascii="Times New Roman" w:hAnsi="Times New Roman" w:cs="Times New Roman"/>
            <w:i/>
            <w:iCs/>
            <w:rPrChange w:id="979" w:author="Alex" w:date="2015-05-08T10:52:00Z">
              <w:rPr>
                <w:rFonts w:ascii="Helvetica Neue"/>
                <w:i/>
                <w:iCs/>
              </w:rPr>
            </w:rPrChange>
          </w:rPr>
          <w:delText>k</w:delText>
        </w:r>
        <w:r w:rsidRPr="00F03EBA" w:rsidDel="00D54704">
          <w:rPr>
            <w:rFonts w:ascii="Times New Roman" w:hAnsi="Times New Roman" w:cs="Times New Roman"/>
            <w:vertAlign w:val="subscript"/>
            <w:rPrChange w:id="980" w:author="Alex" w:date="2015-05-08T10:52:00Z">
              <w:rPr>
                <w:rFonts w:ascii="Helvetica Neue"/>
                <w:vertAlign w:val="subscript"/>
              </w:rPr>
            </w:rPrChange>
          </w:rPr>
          <w:delText>cat</w:delText>
        </w:r>
        <w:r w:rsidRPr="00F03EBA" w:rsidDel="00D54704">
          <w:rPr>
            <w:rFonts w:ascii="Times New Roman" w:hAnsi="Times New Roman" w:cs="Times New Roman"/>
            <w:rPrChange w:id="981" w:author="Alex" w:date="2015-05-08T10:52:00Z">
              <w:rPr>
                <w:rFonts w:ascii="Helvetica Neue"/>
              </w:rPr>
            </w:rPrChange>
          </w:rPr>
          <w:delText>/K</w:delText>
        </w:r>
        <w:r w:rsidRPr="00F03EBA" w:rsidDel="00D54704">
          <w:rPr>
            <w:rFonts w:ascii="Times New Roman" w:hAnsi="Times New Roman" w:cs="Times New Roman"/>
            <w:vertAlign w:val="subscript"/>
            <w:rPrChange w:id="982" w:author="Alex" w:date="2015-05-08T10:52:00Z">
              <w:rPr>
                <w:rFonts w:ascii="Helvetica Neue"/>
                <w:vertAlign w:val="subscript"/>
              </w:rPr>
            </w:rPrChange>
          </w:rPr>
          <w:delText>M</w:delText>
        </w:r>
        <w:r w:rsidRPr="00F03EBA" w:rsidDel="00D54704">
          <w:rPr>
            <w:rFonts w:ascii="Times New Roman" w:hAnsi="Times New Roman" w:cs="Times New Roman"/>
            <w:rPrChange w:id="983" w:author="Alex" w:date="2015-05-08T10:52:00Z">
              <w:rPr>
                <w:rFonts w:ascii="Helvetica Neue"/>
              </w:rPr>
            </w:rPrChange>
          </w:rPr>
          <w:delText xml:space="preserve"> is the calculated hydrogen bonding energy of the substrate. The identification of this feature indicates the importance of  protein–ligand hydrogen bond interactions in positioning the molecular orbitals of both substrate and protein for catalysis (“</w:delText>
        </w:r>
        <w:r w:rsidRPr="00F03EBA" w:rsidDel="00D54704">
          <w:rPr>
            <w:rFonts w:ascii="Times New Roman" w:hAnsi="Times New Roman" w:cs="Times New Roman"/>
            <w:lang w:val="nl-NL"/>
            <w:rPrChange w:id="984" w:author="Alex" w:date="2015-05-08T10:52:00Z">
              <w:rPr>
                <w:rFonts w:ascii="Helvetica Neue"/>
                <w:lang w:val="nl-NL"/>
              </w:rPr>
            </w:rPrChange>
          </w:rPr>
          <w:delText>orbital steering</w:delText>
        </w:r>
        <w:r w:rsidRPr="00F03EBA" w:rsidDel="00D54704">
          <w:rPr>
            <w:rFonts w:ascii="Times New Roman" w:hAnsi="Times New Roman" w:cs="Times New Roman"/>
            <w:rPrChange w:id="985" w:author="Alex" w:date="2015-05-08T10:52:00Z">
              <w:rPr>
                <w:rFonts w:hAnsi="Helvetica Neue"/>
              </w:rPr>
            </w:rPrChange>
          </w:rPr>
          <w:delText xml:space="preserve">”) [Ferscht]. The concept of orbital steering is further supported by the finding that the mutation Q19A, which removes two hydrogen bond interactions between Q19 and pNPG is equivalent to the catalytic knockout E353A in reducing </w:delText>
        </w:r>
        <w:r w:rsidRPr="00F03EBA" w:rsidDel="00D54704">
          <w:rPr>
            <w:rFonts w:ascii="Times New Roman" w:hAnsi="Times New Roman" w:cs="Times New Roman"/>
            <w:i/>
            <w:iCs/>
            <w:rPrChange w:id="986" w:author="Alex" w:date="2015-05-08T10:52:00Z">
              <w:rPr>
                <w:rFonts w:ascii="Helvetica Neue"/>
                <w:i/>
                <w:iCs/>
              </w:rPr>
            </w:rPrChange>
          </w:rPr>
          <w:delText>k</w:delText>
        </w:r>
        <w:r w:rsidRPr="00F03EBA" w:rsidDel="00D54704">
          <w:rPr>
            <w:rFonts w:ascii="Times New Roman" w:hAnsi="Times New Roman" w:cs="Times New Roman"/>
            <w:vertAlign w:val="subscript"/>
            <w:rPrChange w:id="987" w:author="Alex" w:date="2015-05-08T10:52:00Z">
              <w:rPr>
                <w:rFonts w:ascii="Helvetica Neue"/>
                <w:vertAlign w:val="subscript"/>
              </w:rPr>
            </w:rPrChange>
          </w:rPr>
          <w:delText>cat</w:delText>
        </w:r>
        <w:r w:rsidRPr="00F03EBA" w:rsidDel="00D54704">
          <w:rPr>
            <w:rFonts w:ascii="Times New Roman" w:hAnsi="Times New Roman" w:cs="Times New Roman"/>
            <w:rPrChange w:id="988" w:author="Alex" w:date="2015-05-08T10:52:00Z">
              <w:rPr>
                <w:rFonts w:ascii="Helvetica Neue"/>
              </w:rPr>
            </w:rPrChange>
          </w:rPr>
          <w:delText>/K</w:delText>
        </w:r>
        <w:r w:rsidRPr="00F03EBA" w:rsidDel="00D54704">
          <w:rPr>
            <w:rFonts w:ascii="Times New Roman" w:hAnsi="Times New Roman" w:cs="Times New Roman"/>
            <w:vertAlign w:val="subscript"/>
            <w:rPrChange w:id="989" w:author="Alex" w:date="2015-05-08T10:52:00Z">
              <w:rPr>
                <w:rFonts w:ascii="Helvetica Neue"/>
                <w:vertAlign w:val="subscript"/>
              </w:rPr>
            </w:rPrChange>
          </w:rPr>
          <w:delText>M</w:delText>
        </w:r>
        <w:r w:rsidRPr="00F03EBA" w:rsidDel="00D54704">
          <w:rPr>
            <w:rFonts w:ascii="Times New Roman" w:hAnsi="Times New Roman" w:cs="Times New Roman"/>
            <w:rPrChange w:id="990" w:author="Alex" w:date="2015-05-08T10:52:00Z">
              <w:rPr>
                <w:rFonts w:ascii="Helvetica Neue"/>
              </w:rPr>
            </w:rPrChange>
          </w:rPr>
          <w:delText>.</w:delText>
        </w:r>
      </w:del>
      <w:r w:rsidRPr="00F03EBA">
        <w:rPr>
          <w:rFonts w:ascii="Times New Roman" w:hAnsi="Times New Roman" w:cs="Times New Roman"/>
          <w:rPrChange w:id="991" w:author="Alex" w:date="2015-05-08T10:52:00Z">
            <w:rPr>
              <w:rFonts w:ascii="Helvetica Neue"/>
            </w:rPr>
          </w:rPrChange>
        </w:rPr>
        <w:t xml:space="preserve"> </w:t>
      </w:r>
      <w:ins w:id="992" w:author="Justin Siegel" w:date="2015-05-06T23:51:00Z">
        <w:r w:rsidR="006D5CFB" w:rsidRPr="00F03EBA">
          <w:rPr>
            <w:rFonts w:ascii="Times New Roman" w:hAnsi="Times New Roman" w:cs="Times New Roman"/>
            <w:rPrChange w:id="993" w:author="Alex" w:date="2015-05-08T10:52:00Z">
              <w:rPr>
                <w:rFonts w:ascii="Helvetica Neue"/>
              </w:rPr>
            </w:rPrChange>
          </w:rPr>
          <w:t xml:space="preserve"> </w:t>
        </w:r>
      </w:ins>
    </w:p>
    <w:p w14:paraId="2B621968" w14:textId="77777777" w:rsidR="00E15F41" w:rsidRPr="00F03EBA" w:rsidRDefault="006D5CFB">
      <w:pPr>
        <w:pStyle w:val="Body"/>
        <w:spacing w:line="480" w:lineRule="auto"/>
        <w:ind w:firstLine="720"/>
        <w:rPr>
          <w:ins w:id="994" w:author="Justin Siegel" w:date="2015-05-07T00:16:00Z"/>
          <w:rFonts w:ascii="Times New Roman" w:hAnsi="Times New Roman" w:cs="Times New Roman"/>
          <w:rPrChange w:id="995" w:author="Alex" w:date="2015-05-08T10:52:00Z">
            <w:rPr>
              <w:ins w:id="996" w:author="Justin Siegel" w:date="2015-05-07T00:16:00Z"/>
              <w:rFonts w:ascii="Helvetica Neue"/>
            </w:rPr>
          </w:rPrChange>
        </w:rPr>
        <w:pPrChange w:id="997" w:author="Justin Siegel" w:date="2015-05-06T23:59:00Z">
          <w:pPr>
            <w:pStyle w:val="Body"/>
            <w:spacing w:line="480" w:lineRule="auto"/>
          </w:pPr>
        </w:pPrChange>
      </w:pPr>
      <w:ins w:id="998" w:author="Justin Siegel" w:date="2015-05-06T23:52:00Z">
        <w:r w:rsidRPr="00F03EBA">
          <w:rPr>
            <w:rFonts w:ascii="Times New Roman" w:hAnsi="Times New Roman" w:cs="Times New Roman"/>
            <w:rPrChange w:id="999" w:author="Alex" w:date="2015-05-08T10:52:00Z">
              <w:rPr>
                <w:rFonts w:ascii="Helvetica Neue"/>
              </w:rPr>
            </w:rPrChange>
          </w:rPr>
          <w:t xml:space="preserve">While many of the selected features are consistent with well-established mechanisms of enzyme catalysis, there were several unexpected observations. </w:t>
        </w:r>
      </w:ins>
      <w:ins w:id="1000" w:author="Justin Siegel" w:date="2015-05-06T23:51:00Z">
        <w:r w:rsidRPr="00F03EBA">
          <w:rPr>
            <w:rFonts w:ascii="Times New Roman" w:hAnsi="Times New Roman" w:cs="Times New Roman"/>
            <w:rPrChange w:id="1001" w:author="Alex" w:date="2015-05-08T10:52:00Z">
              <w:rPr>
                <w:rFonts w:ascii="Helvetica Neue"/>
              </w:rPr>
            </w:rPrChange>
          </w:rPr>
          <w:t xml:space="preserve">One unexpected trend </w:t>
        </w:r>
      </w:ins>
      <w:ins w:id="1002" w:author="Justin Siegel" w:date="2015-05-07T00:14:00Z">
        <w:r w:rsidR="00E15F41" w:rsidRPr="00F03EBA">
          <w:rPr>
            <w:rFonts w:ascii="Times New Roman" w:hAnsi="Times New Roman" w:cs="Times New Roman"/>
            <w:rPrChange w:id="1003" w:author="Alex" w:date="2015-05-08T10:52:00Z">
              <w:rPr>
                <w:rFonts w:ascii="Helvetica Neue"/>
              </w:rPr>
            </w:rPrChange>
          </w:rPr>
          <w:t>is</w:t>
        </w:r>
      </w:ins>
      <w:ins w:id="1004" w:author="Justin Siegel" w:date="2015-05-06T23:51:00Z">
        <w:r w:rsidRPr="00F03EBA">
          <w:rPr>
            <w:rFonts w:ascii="Times New Roman" w:hAnsi="Times New Roman" w:cs="Times New Roman"/>
            <w:rPrChange w:id="1005" w:author="Alex" w:date="2015-05-08T10:52:00Z">
              <w:rPr>
                <w:rFonts w:ascii="Helvetica Neue"/>
              </w:rPr>
            </w:rPrChange>
          </w:rPr>
          <w:t xml:space="preserve"> </w:t>
        </w:r>
      </w:ins>
      <w:ins w:id="1006" w:author="Justin Siegel" w:date="2015-05-06T23:53:00Z">
        <w:r w:rsidRPr="00F03EBA">
          <w:rPr>
            <w:rFonts w:ascii="Times New Roman" w:hAnsi="Times New Roman" w:cs="Times New Roman"/>
            <w:rPrChange w:id="1007" w:author="Alex" w:date="2015-05-08T10:52:00Z">
              <w:rPr>
                <w:rFonts w:ascii="Helvetica Neue"/>
              </w:rPr>
            </w:rPrChange>
          </w:rPr>
          <w:t xml:space="preserve">that </w:t>
        </w:r>
      </w:ins>
      <w:del w:id="1008" w:author="Justin Siegel" w:date="2015-05-06T23:44:00Z">
        <w:r w:rsidR="0093136D" w:rsidRPr="00F03EBA" w:rsidDel="00D54704">
          <w:rPr>
            <w:rFonts w:ascii="Times New Roman" w:hAnsi="Times New Roman" w:cs="Times New Roman"/>
            <w:rPrChange w:id="1009" w:author="Alex" w:date="2015-05-08T10:52:00Z">
              <w:rPr>
                <w:rFonts w:ascii="Helvetica Neue"/>
              </w:rPr>
            </w:rPrChange>
          </w:rPr>
          <w:delText>T</w:delText>
        </w:r>
      </w:del>
      <w:del w:id="1010" w:author="Justin Siegel" w:date="2015-05-06T23:53:00Z">
        <w:r w:rsidR="0093136D" w:rsidRPr="00F03EBA" w:rsidDel="006D5CFB">
          <w:rPr>
            <w:rFonts w:ascii="Times New Roman" w:hAnsi="Times New Roman" w:cs="Times New Roman"/>
            <w:rPrChange w:id="1011" w:author="Alex" w:date="2015-05-08T10:52:00Z">
              <w:rPr>
                <w:rFonts w:ascii="Helvetica Neue"/>
              </w:rPr>
            </w:rPrChange>
          </w:rPr>
          <w:delText>his feature</w:delText>
        </w:r>
      </w:del>
      <w:ins w:id="1012" w:author="Justin Siegel" w:date="2015-05-06T23:53:00Z">
        <w:r w:rsidRPr="00F03EBA">
          <w:rPr>
            <w:rFonts w:ascii="Times New Roman" w:hAnsi="Times New Roman" w:cs="Times New Roman"/>
            <w:rPrChange w:id="1013" w:author="Alex" w:date="2015-05-08T10:52:00Z">
              <w:rPr>
                <w:rFonts w:ascii="Helvetica Neue"/>
              </w:rPr>
            </w:rPrChange>
          </w:rPr>
          <w:t xml:space="preserve"> several features</w:t>
        </w:r>
      </w:ins>
      <w:ins w:id="1014" w:author="Justin Siegel" w:date="2015-05-07T00:14:00Z">
        <w:r w:rsidR="00E15F41" w:rsidRPr="00F03EBA">
          <w:rPr>
            <w:rFonts w:ascii="Times New Roman" w:hAnsi="Times New Roman" w:cs="Times New Roman"/>
            <w:rPrChange w:id="1015" w:author="Alex" w:date="2015-05-08T10:52:00Z">
              <w:rPr>
                <w:rFonts w:ascii="Helvetica Neue"/>
              </w:rPr>
            </w:rPrChange>
          </w:rPr>
          <w:t xml:space="preserve"> are</w:t>
        </w:r>
      </w:ins>
      <w:ins w:id="1016" w:author="Justin Siegel" w:date="2015-05-06T23:53:00Z">
        <w:r w:rsidRPr="00F03EBA">
          <w:rPr>
            <w:rFonts w:ascii="Times New Roman" w:hAnsi="Times New Roman" w:cs="Times New Roman"/>
            <w:rPrChange w:id="1017" w:author="Alex" w:date="2015-05-08T10:52:00Z">
              <w:rPr>
                <w:rFonts w:ascii="Helvetica Neue"/>
              </w:rPr>
            </w:rPrChange>
          </w:rPr>
          <w:t xml:space="preserve"> </w:t>
        </w:r>
      </w:ins>
      <w:del w:id="1018" w:author="Justin Siegel" w:date="2015-05-06T23:53:00Z">
        <w:r w:rsidR="0093136D" w:rsidRPr="00F03EBA" w:rsidDel="006D5CFB">
          <w:rPr>
            <w:rFonts w:ascii="Times New Roman" w:hAnsi="Times New Roman" w:cs="Times New Roman"/>
            <w:rPrChange w:id="1019" w:author="Alex" w:date="2015-05-08T10:52:00Z">
              <w:rPr>
                <w:rFonts w:ascii="Helvetica Neue"/>
              </w:rPr>
            </w:rPrChange>
          </w:rPr>
          <w:delText xml:space="preserve"> was </w:delText>
        </w:r>
      </w:del>
      <w:r w:rsidR="0093136D" w:rsidRPr="00F03EBA">
        <w:rPr>
          <w:rFonts w:ascii="Times New Roman" w:hAnsi="Times New Roman" w:cs="Times New Roman"/>
          <w:rPrChange w:id="1020" w:author="Alex" w:date="2015-05-08T10:52:00Z">
            <w:rPr>
              <w:rFonts w:ascii="Helvetica Neue"/>
            </w:rPr>
          </w:rPrChange>
        </w:rPr>
        <w:t xml:space="preserve">selected as predictive of </w:t>
      </w:r>
      <w:r w:rsidR="0093136D" w:rsidRPr="00F03EBA">
        <w:rPr>
          <w:rFonts w:ascii="Times New Roman" w:hAnsi="Times New Roman" w:cs="Times New Roman"/>
          <w:i/>
          <w:iCs/>
          <w:rPrChange w:id="1021" w:author="Alex" w:date="2015-05-08T10:52:00Z">
            <w:rPr>
              <w:rFonts w:ascii="Helvetica Neue"/>
              <w:i/>
              <w:iCs/>
            </w:rPr>
          </w:rPrChange>
        </w:rPr>
        <w:t>k</w:t>
      </w:r>
      <w:r w:rsidR="0093136D" w:rsidRPr="00F03EBA">
        <w:rPr>
          <w:rFonts w:ascii="Times New Roman" w:hAnsi="Times New Roman" w:cs="Times New Roman"/>
          <w:vertAlign w:val="subscript"/>
          <w:rPrChange w:id="1022" w:author="Alex" w:date="2015-05-08T10:52:00Z">
            <w:rPr>
              <w:rFonts w:ascii="Helvetica Neue"/>
              <w:vertAlign w:val="subscript"/>
            </w:rPr>
          </w:rPrChange>
        </w:rPr>
        <w:t>cat</w:t>
      </w:r>
      <w:r w:rsidR="0093136D" w:rsidRPr="00F03EBA">
        <w:rPr>
          <w:rFonts w:ascii="Times New Roman" w:hAnsi="Times New Roman" w:cs="Times New Roman"/>
          <w:rPrChange w:id="1023" w:author="Alex" w:date="2015-05-08T10:52:00Z">
            <w:rPr>
              <w:rFonts w:ascii="Helvetica Neue"/>
            </w:rPr>
          </w:rPrChange>
        </w:rPr>
        <w:t>/K</w:t>
      </w:r>
      <w:r w:rsidR="0093136D" w:rsidRPr="00F03EBA">
        <w:rPr>
          <w:rFonts w:ascii="Times New Roman" w:hAnsi="Times New Roman" w:cs="Times New Roman"/>
          <w:vertAlign w:val="subscript"/>
          <w:rPrChange w:id="1024" w:author="Alex" w:date="2015-05-08T10:52:00Z">
            <w:rPr>
              <w:rFonts w:ascii="Helvetica Neue"/>
              <w:vertAlign w:val="subscript"/>
            </w:rPr>
          </w:rPrChange>
        </w:rPr>
        <w:t>M</w:t>
      </w:r>
      <w:r w:rsidR="0093136D" w:rsidRPr="00F03EBA">
        <w:rPr>
          <w:rFonts w:ascii="Times New Roman" w:hAnsi="Times New Roman" w:cs="Times New Roman"/>
          <w:rPrChange w:id="1025" w:author="Alex" w:date="2015-05-08T10:52:00Z">
            <w:rPr>
              <w:rFonts w:ascii="Helvetica Neue"/>
            </w:rPr>
          </w:rPrChange>
        </w:rPr>
        <w:t xml:space="preserve"> but not either </w:t>
      </w:r>
      <w:r w:rsidR="0093136D" w:rsidRPr="00F03EBA">
        <w:rPr>
          <w:rFonts w:ascii="Times New Roman" w:hAnsi="Times New Roman" w:cs="Times New Roman"/>
          <w:i/>
          <w:iCs/>
          <w:rPrChange w:id="1026" w:author="Alex" w:date="2015-05-08T10:52:00Z">
            <w:rPr>
              <w:rFonts w:ascii="Helvetica Neue"/>
              <w:i/>
              <w:iCs/>
            </w:rPr>
          </w:rPrChange>
        </w:rPr>
        <w:t>k</w:t>
      </w:r>
      <w:r w:rsidR="0093136D" w:rsidRPr="00F03EBA">
        <w:rPr>
          <w:rFonts w:ascii="Times New Roman" w:hAnsi="Times New Roman" w:cs="Times New Roman"/>
          <w:vertAlign w:val="subscript"/>
          <w:rPrChange w:id="1027" w:author="Alex" w:date="2015-05-08T10:52:00Z">
            <w:rPr>
              <w:rFonts w:ascii="Helvetica Neue"/>
              <w:vertAlign w:val="subscript"/>
            </w:rPr>
          </w:rPrChange>
        </w:rPr>
        <w:t>cat</w:t>
      </w:r>
      <w:r w:rsidR="0093136D" w:rsidRPr="00F03EBA">
        <w:rPr>
          <w:rFonts w:ascii="Times New Roman" w:hAnsi="Times New Roman" w:cs="Times New Roman"/>
          <w:rPrChange w:id="1028" w:author="Alex" w:date="2015-05-08T10:52:00Z">
            <w:rPr>
              <w:rFonts w:ascii="Helvetica Neue"/>
            </w:rPr>
          </w:rPrChange>
        </w:rPr>
        <w:t xml:space="preserve"> or K</w:t>
      </w:r>
      <w:r w:rsidR="0093136D" w:rsidRPr="00F03EBA">
        <w:rPr>
          <w:rFonts w:ascii="Times New Roman" w:hAnsi="Times New Roman" w:cs="Times New Roman"/>
          <w:vertAlign w:val="subscript"/>
          <w:rPrChange w:id="1029" w:author="Alex" w:date="2015-05-08T10:52:00Z">
            <w:rPr>
              <w:rFonts w:ascii="Helvetica Neue"/>
              <w:vertAlign w:val="subscript"/>
            </w:rPr>
          </w:rPrChange>
        </w:rPr>
        <w:t>M</w:t>
      </w:r>
      <w:ins w:id="1030" w:author="Justin Siegel" w:date="2015-05-06T23:42:00Z">
        <w:r w:rsidR="00D54704" w:rsidRPr="00F03EBA">
          <w:rPr>
            <w:rFonts w:ascii="Times New Roman" w:hAnsi="Times New Roman" w:cs="Times New Roman"/>
            <w:rPrChange w:id="1031" w:author="Alex" w:date="2015-05-08T10:52:00Z">
              <w:rPr>
                <w:rFonts w:ascii="Helvetica Neue"/>
              </w:rPr>
            </w:rPrChange>
          </w:rPr>
          <w:t xml:space="preserve">. </w:t>
        </w:r>
      </w:ins>
      <w:ins w:id="1032" w:author="Justin Siegel" w:date="2015-05-06T23:53:00Z">
        <w:r w:rsidRPr="00F03EBA">
          <w:rPr>
            <w:rFonts w:ascii="Times New Roman" w:hAnsi="Times New Roman" w:cs="Times New Roman"/>
            <w:rPrChange w:id="1033" w:author="Alex" w:date="2015-05-08T10:52:00Z">
              <w:rPr>
                <w:rFonts w:ascii="Helvetica Neue"/>
              </w:rPr>
            </w:rPrChange>
          </w:rPr>
          <w:t xml:space="preserve">Upon analysis of </w:t>
        </w:r>
      </w:ins>
      <w:ins w:id="1034" w:author="Justin Siegel" w:date="2015-05-07T00:15:00Z">
        <w:r w:rsidR="00E15F41" w:rsidRPr="00F03EBA">
          <w:rPr>
            <w:rFonts w:ascii="Times New Roman" w:hAnsi="Times New Roman" w:cs="Times New Roman"/>
            <w:rPrChange w:id="1035" w:author="Alex" w:date="2015-05-08T10:52:00Z">
              <w:rPr>
                <w:rFonts w:ascii="Helvetica Neue"/>
              </w:rPr>
            </w:rPrChange>
          </w:rPr>
          <w:t xml:space="preserve">the </w:t>
        </w:r>
        <w:proofErr w:type="spellStart"/>
        <w:r w:rsidR="00E15F41" w:rsidRPr="00F03EBA">
          <w:rPr>
            <w:rFonts w:ascii="Times New Roman" w:hAnsi="Times New Roman" w:cs="Times New Roman"/>
            <w:rPrChange w:id="1036" w:author="Alex" w:date="2015-05-08T10:52:00Z">
              <w:rPr>
                <w:rFonts w:ascii="Helvetica Neue"/>
              </w:rPr>
            </w:rPrChange>
          </w:rPr>
          <w:t>experimetnal</w:t>
        </w:r>
      </w:ins>
      <w:proofErr w:type="spellEnd"/>
      <w:ins w:id="1037" w:author="Justin Siegel" w:date="2015-05-06T23:53:00Z">
        <w:r w:rsidRPr="00F03EBA">
          <w:rPr>
            <w:rFonts w:ascii="Times New Roman" w:hAnsi="Times New Roman" w:cs="Times New Roman"/>
            <w:rPrChange w:id="1038" w:author="Alex" w:date="2015-05-08T10:52:00Z">
              <w:rPr>
                <w:rFonts w:ascii="Helvetica Neue"/>
              </w:rPr>
            </w:rPrChange>
          </w:rPr>
          <w:t xml:space="preserve"> data we realized </w:t>
        </w:r>
      </w:ins>
      <w:ins w:id="1039" w:author="Justin Siegel" w:date="2015-05-06T23:42:00Z">
        <w:r w:rsidR="00D54704" w:rsidRPr="00F03EBA">
          <w:rPr>
            <w:rFonts w:ascii="Times New Roman" w:hAnsi="Times New Roman" w:cs="Times New Roman"/>
            <w:rPrChange w:id="1040" w:author="Alex" w:date="2015-05-08T10:52:00Z">
              <w:rPr>
                <w:rFonts w:ascii="Helvetica Neue"/>
              </w:rPr>
            </w:rPrChange>
          </w:rPr>
          <w:t xml:space="preserve">this is not </w:t>
        </w:r>
      </w:ins>
      <w:ins w:id="1041" w:author="Justin Siegel" w:date="2015-05-06T23:44:00Z">
        <w:r w:rsidR="00D54704" w:rsidRPr="00F03EBA">
          <w:rPr>
            <w:rFonts w:ascii="Times New Roman" w:hAnsi="Times New Roman" w:cs="Times New Roman"/>
            <w:rPrChange w:id="1042" w:author="Alex" w:date="2015-05-08T10:52:00Z">
              <w:rPr>
                <w:rFonts w:ascii="Helvetica Neue"/>
              </w:rPr>
            </w:rPrChange>
          </w:rPr>
          <w:t xml:space="preserve">entirely </w:t>
        </w:r>
      </w:ins>
      <w:ins w:id="1043" w:author="Justin Siegel" w:date="2015-05-06T23:42:00Z">
        <w:r w:rsidR="00D54704" w:rsidRPr="00F03EBA">
          <w:rPr>
            <w:rFonts w:ascii="Times New Roman" w:hAnsi="Times New Roman" w:cs="Times New Roman"/>
            <w:rPrChange w:id="1044" w:author="Alex" w:date="2015-05-08T10:52:00Z">
              <w:rPr>
                <w:rFonts w:ascii="Helvetica Neue"/>
              </w:rPr>
            </w:rPrChange>
          </w:rPr>
          <w:t xml:space="preserve">unexpected since no significant correlation is observed </w:t>
        </w:r>
      </w:ins>
      <w:ins w:id="1045" w:author="Justin Siegel" w:date="2015-05-06T23:43:00Z">
        <w:r w:rsidR="00D54704" w:rsidRPr="00F03EBA">
          <w:rPr>
            <w:rFonts w:ascii="Times New Roman" w:hAnsi="Times New Roman" w:cs="Times New Roman"/>
            <w:rPrChange w:id="1046" w:author="Alex" w:date="2015-05-08T10:52:00Z">
              <w:rPr>
                <w:rFonts w:ascii="Helvetica Neue"/>
              </w:rPr>
            </w:rPrChange>
          </w:rPr>
          <w:t>between</w:t>
        </w:r>
      </w:ins>
      <w:ins w:id="1047" w:author="Justin Siegel" w:date="2015-05-06T23:42:00Z">
        <w:r w:rsidR="00D54704" w:rsidRPr="00F03EBA">
          <w:rPr>
            <w:rFonts w:ascii="Times New Roman" w:hAnsi="Times New Roman" w:cs="Times New Roman"/>
            <w:rPrChange w:id="1048" w:author="Alex" w:date="2015-05-08T10:52:00Z">
              <w:rPr>
                <w:rFonts w:ascii="Helvetica Neue"/>
              </w:rPr>
            </w:rPrChange>
          </w:rPr>
          <w:t xml:space="preserve"> </w:t>
        </w:r>
      </w:ins>
      <w:del w:id="1049" w:author="Justin Siegel" w:date="2015-05-06T23:42:00Z">
        <w:r w:rsidR="0093136D" w:rsidRPr="00F03EBA" w:rsidDel="00D54704">
          <w:rPr>
            <w:rFonts w:ascii="Times New Roman" w:hAnsi="Times New Roman" w:cs="Times New Roman"/>
            <w:rPrChange w:id="1050" w:author="Alex" w:date="2015-05-08T10:52:00Z">
              <w:rPr>
                <w:rFonts w:ascii="Helvetica Neue"/>
              </w:rPr>
            </w:rPrChange>
          </w:rPr>
          <w:delText xml:space="preserve">, consistent with the finding that, in this system, </w:delText>
        </w:r>
      </w:del>
      <w:r w:rsidR="0093136D" w:rsidRPr="00F03EBA">
        <w:rPr>
          <w:rFonts w:ascii="Times New Roman" w:hAnsi="Times New Roman" w:cs="Times New Roman"/>
          <w:i/>
          <w:iCs/>
          <w:rPrChange w:id="1051" w:author="Alex" w:date="2015-05-08T10:52:00Z">
            <w:rPr>
              <w:rFonts w:ascii="Helvetica Neue"/>
              <w:i/>
              <w:iCs/>
            </w:rPr>
          </w:rPrChange>
        </w:rPr>
        <w:t>k</w:t>
      </w:r>
      <w:r w:rsidR="0093136D" w:rsidRPr="00F03EBA">
        <w:rPr>
          <w:rFonts w:ascii="Times New Roman" w:hAnsi="Times New Roman" w:cs="Times New Roman"/>
          <w:vertAlign w:val="subscript"/>
          <w:rPrChange w:id="1052" w:author="Alex" w:date="2015-05-08T10:52:00Z">
            <w:rPr>
              <w:rFonts w:ascii="Helvetica Neue"/>
              <w:vertAlign w:val="subscript"/>
            </w:rPr>
          </w:rPrChange>
        </w:rPr>
        <w:t>cat</w:t>
      </w:r>
      <w:r w:rsidR="0093136D" w:rsidRPr="00F03EBA">
        <w:rPr>
          <w:rFonts w:ascii="Times New Roman" w:hAnsi="Times New Roman" w:cs="Times New Roman"/>
          <w:rPrChange w:id="1053" w:author="Alex" w:date="2015-05-08T10:52:00Z">
            <w:rPr>
              <w:rFonts w:ascii="Helvetica Neue"/>
            </w:rPr>
          </w:rPrChange>
        </w:rPr>
        <w:t xml:space="preserve"> and K</w:t>
      </w:r>
      <w:r w:rsidR="0093136D" w:rsidRPr="00F03EBA">
        <w:rPr>
          <w:rFonts w:ascii="Times New Roman" w:hAnsi="Times New Roman" w:cs="Times New Roman"/>
          <w:vertAlign w:val="subscript"/>
          <w:rPrChange w:id="1054" w:author="Alex" w:date="2015-05-08T10:52:00Z">
            <w:rPr>
              <w:rFonts w:ascii="Helvetica Neue"/>
              <w:vertAlign w:val="subscript"/>
            </w:rPr>
          </w:rPrChange>
        </w:rPr>
        <w:t>M</w:t>
      </w:r>
      <w:r w:rsidR="0093136D" w:rsidRPr="00F03EBA">
        <w:rPr>
          <w:rFonts w:ascii="Times New Roman" w:hAnsi="Times New Roman" w:cs="Times New Roman"/>
          <w:rPrChange w:id="1055" w:author="Alex" w:date="2015-05-08T10:52:00Z">
            <w:rPr>
              <w:rFonts w:ascii="Helvetica Neue"/>
            </w:rPr>
          </w:rPrChange>
        </w:rPr>
        <w:t xml:space="preserve"> </w:t>
      </w:r>
      <w:ins w:id="1056" w:author="Justin Siegel" w:date="2015-05-06T23:44:00Z">
        <w:r w:rsidR="00D54704" w:rsidRPr="00F03EBA">
          <w:rPr>
            <w:rFonts w:ascii="Times New Roman" w:hAnsi="Times New Roman" w:cs="Times New Roman"/>
            <w:rPrChange w:id="1057" w:author="Alex" w:date="2015-05-08T10:52:00Z">
              <w:rPr>
                <w:rFonts w:ascii="Helvetica Neue"/>
              </w:rPr>
            </w:rPrChange>
          </w:rPr>
          <w:t xml:space="preserve">amongst the mutants within this dataset </w:t>
        </w:r>
      </w:ins>
      <w:del w:id="1058" w:author="Justin Siegel" w:date="2015-05-06T23:42:00Z">
        <w:r w:rsidR="0093136D" w:rsidRPr="00F03EBA" w:rsidDel="00D54704">
          <w:rPr>
            <w:rFonts w:ascii="Times New Roman" w:hAnsi="Times New Roman" w:cs="Times New Roman"/>
            <w:rPrChange w:id="1059" w:author="Alex" w:date="2015-05-08T10:52:00Z">
              <w:rPr>
                <w:rFonts w:ascii="Helvetica Neue"/>
              </w:rPr>
            </w:rPrChange>
          </w:rPr>
          <w:delText xml:space="preserve">are not correlated </w:delText>
        </w:r>
      </w:del>
      <w:r w:rsidR="0093136D" w:rsidRPr="00F03EBA">
        <w:rPr>
          <w:rFonts w:ascii="Times New Roman" w:hAnsi="Times New Roman" w:cs="Times New Roman"/>
          <w:rPrChange w:id="1060" w:author="Alex" w:date="2015-05-08T10:52:00Z">
            <w:rPr>
              <w:rFonts w:ascii="Helvetica Neue"/>
            </w:rPr>
          </w:rPrChange>
        </w:rPr>
        <w:t>(Supplemental Figure X)</w:t>
      </w:r>
      <w:ins w:id="1061" w:author="Justin Siegel" w:date="2015-05-06T23:54:00Z">
        <w:r w:rsidRPr="00F03EBA">
          <w:rPr>
            <w:rFonts w:ascii="Times New Roman" w:hAnsi="Times New Roman" w:cs="Times New Roman"/>
            <w:rPrChange w:id="1062" w:author="Alex" w:date="2015-05-08T10:52:00Z">
              <w:rPr>
                <w:rFonts w:ascii="Helvetica Neue"/>
              </w:rPr>
            </w:rPrChange>
          </w:rPr>
          <w:t>, suggesting that kcat and Km are two independent parameters for BglB.</w:t>
        </w:r>
      </w:ins>
      <w:ins w:id="1063" w:author="Justin Siegel" w:date="2015-05-07T00:15:00Z">
        <w:r w:rsidR="00E15F41" w:rsidRPr="00F03EBA">
          <w:rPr>
            <w:rFonts w:ascii="Times New Roman" w:hAnsi="Times New Roman" w:cs="Times New Roman"/>
            <w:rPrChange w:id="1064" w:author="Alex" w:date="2015-05-08T10:52:00Z">
              <w:rPr>
                <w:rFonts w:ascii="Helvetica Neue"/>
              </w:rPr>
            </w:rPrChange>
          </w:rPr>
          <w:t xml:space="preserve"> Therefore, selected features that are predictive of kcat/Km would not be </w:t>
        </w:r>
      </w:ins>
      <w:ins w:id="1065" w:author="Justin Siegel" w:date="2015-05-07T00:16:00Z">
        <w:r w:rsidR="00E15F41" w:rsidRPr="00F03EBA">
          <w:rPr>
            <w:rFonts w:ascii="Times New Roman" w:hAnsi="Times New Roman" w:cs="Times New Roman"/>
            <w:rPrChange w:id="1066" w:author="Alex" w:date="2015-05-08T10:52:00Z">
              <w:rPr>
                <w:rFonts w:ascii="Helvetica Neue"/>
              </w:rPr>
            </w:rPrChange>
          </w:rPr>
          <w:t xml:space="preserve">required to be </w:t>
        </w:r>
      </w:ins>
      <w:ins w:id="1067" w:author="Justin Siegel" w:date="2015-05-07T00:15:00Z">
        <w:r w:rsidR="00E15F41" w:rsidRPr="00F03EBA">
          <w:rPr>
            <w:rFonts w:ascii="Times New Roman" w:hAnsi="Times New Roman" w:cs="Times New Roman"/>
            <w:rPrChange w:id="1068" w:author="Alex" w:date="2015-05-08T10:52:00Z">
              <w:rPr>
                <w:rFonts w:ascii="Helvetica Neue"/>
              </w:rPr>
            </w:rPrChange>
          </w:rPr>
          <w:t xml:space="preserve">predictive of either kcat or Km independently. </w:t>
        </w:r>
      </w:ins>
    </w:p>
    <w:p w14:paraId="6D7579FA" w14:textId="77777777" w:rsidR="006455CB" w:rsidRPr="00F03EBA" w:rsidDel="006D5CFB" w:rsidRDefault="001C5082">
      <w:pPr>
        <w:pStyle w:val="Body"/>
        <w:spacing w:line="480" w:lineRule="auto"/>
        <w:ind w:firstLine="720"/>
        <w:rPr>
          <w:del w:id="1069" w:author="Justin Siegel" w:date="2015-05-06T23:54:00Z"/>
          <w:rFonts w:ascii="Times New Roman" w:eastAsia="Helvetica Neue" w:hAnsi="Times New Roman" w:cs="Times New Roman"/>
          <w:rPrChange w:id="1070" w:author="Alex" w:date="2015-05-08T10:52:00Z">
            <w:rPr>
              <w:del w:id="1071" w:author="Justin Siegel" w:date="2015-05-06T23:54:00Z"/>
              <w:rFonts w:ascii="Helvetica Neue" w:eastAsia="Helvetica Neue" w:hAnsi="Helvetica Neue" w:cs="Helvetica Neue"/>
            </w:rPr>
          </w:rPrChange>
        </w:rPr>
        <w:pPrChange w:id="1072" w:author="Justin Siegel" w:date="2015-05-06T23:59:00Z">
          <w:pPr>
            <w:pStyle w:val="Body"/>
            <w:spacing w:line="480" w:lineRule="auto"/>
          </w:pPr>
        </w:pPrChange>
      </w:pPr>
      <w:ins w:id="1073" w:author="Justin Siegel" w:date="2015-05-06T23:59:00Z">
        <w:r w:rsidRPr="00F03EBA">
          <w:rPr>
            <w:rFonts w:ascii="Times New Roman" w:hAnsi="Times New Roman" w:cs="Times New Roman"/>
            <w:rPrChange w:id="1074" w:author="Alex" w:date="2015-05-08T10:52:00Z">
              <w:rPr>
                <w:rFonts w:ascii="Helvetica Neue"/>
              </w:rPr>
            </w:rPrChange>
          </w:rPr>
          <w:t>A second</w:t>
        </w:r>
      </w:ins>
      <w:ins w:id="1075" w:author="Justin Siegel" w:date="2015-05-06T23:55:00Z">
        <w:r w:rsidR="006D5CFB" w:rsidRPr="00F03EBA">
          <w:rPr>
            <w:rFonts w:ascii="Times New Roman" w:hAnsi="Times New Roman" w:cs="Times New Roman"/>
            <w:rPrChange w:id="1076" w:author="Alex" w:date="2015-05-08T10:52:00Z">
              <w:rPr>
                <w:rFonts w:ascii="Helvetica Neue"/>
              </w:rPr>
            </w:rPrChange>
          </w:rPr>
          <w:t xml:space="preserve"> </w:t>
        </w:r>
        <w:r w:rsidRPr="00F03EBA">
          <w:rPr>
            <w:rFonts w:ascii="Times New Roman" w:hAnsi="Times New Roman" w:cs="Times New Roman"/>
            <w:rPrChange w:id="1077" w:author="Alex" w:date="2015-05-08T10:52:00Z">
              <w:rPr>
                <w:rFonts w:ascii="Helvetica Neue"/>
              </w:rPr>
            </w:rPrChange>
          </w:rPr>
          <w:t>unexpected observation is</w:t>
        </w:r>
      </w:ins>
      <w:ins w:id="1078" w:author="Justin Siegel" w:date="2015-05-06T23:59:00Z">
        <w:r w:rsidRPr="00F03EBA">
          <w:rPr>
            <w:rFonts w:ascii="Times New Roman" w:hAnsi="Times New Roman" w:cs="Times New Roman"/>
            <w:rPrChange w:id="1079" w:author="Alex" w:date="2015-05-08T10:52:00Z">
              <w:rPr>
                <w:rFonts w:ascii="Helvetica Neue"/>
              </w:rPr>
            </w:rPrChange>
          </w:rPr>
          <w:t xml:space="preserve"> that</w:t>
        </w:r>
      </w:ins>
      <w:ins w:id="1080" w:author="Justin Siegel" w:date="2015-05-06T23:55:00Z">
        <w:r w:rsidRPr="00F03EBA">
          <w:rPr>
            <w:rFonts w:ascii="Times New Roman" w:hAnsi="Times New Roman" w:cs="Times New Roman"/>
            <w:rPrChange w:id="1081" w:author="Alex" w:date="2015-05-08T10:52:00Z">
              <w:rPr>
                <w:rFonts w:ascii="Helvetica Neue"/>
              </w:rPr>
            </w:rPrChange>
          </w:rPr>
          <w:t xml:space="preserve"> </w:t>
        </w:r>
      </w:ins>
      <w:del w:id="1082" w:author="Justin Siegel" w:date="2015-05-06T23:54:00Z">
        <w:r w:rsidR="0093136D" w:rsidRPr="00F03EBA" w:rsidDel="006D5CFB">
          <w:rPr>
            <w:rFonts w:ascii="Times New Roman" w:hAnsi="Times New Roman" w:cs="Times New Roman"/>
            <w:rPrChange w:id="1083" w:author="Alex" w:date="2015-05-08T10:52:00Z">
              <w:rPr>
                <w:rFonts w:ascii="Helvetica Neue"/>
              </w:rPr>
            </w:rPrChange>
          </w:rPr>
          <w:delText xml:space="preserve">. </w:delText>
        </w:r>
      </w:del>
    </w:p>
    <w:p w14:paraId="4ED56BCC" w14:textId="77777777" w:rsidR="006455CB" w:rsidRPr="00F03EBA" w:rsidRDefault="0093136D">
      <w:pPr>
        <w:pStyle w:val="Body"/>
        <w:spacing w:line="480" w:lineRule="auto"/>
        <w:ind w:firstLine="720"/>
        <w:rPr>
          <w:rFonts w:ascii="Times New Roman" w:eastAsia="Helvetica Neue" w:hAnsi="Times New Roman" w:cs="Times New Roman"/>
          <w:rPrChange w:id="1084" w:author="Alex" w:date="2015-05-08T10:52:00Z">
            <w:rPr>
              <w:rFonts w:ascii="Helvetica Neue" w:eastAsia="Helvetica Neue" w:hAnsi="Helvetica Neue" w:cs="Helvetica Neue"/>
            </w:rPr>
          </w:rPrChange>
        </w:rPr>
        <w:pPrChange w:id="1085" w:author="Justin Siegel" w:date="2015-05-06T23:59:00Z">
          <w:pPr>
            <w:pStyle w:val="Body"/>
            <w:spacing w:line="480" w:lineRule="auto"/>
          </w:pPr>
        </w:pPrChange>
      </w:pPr>
      <w:del w:id="1086" w:author="Justin Siegel" w:date="2015-05-06T23:54:00Z">
        <w:r w:rsidRPr="00F03EBA" w:rsidDel="006D5CFB">
          <w:rPr>
            <w:rFonts w:ascii="Times New Roman" w:eastAsia="Helvetica Neue" w:hAnsi="Times New Roman" w:cs="Times New Roman"/>
            <w:rPrChange w:id="1087" w:author="Alex" w:date="2015-05-08T10:52:00Z">
              <w:rPr>
                <w:rFonts w:ascii="Helvetica Neue" w:eastAsia="Helvetica Neue" w:hAnsi="Helvetica Neue" w:cs="Helvetica Neue"/>
              </w:rPr>
            </w:rPrChange>
          </w:rPr>
          <w:tab/>
        </w:r>
      </w:del>
      <w:del w:id="1088" w:author="Justin Siegel" w:date="2015-05-06T23:49:00Z">
        <w:r w:rsidRPr="00F03EBA" w:rsidDel="006D5CFB">
          <w:rPr>
            <w:rFonts w:ascii="Times New Roman" w:hAnsi="Times New Roman" w:cs="Times New Roman"/>
            <w:rPrChange w:id="1089" w:author="Alex" w:date="2015-05-08T10:52:00Z">
              <w:rPr>
                <w:rFonts w:ascii="Helvetica Neue"/>
              </w:rPr>
            </w:rPrChange>
          </w:rPr>
          <w:delText>It is interesting to note that the</w:delText>
        </w:r>
      </w:del>
      <w:ins w:id="1090" w:author="Justin Siegel" w:date="2015-05-06T23:51:00Z">
        <w:r w:rsidR="006D5CFB" w:rsidRPr="00F03EBA">
          <w:rPr>
            <w:rFonts w:ascii="Times New Roman" w:hAnsi="Times New Roman" w:cs="Times New Roman"/>
            <w:rPrChange w:id="1091" w:author="Alex" w:date="2015-05-08T10:52:00Z">
              <w:rPr>
                <w:rFonts w:ascii="Helvetica Neue"/>
              </w:rPr>
            </w:rPrChange>
          </w:rPr>
          <w:t xml:space="preserve">the most common metric used for </w:t>
        </w:r>
      </w:ins>
      <w:ins w:id="1092" w:author="Justin Siegel" w:date="2015-05-07T00:00:00Z">
        <w:r w:rsidR="001C5082" w:rsidRPr="00F03EBA">
          <w:rPr>
            <w:rFonts w:ascii="Times New Roman" w:hAnsi="Times New Roman" w:cs="Times New Roman"/>
            <w:rPrChange w:id="1093" w:author="Alex" w:date="2015-05-08T10:52:00Z">
              <w:rPr>
                <w:rFonts w:ascii="Helvetica Neue"/>
              </w:rPr>
            </w:rPrChange>
          </w:rPr>
          <w:t>evaluating</w:t>
        </w:r>
      </w:ins>
      <w:ins w:id="1094" w:author="Justin Siegel" w:date="2015-05-06T23:51:00Z">
        <w:r w:rsidR="006D5CFB" w:rsidRPr="00F03EBA">
          <w:rPr>
            <w:rFonts w:ascii="Times New Roman" w:hAnsi="Times New Roman" w:cs="Times New Roman"/>
            <w:rPrChange w:id="1095" w:author="Alex" w:date="2015-05-08T10:52:00Z">
              <w:rPr>
                <w:rFonts w:ascii="Helvetica Neue"/>
              </w:rPr>
            </w:rPrChange>
          </w:rPr>
          <w:t xml:space="preserve"> designs, interface energy [</w:t>
        </w:r>
      </w:ins>
      <w:ins w:id="1096" w:author="Justin Siegel" w:date="2015-05-06T23:56:00Z">
        <w:r w:rsidR="006D5CFB" w:rsidRPr="00F03EBA">
          <w:rPr>
            <w:rFonts w:ascii="Times New Roman" w:hAnsi="Times New Roman" w:cs="Times New Roman"/>
            <w:rPrChange w:id="1097" w:author="Alex" w:date="2015-05-08T10:52:00Z">
              <w:rPr>
                <w:rFonts w:ascii="Helvetica Neue"/>
              </w:rPr>
            </w:rPrChange>
          </w:rPr>
          <w:t>CITE SAME SLEW OF PAPERS FROM EARLIER</w:t>
        </w:r>
      </w:ins>
      <w:ins w:id="1098" w:author="Justin Siegel" w:date="2015-05-06T23:51:00Z">
        <w:r w:rsidR="006D5CFB" w:rsidRPr="00F03EBA">
          <w:rPr>
            <w:rFonts w:ascii="Times New Roman" w:hAnsi="Times New Roman" w:cs="Times New Roman"/>
            <w:rPrChange w:id="1099" w:author="Alex" w:date="2015-05-08T10:52:00Z">
              <w:rPr>
                <w:rFonts w:ascii="Helvetica Neue"/>
              </w:rPr>
            </w:rPrChange>
          </w:rPr>
          <w:t xml:space="preserve">], </w:t>
        </w:r>
      </w:ins>
      <w:ins w:id="1100" w:author="Justin Siegel" w:date="2015-05-06T23:59:00Z">
        <w:r w:rsidR="001C5082" w:rsidRPr="00F03EBA">
          <w:rPr>
            <w:rFonts w:ascii="Times New Roman" w:hAnsi="Times New Roman" w:cs="Times New Roman"/>
            <w:rPrChange w:id="1101" w:author="Alex" w:date="2015-05-08T10:52:00Z">
              <w:rPr>
                <w:rFonts w:ascii="Helvetica Neue"/>
              </w:rPr>
            </w:rPrChange>
          </w:rPr>
          <w:t>is</w:t>
        </w:r>
      </w:ins>
      <w:ins w:id="1102" w:author="Justin Siegel" w:date="2015-05-06T23:51:00Z">
        <w:r w:rsidR="006D5CFB" w:rsidRPr="00F03EBA">
          <w:rPr>
            <w:rFonts w:ascii="Times New Roman" w:hAnsi="Times New Roman" w:cs="Times New Roman"/>
            <w:rPrChange w:id="1103" w:author="Alex" w:date="2015-05-08T10:52:00Z">
              <w:rPr>
                <w:rFonts w:ascii="Helvetica Neue"/>
              </w:rPr>
            </w:rPrChange>
          </w:rPr>
          <w:t xml:space="preserve"> not selected by the algorithm </w:t>
        </w:r>
        <w:r w:rsidR="006D5CFB" w:rsidRPr="00F03EBA">
          <w:rPr>
            <w:rFonts w:ascii="Times New Roman" w:hAnsi="Times New Roman" w:cs="Times New Roman"/>
            <w:rPrChange w:id="1104" w:author="Alex" w:date="2015-05-08T10:52:00Z">
              <w:rPr>
                <w:rFonts w:ascii="Helvetica Neue"/>
              </w:rPr>
            </w:rPrChange>
          </w:rPr>
          <w:lastRenderedPageBreak/>
          <w:t>to be predictive of any kinetic constant.</w:t>
        </w:r>
      </w:ins>
      <w:ins w:id="1105" w:author="Justin Siegel" w:date="2015-05-06T23:56:00Z">
        <w:r w:rsidR="006D5CFB" w:rsidRPr="00F03EBA">
          <w:rPr>
            <w:rFonts w:ascii="Times New Roman" w:hAnsi="Times New Roman" w:cs="Times New Roman"/>
            <w:rPrChange w:id="1106" w:author="Alex" w:date="2015-05-08T10:52:00Z">
              <w:rPr>
                <w:rFonts w:ascii="Helvetica Neue"/>
              </w:rPr>
            </w:rPrChange>
          </w:rPr>
          <w:t xml:space="preserve"> </w:t>
        </w:r>
      </w:ins>
      <w:ins w:id="1107" w:author="Justin Siegel" w:date="2015-05-06T23:58:00Z">
        <w:r w:rsidR="001C5082" w:rsidRPr="00F03EBA">
          <w:rPr>
            <w:rFonts w:ascii="Times New Roman" w:hAnsi="Times New Roman" w:cs="Times New Roman"/>
            <w:rPrChange w:id="1108" w:author="Alex" w:date="2015-05-08T10:52:00Z">
              <w:rPr>
                <w:rFonts w:ascii="Helvetica Neue"/>
              </w:rPr>
            </w:rPrChange>
          </w:rPr>
          <w:t xml:space="preserve">Ideally this would be the single metric optimally correlated with either kcat or kcat/Km. </w:t>
        </w:r>
      </w:ins>
      <w:ins w:id="1109" w:author="Justin Siegel" w:date="2015-05-07T00:01:00Z">
        <w:r w:rsidR="001C5082" w:rsidRPr="00F03EBA">
          <w:rPr>
            <w:rFonts w:ascii="Times New Roman" w:hAnsi="Times New Roman" w:cs="Times New Roman"/>
            <w:rPrChange w:id="1110" w:author="Alex" w:date="2015-05-08T10:52:00Z">
              <w:rPr>
                <w:rFonts w:ascii="Helvetica Neue"/>
              </w:rPr>
            </w:rPrChange>
          </w:rPr>
          <w:t>T</w:t>
        </w:r>
      </w:ins>
      <w:ins w:id="1111" w:author="Justin Siegel" w:date="2015-05-07T00:00:00Z">
        <w:r w:rsidR="001C5082" w:rsidRPr="00F03EBA">
          <w:rPr>
            <w:rFonts w:ascii="Times New Roman" w:hAnsi="Times New Roman" w:cs="Times New Roman"/>
            <w:rPrChange w:id="1112" w:author="Alex" w:date="2015-05-08T10:52:00Z">
              <w:rPr>
                <w:rFonts w:ascii="Helvetica Neue"/>
              </w:rPr>
            </w:rPrChange>
          </w:rPr>
          <w:t>his likely stems from the training of the current enzyme design algorithm on indirect data sets</w:t>
        </w:r>
      </w:ins>
      <w:ins w:id="1113" w:author="Justin Siegel" w:date="2015-05-07T00:01:00Z">
        <w:r w:rsidR="001C5082" w:rsidRPr="00F03EBA">
          <w:rPr>
            <w:rFonts w:ascii="Times New Roman" w:hAnsi="Times New Roman" w:cs="Times New Roman"/>
            <w:rPrChange w:id="1114" w:author="Alex" w:date="2015-05-08T10:52:00Z">
              <w:rPr>
                <w:rFonts w:ascii="Helvetica Neue"/>
              </w:rPr>
            </w:rPrChange>
          </w:rPr>
          <w:t>,</w:t>
        </w:r>
      </w:ins>
      <w:ins w:id="1115" w:author="Justin Siegel" w:date="2015-05-07T00:00:00Z">
        <w:r w:rsidR="001C5082" w:rsidRPr="00F03EBA">
          <w:rPr>
            <w:rFonts w:ascii="Times New Roman" w:hAnsi="Times New Roman" w:cs="Times New Roman"/>
            <w:rPrChange w:id="1116" w:author="Alex" w:date="2015-05-08T10:52:00Z">
              <w:rPr>
                <w:rFonts w:ascii="Helvetica Neue"/>
              </w:rPr>
            </w:rPrChange>
          </w:rPr>
          <w:t xml:space="preserve"> and</w:t>
        </w:r>
      </w:ins>
      <w:ins w:id="1117" w:author="Justin Siegel" w:date="2015-05-06T23:56:00Z">
        <w:r w:rsidR="006D5CFB" w:rsidRPr="00F03EBA">
          <w:rPr>
            <w:rFonts w:ascii="Times New Roman" w:hAnsi="Times New Roman" w:cs="Times New Roman"/>
            <w:rPrChange w:id="1118" w:author="Alex" w:date="2015-05-08T10:52:00Z">
              <w:rPr>
                <w:rFonts w:ascii="Helvetica Neue"/>
              </w:rPr>
            </w:rPrChange>
          </w:rPr>
          <w:t xml:space="preserve"> further supports </w:t>
        </w:r>
      </w:ins>
      <w:ins w:id="1119" w:author="Justin Siegel" w:date="2015-05-06T23:57:00Z">
        <w:r w:rsidR="001C5082" w:rsidRPr="00F03EBA">
          <w:rPr>
            <w:rFonts w:ascii="Times New Roman" w:hAnsi="Times New Roman" w:cs="Times New Roman"/>
            <w:rPrChange w:id="1120" w:author="Alex" w:date="2015-05-08T10:52:00Z">
              <w:rPr>
                <w:rFonts w:ascii="Helvetica Neue"/>
              </w:rPr>
            </w:rPrChange>
          </w:rPr>
          <w:t xml:space="preserve">the need to </w:t>
        </w:r>
      </w:ins>
      <w:ins w:id="1121" w:author="Justin Siegel" w:date="2015-05-07T00:02:00Z">
        <w:r w:rsidR="001C5082" w:rsidRPr="00F03EBA">
          <w:rPr>
            <w:rFonts w:ascii="Times New Roman" w:hAnsi="Times New Roman" w:cs="Times New Roman"/>
            <w:rPrChange w:id="1122" w:author="Alex" w:date="2015-05-08T10:52:00Z">
              <w:rPr>
                <w:rFonts w:ascii="Helvetica Neue"/>
              </w:rPr>
            </w:rPrChange>
          </w:rPr>
          <w:t>train force-fields based</w:t>
        </w:r>
      </w:ins>
      <w:ins w:id="1123" w:author="Justin Siegel" w:date="2015-05-06T23:57:00Z">
        <w:r w:rsidR="001C5082" w:rsidRPr="00F03EBA">
          <w:rPr>
            <w:rFonts w:ascii="Times New Roman" w:hAnsi="Times New Roman" w:cs="Times New Roman"/>
            <w:rPrChange w:id="1124" w:author="Alex" w:date="2015-05-08T10:52:00Z">
              <w:rPr>
                <w:rFonts w:ascii="Helvetica Neue"/>
              </w:rPr>
            </w:rPrChange>
          </w:rPr>
          <w:t xml:space="preserve"> algorithms on direct experimental measurements.</w:t>
        </w:r>
      </w:ins>
      <w:del w:id="1125" w:author="Justin Siegel" w:date="2015-05-06T23:51:00Z">
        <w:r w:rsidRPr="00F03EBA" w:rsidDel="006D5CFB">
          <w:rPr>
            <w:rFonts w:ascii="Times New Roman" w:hAnsi="Times New Roman" w:cs="Times New Roman"/>
            <w:rPrChange w:id="1126" w:author="Alex" w:date="2015-05-08T10:52:00Z">
              <w:rPr>
                <w:rFonts w:ascii="Helvetica Neue"/>
              </w:rPr>
            </w:rPrChange>
          </w:rPr>
          <w:delText xml:space="preserve"> only significant features correlated to all three kinetic constants are total system metrics, while features correlated to only one kinetic constant were metrics capturing a particular aspect (e.g. packing or hydrogen bond energy) of the BglB structure. This illustrates the power of statistical modeling algorithms such as Rosetta to properly combine various residues’ contributions to catalysis. It is also interesting that ligand interface energy, the most common metric used for successful enzyme designs, [] was not selected by the algorithm to be predictive of any kinetic constant. </w:delText>
        </w:r>
      </w:del>
    </w:p>
    <w:p w14:paraId="6C95543D" w14:textId="77777777" w:rsidR="006455CB" w:rsidRPr="00F03EBA" w:rsidRDefault="0093136D">
      <w:pPr>
        <w:pStyle w:val="Heading3"/>
        <w:spacing w:line="480" w:lineRule="auto"/>
        <w:rPr>
          <w:rFonts w:ascii="Times New Roman" w:hAnsi="Times New Roman" w:cs="Times New Roman"/>
          <w:rPrChange w:id="1127" w:author="Alex" w:date="2015-05-08T10:52:00Z">
            <w:rPr/>
          </w:rPrChange>
        </w:rPr>
      </w:pPr>
      <w:r w:rsidRPr="00F03EBA">
        <w:rPr>
          <w:rFonts w:ascii="Times New Roman" w:hAnsi="Times New Roman" w:cs="Times New Roman"/>
          <w:rPrChange w:id="1128" w:author="Alex" w:date="2015-05-08T10:52:00Z">
            <w:rPr/>
          </w:rPrChange>
        </w:rPr>
        <w:t>DISCUSSION</w:t>
      </w:r>
    </w:p>
    <w:p w14:paraId="37CD8DEA" w14:textId="77777777" w:rsidR="006455CB" w:rsidRPr="00F03EBA" w:rsidRDefault="0093136D">
      <w:pPr>
        <w:pStyle w:val="Body"/>
        <w:spacing w:line="480" w:lineRule="auto"/>
        <w:rPr>
          <w:rFonts w:ascii="Times New Roman" w:eastAsia="Helvetica Neue" w:hAnsi="Times New Roman" w:cs="Times New Roman"/>
          <w:rPrChange w:id="1129" w:author="Alex" w:date="2015-05-08T10:52:00Z">
            <w:rPr>
              <w:rFonts w:ascii="Helvetica Neue" w:eastAsia="Helvetica Neue" w:hAnsi="Helvetica Neue" w:cs="Helvetica Neue"/>
            </w:rPr>
          </w:rPrChange>
        </w:rPr>
      </w:pPr>
      <w:r w:rsidRPr="00F03EBA">
        <w:rPr>
          <w:rFonts w:ascii="Times New Roman" w:hAnsi="Times New Roman" w:cs="Times New Roman"/>
          <w:rPrChange w:id="1130" w:author="Alex" w:date="2015-05-08T10:52:00Z">
            <w:rPr>
              <w:rFonts w:ascii="Helvetica Neue"/>
            </w:rPr>
          </w:rPrChange>
        </w:rPr>
        <w:t xml:space="preserve">The Rosetta Molecular Modeling Suite has been successfully used to guide the engineering of a wide range of enzyme functions. However, there has been a limited ability to benchmark its predictive </w:t>
      </w:r>
      <w:del w:id="1131" w:author="Justin Siegel" w:date="2015-05-07T00:16:00Z">
        <w:r w:rsidRPr="00F03EBA" w:rsidDel="00E15F41">
          <w:rPr>
            <w:rFonts w:ascii="Times New Roman" w:hAnsi="Times New Roman" w:cs="Times New Roman"/>
            <w:rPrChange w:id="1132" w:author="Alex" w:date="2015-05-08T10:52:00Z">
              <w:rPr>
                <w:rFonts w:ascii="Helvetica Neue"/>
              </w:rPr>
            </w:rPrChange>
          </w:rPr>
          <w:delText xml:space="preserve">ability </w:delText>
        </w:r>
      </w:del>
      <w:ins w:id="1133" w:author="Justin Siegel" w:date="2015-05-07T00:16:00Z">
        <w:r w:rsidR="00E15F41" w:rsidRPr="00F03EBA">
          <w:rPr>
            <w:rFonts w:ascii="Times New Roman" w:hAnsi="Times New Roman" w:cs="Times New Roman"/>
            <w:rPrChange w:id="1134" w:author="Alex" w:date="2015-05-08T10:52:00Z">
              <w:rPr>
                <w:rFonts w:ascii="Helvetica Neue"/>
              </w:rPr>
            </w:rPrChange>
          </w:rPr>
          <w:t xml:space="preserve">power </w:t>
        </w:r>
      </w:ins>
      <w:r w:rsidRPr="00F03EBA">
        <w:rPr>
          <w:rFonts w:ascii="Times New Roman" w:hAnsi="Times New Roman" w:cs="Times New Roman"/>
          <w:rPrChange w:id="1135" w:author="Alex" w:date="2015-05-08T10:52:00Z">
            <w:rPr>
              <w:rFonts w:ascii="Helvetica Neue"/>
            </w:rPr>
          </w:rPrChange>
        </w:rPr>
        <w:t xml:space="preserve">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63CA1742" w14:textId="77777777" w:rsidR="006455CB" w:rsidRPr="00F03EBA" w:rsidRDefault="0093136D">
      <w:pPr>
        <w:pStyle w:val="Body"/>
        <w:spacing w:line="480" w:lineRule="auto"/>
        <w:rPr>
          <w:rFonts w:ascii="Times New Roman" w:eastAsia="Helvetica Neue" w:hAnsi="Times New Roman" w:cs="Times New Roman"/>
          <w:rPrChange w:id="1136" w:author="Alex" w:date="2015-05-08T10:52:00Z">
            <w:rPr>
              <w:rFonts w:ascii="Helvetica Neue" w:eastAsia="Helvetica Neue" w:hAnsi="Helvetica Neue" w:cs="Helvetica Neue"/>
            </w:rPr>
          </w:rPrChange>
        </w:rPr>
      </w:pPr>
      <w:r w:rsidRPr="00F03EBA">
        <w:rPr>
          <w:rFonts w:ascii="Times New Roman" w:eastAsia="Helvetica Neue" w:hAnsi="Times New Roman" w:cs="Times New Roman"/>
          <w:rPrChange w:id="1137" w:author="Alex" w:date="2015-05-08T10:52:00Z">
            <w:rPr>
              <w:rFonts w:ascii="Helvetica Neue" w:eastAsia="Helvetica Neue" w:hAnsi="Helvetica Neue" w:cs="Helvetica Neue"/>
            </w:rPr>
          </w:rPrChange>
        </w:rPr>
        <w:tab/>
      </w:r>
      <w:r w:rsidRPr="00F03EBA">
        <w:rPr>
          <w:rFonts w:ascii="Times New Roman" w:hAnsi="Times New Roman" w:cs="Times New Roman"/>
          <w:rPrChange w:id="1138" w:author="Alex" w:date="2015-05-08T10:52:00Z">
            <w:rPr>
              <w:rFonts w:ascii="Helvetica Neue"/>
            </w:rPr>
          </w:rPrChange>
        </w:rPr>
        <w:t xml:space="preserve">The data generated here uncovered new structure-function relationships in BglB, and provides the 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w:t>
      </w:r>
      <w:ins w:id="1139" w:author="Justin Siegel" w:date="2015-05-07T00:18:00Z">
        <w:r w:rsidR="00A62CF6" w:rsidRPr="00F03EBA">
          <w:rPr>
            <w:rFonts w:ascii="Times New Roman" w:hAnsi="Times New Roman" w:cs="Times New Roman"/>
            <w:rPrChange w:id="1140" w:author="Alex" w:date="2015-05-08T10:52:00Z">
              <w:rPr>
                <w:rFonts w:ascii="Helvetica Neue"/>
              </w:rPr>
            </w:rPrChange>
          </w:rPr>
          <w:t xml:space="preserve">This highlights the </w:t>
        </w:r>
      </w:ins>
      <w:ins w:id="1141" w:author="Justin Siegel" w:date="2015-05-07T00:19:00Z">
        <w:r w:rsidR="00A62CF6" w:rsidRPr="00F03EBA">
          <w:rPr>
            <w:rFonts w:ascii="Times New Roman" w:hAnsi="Times New Roman" w:cs="Times New Roman"/>
            <w:rPrChange w:id="1142" w:author="Alex" w:date="2015-05-08T10:52:00Z">
              <w:rPr>
                <w:rFonts w:ascii="Helvetica Neue"/>
              </w:rPr>
            </w:rPrChange>
          </w:rPr>
          <w:t>interdependence</w:t>
        </w:r>
      </w:ins>
      <w:ins w:id="1143" w:author="Justin Siegel" w:date="2015-05-07T00:18:00Z">
        <w:r w:rsidR="00A62CF6" w:rsidRPr="00F03EBA">
          <w:rPr>
            <w:rFonts w:ascii="Times New Roman" w:hAnsi="Times New Roman" w:cs="Times New Roman"/>
            <w:rPrChange w:id="1144" w:author="Alex" w:date="2015-05-08T10:52:00Z">
              <w:rPr>
                <w:rFonts w:ascii="Helvetica Neue"/>
              </w:rPr>
            </w:rPrChange>
          </w:rPr>
          <w:t xml:space="preserve"> of the entire active site </w:t>
        </w:r>
      </w:ins>
      <w:ins w:id="1145" w:author="Justin Siegel" w:date="2015-05-07T00:19:00Z">
        <w:r w:rsidR="00A62CF6" w:rsidRPr="00F03EBA">
          <w:rPr>
            <w:rFonts w:ascii="Times New Roman" w:hAnsi="Times New Roman" w:cs="Times New Roman"/>
            <w:rPrChange w:id="1146" w:author="Alex" w:date="2015-05-08T10:52:00Z">
              <w:rPr>
                <w:rFonts w:ascii="Helvetica Neue"/>
              </w:rPr>
            </w:rPrChange>
          </w:rPr>
          <w:t xml:space="preserve">to catalyze the reaction.  This is </w:t>
        </w:r>
      </w:ins>
      <w:ins w:id="1147" w:author="Justin Siegel" w:date="2015-05-07T00:20:00Z">
        <w:r w:rsidR="00A62CF6" w:rsidRPr="00F03EBA">
          <w:rPr>
            <w:rFonts w:ascii="Times New Roman" w:hAnsi="Times New Roman" w:cs="Times New Roman"/>
            <w:rPrChange w:id="1148" w:author="Alex" w:date="2015-05-08T10:52:00Z">
              <w:rPr>
                <w:rFonts w:ascii="Helvetica Neue"/>
              </w:rPr>
            </w:rPrChange>
          </w:rPr>
          <w:t>consistent</w:t>
        </w:r>
      </w:ins>
      <w:ins w:id="1149" w:author="Justin Siegel" w:date="2015-05-07T00:19:00Z">
        <w:r w:rsidR="00A62CF6" w:rsidRPr="00F03EBA">
          <w:rPr>
            <w:rFonts w:ascii="Times New Roman" w:hAnsi="Times New Roman" w:cs="Times New Roman"/>
            <w:rPrChange w:id="1150" w:author="Alex" w:date="2015-05-08T10:52:00Z">
              <w:rPr>
                <w:rFonts w:ascii="Helvetica Neue"/>
              </w:rPr>
            </w:rPrChange>
          </w:rPr>
          <w:t xml:space="preserve"> with a recent report exploring the </w:t>
        </w:r>
      </w:ins>
      <w:ins w:id="1151" w:author="Justin Siegel" w:date="2015-05-07T00:21:00Z">
        <w:r w:rsidR="00A62CF6" w:rsidRPr="00F03EBA">
          <w:rPr>
            <w:rFonts w:ascii="Times New Roman" w:hAnsi="Times New Roman" w:cs="Times New Roman"/>
            <w:rPrChange w:id="1152" w:author="Alex" w:date="2015-05-08T10:52:00Z">
              <w:rPr>
                <w:rFonts w:ascii="Helvetica Neue"/>
              </w:rPr>
            </w:rPrChange>
          </w:rPr>
          <w:t xml:space="preserve">interconnectedness </w:t>
        </w:r>
      </w:ins>
      <w:ins w:id="1153" w:author="Justin Siegel" w:date="2015-05-07T00:20:00Z">
        <w:r w:rsidR="00A62CF6" w:rsidRPr="00F03EBA">
          <w:rPr>
            <w:rFonts w:ascii="Times New Roman" w:hAnsi="Times New Roman" w:cs="Times New Roman"/>
            <w:rPrChange w:id="1154" w:author="Alex" w:date="2015-05-08T10:52:00Z">
              <w:rPr>
                <w:rFonts w:ascii="Helvetica Neue"/>
              </w:rPr>
            </w:rPrChange>
          </w:rPr>
          <w:t xml:space="preserve">of a network of five residues in alkaline phosphatase [CITE </w:t>
        </w:r>
      </w:ins>
      <w:proofErr w:type="spellStart"/>
      <w:ins w:id="1155" w:author="Justin Siegel" w:date="2015-05-07T00:21:00Z">
        <w:r w:rsidR="00A62CF6" w:rsidRPr="00F03EBA">
          <w:rPr>
            <w:rFonts w:ascii="Times New Roman" w:hAnsi="Times New Roman" w:cs="Times New Roman"/>
            <w:rPrChange w:id="1156" w:author="Alex" w:date="2015-05-08T10:52:00Z">
              <w:rPr>
                <w:rFonts w:ascii="Helvetica Neue"/>
              </w:rPr>
            </w:rPrChange>
          </w:rPr>
          <w:t>Herschlag</w:t>
        </w:r>
        <w:proofErr w:type="spellEnd"/>
        <w:r w:rsidR="00A62CF6" w:rsidRPr="00F03EBA">
          <w:rPr>
            <w:rFonts w:ascii="Times New Roman" w:hAnsi="Times New Roman" w:cs="Times New Roman"/>
            <w:rPrChange w:id="1157" w:author="Alex" w:date="2015-05-08T10:52:00Z">
              <w:rPr>
                <w:rFonts w:ascii="Helvetica Neue"/>
              </w:rPr>
            </w:rPrChange>
          </w:rPr>
          <w:t>].</w:t>
        </w:r>
      </w:ins>
    </w:p>
    <w:p w14:paraId="5AEB233B" w14:textId="77777777" w:rsidR="006455CB" w:rsidRPr="00F03EBA" w:rsidDel="00A62CF6" w:rsidRDefault="0093136D">
      <w:pPr>
        <w:pStyle w:val="Body"/>
        <w:spacing w:line="480" w:lineRule="auto"/>
        <w:rPr>
          <w:del w:id="1158" w:author="Justin Siegel" w:date="2015-05-07T00:22:00Z"/>
          <w:rFonts w:ascii="Times New Roman" w:eastAsia="Helvetica Neue" w:hAnsi="Times New Roman" w:cs="Times New Roman"/>
          <w:rPrChange w:id="1159" w:author="Alex" w:date="2015-05-08T10:52:00Z">
            <w:rPr>
              <w:del w:id="1160" w:author="Justin Siegel" w:date="2015-05-07T00:22:00Z"/>
              <w:rFonts w:ascii="Helvetica Neue" w:eastAsia="Helvetica Neue" w:hAnsi="Helvetica Neue" w:cs="Helvetica Neue"/>
            </w:rPr>
          </w:rPrChange>
        </w:rPr>
      </w:pPr>
      <w:r w:rsidRPr="00F03EBA">
        <w:rPr>
          <w:rFonts w:ascii="Times New Roman" w:eastAsia="Helvetica Neue" w:hAnsi="Times New Roman" w:cs="Times New Roman"/>
          <w:rPrChange w:id="1161" w:author="Alex" w:date="2015-05-08T10:52:00Z">
            <w:rPr>
              <w:rFonts w:ascii="Helvetica Neue" w:eastAsia="Helvetica Neue" w:hAnsi="Helvetica Neue" w:cs="Helvetica Neue"/>
            </w:rPr>
          </w:rPrChange>
        </w:rPr>
        <w:tab/>
      </w:r>
      <w:r w:rsidRPr="00F03EBA">
        <w:rPr>
          <w:rFonts w:ascii="Times New Roman" w:hAnsi="Times New Roman" w:cs="Times New Roman"/>
          <w:rPrChange w:id="1162" w:author="Alex" w:date="2015-05-08T10:52:00Z">
            <w:rPr>
              <w:rFonts w:ascii="Helvetica Neue"/>
            </w:rPr>
          </w:rPrChange>
        </w:rPr>
        <w:t xml:space="preserve">The large dataset of kinetic constants generated enabled the use of machine learning techniques </w:t>
      </w:r>
      <w:del w:id="1163" w:author="Justin Siegel" w:date="2015-05-07T00:18:00Z">
        <w:r w:rsidRPr="00F03EBA" w:rsidDel="00A62CF6">
          <w:rPr>
            <w:rFonts w:ascii="Times New Roman" w:hAnsi="Times New Roman" w:cs="Times New Roman"/>
            <w:rPrChange w:id="1164" w:author="Alex" w:date="2015-05-08T10:52:00Z">
              <w:rPr>
                <w:rFonts w:ascii="Helvetica Neue"/>
              </w:rPr>
            </w:rPrChange>
          </w:rPr>
          <w:delText>which identified</w:delText>
        </w:r>
      </w:del>
      <w:ins w:id="1165" w:author="Justin Siegel" w:date="2015-05-07T00:18:00Z">
        <w:r w:rsidR="00A62CF6" w:rsidRPr="00F03EBA">
          <w:rPr>
            <w:rFonts w:ascii="Times New Roman" w:hAnsi="Times New Roman" w:cs="Times New Roman"/>
            <w:rPrChange w:id="1166" w:author="Alex" w:date="2015-05-08T10:52:00Z">
              <w:rPr>
                <w:rFonts w:ascii="Helvetica Neue"/>
              </w:rPr>
            </w:rPrChange>
          </w:rPr>
          <w:t>to select</w:t>
        </w:r>
      </w:ins>
      <w:r w:rsidRPr="00F03EBA">
        <w:rPr>
          <w:rFonts w:ascii="Times New Roman" w:hAnsi="Times New Roman" w:cs="Times New Roman"/>
          <w:rPrChange w:id="1167" w:author="Alex" w:date="2015-05-08T10:52:00Z">
            <w:rPr>
              <w:rFonts w:ascii="Helvetica Neue"/>
            </w:rPr>
          </w:rPrChange>
        </w:rPr>
        <w:t xml:space="preserve"> structural features </w:t>
      </w:r>
      <w:del w:id="1168" w:author="Justin Siegel" w:date="2015-05-07T00:18:00Z">
        <w:r w:rsidRPr="00F03EBA" w:rsidDel="00A62CF6">
          <w:rPr>
            <w:rFonts w:ascii="Times New Roman" w:hAnsi="Times New Roman" w:cs="Times New Roman"/>
            <w:rPrChange w:id="1169" w:author="Alex" w:date="2015-05-08T10:52:00Z">
              <w:rPr>
                <w:rFonts w:ascii="Helvetica Neue"/>
              </w:rPr>
            </w:rPrChange>
          </w:rPr>
          <w:delText xml:space="preserve">correlated </w:delText>
        </w:r>
      </w:del>
      <w:ins w:id="1170" w:author="Justin Siegel" w:date="2015-05-07T00:18:00Z">
        <w:r w:rsidR="00A62CF6" w:rsidRPr="00F03EBA">
          <w:rPr>
            <w:rFonts w:ascii="Times New Roman" w:hAnsi="Times New Roman" w:cs="Times New Roman"/>
            <w:rPrChange w:id="1171" w:author="Alex" w:date="2015-05-08T10:52:00Z">
              <w:rPr>
                <w:rFonts w:ascii="Helvetica Neue"/>
              </w:rPr>
            </w:rPrChange>
          </w:rPr>
          <w:t>that are predictive of</w:t>
        </w:r>
      </w:ins>
      <w:del w:id="1172" w:author="Justin Siegel" w:date="2015-05-07T00:18:00Z">
        <w:r w:rsidRPr="00F03EBA" w:rsidDel="00A62CF6">
          <w:rPr>
            <w:rFonts w:ascii="Times New Roman" w:hAnsi="Times New Roman" w:cs="Times New Roman"/>
            <w:rPrChange w:id="1173" w:author="Alex" w:date="2015-05-08T10:52:00Z">
              <w:rPr>
                <w:rFonts w:ascii="Helvetica Neue"/>
              </w:rPr>
            </w:rPrChange>
          </w:rPr>
          <w:delText>with</w:delText>
        </w:r>
      </w:del>
      <w:r w:rsidRPr="00F03EBA">
        <w:rPr>
          <w:rFonts w:ascii="Times New Roman" w:hAnsi="Times New Roman" w:cs="Times New Roman"/>
          <w:rPrChange w:id="1174" w:author="Alex" w:date="2015-05-08T10:52:00Z">
            <w:rPr>
              <w:rFonts w:ascii="Helvetica Neue"/>
            </w:rPr>
          </w:rPrChange>
        </w:rPr>
        <w:t xml:space="preserve"> function. It was unexpected to observe that the calculated interface energy </w:t>
      </w:r>
      <w:del w:id="1175" w:author="Justin Siegel" w:date="2015-05-07T00:18:00Z">
        <w:r w:rsidRPr="00F03EBA" w:rsidDel="00A62CF6">
          <w:rPr>
            <w:rFonts w:ascii="Times New Roman" w:hAnsi="Times New Roman" w:cs="Times New Roman"/>
            <w:rPrChange w:id="1176" w:author="Alex" w:date="2015-05-08T10:52:00Z">
              <w:rPr>
                <w:rFonts w:ascii="Helvetica Neue"/>
              </w:rPr>
            </w:rPrChange>
          </w:rPr>
          <w:delText xml:space="preserve">was </w:delText>
        </w:r>
      </w:del>
      <w:ins w:id="1177" w:author="Justin Siegel" w:date="2015-05-07T00:18:00Z">
        <w:r w:rsidR="00A62CF6" w:rsidRPr="00F03EBA">
          <w:rPr>
            <w:rFonts w:ascii="Times New Roman" w:hAnsi="Times New Roman" w:cs="Times New Roman"/>
            <w:rPrChange w:id="1178" w:author="Alex" w:date="2015-05-08T10:52:00Z">
              <w:rPr>
                <w:rFonts w:ascii="Helvetica Neue"/>
              </w:rPr>
            </w:rPrChange>
          </w:rPr>
          <w:t xml:space="preserve">is </w:t>
        </w:r>
      </w:ins>
      <w:r w:rsidRPr="00F03EBA">
        <w:rPr>
          <w:rFonts w:ascii="Times New Roman" w:hAnsi="Times New Roman" w:cs="Times New Roman"/>
          <w:rPrChange w:id="1179" w:author="Alex" w:date="2015-05-08T10:52:00Z">
            <w:rPr>
              <w:rFonts w:ascii="Helvetica Neue"/>
            </w:rPr>
          </w:rPrChange>
        </w:rPr>
        <w:t xml:space="preserve">not found to be predictive of any kinetic parameter, and was not a feature identified by machine learning as predictive of function. This has significant implications for future design strategies since the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w:t>
      </w:r>
      <w:r w:rsidRPr="00F03EBA">
        <w:rPr>
          <w:rFonts w:ascii="Times New Roman" w:hAnsi="Times New Roman" w:cs="Times New Roman"/>
          <w:rPrChange w:id="1180" w:author="Alex" w:date="2015-05-08T10:52:00Z">
            <w:rPr>
              <w:rFonts w:ascii="Helvetica Neue"/>
            </w:rPr>
          </w:rPrChange>
        </w:rPr>
        <w:lastRenderedPageBreak/>
        <w:t xml:space="preserve">characterize in other enzyme systems. </w:t>
      </w:r>
    </w:p>
    <w:p w14:paraId="09B369A0" w14:textId="77777777" w:rsidR="006455CB" w:rsidRPr="00F03EBA" w:rsidRDefault="0093136D">
      <w:pPr>
        <w:pStyle w:val="Body"/>
        <w:spacing w:line="480" w:lineRule="auto"/>
        <w:rPr>
          <w:rFonts w:ascii="Times New Roman" w:eastAsia="Helvetica Neue" w:hAnsi="Times New Roman" w:cs="Times New Roman"/>
          <w:rPrChange w:id="1181" w:author="Alex" w:date="2015-05-08T10:52:00Z">
            <w:rPr>
              <w:rFonts w:ascii="Helvetica Neue" w:eastAsia="Helvetica Neue" w:hAnsi="Helvetica Neue" w:cs="Helvetica Neue"/>
            </w:rPr>
          </w:rPrChange>
        </w:rPr>
      </w:pPr>
      <w:del w:id="1182" w:author="Justin Siegel" w:date="2015-05-07T00:22:00Z">
        <w:r w:rsidRPr="00F03EBA" w:rsidDel="00A62CF6">
          <w:rPr>
            <w:rFonts w:ascii="Times New Roman" w:eastAsia="Helvetica Neue" w:hAnsi="Times New Roman" w:cs="Times New Roman"/>
            <w:rPrChange w:id="1183" w:author="Alex" w:date="2015-05-08T10:52:00Z">
              <w:rPr>
                <w:rFonts w:ascii="Helvetica Neue" w:eastAsia="Helvetica Neue" w:hAnsi="Helvetica Neue" w:cs="Helvetica Neue"/>
              </w:rPr>
            </w:rPrChange>
          </w:rPr>
          <w:tab/>
        </w:r>
      </w:del>
      <w:r w:rsidRPr="00F03EBA">
        <w:rPr>
          <w:rFonts w:ascii="Times New Roman" w:hAnsi="Times New Roman" w:cs="Times New Roman"/>
          <w:rPrChange w:id="1184" w:author="Alex" w:date="2015-05-08T10:52:00Z">
            <w:rPr>
              <w:rFonts w:ascii="Helvetica Neue"/>
            </w:rPr>
          </w:rPrChange>
        </w:rPr>
        <w:t>While the dataset generated here enabled the development of a machine learning–based scoring function, it is unclear if the features selected by machine learning for BglB will be useful for prediction in other enzyme systems. More datasets of standardized kinetic constants are needed to determine if our results and the resultant machine learning–based scoring function is applicable to every family 1 glycoside hydrolase, or even to other classes of hydrolase. Further work is needed to integrate these large data sets into enzyme redesign algorithms to enable data driven design of novel enzymatic catalysts.</w:t>
      </w:r>
    </w:p>
    <w:p w14:paraId="42E7D4C6" w14:textId="77777777" w:rsidR="006455CB" w:rsidRPr="00F03EBA" w:rsidRDefault="0093136D">
      <w:pPr>
        <w:pStyle w:val="Heading3"/>
        <w:spacing w:line="480" w:lineRule="auto"/>
        <w:rPr>
          <w:rFonts w:ascii="Times New Roman" w:hAnsi="Times New Roman" w:cs="Times New Roman"/>
          <w:rPrChange w:id="1185" w:author="Alex" w:date="2015-05-08T10:52:00Z">
            <w:rPr/>
          </w:rPrChange>
        </w:rPr>
      </w:pPr>
      <w:r w:rsidRPr="00F03EBA">
        <w:rPr>
          <w:rFonts w:ascii="Times New Roman" w:hAnsi="Times New Roman" w:cs="Times New Roman"/>
          <w:rPrChange w:id="1186" w:author="Alex" w:date="2015-05-08T10:52:00Z">
            <w:rPr/>
          </w:rPrChange>
        </w:rPr>
        <w:t>CONCLUSION</w:t>
      </w:r>
    </w:p>
    <w:p w14:paraId="52DA8BDE" w14:textId="77777777" w:rsidR="006455CB" w:rsidRPr="00F03EBA" w:rsidRDefault="0093136D">
      <w:pPr>
        <w:pStyle w:val="Body"/>
        <w:spacing w:line="480" w:lineRule="auto"/>
        <w:rPr>
          <w:rFonts w:ascii="Times New Roman" w:eastAsia="Helvetica Neue" w:hAnsi="Times New Roman" w:cs="Times New Roman"/>
          <w:rPrChange w:id="1187" w:author="Alex" w:date="2015-05-08T10:52:00Z">
            <w:rPr>
              <w:rFonts w:ascii="Helvetica Neue" w:eastAsia="Helvetica Neue" w:hAnsi="Helvetica Neue" w:cs="Helvetica Neue"/>
            </w:rPr>
          </w:rPrChange>
        </w:rPr>
      </w:pPr>
      <w:r w:rsidRPr="00F03EBA">
        <w:rPr>
          <w:rFonts w:ascii="Times New Roman" w:hAnsi="Times New Roman" w:cs="Times New Roman"/>
          <w:rPrChange w:id="1188" w:author="Alex" w:date="2015-05-08T10:52:00Z">
            <w:rPr>
              <w:rFonts w:ascii="Helvetica Neue"/>
            </w:rPr>
          </w:rPrChange>
        </w:rPr>
        <w:t xml:space="preserve">In this work, over 100 computationally-designed mutants of a family 1 glucosidase were produced, purified, and kinetically characterized. This dataset revealed new insights into structure-function relationships in BglB. </w:t>
      </w:r>
      <w:ins w:id="1189" w:author="Justin Siegel" w:date="2015-05-07T00:23:00Z">
        <w:r w:rsidR="00A62CF6" w:rsidRPr="00F03EBA">
          <w:rPr>
            <w:rFonts w:ascii="Times New Roman" w:hAnsi="Times New Roman" w:cs="Times New Roman"/>
            <w:rPrChange w:id="1190" w:author="Alex" w:date="2015-05-08T10:52:00Z">
              <w:rPr>
                <w:rFonts w:ascii="Helvetica Neue"/>
              </w:rPr>
            </w:rPrChange>
          </w:rPr>
          <w:t>Using readily calculated structural features m</w:t>
        </w:r>
      </w:ins>
      <w:del w:id="1191" w:author="Justin Siegel" w:date="2015-05-07T00:23:00Z">
        <w:r w:rsidRPr="00F03EBA" w:rsidDel="00A62CF6">
          <w:rPr>
            <w:rFonts w:ascii="Times New Roman" w:hAnsi="Times New Roman" w:cs="Times New Roman"/>
            <w:rPrChange w:id="1192" w:author="Alex" w:date="2015-05-08T10:52:00Z">
              <w:rPr>
                <w:rFonts w:ascii="Helvetica Neue"/>
              </w:rPr>
            </w:rPrChange>
          </w:rPr>
          <w:delText>M</w:delText>
        </w:r>
      </w:del>
      <w:r w:rsidRPr="00F03EBA">
        <w:rPr>
          <w:rFonts w:ascii="Times New Roman" w:hAnsi="Times New Roman" w:cs="Times New Roman"/>
          <w:rPrChange w:id="1193" w:author="Alex" w:date="2015-05-08T10:52:00Z">
            <w:rPr>
              <w:rFonts w:ascii="Helvetica Neue"/>
            </w:rPr>
          </w:rPrChange>
        </w:rPr>
        <w:t xml:space="preserve">achine learning protocols </w:t>
      </w:r>
      <w:ins w:id="1194" w:author="Justin Siegel" w:date="2015-05-07T00:23:00Z">
        <w:r w:rsidR="00A62CF6" w:rsidRPr="00F03EBA">
          <w:rPr>
            <w:rFonts w:ascii="Times New Roman" w:hAnsi="Times New Roman" w:cs="Times New Roman"/>
            <w:rPrChange w:id="1195" w:author="Alex" w:date="2015-05-08T10:52:00Z">
              <w:rPr>
                <w:rFonts w:ascii="Helvetica Neue"/>
              </w:rPr>
            </w:rPrChange>
          </w:rPr>
          <w:t xml:space="preserve">were </w:t>
        </w:r>
      </w:ins>
      <w:ins w:id="1196" w:author="Justin Siegel" w:date="2015-05-07T00:24:00Z">
        <w:r w:rsidR="00A62CF6" w:rsidRPr="00F03EBA">
          <w:rPr>
            <w:rFonts w:ascii="Times New Roman" w:hAnsi="Times New Roman" w:cs="Times New Roman"/>
            <w:rPrChange w:id="1197" w:author="Alex" w:date="2015-05-08T10:52:00Z">
              <w:rPr>
                <w:rFonts w:ascii="Helvetica Neue"/>
              </w:rPr>
            </w:rPrChange>
          </w:rPr>
          <w:t>employed</w:t>
        </w:r>
      </w:ins>
      <w:ins w:id="1198" w:author="Justin Siegel" w:date="2015-05-07T00:23:00Z">
        <w:r w:rsidR="00A62CF6" w:rsidRPr="00F03EBA">
          <w:rPr>
            <w:rFonts w:ascii="Times New Roman" w:hAnsi="Times New Roman" w:cs="Times New Roman"/>
            <w:rPrChange w:id="1199" w:author="Alex" w:date="2015-05-08T10:52:00Z">
              <w:rPr>
                <w:rFonts w:ascii="Helvetica Neue"/>
              </w:rPr>
            </w:rPrChange>
          </w:rPr>
          <w:t xml:space="preserve"> to </w:t>
        </w:r>
      </w:ins>
      <w:del w:id="1200" w:author="Justin Siegel" w:date="2015-05-07T00:22:00Z">
        <w:r w:rsidRPr="00F03EBA" w:rsidDel="00A62CF6">
          <w:rPr>
            <w:rFonts w:ascii="Times New Roman" w:hAnsi="Times New Roman" w:cs="Times New Roman"/>
            <w:rPrChange w:id="1201" w:author="Alex" w:date="2015-05-08T10:52:00Z">
              <w:rPr>
                <w:rFonts w:ascii="Helvetica Neue"/>
              </w:rPr>
            </w:rPrChange>
          </w:rPr>
          <w:delText xml:space="preserve">identified </w:delText>
        </w:r>
      </w:del>
      <w:ins w:id="1202" w:author="Justin Siegel" w:date="2015-05-07T00:22:00Z">
        <w:r w:rsidR="00A62CF6" w:rsidRPr="00F03EBA">
          <w:rPr>
            <w:rFonts w:ascii="Times New Roman" w:hAnsi="Times New Roman" w:cs="Times New Roman"/>
            <w:rPrChange w:id="1203" w:author="Alex" w:date="2015-05-08T10:52:00Z">
              <w:rPr>
                <w:rFonts w:ascii="Helvetica Neue"/>
              </w:rPr>
            </w:rPrChange>
          </w:rPr>
          <w:t xml:space="preserve">select </w:t>
        </w:r>
      </w:ins>
      <w:del w:id="1204" w:author="Justin Siegel" w:date="2015-05-07T00:23:00Z">
        <w:r w:rsidRPr="00F03EBA" w:rsidDel="00A62CF6">
          <w:rPr>
            <w:rFonts w:ascii="Times New Roman" w:hAnsi="Times New Roman" w:cs="Times New Roman"/>
            <w:rPrChange w:id="1205" w:author="Alex" w:date="2015-05-08T10:52:00Z">
              <w:rPr>
                <w:rFonts w:ascii="Helvetica Neue"/>
              </w:rPr>
            </w:rPrChange>
          </w:rPr>
          <w:delText xml:space="preserve">structural </w:delText>
        </w:r>
      </w:del>
      <w:ins w:id="1206" w:author="Justin Siegel" w:date="2015-05-07T00:23:00Z">
        <w:r w:rsidR="00A62CF6" w:rsidRPr="00F03EBA">
          <w:rPr>
            <w:rFonts w:ascii="Times New Roman" w:hAnsi="Times New Roman" w:cs="Times New Roman"/>
            <w:rPrChange w:id="1207" w:author="Alex" w:date="2015-05-08T10:52:00Z">
              <w:rPr>
                <w:rFonts w:ascii="Helvetica Neue"/>
              </w:rPr>
            </w:rPrChange>
          </w:rPr>
          <w:t xml:space="preserve">a subset of </w:t>
        </w:r>
      </w:ins>
      <w:r w:rsidRPr="00F03EBA">
        <w:rPr>
          <w:rFonts w:ascii="Times New Roman" w:hAnsi="Times New Roman" w:cs="Times New Roman"/>
          <w:rPrChange w:id="1208" w:author="Alex" w:date="2015-05-08T10:52:00Z">
            <w:rPr>
              <w:rFonts w:ascii="Helvetica Neue"/>
            </w:rPr>
          </w:rPrChange>
        </w:rPr>
        <w:t xml:space="preserve">features </w:t>
      </w:r>
      <w:del w:id="1209" w:author="Justin Siegel" w:date="2015-05-07T00:23:00Z">
        <w:r w:rsidRPr="00F03EBA" w:rsidDel="00A62CF6">
          <w:rPr>
            <w:rFonts w:ascii="Times New Roman" w:hAnsi="Times New Roman" w:cs="Times New Roman"/>
            <w:rPrChange w:id="1210" w:author="Alex" w:date="2015-05-08T10:52:00Z">
              <w:rPr>
                <w:rFonts w:ascii="Helvetica Neue"/>
              </w:rPr>
            </w:rPrChange>
          </w:rPr>
          <w:delText>closely correlated</w:delText>
        </w:r>
      </w:del>
      <w:ins w:id="1211" w:author="Justin Siegel" w:date="2015-05-07T00:23:00Z">
        <w:r w:rsidR="00A62CF6" w:rsidRPr="00F03EBA">
          <w:rPr>
            <w:rFonts w:ascii="Times New Roman" w:hAnsi="Times New Roman" w:cs="Times New Roman"/>
            <w:rPrChange w:id="1212" w:author="Alex" w:date="2015-05-08T10:52:00Z">
              <w:rPr>
                <w:rFonts w:ascii="Helvetica Neue"/>
              </w:rPr>
            </w:rPrChange>
          </w:rPr>
          <w:t>that are highly predictive</w:t>
        </w:r>
      </w:ins>
      <w:r w:rsidRPr="00F03EBA">
        <w:rPr>
          <w:rFonts w:ascii="Times New Roman" w:hAnsi="Times New Roman" w:cs="Times New Roman"/>
          <w:rPrChange w:id="1213" w:author="Alex" w:date="2015-05-08T10:52:00Z">
            <w:rPr>
              <w:rFonts w:ascii="Helvetica Neue"/>
            </w:rPr>
          </w:rPrChange>
        </w:rPr>
        <w:t xml:space="preserve"> </w:t>
      </w:r>
      <w:del w:id="1214" w:author="Justin Siegel" w:date="2015-05-07T00:23:00Z">
        <w:r w:rsidRPr="00F03EBA" w:rsidDel="00A62CF6">
          <w:rPr>
            <w:rFonts w:ascii="Times New Roman" w:hAnsi="Times New Roman" w:cs="Times New Roman"/>
            <w:rPrChange w:id="1215" w:author="Alex" w:date="2015-05-08T10:52:00Z">
              <w:rPr>
                <w:rFonts w:ascii="Helvetica Neue"/>
              </w:rPr>
            </w:rPrChange>
          </w:rPr>
          <w:delText xml:space="preserve">to </w:delText>
        </w:r>
      </w:del>
      <w:ins w:id="1216" w:author="Justin Siegel" w:date="2015-05-07T00:23:00Z">
        <w:r w:rsidR="00A62CF6" w:rsidRPr="00F03EBA">
          <w:rPr>
            <w:rFonts w:ascii="Times New Roman" w:hAnsi="Times New Roman" w:cs="Times New Roman"/>
            <w:rPrChange w:id="1217" w:author="Alex" w:date="2015-05-08T10:52:00Z">
              <w:rPr>
                <w:rFonts w:ascii="Helvetica Neue"/>
              </w:rPr>
            </w:rPrChange>
          </w:rPr>
          <w:t xml:space="preserve">of </w:t>
        </w:r>
      </w:ins>
      <w:r w:rsidRPr="00F03EBA">
        <w:rPr>
          <w:rFonts w:ascii="Times New Roman" w:hAnsi="Times New Roman" w:cs="Times New Roman"/>
          <w:rPrChange w:id="1218" w:author="Alex" w:date="2015-05-08T10:52:00Z">
            <w:rPr>
              <w:rFonts w:ascii="Helvetica Neue"/>
            </w:rPr>
          </w:rPrChange>
        </w:rPr>
        <w:t>kinetic properties. The development of this large data set allowed a statistically significant assessment of the Rosetta Molecular Modeling Suite</w:t>
      </w:r>
      <w:r w:rsidRPr="00F03EBA">
        <w:rPr>
          <w:rFonts w:ascii="Times New Roman" w:hAnsi="Times New Roman" w:cs="Times New Roman"/>
          <w:lang w:val="fr-FR"/>
          <w:rPrChange w:id="1219" w:author="Alex" w:date="2015-05-08T10:52:00Z">
            <w:rPr>
              <w:rFonts w:hAnsi="Helvetica Neue"/>
              <w:lang w:val="fr-FR"/>
            </w:rPr>
          </w:rPrChange>
        </w:rPr>
        <w:t>’</w:t>
      </w:r>
      <w:r w:rsidRPr="00F03EBA">
        <w:rPr>
          <w:rFonts w:ascii="Times New Roman" w:hAnsi="Times New Roman" w:cs="Times New Roman"/>
          <w:rPrChange w:id="1220" w:author="Alex" w:date="2015-05-08T10:52:00Z">
            <w:rPr>
              <w:rFonts w:ascii="Helvetica Neue"/>
            </w:rPr>
          </w:rPrChange>
        </w:rPr>
        <w:t>s ability to predict functional effects of mutations on this enzyme</w:t>
      </w:r>
      <w:r w:rsidRPr="00F03EBA">
        <w:rPr>
          <w:rFonts w:ascii="Times New Roman" w:hAnsi="Times New Roman" w:cs="Times New Roman"/>
          <w:lang w:val="fr-FR"/>
          <w:rPrChange w:id="1221" w:author="Alex" w:date="2015-05-08T10:52:00Z">
            <w:rPr>
              <w:rFonts w:hAnsi="Helvetica Neue"/>
              <w:lang w:val="fr-FR"/>
            </w:rPr>
          </w:rPrChange>
        </w:rPr>
        <w:t>’</w:t>
      </w:r>
      <w:r w:rsidRPr="00F03EBA">
        <w:rPr>
          <w:rFonts w:ascii="Times New Roman" w:hAnsi="Times New Roman" w:cs="Times New Roman"/>
          <w:rPrChange w:id="1222" w:author="Alex" w:date="2015-05-08T10:52:00Z">
            <w:rPr>
              <w:rFonts w:ascii="Helvetica Neue"/>
            </w:rPr>
          </w:rPrChange>
        </w:rPr>
        <w:t>s kinetic properties. This data set will be invaluable for the development of computational enzyme engineering algorithms and providing insight into the physical basis of enzyme sequence-structure-function relationships.</w:t>
      </w:r>
    </w:p>
    <w:p w14:paraId="2534989E" w14:textId="77777777" w:rsidR="006455CB" w:rsidRPr="00F03EBA" w:rsidRDefault="0093136D">
      <w:pPr>
        <w:pStyle w:val="Heading3"/>
        <w:spacing w:line="480" w:lineRule="auto"/>
        <w:rPr>
          <w:rFonts w:ascii="Times New Roman" w:hAnsi="Times New Roman" w:cs="Times New Roman"/>
          <w:rPrChange w:id="1223" w:author="Alex" w:date="2015-05-08T10:52:00Z">
            <w:rPr/>
          </w:rPrChange>
        </w:rPr>
      </w:pPr>
      <w:r w:rsidRPr="00F03EBA">
        <w:rPr>
          <w:rFonts w:ascii="Times New Roman" w:hAnsi="Times New Roman" w:cs="Times New Roman"/>
          <w:rPrChange w:id="1224" w:author="Alex" w:date="2015-05-08T10:52:00Z">
            <w:rPr/>
          </w:rPrChange>
        </w:rPr>
        <w:t>METHODS</w:t>
      </w:r>
    </w:p>
    <w:p w14:paraId="6DCFBE7C" w14:textId="77777777" w:rsidR="006455CB" w:rsidRPr="00F03EBA" w:rsidRDefault="0093136D">
      <w:pPr>
        <w:pStyle w:val="Body"/>
        <w:spacing w:line="480" w:lineRule="auto"/>
        <w:rPr>
          <w:rFonts w:ascii="Times New Roman" w:eastAsia="Helvetica Neue" w:hAnsi="Times New Roman" w:cs="Times New Roman"/>
          <w:b/>
          <w:bCs/>
          <w:rPrChange w:id="1225"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26" w:author="Alex" w:date="2015-05-08T10:52:00Z">
            <w:rPr>
              <w:rFonts w:ascii="Helvetica Neue"/>
              <w:b/>
              <w:bCs/>
            </w:rPr>
          </w:rPrChange>
        </w:rPr>
        <w:t>Molecular modeling for mutant selection</w:t>
      </w:r>
    </w:p>
    <w:p w14:paraId="55CB9A20" w14:textId="77777777" w:rsidR="006455CB" w:rsidRPr="00F03EBA" w:rsidRDefault="0093136D">
      <w:pPr>
        <w:pStyle w:val="Body"/>
        <w:spacing w:line="480" w:lineRule="auto"/>
        <w:rPr>
          <w:rFonts w:ascii="Times New Roman" w:eastAsia="Helvetica Neue" w:hAnsi="Times New Roman" w:cs="Times New Roman"/>
          <w:rPrChange w:id="1227" w:author="Alex" w:date="2015-05-08T10:52:00Z">
            <w:rPr>
              <w:rFonts w:ascii="Helvetica Neue" w:eastAsia="Helvetica Neue" w:hAnsi="Helvetica Neue" w:cs="Helvetica Neue"/>
            </w:rPr>
          </w:rPrChange>
        </w:rPr>
      </w:pPr>
      <w:r w:rsidRPr="00F03EBA">
        <w:rPr>
          <w:rFonts w:ascii="Times New Roman" w:hAnsi="Times New Roman" w:cs="Times New Roman"/>
          <w:rPrChange w:id="1228" w:author="Alex" w:date="2015-05-08T10:52:00Z">
            <w:rPr>
              <w:rFonts w:ascii="Helvetica Neue"/>
            </w:rPr>
          </w:rPrChange>
        </w:rP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w:t>
      </w:r>
      <w:r w:rsidRPr="00F03EBA">
        <w:rPr>
          <w:rFonts w:ascii="Times New Roman" w:hAnsi="Times New Roman" w:cs="Times New Roman"/>
          <w:lang w:val="de-DE"/>
          <w:rPrChange w:id="1229" w:author="Alex" w:date="2015-05-08T10:52:00Z">
            <w:rPr>
              <w:rFonts w:hAnsi="Helvetica Neue"/>
              <w:lang w:val="de-DE"/>
            </w:rPr>
          </w:rPrChange>
        </w:rPr>
        <w:t>ß</w:t>
      </w:r>
      <w:r w:rsidRPr="00F03EBA">
        <w:rPr>
          <w:rFonts w:ascii="Times New Roman" w:hAnsi="Times New Roman" w:cs="Times New Roman"/>
          <w:rPrChange w:id="1230" w:author="Alex" w:date="2015-05-08T10:52:00Z">
            <w:rPr>
              <w:rFonts w:ascii="Helvetica Neue"/>
            </w:rPr>
          </w:rPrChange>
        </w:rPr>
        <w:t>-D-</w:t>
      </w:r>
      <w:proofErr w:type="spellStart"/>
      <w:r w:rsidRPr="00F03EBA">
        <w:rPr>
          <w:rFonts w:ascii="Times New Roman" w:hAnsi="Times New Roman" w:cs="Times New Roman"/>
          <w:rPrChange w:id="1231" w:author="Alex" w:date="2015-05-08T10:52:00Z">
            <w:rPr>
              <w:rFonts w:ascii="Helvetica Neue"/>
            </w:rPr>
          </w:rPrChange>
        </w:rPr>
        <w:t>glucoside</w:t>
      </w:r>
      <w:proofErr w:type="spellEnd"/>
      <w:r w:rsidRPr="00F03EBA">
        <w:rPr>
          <w:rFonts w:ascii="Times New Roman" w:hAnsi="Times New Roman" w:cs="Times New Roman"/>
          <w:rPrChange w:id="1232" w:author="Alex" w:date="2015-05-08T10:52:00Z">
            <w:rPr>
              <w:rFonts w:ascii="Helvetica Neue"/>
            </w:rPr>
          </w:rPrChange>
        </w:rPr>
        <w:t xml:space="preserve">, E164, E353, and Y295. The structure was then loaded into Foldit, a graphical user </w:t>
      </w:r>
      <w:r w:rsidRPr="00F03EBA">
        <w:rPr>
          <w:rFonts w:ascii="Times New Roman" w:hAnsi="Times New Roman" w:cs="Times New Roman"/>
          <w:rPrChange w:id="1233" w:author="Alex" w:date="2015-05-08T10:52:00Z">
            <w:rPr>
              <w:rFonts w:ascii="Helvetica Neue"/>
            </w:rPr>
          </w:rPrChange>
        </w:rPr>
        <w:lastRenderedPageBreak/>
        <w:t>interface to Rosetta. Point mutations to the protein were modeled and scored and those with reasonable energies (less than 5 Rosetta energy units higher than the native structure) were chosen.</w:t>
      </w:r>
    </w:p>
    <w:p w14:paraId="7EE499DC" w14:textId="77777777" w:rsidR="006455CB" w:rsidRPr="00F03EBA" w:rsidRDefault="006455CB">
      <w:pPr>
        <w:pStyle w:val="Body"/>
        <w:spacing w:line="480" w:lineRule="auto"/>
        <w:rPr>
          <w:rFonts w:ascii="Times New Roman" w:eastAsia="Helvetica Neue" w:hAnsi="Times New Roman" w:cs="Times New Roman"/>
          <w:rPrChange w:id="1234" w:author="Alex" w:date="2015-05-08T10:52:00Z">
            <w:rPr>
              <w:rFonts w:ascii="Helvetica Neue" w:eastAsia="Helvetica Neue" w:hAnsi="Helvetica Neue" w:cs="Helvetica Neue"/>
            </w:rPr>
          </w:rPrChange>
        </w:rPr>
      </w:pPr>
    </w:p>
    <w:p w14:paraId="22EF7DC4" w14:textId="77777777" w:rsidR="006455CB" w:rsidRPr="00F03EBA" w:rsidRDefault="0093136D">
      <w:pPr>
        <w:pStyle w:val="Body"/>
        <w:spacing w:line="480" w:lineRule="auto"/>
        <w:rPr>
          <w:rFonts w:ascii="Times New Roman" w:eastAsia="Helvetica Neue" w:hAnsi="Times New Roman" w:cs="Times New Roman"/>
          <w:b/>
          <w:bCs/>
          <w:rPrChange w:id="1235"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36" w:author="Alex" w:date="2015-05-08T10:52:00Z">
            <w:rPr>
              <w:rFonts w:ascii="Helvetica Neue"/>
              <w:b/>
              <w:bCs/>
            </w:rPr>
          </w:rPrChange>
        </w:rPr>
        <w:t>Mutagenesis, expression, and purification</w:t>
      </w:r>
    </w:p>
    <w:p w14:paraId="58B890F5" w14:textId="77777777" w:rsidR="006455CB" w:rsidRPr="00F03EBA" w:rsidRDefault="0093136D">
      <w:pPr>
        <w:pStyle w:val="Body"/>
        <w:spacing w:line="480" w:lineRule="auto"/>
        <w:rPr>
          <w:rFonts w:ascii="Times New Roman" w:eastAsia="Helvetica Neue" w:hAnsi="Times New Roman" w:cs="Times New Roman"/>
          <w:rPrChange w:id="1237" w:author="Alex" w:date="2015-05-08T10:52:00Z">
            <w:rPr>
              <w:rFonts w:ascii="Helvetica Neue" w:eastAsia="Helvetica Neue" w:hAnsi="Helvetica Neue" w:cs="Helvetica Neue"/>
            </w:rPr>
          </w:rPrChange>
        </w:rPr>
      </w:pPr>
      <w:r w:rsidRPr="00F03EBA">
        <w:rPr>
          <w:rFonts w:ascii="Times New Roman" w:hAnsi="Times New Roman" w:cs="Times New Roman"/>
          <w:rPrChange w:id="1238" w:author="Alex" w:date="2015-05-08T10:52:00Z">
            <w:rPr>
              <w:rFonts w:ascii="Helvetica Neue"/>
            </w:rPr>
          </w:rPrChange>
        </w:rPr>
        <w:t>The BglB gene was codon-optimized for E. coli, synthesized as a DNA String by Life Technologies, and cloned into a pET29b+ vector using Gibson assembly.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3B9DEF28" w14:textId="77777777" w:rsidR="006455CB" w:rsidRPr="00F03EBA" w:rsidRDefault="006455CB">
      <w:pPr>
        <w:pStyle w:val="Body"/>
        <w:spacing w:line="480" w:lineRule="auto"/>
        <w:rPr>
          <w:rFonts w:ascii="Times New Roman" w:eastAsia="Helvetica Neue" w:hAnsi="Times New Roman" w:cs="Times New Roman"/>
          <w:b/>
          <w:bCs/>
          <w:rPrChange w:id="1239" w:author="Alex" w:date="2015-05-08T10:52:00Z">
            <w:rPr>
              <w:rFonts w:ascii="Helvetica Neue" w:eastAsia="Helvetica Neue" w:hAnsi="Helvetica Neue" w:cs="Helvetica Neue"/>
              <w:b/>
              <w:bCs/>
            </w:rPr>
          </w:rPrChange>
        </w:rPr>
      </w:pPr>
    </w:p>
    <w:p w14:paraId="34EC9771" w14:textId="77777777" w:rsidR="006455CB" w:rsidRPr="00F03EBA" w:rsidRDefault="0093136D">
      <w:pPr>
        <w:pStyle w:val="Body"/>
        <w:spacing w:line="480" w:lineRule="auto"/>
        <w:rPr>
          <w:rFonts w:ascii="Times New Roman" w:eastAsia="Helvetica Neue" w:hAnsi="Times New Roman" w:cs="Times New Roman"/>
          <w:b/>
          <w:bCs/>
          <w:rPrChange w:id="1240"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41" w:author="Alex" w:date="2015-05-08T10:52:00Z">
            <w:rPr>
              <w:rFonts w:ascii="Helvetica Neue"/>
              <w:b/>
              <w:bCs/>
            </w:rPr>
          </w:rPrChange>
        </w:rPr>
        <w:t>Kinetic characterization</w:t>
      </w:r>
    </w:p>
    <w:p w14:paraId="737A8F95" w14:textId="77777777" w:rsidR="006455CB" w:rsidRPr="00F03EBA" w:rsidRDefault="0093136D">
      <w:pPr>
        <w:pStyle w:val="Body"/>
        <w:spacing w:line="480" w:lineRule="auto"/>
        <w:rPr>
          <w:rFonts w:ascii="Times New Roman" w:eastAsia="Helvetica Neue" w:hAnsi="Times New Roman" w:cs="Times New Roman"/>
          <w:rPrChange w:id="1242" w:author="Alex" w:date="2015-05-08T10:52:00Z">
            <w:rPr>
              <w:rFonts w:ascii="Helvetica Neue" w:eastAsia="Helvetica Neue" w:hAnsi="Helvetica Neue" w:cs="Helvetica Neue"/>
            </w:rPr>
          </w:rPrChange>
        </w:rPr>
      </w:pPr>
      <w:r w:rsidRPr="00F03EBA">
        <w:rPr>
          <w:rFonts w:ascii="Times New Roman" w:hAnsi="Times New Roman" w:cs="Times New Roman"/>
          <w:rPrChange w:id="1243" w:author="Alex" w:date="2015-05-08T10:52:00Z">
            <w:rPr>
              <w:rFonts w:ascii="Helvetica Neue"/>
            </w:rPr>
          </w:rPrChange>
        </w:rPr>
        <w:t xml:space="preserve">The activity of the computationally designed enzyme variants was measured by monitoring the production of 4-nitrophenol. Mutant proteins ranging in concentration from 0.1 to 1.7 mg/mL were </w:t>
      </w:r>
      <w:proofErr w:type="spellStart"/>
      <w:r w:rsidRPr="00F03EBA">
        <w:rPr>
          <w:rFonts w:ascii="Times New Roman" w:hAnsi="Times New Roman" w:cs="Times New Roman"/>
          <w:rPrChange w:id="1244" w:author="Alex" w:date="2015-05-08T10:52:00Z">
            <w:rPr>
              <w:rFonts w:ascii="Helvetica Neue"/>
            </w:rPr>
          </w:rPrChange>
        </w:rPr>
        <w:t>aliquotted</w:t>
      </w:r>
      <w:proofErr w:type="spellEnd"/>
      <w:r w:rsidRPr="00F03EBA">
        <w:rPr>
          <w:rFonts w:ascii="Times New Roman" w:hAnsi="Times New Roman" w:cs="Times New Roman"/>
          <w:rPrChange w:id="1245" w:author="Alex" w:date="2015-05-08T10:52:00Z">
            <w:rPr>
              <w:rFonts w:ascii="Helvetica Neue"/>
            </w:rPr>
          </w:rPrChange>
        </w:rPr>
        <w:t xml:space="preserve"> in triplicate in 25 µL volumes and 75 µL of p-</w:t>
      </w:r>
      <w:proofErr w:type="spellStart"/>
      <w:r w:rsidRPr="00F03EBA">
        <w:rPr>
          <w:rFonts w:ascii="Times New Roman" w:hAnsi="Times New Roman" w:cs="Times New Roman"/>
          <w:rPrChange w:id="1246" w:author="Alex" w:date="2015-05-08T10:52:00Z">
            <w:rPr>
              <w:rFonts w:ascii="Helvetica Neue"/>
            </w:rPr>
          </w:rPrChange>
        </w:rPr>
        <w:t>nitrophenyl</w:t>
      </w:r>
      <w:proofErr w:type="spellEnd"/>
      <w:r w:rsidRPr="00F03EBA">
        <w:rPr>
          <w:rFonts w:ascii="Times New Roman" w:hAnsi="Times New Roman" w:cs="Times New Roman"/>
          <w:rPrChange w:id="1247" w:author="Alex" w:date="2015-05-08T10:52:00Z">
            <w:rPr>
              <w:rFonts w:ascii="Helvetica Neue"/>
            </w:rPr>
          </w:rPrChange>
        </w:rPr>
        <w:t>-</w:t>
      </w:r>
      <w:r w:rsidRPr="00F03EBA">
        <w:rPr>
          <w:rFonts w:ascii="Times New Roman" w:hAnsi="Times New Roman" w:cs="Times New Roman"/>
          <w:lang w:val="de-DE"/>
          <w:rPrChange w:id="1248" w:author="Alex" w:date="2015-05-08T10:52:00Z">
            <w:rPr>
              <w:rFonts w:hAnsi="Helvetica Neue"/>
              <w:lang w:val="de-DE"/>
            </w:rPr>
          </w:rPrChange>
        </w:rPr>
        <w:t>ß</w:t>
      </w:r>
      <w:r w:rsidRPr="00F03EBA">
        <w:rPr>
          <w:rFonts w:ascii="Times New Roman" w:hAnsi="Times New Roman" w:cs="Times New Roman"/>
          <w:rPrChange w:id="1249" w:author="Alex" w:date="2015-05-08T10:52:00Z">
            <w:rPr>
              <w:rFonts w:ascii="Helvetica Neue"/>
            </w:rPr>
          </w:rPrChange>
        </w:rPr>
        <w:t>-D-</w:t>
      </w:r>
      <w:proofErr w:type="spellStart"/>
      <w:r w:rsidRPr="00F03EBA">
        <w:rPr>
          <w:rFonts w:ascii="Times New Roman" w:hAnsi="Times New Roman" w:cs="Times New Roman"/>
          <w:rPrChange w:id="1250" w:author="Alex" w:date="2015-05-08T10:52:00Z">
            <w:rPr>
              <w:rFonts w:ascii="Helvetica Neue"/>
            </w:rPr>
          </w:rPrChange>
        </w:rPr>
        <w:t>glucoside</w:t>
      </w:r>
      <w:proofErr w:type="spellEnd"/>
      <w:r w:rsidRPr="00F03EBA">
        <w:rPr>
          <w:rFonts w:ascii="Times New Roman" w:hAnsi="Times New Roman" w:cs="Times New Roman"/>
          <w:rPrChange w:id="1251" w:author="Alex" w:date="2015-05-08T10:52:00Z">
            <w:rPr>
              <w:rFonts w:ascii="Helvetica Neue"/>
            </w:rPr>
          </w:rPrChange>
        </w:rPr>
        <w:t xml:space="preserve"> (100 </w:t>
      </w:r>
      <w:proofErr w:type="spellStart"/>
      <w:r w:rsidRPr="00F03EBA">
        <w:rPr>
          <w:rFonts w:ascii="Times New Roman" w:hAnsi="Times New Roman" w:cs="Times New Roman"/>
          <w:rPrChange w:id="1252" w:author="Alex" w:date="2015-05-08T10:52:00Z">
            <w:rPr>
              <w:rFonts w:ascii="Helvetica Neue"/>
            </w:rPr>
          </w:rPrChange>
        </w:rPr>
        <w:t>mM</w:t>
      </w:r>
      <w:proofErr w:type="spellEnd"/>
      <w:r w:rsidRPr="00F03EBA">
        <w:rPr>
          <w:rFonts w:ascii="Times New Roman" w:hAnsi="Times New Roman" w:cs="Times New Roman"/>
          <w:rPrChange w:id="1253" w:author="Alex" w:date="2015-05-08T10:52:00Z">
            <w:rPr>
              <w:rFonts w:ascii="Helvetica Neue"/>
            </w:rPr>
          </w:rPrChange>
        </w:rPr>
        <w:t xml:space="preserve">, 25 </w:t>
      </w:r>
      <w:proofErr w:type="spellStart"/>
      <w:r w:rsidRPr="00F03EBA">
        <w:rPr>
          <w:rFonts w:ascii="Times New Roman" w:hAnsi="Times New Roman" w:cs="Times New Roman"/>
          <w:rPrChange w:id="1254" w:author="Alex" w:date="2015-05-08T10:52:00Z">
            <w:rPr>
              <w:rFonts w:ascii="Helvetica Neue"/>
            </w:rPr>
          </w:rPrChange>
        </w:rPr>
        <w:t>mM</w:t>
      </w:r>
      <w:proofErr w:type="spellEnd"/>
      <w:r w:rsidRPr="00F03EBA">
        <w:rPr>
          <w:rFonts w:ascii="Times New Roman" w:hAnsi="Times New Roman" w:cs="Times New Roman"/>
          <w:rPrChange w:id="1255" w:author="Alex" w:date="2015-05-08T10:52:00Z">
            <w:rPr>
              <w:rFonts w:ascii="Helvetica Neue"/>
            </w:rPr>
          </w:rPrChange>
        </w:rPr>
        <w:t xml:space="preserve">, 6.25 </w:t>
      </w:r>
      <w:proofErr w:type="spellStart"/>
      <w:r w:rsidRPr="00F03EBA">
        <w:rPr>
          <w:rFonts w:ascii="Times New Roman" w:hAnsi="Times New Roman" w:cs="Times New Roman"/>
          <w:rPrChange w:id="1256" w:author="Alex" w:date="2015-05-08T10:52:00Z">
            <w:rPr>
              <w:rFonts w:ascii="Helvetica Neue"/>
            </w:rPr>
          </w:rPrChange>
        </w:rPr>
        <w:t>mM</w:t>
      </w:r>
      <w:proofErr w:type="spellEnd"/>
      <w:r w:rsidRPr="00F03EBA">
        <w:rPr>
          <w:rFonts w:ascii="Times New Roman" w:hAnsi="Times New Roman" w:cs="Times New Roman"/>
          <w:rPrChange w:id="1257" w:author="Alex" w:date="2015-05-08T10:52:00Z">
            <w:rPr>
              <w:rFonts w:ascii="Helvetica Neue"/>
            </w:rPr>
          </w:rPrChange>
        </w:rPr>
        <w:t xml:space="preserve">, 1.6 </w:t>
      </w:r>
      <w:proofErr w:type="spellStart"/>
      <w:r w:rsidRPr="00F03EBA">
        <w:rPr>
          <w:rFonts w:ascii="Times New Roman" w:hAnsi="Times New Roman" w:cs="Times New Roman"/>
          <w:rPrChange w:id="1258" w:author="Alex" w:date="2015-05-08T10:52:00Z">
            <w:rPr>
              <w:rFonts w:ascii="Helvetica Neue"/>
            </w:rPr>
          </w:rPrChange>
        </w:rPr>
        <w:t>mM</w:t>
      </w:r>
      <w:proofErr w:type="spellEnd"/>
      <w:r w:rsidRPr="00F03EBA">
        <w:rPr>
          <w:rFonts w:ascii="Times New Roman" w:hAnsi="Times New Roman" w:cs="Times New Roman"/>
          <w:rPrChange w:id="1259" w:author="Alex" w:date="2015-05-08T10:52:00Z">
            <w:rPr>
              <w:rFonts w:ascii="Helvetica Neue"/>
            </w:rPr>
          </w:rPrChange>
        </w:rPr>
        <w:t xml:space="preserve">, 0.4 </w:t>
      </w:r>
      <w:proofErr w:type="spellStart"/>
      <w:r w:rsidRPr="00F03EBA">
        <w:rPr>
          <w:rFonts w:ascii="Times New Roman" w:hAnsi="Times New Roman" w:cs="Times New Roman"/>
          <w:rPrChange w:id="1260" w:author="Alex" w:date="2015-05-08T10:52:00Z">
            <w:rPr>
              <w:rFonts w:ascii="Helvetica Neue"/>
            </w:rPr>
          </w:rPrChange>
        </w:rPr>
        <w:t>mM</w:t>
      </w:r>
      <w:proofErr w:type="spellEnd"/>
      <w:r w:rsidRPr="00F03EBA">
        <w:rPr>
          <w:rFonts w:ascii="Times New Roman" w:hAnsi="Times New Roman" w:cs="Times New Roman"/>
          <w:rPrChange w:id="1261" w:author="Alex" w:date="2015-05-08T10:52:00Z">
            <w:rPr>
              <w:rFonts w:ascii="Helvetica Neue"/>
            </w:rPr>
          </w:rPrChange>
        </w:rPr>
        <w:t xml:space="preserve">, 0.1 </w:t>
      </w:r>
      <w:proofErr w:type="spellStart"/>
      <w:r w:rsidRPr="00F03EBA">
        <w:rPr>
          <w:rFonts w:ascii="Times New Roman" w:hAnsi="Times New Roman" w:cs="Times New Roman"/>
          <w:rPrChange w:id="1262" w:author="Alex" w:date="2015-05-08T10:52:00Z">
            <w:rPr>
              <w:rFonts w:ascii="Helvetica Neue"/>
            </w:rPr>
          </w:rPrChange>
        </w:rPr>
        <w:t>mM</w:t>
      </w:r>
      <w:proofErr w:type="spellEnd"/>
      <w:r w:rsidRPr="00F03EBA">
        <w:rPr>
          <w:rFonts w:ascii="Times New Roman" w:hAnsi="Times New Roman" w:cs="Times New Roman"/>
          <w:rPrChange w:id="1263" w:author="Alex" w:date="2015-05-08T10:52:00Z">
            <w:rPr>
              <w:rFonts w:ascii="Helvetica Neue"/>
            </w:rPr>
          </w:rPrChange>
        </w:rPr>
        <w:t xml:space="preserve">, or 0.02 </w:t>
      </w:r>
      <w:proofErr w:type="spellStart"/>
      <w:r w:rsidRPr="00F03EBA">
        <w:rPr>
          <w:rFonts w:ascii="Times New Roman" w:hAnsi="Times New Roman" w:cs="Times New Roman"/>
          <w:rPrChange w:id="1264" w:author="Alex" w:date="2015-05-08T10:52:00Z">
            <w:rPr>
              <w:rFonts w:ascii="Helvetica Neue"/>
            </w:rPr>
          </w:rPrChange>
        </w:rPr>
        <w:t>mM</w:t>
      </w:r>
      <w:proofErr w:type="spellEnd"/>
      <w:r w:rsidRPr="00F03EBA">
        <w:rPr>
          <w:rFonts w:ascii="Times New Roman" w:hAnsi="Times New Roman" w:cs="Times New Roman"/>
          <w:rPrChange w:id="1265" w:author="Alex" w:date="2015-05-08T10:52:00Z">
            <w:rPr>
              <w:rFonts w:ascii="Helvetica Neue"/>
            </w:rPr>
          </w:rPrChange>
        </w:rP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w:t>
      </w:r>
      <w:proofErr w:type="spellStart"/>
      <w:r w:rsidRPr="00F03EBA">
        <w:rPr>
          <w:rFonts w:ascii="Times New Roman" w:hAnsi="Times New Roman" w:cs="Times New Roman"/>
          <w:rPrChange w:id="1266" w:author="Alex" w:date="2015-05-08T10:52:00Z">
            <w:rPr>
              <w:rFonts w:ascii="Helvetica Neue"/>
            </w:rPr>
          </w:rPrChange>
        </w:rPr>
        <w:t>SciPy</w:t>
      </w:r>
      <w:proofErr w:type="spellEnd"/>
      <w:r w:rsidRPr="00F03EBA">
        <w:rPr>
          <w:rFonts w:ascii="Times New Roman" w:hAnsi="Times New Roman" w:cs="Times New Roman"/>
          <w:rPrChange w:id="1267" w:author="Alex" w:date="2015-05-08T10:52:00Z">
            <w:rPr>
              <w:rFonts w:ascii="Helvetica Neue"/>
            </w:rPr>
          </w:rPrChange>
        </w:rPr>
        <w:t xml:space="preserve">. </w:t>
      </w:r>
    </w:p>
    <w:p w14:paraId="3FE3368C" w14:textId="77777777" w:rsidR="006455CB" w:rsidRPr="00F03EBA" w:rsidRDefault="006455CB">
      <w:pPr>
        <w:pStyle w:val="Body"/>
        <w:spacing w:line="480" w:lineRule="auto"/>
        <w:rPr>
          <w:rFonts w:ascii="Times New Roman" w:eastAsia="Helvetica Neue" w:hAnsi="Times New Roman" w:cs="Times New Roman"/>
          <w:b/>
          <w:bCs/>
          <w:rPrChange w:id="1268" w:author="Alex" w:date="2015-05-08T10:52:00Z">
            <w:rPr>
              <w:rFonts w:ascii="Helvetica Neue" w:eastAsia="Helvetica Neue" w:hAnsi="Helvetica Neue" w:cs="Helvetica Neue"/>
              <w:b/>
              <w:bCs/>
            </w:rPr>
          </w:rPrChange>
        </w:rPr>
      </w:pPr>
    </w:p>
    <w:p w14:paraId="0AB07699" w14:textId="77777777" w:rsidR="006455CB" w:rsidRPr="00F03EBA" w:rsidRDefault="0093136D">
      <w:pPr>
        <w:pStyle w:val="Body"/>
        <w:spacing w:line="480" w:lineRule="auto"/>
        <w:rPr>
          <w:rFonts w:ascii="Times New Roman" w:eastAsia="Helvetica Neue" w:hAnsi="Times New Roman" w:cs="Times New Roman"/>
          <w:b/>
          <w:bCs/>
          <w:rPrChange w:id="1269"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70" w:author="Alex" w:date="2015-05-08T10:52:00Z">
            <w:rPr>
              <w:rFonts w:ascii="Helvetica Neue"/>
              <w:b/>
              <w:bCs/>
            </w:rPr>
          </w:rPrChange>
        </w:rPr>
        <w:t>Predictive modeling</w:t>
      </w:r>
    </w:p>
    <w:p w14:paraId="2EC287FA" w14:textId="77777777" w:rsidR="006455CB" w:rsidRPr="00F03EBA" w:rsidRDefault="0093136D">
      <w:pPr>
        <w:pStyle w:val="Body"/>
        <w:spacing w:line="480" w:lineRule="auto"/>
        <w:rPr>
          <w:rFonts w:ascii="Times New Roman" w:eastAsia="Helvetica Neue" w:hAnsi="Times New Roman" w:cs="Times New Roman"/>
          <w:rPrChange w:id="1271" w:author="Alex" w:date="2015-05-08T10:52:00Z">
            <w:rPr>
              <w:rFonts w:ascii="Helvetica Neue" w:eastAsia="Helvetica Neue" w:hAnsi="Helvetica Neue" w:cs="Helvetica Neue"/>
            </w:rPr>
          </w:rPrChange>
        </w:rPr>
      </w:pPr>
      <w:r w:rsidRPr="00F03EBA">
        <w:rPr>
          <w:rFonts w:ascii="Times New Roman" w:hAnsi="Times New Roman" w:cs="Times New Roman"/>
          <w:rPrChange w:id="1272" w:author="Alex" w:date="2015-05-08T10:52:00Z">
            <w:rPr>
              <w:rFonts w:ascii="Helvetica Neue"/>
            </w:rPr>
          </w:rPrChange>
        </w:rP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w:t>
      </w:r>
      <w:r w:rsidRPr="00F03EBA">
        <w:rPr>
          <w:rFonts w:ascii="Times New Roman" w:hAnsi="Times New Roman" w:cs="Times New Roman"/>
          <w:rPrChange w:id="1273" w:author="Alex" w:date="2015-05-08T10:52:00Z">
            <w:rPr>
              <w:rFonts w:ascii="Helvetica Neue"/>
            </w:rPr>
          </w:rPrChange>
        </w:rPr>
        <w:lastRenderedPageBreak/>
        <w:t xml:space="preserve">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available in Supplemental X. </w:t>
      </w:r>
    </w:p>
    <w:p w14:paraId="77E744BA" w14:textId="77777777" w:rsidR="006455CB" w:rsidRPr="00F03EBA" w:rsidRDefault="0093136D">
      <w:pPr>
        <w:pStyle w:val="Heading3"/>
        <w:spacing w:line="480" w:lineRule="auto"/>
        <w:rPr>
          <w:rFonts w:ascii="Times New Roman" w:hAnsi="Times New Roman" w:cs="Times New Roman"/>
          <w:rPrChange w:id="1274" w:author="Alex" w:date="2015-05-08T10:52:00Z">
            <w:rPr/>
          </w:rPrChange>
        </w:rPr>
      </w:pPr>
      <w:r w:rsidRPr="00F03EBA">
        <w:rPr>
          <w:rFonts w:ascii="Times New Roman" w:hAnsi="Times New Roman" w:cs="Times New Roman"/>
          <w:rPrChange w:id="1275" w:author="Alex" w:date="2015-05-08T10:52:00Z">
            <w:rPr/>
          </w:rPrChange>
        </w:rPr>
        <w:t xml:space="preserve">ASSOCIATED CONTENT </w:t>
      </w:r>
    </w:p>
    <w:p w14:paraId="7E449BA3" w14:textId="77777777" w:rsidR="006455CB" w:rsidRPr="00F03EBA" w:rsidRDefault="0093136D">
      <w:pPr>
        <w:pStyle w:val="Body"/>
        <w:spacing w:line="480" w:lineRule="auto"/>
        <w:rPr>
          <w:rFonts w:ascii="Times New Roman" w:eastAsia="Helvetica Neue" w:hAnsi="Times New Roman" w:cs="Times New Roman"/>
          <w:b/>
          <w:bCs/>
          <w:rPrChange w:id="1276"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77" w:author="Alex" w:date="2015-05-08T10:52:00Z">
            <w:rPr>
              <w:rFonts w:ascii="Helvetica Neue"/>
              <w:b/>
              <w:bCs/>
            </w:rPr>
          </w:rPrChange>
        </w:rPr>
        <w:t>Supporting Information</w:t>
      </w:r>
    </w:p>
    <w:p w14:paraId="2913B706" w14:textId="77777777" w:rsidR="006455CB" w:rsidRPr="00F03EBA" w:rsidRDefault="0093136D">
      <w:pPr>
        <w:pStyle w:val="Body"/>
        <w:spacing w:line="480" w:lineRule="auto"/>
        <w:rPr>
          <w:rFonts w:ascii="Times New Roman" w:eastAsia="Helvetica Neue" w:hAnsi="Times New Roman" w:cs="Times New Roman"/>
          <w:rPrChange w:id="1278" w:author="Alex" w:date="2015-05-08T10:52:00Z">
            <w:rPr>
              <w:rFonts w:ascii="Helvetica Neue" w:eastAsia="Helvetica Neue" w:hAnsi="Helvetica Neue" w:cs="Helvetica Neue"/>
            </w:rPr>
          </w:rPrChange>
        </w:rPr>
      </w:pPr>
      <w:r w:rsidRPr="00F03EBA">
        <w:rPr>
          <w:rFonts w:ascii="Times New Roman" w:hAnsi="Times New Roman" w:cs="Times New Roman"/>
          <w:rPrChange w:id="1279" w:author="Alex" w:date="2015-05-08T10:52:00Z">
            <w:rPr>
              <w:rFonts w:ascii="Helvetica Neue"/>
            </w:rPr>
          </w:rPrChange>
        </w:rPr>
        <w:t>A full list of mutations selected, the distribution of yields for all 104 mutants, experimentally measured kinetic constants for each mutant, nonlinear regression analyses, the inhibition parameter Ki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74612FED" w14:textId="77777777" w:rsidR="006455CB" w:rsidRPr="00F03EBA" w:rsidRDefault="0093136D">
      <w:pPr>
        <w:pStyle w:val="Heading3"/>
        <w:spacing w:line="480" w:lineRule="auto"/>
        <w:rPr>
          <w:rFonts w:ascii="Times New Roman" w:hAnsi="Times New Roman" w:cs="Times New Roman"/>
          <w:rPrChange w:id="1280" w:author="Alex" w:date="2015-05-08T10:52:00Z">
            <w:rPr/>
          </w:rPrChange>
        </w:rPr>
      </w:pPr>
      <w:r w:rsidRPr="00F03EBA">
        <w:rPr>
          <w:rFonts w:ascii="Times New Roman" w:hAnsi="Times New Roman" w:cs="Times New Roman"/>
          <w:rPrChange w:id="1281" w:author="Alex" w:date="2015-05-08T10:52:00Z">
            <w:rPr/>
          </w:rPrChange>
        </w:rPr>
        <w:t>AUTHOR INFORMATION</w:t>
      </w:r>
    </w:p>
    <w:p w14:paraId="4F7893A1" w14:textId="77777777" w:rsidR="006455CB" w:rsidRPr="00F03EBA" w:rsidRDefault="0093136D">
      <w:pPr>
        <w:pStyle w:val="Body"/>
        <w:spacing w:line="480" w:lineRule="auto"/>
        <w:rPr>
          <w:rFonts w:ascii="Times New Roman" w:eastAsia="Helvetica Neue" w:hAnsi="Times New Roman" w:cs="Times New Roman"/>
          <w:b/>
          <w:bCs/>
          <w:rPrChange w:id="1282"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83" w:author="Alex" w:date="2015-05-08T10:52:00Z">
            <w:rPr>
              <w:rFonts w:ascii="Helvetica Neue"/>
              <w:b/>
              <w:bCs/>
            </w:rPr>
          </w:rPrChange>
        </w:rPr>
        <w:t>Corresponding Author</w:t>
      </w:r>
    </w:p>
    <w:p w14:paraId="5FC45D21" w14:textId="77777777" w:rsidR="006455CB" w:rsidRPr="00F03EBA" w:rsidRDefault="0093136D">
      <w:pPr>
        <w:pStyle w:val="Body"/>
        <w:spacing w:line="480" w:lineRule="auto"/>
        <w:rPr>
          <w:rFonts w:ascii="Times New Roman" w:eastAsia="Helvetica Neue" w:hAnsi="Times New Roman" w:cs="Times New Roman"/>
          <w:rPrChange w:id="1284" w:author="Alex" w:date="2015-05-08T10:52:00Z">
            <w:rPr>
              <w:rFonts w:ascii="Helvetica Neue" w:eastAsia="Helvetica Neue" w:hAnsi="Helvetica Neue" w:cs="Helvetica Neue"/>
            </w:rPr>
          </w:rPrChange>
        </w:rPr>
      </w:pPr>
      <w:r w:rsidRPr="00F03EBA">
        <w:rPr>
          <w:rFonts w:ascii="Times New Roman" w:hAnsi="Times New Roman" w:cs="Times New Roman"/>
          <w:lang w:val="de-DE"/>
          <w:rPrChange w:id="1285" w:author="Alex" w:date="2015-05-08T10:52:00Z">
            <w:rPr>
              <w:rFonts w:ascii="Helvetica Neue"/>
              <w:lang w:val="de-DE"/>
            </w:rPr>
          </w:rPrChange>
        </w:rPr>
        <w:t>jbsiegel@ucdavis.edu</w:t>
      </w:r>
    </w:p>
    <w:p w14:paraId="0B35AC6F" w14:textId="77777777" w:rsidR="006455CB" w:rsidRPr="00F03EBA" w:rsidRDefault="0093136D">
      <w:pPr>
        <w:pStyle w:val="Body"/>
        <w:spacing w:line="480" w:lineRule="auto"/>
        <w:rPr>
          <w:rFonts w:ascii="Times New Roman" w:eastAsia="Helvetica Neue" w:hAnsi="Times New Roman" w:cs="Times New Roman"/>
          <w:b/>
          <w:bCs/>
          <w:rPrChange w:id="1286" w:author="Alex" w:date="2015-05-08T10:52:00Z">
            <w:rPr>
              <w:rFonts w:ascii="Helvetica Neue" w:eastAsia="Helvetica Neue" w:hAnsi="Helvetica Neue" w:cs="Helvetica Neue"/>
              <w:b/>
              <w:bCs/>
            </w:rPr>
          </w:rPrChange>
        </w:rPr>
      </w:pPr>
      <w:r w:rsidRPr="00F03EBA">
        <w:rPr>
          <w:rFonts w:ascii="Times New Roman" w:hAnsi="Times New Roman" w:cs="Times New Roman"/>
          <w:b/>
          <w:bCs/>
          <w:rPrChange w:id="1287" w:author="Alex" w:date="2015-05-08T10:52:00Z">
            <w:rPr>
              <w:rFonts w:ascii="Helvetica Neue"/>
              <w:b/>
              <w:bCs/>
            </w:rPr>
          </w:rPrChange>
        </w:rPr>
        <w:t>Author Contributions</w:t>
      </w:r>
    </w:p>
    <w:p w14:paraId="2524D1F4" w14:textId="77777777" w:rsidR="006455CB" w:rsidRPr="00F03EBA" w:rsidRDefault="0093136D">
      <w:pPr>
        <w:pStyle w:val="Body"/>
        <w:spacing w:line="480" w:lineRule="auto"/>
        <w:rPr>
          <w:rFonts w:ascii="Times New Roman" w:eastAsia="Helvetica Neue" w:hAnsi="Times New Roman" w:cs="Times New Roman"/>
          <w:rPrChange w:id="1288" w:author="Alex" w:date="2015-05-08T10:52:00Z">
            <w:rPr>
              <w:rFonts w:ascii="Helvetica Neue" w:eastAsia="Helvetica Neue" w:hAnsi="Helvetica Neue" w:cs="Helvetica Neue"/>
            </w:rPr>
          </w:rPrChange>
        </w:rPr>
      </w:pPr>
      <w:r w:rsidRPr="00F03EBA">
        <w:rPr>
          <w:rFonts w:ascii="Times New Roman" w:hAnsi="Times New Roman" w:cs="Times New Roman"/>
          <w:rPrChange w:id="1289" w:author="Alex" w:date="2015-05-08T10:52:00Z">
            <w:rPr>
              <w:rFonts w:hAnsi="Helvetica Neue"/>
            </w:rPr>
          </w:rPrChange>
        </w:rPr>
        <w:t xml:space="preserve">‡These authors contributed equally. </w:t>
      </w:r>
    </w:p>
    <w:p w14:paraId="109736E4" w14:textId="77777777" w:rsidR="006455CB" w:rsidRPr="00F03EBA" w:rsidRDefault="0093136D">
      <w:pPr>
        <w:pStyle w:val="Heading3"/>
        <w:spacing w:line="480" w:lineRule="auto"/>
        <w:rPr>
          <w:rFonts w:ascii="Times New Roman" w:hAnsi="Times New Roman" w:cs="Times New Roman"/>
          <w:rPrChange w:id="1290" w:author="Alex" w:date="2015-05-08T10:52:00Z">
            <w:rPr/>
          </w:rPrChange>
        </w:rPr>
      </w:pPr>
      <w:r w:rsidRPr="00F03EBA">
        <w:rPr>
          <w:rFonts w:ascii="Times New Roman" w:hAnsi="Times New Roman" w:cs="Times New Roman"/>
          <w:rPrChange w:id="1291" w:author="Alex" w:date="2015-05-08T10:52:00Z">
            <w:rPr/>
          </w:rPrChange>
        </w:rPr>
        <w:t xml:space="preserve">ACKNOWLEDGMENT </w:t>
      </w:r>
    </w:p>
    <w:p w14:paraId="1421739D" w14:textId="77777777" w:rsidR="006455CB" w:rsidRPr="00F03EBA" w:rsidRDefault="0093136D">
      <w:pPr>
        <w:pStyle w:val="Body"/>
        <w:spacing w:line="480" w:lineRule="auto"/>
        <w:rPr>
          <w:rFonts w:ascii="Times New Roman" w:eastAsia="Helvetica Neue" w:hAnsi="Times New Roman" w:cs="Times New Roman"/>
          <w:rPrChange w:id="1292" w:author="Alex" w:date="2015-05-08T10:52:00Z">
            <w:rPr>
              <w:rFonts w:ascii="Helvetica Neue" w:eastAsia="Helvetica Neue" w:hAnsi="Helvetica Neue" w:cs="Helvetica Neue"/>
            </w:rPr>
          </w:rPrChange>
        </w:rPr>
      </w:pPr>
      <w:r w:rsidRPr="00F03EBA">
        <w:rPr>
          <w:rFonts w:ascii="Times New Roman" w:hAnsi="Times New Roman" w:cs="Times New Roman"/>
          <w:rPrChange w:id="1293" w:author="Alex" w:date="2015-05-08T10:52:00Z">
            <w:rPr>
              <w:rFonts w:ascii="Helvetica Neue"/>
            </w:rPr>
          </w:rPrChange>
        </w:rPr>
        <w:t xml:space="preserve">This work was supported by ARO #201121557 and NSF #1254205 (IT) and </w:t>
      </w:r>
      <w:del w:id="1294" w:author="Justin Siegel" w:date="2015-05-07T00:25:00Z">
        <w:r w:rsidRPr="00F03EBA" w:rsidDel="00A62CF6">
          <w:rPr>
            <w:rFonts w:ascii="Times New Roman" w:hAnsi="Times New Roman" w:cs="Times New Roman"/>
            <w:rPrChange w:id="1295" w:author="Alex" w:date="2015-05-08T10:52:00Z">
              <w:rPr>
                <w:rFonts w:ascii="Helvetica Neue"/>
              </w:rPr>
            </w:rPrChange>
          </w:rPr>
          <w:delText>X and Y</w:delText>
        </w:r>
      </w:del>
      <w:ins w:id="1296" w:author="Justin Siegel" w:date="2015-05-07T00:25:00Z">
        <w:r w:rsidR="00A62CF6" w:rsidRPr="00F03EBA">
          <w:rPr>
            <w:rFonts w:ascii="Times New Roman" w:hAnsi="Times New Roman" w:cs="Times New Roman"/>
            <w:rPrChange w:id="1297" w:author="Alex" w:date="2015-05-08T10:52:00Z">
              <w:rPr>
                <w:rFonts w:ascii="Helvetica Neue"/>
              </w:rPr>
            </w:rPrChange>
          </w:rPr>
          <w:t>Sloan</w:t>
        </w:r>
      </w:ins>
      <w:ins w:id="1298" w:author="Justin Siegel" w:date="2015-05-07T00:27:00Z">
        <w:r w:rsidR="00E0193C" w:rsidRPr="00F03EBA">
          <w:rPr>
            <w:rFonts w:ascii="Times New Roman" w:hAnsi="Times New Roman" w:cs="Times New Roman"/>
            <w:rPrChange w:id="1299" w:author="Alex" w:date="2015-05-08T10:52:00Z">
              <w:rPr>
                <w:rFonts w:ascii="Helvetica Neue"/>
              </w:rPr>
            </w:rPrChange>
          </w:rPr>
          <w:t xml:space="preserve"> #BR2014-012 and UC Davis Startup Funds</w:t>
        </w:r>
      </w:ins>
      <w:r w:rsidRPr="00F03EBA">
        <w:rPr>
          <w:rFonts w:ascii="Times New Roman" w:hAnsi="Times New Roman" w:cs="Times New Roman"/>
          <w:rPrChange w:id="1300" w:author="Alex" w:date="2015-05-08T10:52:00Z">
            <w:rPr>
              <w:rFonts w:ascii="Helvetica Neue"/>
            </w:rPr>
          </w:rPrChange>
        </w:rPr>
        <w:t xml:space="preserve"> (JBS). </w:t>
      </w:r>
    </w:p>
    <w:p w14:paraId="625D1D02" w14:textId="77777777" w:rsidR="006455CB" w:rsidRPr="00F03EBA" w:rsidRDefault="0093136D">
      <w:pPr>
        <w:pStyle w:val="Heading3"/>
        <w:spacing w:line="480" w:lineRule="auto"/>
        <w:rPr>
          <w:rFonts w:ascii="Times New Roman" w:hAnsi="Times New Roman" w:cs="Times New Roman"/>
          <w:rPrChange w:id="1301" w:author="Alex" w:date="2015-05-08T10:52:00Z">
            <w:rPr/>
          </w:rPrChange>
        </w:rPr>
      </w:pPr>
      <w:r w:rsidRPr="00F03EBA">
        <w:rPr>
          <w:rFonts w:ascii="Times New Roman" w:hAnsi="Times New Roman" w:cs="Times New Roman"/>
          <w:rPrChange w:id="1302" w:author="Alex" w:date="2015-05-08T10:52:00Z">
            <w:rPr/>
          </w:rPrChange>
        </w:rPr>
        <w:lastRenderedPageBreak/>
        <w:t>ABBREVIATIONS</w:t>
      </w:r>
    </w:p>
    <w:p w14:paraId="292EC0CD" w14:textId="77777777" w:rsidR="006455CB" w:rsidRPr="00F03EBA" w:rsidRDefault="0093136D">
      <w:pPr>
        <w:pStyle w:val="Body"/>
        <w:spacing w:line="480" w:lineRule="auto"/>
        <w:rPr>
          <w:rFonts w:ascii="Times New Roman" w:eastAsia="Helvetica Neue" w:hAnsi="Times New Roman" w:cs="Times New Roman"/>
          <w:rPrChange w:id="1303" w:author="Alex" w:date="2015-05-08T10:52:00Z">
            <w:rPr>
              <w:rFonts w:ascii="Helvetica Neue" w:eastAsia="Helvetica Neue" w:hAnsi="Helvetica Neue" w:cs="Helvetica Neue"/>
            </w:rPr>
          </w:rPrChange>
        </w:rPr>
      </w:pPr>
      <w:r w:rsidRPr="00F03EBA">
        <w:rPr>
          <w:rFonts w:ascii="Times New Roman" w:hAnsi="Times New Roman" w:cs="Times New Roman"/>
          <w:lang w:val="de-DE"/>
          <w:rPrChange w:id="1304" w:author="Alex" w:date="2015-05-08T10:52:00Z">
            <w:rPr>
              <w:rFonts w:ascii="Helvetica Neue"/>
              <w:lang w:val="de-DE"/>
            </w:rPr>
          </w:rPrChange>
        </w:rPr>
        <w:t>pNPG, p-nitrophenyl-ß</w:t>
      </w:r>
      <w:r w:rsidRPr="00F03EBA">
        <w:rPr>
          <w:rFonts w:ascii="Times New Roman" w:hAnsi="Times New Roman" w:cs="Times New Roman"/>
          <w:lang w:val="it-IT"/>
          <w:rPrChange w:id="1305" w:author="Alex" w:date="2015-05-08T10:52:00Z">
            <w:rPr>
              <w:rFonts w:ascii="Helvetica Neue"/>
              <w:lang w:val="it-IT"/>
            </w:rPr>
          </w:rPrChange>
        </w:rPr>
        <w:t>-D-glucoside</w:t>
      </w:r>
      <w:ins w:id="1306" w:author="Justin Siegel" w:date="2015-05-07T00:25:00Z">
        <w:r w:rsidR="00E0193C" w:rsidRPr="00F03EBA">
          <w:rPr>
            <w:rFonts w:ascii="Times New Roman" w:hAnsi="Times New Roman" w:cs="Times New Roman"/>
            <w:lang w:val="it-IT"/>
            <w:rPrChange w:id="1307" w:author="Alex" w:date="2015-05-08T10:52:00Z">
              <w:rPr>
                <w:rFonts w:ascii="Helvetica Neue"/>
                <w:lang w:val="it-IT"/>
              </w:rPr>
            </w:rPrChange>
          </w:rPr>
          <w:t xml:space="preserve">, RMSD </w:t>
        </w:r>
        <w:proofErr w:type="spellStart"/>
        <w:r w:rsidR="00E0193C" w:rsidRPr="00F03EBA">
          <w:rPr>
            <w:rFonts w:ascii="Times New Roman" w:hAnsi="Times New Roman" w:cs="Times New Roman"/>
            <w:lang w:val="it-IT"/>
            <w:rPrChange w:id="1308" w:author="Alex" w:date="2015-05-08T10:52:00Z">
              <w:rPr>
                <w:rFonts w:ascii="Helvetica Neue"/>
                <w:lang w:val="it-IT"/>
              </w:rPr>
            </w:rPrChange>
          </w:rPr>
          <w:t>root-mean-square</w:t>
        </w:r>
        <w:proofErr w:type="spellEnd"/>
        <w:r w:rsidR="00A62CF6" w:rsidRPr="00F03EBA">
          <w:rPr>
            <w:rFonts w:ascii="Times New Roman" w:hAnsi="Times New Roman" w:cs="Times New Roman"/>
            <w:lang w:val="it-IT"/>
            <w:rPrChange w:id="1309" w:author="Alex" w:date="2015-05-08T10:52:00Z">
              <w:rPr>
                <w:rFonts w:ascii="Helvetica Neue"/>
                <w:lang w:val="it-IT"/>
              </w:rPr>
            </w:rPrChange>
          </w:rPr>
          <w:t xml:space="preserve"> </w:t>
        </w:r>
        <w:proofErr w:type="spellStart"/>
        <w:r w:rsidR="00A62CF6" w:rsidRPr="00F03EBA">
          <w:rPr>
            <w:rFonts w:ascii="Times New Roman" w:hAnsi="Times New Roman" w:cs="Times New Roman"/>
            <w:lang w:val="it-IT"/>
            <w:rPrChange w:id="1310" w:author="Alex" w:date="2015-05-08T10:52:00Z">
              <w:rPr>
                <w:rFonts w:ascii="Helvetica Neue"/>
                <w:lang w:val="it-IT"/>
              </w:rPr>
            </w:rPrChange>
          </w:rPr>
          <w:t>deviation</w:t>
        </w:r>
      </w:ins>
      <w:proofErr w:type="spellEnd"/>
    </w:p>
    <w:p w14:paraId="01A7419B" w14:textId="77777777" w:rsidR="006455CB" w:rsidRPr="00F03EBA" w:rsidRDefault="0093136D">
      <w:pPr>
        <w:pStyle w:val="Heading3"/>
        <w:spacing w:line="480" w:lineRule="auto"/>
        <w:rPr>
          <w:rFonts w:ascii="Times New Roman" w:hAnsi="Times New Roman" w:cs="Times New Roman"/>
          <w:rPrChange w:id="1311" w:author="Alex" w:date="2015-05-08T10:52:00Z">
            <w:rPr/>
          </w:rPrChange>
        </w:rPr>
      </w:pPr>
      <w:r w:rsidRPr="00F03EBA">
        <w:rPr>
          <w:rFonts w:ascii="Times New Roman" w:hAnsi="Times New Roman" w:cs="Times New Roman"/>
          <w:rPrChange w:id="1312" w:author="Alex" w:date="2015-05-08T10:52:00Z">
            <w:rPr/>
          </w:rPrChange>
        </w:rPr>
        <w:t>REFERENCES</w:t>
      </w:r>
    </w:p>
    <w:p w14:paraId="088C9594" w14:textId="77777777" w:rsidR="006455CB" w:rsidRPr="00F03EBA" w:rsidRDefault="0093136D">
      <w:pPr>
        <w:pStyle w:val="Body"/>
        <w:numPr>
          <w:ilvl w:val="0"/>
          <w:numId w:val="2"/>
        </w:numPr>
        <w:spacing w:line="480" w:lineRule="auto"/>
        <w:rPr>
          <w:rFonts w:ascii="Times New Roman" w:hAnsi="Times New Roman" w:cs="Times New Roman"/>
          <w:rPrChange w:id="1313" w:author="Alex" w:date="2015-05-08T10:52:00Z">
            <w:rPr/>
          </w:rPrChange>
        </w:rPr>
      </w:pPr>
      <w:r w:rsidRPr="00F03EBA">
        <w:rPr>
          <w:rFonts w:ascii="Times New Roman" w:hAnsi="Times New Roman" w:cs="Times New Roman"/>
          <w:rPrChange w:id="1314" w:author="Alex" w:date="2015-05-08T10:52:00Z">
            <w:rPr/>
          </w:rPrChange>
        </w:rPr>
        <w:t>Baker, D. (2010). An exciting but challenging road ahead for computational enzyme design. Protein Science, 19(10), 1817–</w:t>
      </w:r>
      <w:r w:rsidRPr="00F03EBA">
        <w:rPr>
          <w:rFonts w:ascii="Times New Roman" w:hAnsi="Times New Roman" w:cs="Times New Roman"/>
          <w:lang w:val="fr-FR"/>
          <w:rPrChange w:id="1315" w:author="Alex" w:date="2015-05-08T10:52:00Z">
            <w:rPr>
              <w:lang w:val="fr-FR"/>
            </w:rPr>
          </w:rPrChange>
        </w:rPr>
        <w:t>1819. http://doi.org/10.1002/pro.481</w:t>
      </w:r>
    </w:p>
    <w:p w14:paraId="14530013" w14:textId="77777777" w:rsidR="006455CB" w:rsidRPr="00F03EBA" w:rsidRDefault="0093136D">
      <w:pPr>
        <w:pStyle w:val="Body"/>
        <w:numPr>
          <w:ilvl w:val="0"/>
          <w:numId w:val="2"/>
        </w:numPr>
        <w:spacing w:line="480" w:lineRule="auto"/>
        <w:rPr>
          <w:rFonts w:ascii="Times New Roman" w:hAnsi="Times New Roman" w:cs="Times New Roman"/>
          <w:rPrChange w:id="1316" w:author="Alex" w:date="2015-05-08T10:52:00Z">
            <w:rPr/>
          </w:rPrChange>
        </w:rPr>
      </w:pPr>
      <w:proofErr w:type="spellStart"/>
      <w:r w:rsidRPr="00F03EBA">
        <w:rPr>
          <w:rFonts w:ascii="Times New Roman" w:hAnsi="Times New Roman" w:cs="Times New Roman"/>
          <w:rPrChange w:id="1317" w:author="Alex" w:date="2015-05-08T10:52:00Z">
            <w:rPr/>
          </w:rPrChange>
        </w:rPr>
        <w:t>Damborsky</w:t>
      </w:r>
      <w:proofErr w:type="spellEnd"/>
      <w:r w:rsidRPr="00F03EBA">
        <w:rPr>
          <w:rFonts w:ascii="Times New Roman" w:hAnsi="Times New Roman" w:cs="Times New Roman"/>
          <w:rPrChange w:id="1318" w:author="Alex" w:date="2015-05-08T10:52:00Z">
            <w:rPr/>
          </w:rPrChange>
        </w:rPr>
        <w:t xml:space="preserve">, J., &amp; </w:t>
      </w:r>
      <w:proofErr w:type="spellStart"/>
      <w:r w:rsidRPr="00F03EBA">
        <w:rPr>
          <w:rFonts w:ascii="Times New Roman" w:hAnsi="Times New Roman" w:cs="Times New Roman"/>
          <w:rPrChange w:id="1319" w:author="Alex" w:date="2015-05-08T10:52:00Z">
            <w:rPr/>
          </w:rPrChange>
        </w:rPr>
        <w:t>Brezovsky</w:t>
      </w:r>
      <w:proofErr w:type="spellEnd"/>
      <w:r w:rsidRPr="00F03EBA">
        <w:rPr>
          <w:rFonts w:ascii="Times New Roman" w:hAnsi="Times New Roman" w:cs="Times New Roman"/>
          <w:rPrChange w:id="1320" w:author="Alex" w:date="2015-05-08T10:52:00Z">
            <w:rPr/>
          </w:rPrChange>
        </w:rPr>
        <w:t>, J. (2014). Computational tools for designing and engineering enzymes. Current Opinion in Chemical Biology, 19, 8–16. http://doi.org/10.1016/j.cbpa.2013.12.003</w:t>
      </w:r>
    </w:p>
    <w:p w14:paraId="4F368572" w14:textId="77777777" w:rsidR="006455CB" w:rsidRPr="00F03EBA" w:rsidRDefault="0093136D">
      <w:pPr>
        <w:pStyle w:val="Body"/>
        <w:numPr>
          <w:ilvl w:val="0"/>
          <w:numId w:val="2"/>
        </w:numPr>
        <w:spacing w:line="480" w:lineRule="auto"/>
        <w:rPr>
          <w:rFonts w:ascii="Times New Roman" w:hAnsi="Times New Roman" w:cs="Times New Roman"/>
          <w:rPrChange w:id="1321" w:author="Alex" w:date="2015-05-08T10:52:00Z">
            <w:rPr/>
          </w:rPrChange>
        </w:rPr>
      </w:pPr>
      <w:proofErr w:type="spellStart"/>
      <w:r w:rsidRPr="00F03EBA">
        <w:rPr>
          <w:rFonts w:ascii="Times New Roman" w:hAnsi="Times New Roman" w:cs="Times New Roman"/>
          <w:rPrChange w:id="1322" w:author="Alex" w:date="2015-05-08T10:52:00Z">
            <w:rPr/>
          </w:rPrChange>
        </w:rPr>
        <w:t>Fersht</w:t>
      </w:r>
      <w:proofErr w:type="spellEnd"/>
      <w:r w:rsidRPr="00F03EBA">
        <w:rPr>
          <w:rFonts w:ascii="Times New Roman" w:hAnsi="Times New Roman" w:cs="Times New Roman"/>
          <w:rPrChange w:id="1323" w:author="Alex" w:date="2015-05-08T10:52:00Z">
            <w:rPr/>
          </w:rPrChange>
        </w:rPr>
        <w:t>, A. (1999). Structure and Mechanism in Protein Science. Macmillan.</w:t>
      </w:r>
    </w:p>
    <w:p w14:paraId="79AA52DF" w14:textId="77777777" w:rsidR="006455CB" w:rsidRPr="00F03EBA" w:rsidRDefault="0093136D">
      <w:pPr>
        <w:pStyle w:val="Body"/>
        <w:numPr>
          <w:ilvl w:val="0"/>
          <w:numId w:val="2"/>
        </w:numPr>
        <w:spacing w:line="480" w:lineRule="auto"/>
        <w:rPr>
          <w:rFonts w:ascii="Times New Roman" w:hAnsi="Times New Roman" w:cs="Times New Roman"/>
          <w:rPrChange w:id="1324" w:author="Alex" w:date="2015-05-08T10:52:00Z">
            <w:rPr/>
          </w:rPrChange>
        </w:rPr>
      </w:pPr>
      <w:proofErr w:type="spellStart"/>
      <w:r w:rsidRPr="00F03EBA">
        <w:rPr>
          <w:rFonts w:ascii="Times New Roman" w:hAnsi="Times New Roman" w:cs="Times New Roman"/>
          <w:rPrChange w:id="1325" w:author="Alex" w:date="2015-05-08T10:52:00Z">
            <w:rPr/>
          </w:rPrChange>
        </w:rPr>
        <w:t>Frushicheva</w:t>
      </w:r>
      <w:proofErr w:type="spellEnd"/>
      <w:r w:rsidRPr="00F03EBA">
        <w:rPr>
          <w:rFonts w:ascii="Times New Roman" w:hAnsi="Times New Roman" w:cs="Times New Roman"/>
          <w:rPrChange w:id="1326" w:author="Alex" w:date="2015-05-08T10:52:00Z">
            <w:rPr/>
          </w:rPrChange>
        </w:rPr>
        <w:t xml:space="preserve">, M. P., Cao, J., Chu, Z. T., &amp; </w:t>
      </w:r>
      <w:proofErr w:type="spellStart"/>
      <w:r w:rsidRPr="00F03EBA">
        <w:rPr>
          <w:rFonts w:ascii="Times New Roman" w:hAnsi="Times New Roman" w:cs="Times New Roman"/>
          <w:rPrChange w:id="1327" w:author="Alex" w:date="2015-05-08T10:52:00Z">
            <w:rPr/>
          </w:rPrChange>
        </w:rPr>
        <w:t>Warshel</w:t>
      </w:r>
      <w:proofErr w:type="spellEnd"/>
      <w:r w:rsidRPr="00F03EBA">
        <w:rPr>
          <w:rFonts w:ascii="Times New Roman" w:hAnsi="Times New Roman" w:cs="Times New Roman"/>
          <w:rPrChange w:id="1328" w:author="Alex" w:date="2015-05-08T10:52:00Z">
            <w:rPr/>
          </w:rPrChange>
        </w:rPr>
        <w:t xml:space="preserve">, A. (2010). Exploring challenges in rational enzyme design by simulating the catalysis in artificial </w:t>
      </w:r>
      <w:proofErr w:type="spellStart"/>
      <w:r w:rsidRPr="00F03EBA">
        <w:rPr>
          <w:rFonts w:ascii="Times New Roman" w:hAnsi="Times New Roman" w:cs="Times New Roman"/>
          <w:rPrChange w:id="1329" w:author="Alex" w:date="2015-05-08T10:52:00Z">
            <w:rPr/>
          </w:rPrChange>
        </w:rPr>
        <w:t>kemp</w:t>
      </w:r>
      <w:proofErr w:type="spellEnd"/>
      <w:r w:rsidRPr="00F03EBA">
        <w:rPr>
          <w:rFonts w:ascii="Times New Roman" w:hAnsi="Times New Roman" w:cs="Times New Roman"/>
          <w:rPrChange w:id="1330" w:author="Alex" w:date="2015-05-08T10:52:00Z">
            <w:rPr/>
          </w:rPrChange>
        </w:rPr>
        <w:t xml:space="preserve"> </w:t>
      </w:r>
      <w:proofErr w:type="spellStart"/>
      <w:r w:rsidRPr="00F03EBA">
        <w:rPr>
          <w:rFonts w:ascii="Times New Roman" w:hAnsi="Times New Roman" w:cs="Times New Roman"/>
          <w:rPrChange w:id="1331" w:author="Alex" w:date="2015-05-08T10:52:00Z">
            <w:rPr/>
          </w:rPrChange>
        </w:rPr>
        <w:t>eliminase</w:t>
      </w:r>
      <w:proofErr w:type="spellEnd"/>
      <w:r w:rsidRPr="00F03EBA">
        <w:rPr>
          <w:rFonts w:ascii="Times New Roman" w:hAnsi="Times New Roman" w:cs="Times New Roman"/>
          <w:rPrChange w:id="1332" w:author="Alex" w:date="2015-05-08T10:52:00Z">
            <w:rPr/>
          </w:rPrChange>
        </w:rPr>
        <w:t>. Proceedings of the National Academy of Sciences, 107(39), 16869–</w:t>
      </w:r>
      <w:r w:rsidRPr="00F03EBA">
        <w:rPr>
          <w:rFonts w:ascii="Times New Roman" w:hAnsi="Times New Roman" w:cs="Times New Roman"/>
          <w:lang w:val="pt-PT"/>
          <w:rPrChange w:id="1333" w:author="Alex" w:date="2015-05-08T10:52:00Z">
            <w:rPr>
              <w:lang w:val="pt-PT"/>
            </w:rPr>
          </w:rPrChange>
        </w:rPr>
        <w:t>16874. http://doi.org/10.1073/pnas.1010381107</w:t>
      </w:r>
    </w:p>
    <w:p w14:paraId="163A1F1D" w14:textId="77777777" w:rsidR="006455CB" w:rsidRPr="00F03EBA" w:rsidRDefault="0093136D">
      <w:pPr>
        <w:pStyle w:val="Body"/>
        <w:numPr>
          <w:ilvl w:val="0"/>
          <w:numId w:val="2"/>
        </w:numPr>
        <w:spacing w:line="480" w:lineRule="auto"/>
        <w:rPr>
          <w:rFonts w:ascii="Times New Roman" w:hAnsi="Times New Roman" w:cs="Times New Roman"/>
          <w:rPrChange w:id="1334" w:author="Alex" w:date="2015-05-08T10:52:00Z">
            <w:rPr/>
          </w:rPrChange>
        </w:rPr>
      </w:pPr>
      <w:r w:rsidRPr="00F03EBA">
        <w:rPr>
          <w:rFonts w:ascii="Times New Roman" w:hAnsi="Times New Roman" w:cs="Times New Roman"/>
          <w:rPrChange w:id="1335" w:author="Alex" w:date="2015-05-08T10:52:00Z">
            <w:rPr/>
          </w:rPrChange>
        </w:rPr>
        <w:t xml:space="preserve">Gordon, S. R., Stanley, E. J., Wolf, S., </w:t>
      </w:r>
      <w:proofErr w:type="spellStart"/>
      <w:r w:rsidRPr="00F03EBA">
        <w:rPr>
          <w:rFonts w:ascii="Times New Roman" w:hAnsi="Times New Roman" w:cs="Times New Roman"/>
          <w:rPrChange w:id="1336" w:author="Alex" w:date="2015-05-08T10:52:00Z">
            <w:rPr/>
          </w:rPrChange>
        </w:rPr>
        <w:t>Toland</w:t>
      </w:r>
      <w:proofErr w:type="spellEnd"/>
      <w:r w:rsidRPr="00F03EBA">
        <w:rPr>
          <w:rFonts w:ascii="Times New Roman" w:hAnsi="Times New Roman" w:cs="Times New Roman"/>
          <w:rPrChange w:id="1337" w:author="Alex" w:date="2015-05-08T10:52:00Z">
            <w:rPr/>
          </w:rPrChange>
        </w:rPr>
        <w:t xml:space="preserve">, A., Wu, S. J., </w:t>
      </w:r>
      <w:proofErr w:type="spellStart"/>
      <w:r w:rsidRPr="00F03EBA">
        <w:rPr>
          <w:rFonts w:ascii="Times New Roman" w:hAnsi="Times New Roman" w:cs="Times New Roman"/>
          <w:rPrChange w:id="1338" w:author="Alex" w:date="2015-05-08T10:52:00Z">
            <w:rPr/>
          </w:rPrChange>
        </w:rPr>
        <w:t>Hadidi</w:t>
      </w:r>
      <w:proofErr w:type="spellEnd"/>
      <w:r w:rsidRPr="00F03EBA">
        <w:rPr>
          <w:rFonts w:ascii="Times New Roman" w:hAnsi="Times New Roman" w:cs="Times New Roman"/>
          <w:rPrChange w:id="1339" w:author="Alex" w:date="2015-05-08T10:52:00Z">
            <w:rPr/>
          </w:rPrChange>
        </w:rPr>
        <w:t>, D., et al. (2012). Computational Design of an α-</w:t>
      </w:r>
      <w:proofErr w:type="spellStart"/>
      <w:r w:rsidRPr="00F03EBA">
        <w:rPr>
          <w:rFonts w:ascii="Times New Roman" w:hAnsi="Times New Roman" w:cs="Times New Roman"/>
          <w:rPrChange w:id="1340" w:author="Alex" w:date="2015-05-08T10:52:00Z">
            <w:rPr/>
          </w:rPrChange>
        </w:rPr>
        <w:t>Gliadin</w:t>
      </w:r>
      <w:proofErr w:type="spellEnd"/>
      <w:r w:rsidRPr="00F03EBA">
        <w:rPr>
          <w:rFonts w:ascii="Times New Roman" w:hAnsi="Times New Roman" w:cs="Times New Roman"/>
          <w:rPrChange w:id="1341" w:author="Alex" w:date="2015-05-08T10:52:00Z">
            <w:rPr/>
          </w:rPrChange>
        </w:rPr>
        <w:t xml:space="preserve"> Peptidase. Journal of the American Chemical Society, 134(50), 20513–</w:t>
      </w:r>
      <w:r w:rsidRPr="00F03EBA">
        <w:rPr>
          <w:rFonts w:ascii="Times New Roman" w:hAnsi="Times New Roman" w:cs="Times New Roman"/>
          <w:lang w:val="fr-FR"/>
          <w:rPrChange w:id="1342" w:author="Alex" w:date="2015-05-08T10:52:00Z">
            <w:rPr>
              <w:lang w:val="fr-FR"/>
            </w:rPr>
          </w:rPrChange>
        </w:rPr>
        <w:t>20520. http://doi.org/10.1021/ja3094795</w:t>
      </w:r>
    </w:p>
    <w:p w14:paraId="4EC856CE" w14:textId="77777777" w:rsidR="006455CB" w:rsidRPr="00F03EBA" w:rsidRDefault="0093136D">
      <w:pPr>
        <w:pStyle w:val="Body"/>
        <w:numPr>
          <w:ilvl w:val="0"/>
          <w:numId w:val="2"/>
        </w:numPr>
        <w:spacing w:line="480" w:lineRule="auto"/>
        <w:rPr>
          <w:rFonts w:ascii="Times New Roman" w:hAnsi="Times New Roman" w:cs="Times New Roman"/>
          <w:rPrChange w:id="1343" w:author="Alex" w:date="2015-05-08T10:52:00Z">
            <w:rPr/>
          </w:rPrChange>
        </w:rPr>
      </w:pPr>
      <w:proofErr w:type="spellStart"/>
      <w:r w:rsidRPr="00F03EBA">
        <w:rPr>
          <w:rFonts w:ascii="Times New Roman" w:hAnsi="Times New Roman" w:cs="Times New Roman"/>
          <w:rPrChange w:id="1344" w:author="Alex" w:date="2015-05-08T10:52:00Z">
            <w:rPr/>
          </w:rPrChange>
        </w:rPr>
        <w:t>Gromiha</w:t>
      </w:r>
      <w:proofErr w:type="spellEnd"/>
      <w:r w:rsidRPr="00F03EBA">
        <w:rPr>
          <w:rFonts w:ascii="Times New Roman" w:hAnsi="Times New Roman" w:cs="Times New Roman"/>
          <w:rPrChange w:id="1345" w:author="Alex" w:date="2015-05-08T10:52:00Z">
            <w:rPr/>
          </w:rPrChange>
        </w:rPr>
        <w:t xml:space="preserve">, M. M., An, J., </w:t>
      </w:r>
      <w:proofErr w:type="spellStart"/>
      <w:r w:rsidRPr="00F03EBA">
        <w:rPr>
          <w:rFonts w:ascii="Times New Roman" w:hAnsi="Times New Roman" w:cs="Times New Roman"/>
          <w:rPrChange w:id="1346" w:author="Alex" w:date="2015-05-08T10:52:00Z">
            <w:rPr/>
          </w:rPrChange>
        </w:rPr>
        <w:t>Kono</w:t>
      </w:r>
      <w:proofErr w:type="spellEnd"/>
      <w:r w:rsidRPr="00F03EBA">
        <w:rPr>
          <w:rFonts w:ascii="Times New Roman" w:hAnsi="Times New Roman" w:cs="Times New Roman"/>
          <w:rPrChange w:id="1347" w:author="Alex" w:date="2015-05-08T10:52:00Z">
            <w:rPr/>
          </w:rPrChange>
        </w:rPr>
        <w:t xml:space="preserve">, H., </w:t>
      </w:r>
      <w:proofErr w:type="spellStart"/>
      <w:r w:rsidRPr="00F03EBA">
        <w:rPr>
          <w:rFonts w:ascii="Times New Roman" w:hAnsi="Times New Roman" w:cs="Times New Roman"/>
          <w:rPrChange w:id="1348" w:author="Alex" w:date="2015-05-08T10:52:00Z">
            <w:rPr/>
          </w:rPrChange>
        </w:rPr>
        <w:t>Oobatake</w:t>
      </w:r>
      <w:proofErr w:type="spellEnd"/>
      <w:r w:rsidRPr="00F03EBA">
        <w:rPr>
          <w:rFonts w:ascii="Times New Roman" w:hAnsi="Times New Roman" w:cs="Times New Roman"/>
          <w:rPrChange w:id="1349" w:author="Alex" w:date="2015-05-08T10:52:00Z">
            <w:rPr/>
          </w:rPrChange>
        </w:rPr>
        <w:t xml:space="preserve">, M., </w:t>
      </w:r>
      <w:proofErr w:type="spellStart"/>
      <w:r w:rsidRPr="00F03EBA">
        <w:rPr>
          <w:rFonts w:ascii="Times New Roman" w:hAnsi="Times New Roman" w:cs="Times New Roman"/>
          <w:rPrChange w:id="1350" w:author="Alex" w:date="2015-05-08T10:52:00Z">
            <w:rPr/>
          </w:rPrChange>
        </w:rPr>
        <w:t>Uedaira</w:t>
      </w:r>
      <w:proofErr w:type="spellEnd"/>
      <w:r w:rsidRPr="00F03EBA">
        <w:rPr>
          <w:rFonts w:ascii="Times New Roman" w:hAnsi="Times New Roman" w:cs="Times New Roman"/>
          <w:rPrChange w:id="1351" w:author="Alex" w:date="2015-05-08T10:52:00Z">
            <w:rPr/>
          </w:rPrChange>
        </w:rPr>
        <w:t xml:space="preserve">, H., &amp; </w:t>
      </w:r>
      <w:proofErr w:type="spellStart"/>
      <w:r w:rsidRPr="00F03EBA">
        <w:rPr>
          <w:rFonts w:ascii="Times New Roman" w:hAnsi="Times New Roman" w:cs="Times New Roman"/>
          <w:rPrChange w:id="1352" w:author="Alex" w:date="2015-05-08T10:52:00Z">
            <w:rPr/>
          </w:rPrChange>
        </w:rPr>
        <w:t>Sarai</w:t>
      </w:r>
      <w:proofErr w:type="spellEnd"/>
      <w:r w:rsidRPr="00F03EBA">
        <w:rPr>
          <w:rFonts w:ascii="Times New Roman" w:hAnsi="Times New Roman" w:cs="Times New Roman"/>
          <w:rPrChange w:id="1353" w:author="Alex" w:date="2015-05-08T10:52:00Z">
            <w:rPr/>
          </w:rPrChange>
        </w:rPr>
        <w:t xml:space="preserve">, A. (1999). </w:t>
      </w:r>
      <w:proofErr w:type="spellStart"/>
      <w:r w:rsidRPr="00F03EBA">
        <w:rPr>
          <w:rFonts w:ascii="Times New Roman" w:hAnsi="Times New Roman" w:cs="Times New Roman"/>
          <w:rPrChange w:id="1354" w:author="Alex" w:date="2015-05-08T10:52:00Z">
            <w:rPr/>
          </w:rPrChange>
        </w:rPr>
        <w:t>ProTherm</w:t>
      </w:r>
      <w:proofErr w:type="spellEnd"/>
      <w:r w:rsidRPr="00F03EBA">
        <w:rPr>
          <w:rFonts w:ascii="Times New Roman" w:hAnsi="Times New Roman" w:cs="Times New Roman"/>
          <w:rPrChange w:id="1355" w:author="Alex" w:date="2015-05-08T10:52:00Z">
            <w:rPr/>
          </w:rPrChange>
        </w:rPr>
        <w:t>: Thermodynamic Database for Proteins and Mutants. Nucleic Acids Research, 27(1), 286–</w:t>
      </w:r>
      <w:r w:rsidRPr="00F03EBA">
        <w:rPr>
          <w:rFonts w:ascii="Times New Roman" w:hAnsi="Times New Roman" w:cs="Times New Roman"/>
          <w:lang w:val="fr-FR"/>
          <w:rPrChange w:id="1356" w:author="Alex" w:date="2015-05-08T10:52:00Z">
            <w:rPr>
              <w:lang w:val="fr-FR"/>
            </w:rPr>
          </w:rPrChange>
        </w:rPr>
        <w:t>288. http://doi.org/10.1093/nar/27.1.286</w:t>
      </w:r>
    </w:p>
    <w:p w14:paraId="76B6EA4F" w14:textId="77777777" w:rsidR="006455CB" w:rsidRPr="00F03EBA" w:rsidRDefault="0093136D">
      <w:pPr>
        <w:pStyle w:val="Body"/>
        <w:numPr>
          <w:ilvl w:val="0"/>
          <w:numId w:val="2"/>
        </w:numPr>
        <w:spacing w:line="480" w:lineRule="auto"/>
        <w:rPr>
          <w:rFonts w:ascii="Times New Roman" w:hAnsi="Times New Roman" w:cs="Times New Roman"/>
          <w:rPrChange w:id="1357" w:author="Alex" w:date="2015-05-08T10:52:00Z">
            <w:rPr/>
          </w:rPrChange>
        </w:rPr>
      </w:pPr>
      <w:proofErr w:type="spellStart"/>
      <w:r w:rsidRPr="00F03EBA">
        <w:rPr>
          <w:rFonts w:ascii="Times New Roman" w:hAnsi="Times New Roman" w:cs="Times New Roman"/>
          <w:rPrChange w:id="1358" w:author="Alex" w:date="2015-05-08T10:52:00Z">
            <w:rPr/>
          </w:rPrChange>
        </w:rPr>
        <w:t>Isorna</w:t>
      </w:r>
      <w:proofErr w:type="spellEnd"/>
      <w:r w:rsidRPr="00F03EBA">
        <w:rPr>
          <w:rFonts w:ascii="Times New Roman" w:hAnsi="Times New Roman" w:cs="Times New Roman"/>
          <w:rPrChange w:id="1359" w:author="Alex" w:date="2015-05-08T10:52:00Z">
            <w:rPr/>
          </w:rPrChange>
        </w:rPr>
        <w:t xml:space="preserve">, P., </w:t>
      </w:r>
      <w:proofErr w:type="spellStart"/>
      <w:r w:rsidRPr="00F03EBA">
        <w:rPr>
          <w:rFonts w:ascii="Times New Roman" w:hAnsi="Times New Roman" w:cs="Times New Roman"/>
          <w:rPrChange w:id="1360" w:author="Alex" w:date="2015-05-08T10:52:00Z">
            <w:rPr/>
          </w:rPrChange>
        </w:rPr>
        <w:t>Polaina</w:t>
      </w:r>
      <w:proofErr w:type="spellEnd"/>
      <w:r w:rsidRPr="00F03EBA">
        <w:rPr>
          <w:rFonts w:ascii="Times New Roman" w:hAnsi="Times New Roman" w:cs="Times New Roman"/>
          <w:rPrChange w:id="1361" w:author="Alex" w:date="2015-05-08T10:52:00Z">
            <w:rPr/>
          </w:rPrChange>
        </w:rPr>
        <w:t xml:space="preserve">, J., </w:t>
      </w:r>
      <w:proofErr w:type="spellStart"/>
      <w:r w:rsidRPr="00F03EBA">
        <w:rPr>
          <w:rFonts w:ascii="Times New Roman" w:hAnsi="Times New Roman" w:cs="Times New Roman"/>
          <w:rPrChange w:id="1362" w:author="Alex" w:date="2015-05-08T10:52:00Z">
            <w:rPr/>
          </w:rPrChange>
        </w:rPr>
        <w:t>Latorre-García</w:t>
      </w:r>
      <w:proofErr w:type="spellEnd"/>
      <w:r w:rsidRPr="00F03EBA">
        <w:rPr>
          <w:rFonts w:ascii="Times New Roman" w:hAnsi="Times New Roman" w:cs="Times New Roman"/>
          <w:rPrChange w:id="1363" w:author="Alex" w:date="2015-05-08T10:52:00Z">
            <w:rPr/>
          </w:rPrChange>
        </w:rPr>
        <w:t xml:space="preserve">, L., </w:t>
      </w:r>
      <w:proofErr w:type="spellStart"/>
      <w:r w:rsidRPr="00F03EBA">
        <w:rPr>
          <w:rFonts w:ascii="Times New Roman" w:hAnsi="Times New Roman" w:cs="Times New Roman"/>
          <w:rPrChange w:id="1364" w:author="Alex" w:date="2015-05-08T10:52:00Z">
            <w:rPr/>
          </w:rPrChange>
        </w:rPr>
        <w:t>Ca</w:t>
      </w:r>
      <w:proofErr w:type="spellEnd"/>
      <w:r w:rsidRPr="00F03EBA">
        <w:rPr>
          <w:rFonts w:ascii="Times New Roman" w:hAnsi="Times New Roman" w:cs="Times New Roman"/>
          <w:lang w:val="es-ES_tradnl"/>
          <w:rPrChange w:id="1365" w:author="Alex" w:date="2015-05-08T10:52:00Z">
            <w:rPr>
              <w:rFonts w:hAnsi="Helvetica"/>
              <w:lang w:val="es-ES_tradnl"/>
            </w:rPr>
          </w:rPrChange>
        </w:rPr>
        <w:t>ñ</w:t>
      </w:r>
      <w:proofErr w:type="spellStart"/>
      <w:r w:rsidRPr="00F03EBA">
        <w:rPr>
          <w:rFonts w:ascii="Times New Roman" w:hAnsi="Times New Roman" w:cs="Times New Roman"/>
          <w:rPrChange w:id="1366" w:author="Alex" w:date="2015-05-08T10:52:00Z">
            <w:rPr/>
          </w:rPrChange>
        </w:rPr>
        <w:t>ada</w:t>
      </w:r>
      <w:proofErr w:type="spellEnd"/>
      <w:r w:rsidRPr="00F03EBA">
        <w:rPr>
          <w:rFonts w:ascii="Times New Roman" w:hAnsi="Times New Roman" w:cs="Times New Roman"/>
          <w:rPrChange w:id="1367" w:author="Alex" w:date="2015-05-08T10:52:00Z">
            <w:rPr/>
          </w:rPrChange>
        </w:rPr>
        <w:t xml:space="preserve">, F. J., González, B., &amp; </w:t>
      </w:r>
      <w:proofErr w:type="spellStart"/>
      <w:r w:rsidRPr="00F03EBA">
        <w:rPr>
          <w:rFonts w:ascii="Times New Roman" w:hAnsi="Times New Roman" w:cs="Times New Roman"/>
          <w:rPrChange w:id="1368" w:author="Alex" w:date="2015-05-08T10:52:00Z">
            <w:rPr/>
          </w:rPrChange>
        </w:rPr>
        <w:t>Sanz-Aparicio</w:t>
      </w:r>
      <w:proofErr w:type="spellEnd"/>
      <w:r w:rsidRPr="00F03EBA">
        <w:rPr>
          <w:rFonts w:ascii="Times New Roman" w:hAnsi="Times New Roman" w:cs="Times New Roman"/>
          <w:rPrChange w:id="1369" w:author="Alex" w:date="2015-05-08T10:52:00Z">
            <w:rPr/>
          </w:rPrChange>
        </w:rPr>
        <w:t xml:space="preserve">, J. (2007). Crystal Structures of </w:t>
      </w:r>
      <w:proofErr w:type="spellStart"/>
      <w:r w:rsidRPr="00F03EBA">
        <w:rPr>
          <w:rFonts w:ascii="Times New Roman" w:hAnsi="Times New Roman" w:cs="Times New Roman"/>
          <w:rPrChange w:id="1370" w:author="Alex" w:date="2015-05-08T10:52:00Z">
            <w:rPr/>
          </w:rPrChange>
        </w:rPr>
        <w:t>Paenibacillus</w:t>
      </w:r>
      <w:proofErr w:type="spellEnd"/>
      <w:r w:rsidRPr="00F03EBA">
        <w:rPr>
          <w:rFonts w:ascii="Times New Roman" w:hAnsi="Times New Roman" w:cs="Times New Roman"/>
          <w:rPrChange w:id="1371" w:author="Alex" w:date="2015-05-08T10:52:00Z">
            <w:rPr/>
          </w:rPrChange>
        </w:rPr>
        <w:t xml:space="preserve"> </w:t>
      </w:r>
      <w:proofErr w:type="spellStart"/>
      <w:r w:rsidRPr="00F03EBA">
        <w:rPr>
          <w:rFonts w:ascii="Times New Roman" w:hAnsi="Times New Roman" w:cs="Times New Roman"/>
          <w:rPrChange w:id="1372" w:author="Alex" w:date="2015-05-08T10:52:00Z">
            <w:rPr/>
          </w:rPrChange>
        </w:rPr>
        <w:t>polymyxa</w:t>
      </w:r>
      <w:proofErr w:type="spellEnd"/>
      <w:r w:rsidRPr="00F03EBA">
        <w:rPr>
          <w:rFonts w:ascii="Times New Roman" w:hAnsi="Times New Roman" w:cs="Times New Roman"/>
          <w:rPrChange w:id="1373" w:author="Alex" w:date="2015-05-08T10:52:00Z">
            <w:rPr/>
          </w:rPrChange>
        </w:rPr>
        <w:t xml:space="preserve"> β-Glucosidase B Complexes Reveal the Molecular Basis of Substrate Specificity and Give New Insights into the Catalytic Machinery of Family I Glycosidases. Journal of Molecular Biology, 371(5), 1204–1218. http://doi.org/10.1016/j.jmb.2007.05.082</w:t>
      </w:r>
    </w:p>
    <w:p w14:paraId="6247D1DB" w14:textId="77777777" w:rsidR="006455CB" w:rsidRPr="00F03EBA" w:rsidRDefault="0093136D">
      <w:pPr>
        <w:pStyle w:val="Body"/>
        <w:numPr>
          <w:ilvl w:val="0"/>
          <w:numId w:val="2"/>
        </w:numPr>
        <w:spacing w:line="480" w:lineRule="auto"/>
        <w:rPr>
          <w:rFonts w:ascii="Times New Roman" w:hAnsi="Times New Roman" w:cs="Times New Roman"/>
          <w:rPrChange w:id="1374" w:author="Alex" w:date="2015-05-08T10:52:00Z">
            <w:rPr/>
          </w:rPrChange>
        </w:rPr>
      </w:pPr>
      <w:proofErr w:type="spellStart"/>
      <w:r w:rsidRPr="00F03EBA">
        <w:rPr>
          <w:rFonts w:ascii="Times New Roman" w:hAnsi="Times New Roman" w:cs="Times New Roman"/>
          <w:rPrChange w:id="1375" w:author="Alex" w:date="2015-05-08T10:52:00Z">
            <w:rPr/>
          </w:rPrChange>
        </w:rPr>
        <w:lastRenderedPageBreak/>
        <w:t>Khare</w:t>
      </w:r>
      <w:proofErr w:type="spellEnd"/>
      <w:r w:rsidRPr="00F03EBA">
        <w:rPr>
          <w:rFonts w:ascii="Times New Roman" w:hAnsi="Times New Roman" w:cs="Times New Roman"/>
          <w:rPrChange w:id="1376" w:author="Alex" w:date="2015-05-08T10:52:00Z">
            <w:rPr/>
          </w:rPrChange>
        </w:rPr>
        <w:t xml:space="preserve">, S. D., </w:t>
      </w:r>
      <w:proofErr w:type="spellStart"/>
      <w:r w:rsidRPr="00F03EBA">
        <w:rPr>
          <w:rFonts w:ascii="Times New Roman" w:hAnsi="Times New Roman" w:cs="Times New Roman"/>
          <w:rPrChange w:id="1377" w:author="Alex" w:date="2015-05-08T10:52:00Z">
            <w:rPr/>
          </w:rPrChange>
        </w:rPr>
        <w:t>Kipnis</w:t>
      </w:r>
      <w:proofErr w:type="spellEnd"/>
      <w:r w:rsidRPr="00F03EBA">
        <w:rPr>
          <w:rFonts w:ascii="Times New Roman" w:hAnsi="Times New Roman" w:cs="Times New Roman"/>
          <w:rPrChange w:id="1378" w:author="Alex" w:date="2015-05-08T10:52:00Z">
            <w:rPr/>
          </w:rPrChange>
        </w:rPr>
        <w:t xml:space="preserve">, Y., Greisen, P. J., Takeuchi, R., </w:t>
      </w:r>
      <w:proofErr w:type="spellStart"/>
      <w:r w:rsidRPr="00F03EBA">
        <w:rPr>
          <w:rFonts w:ascii="Times New Roman" w:hAnsi="Times New Roman" w:cs="Times New Roman"/>
          <w:rPrChange w:id="1379" w:author="Alex" w:date="2015-05-08T10:52:00Z">
            <w:rPr/>
          </w:rPrChange>
        </w:rPr>
        <w:t>Ashani</w:t>
      </w:r>
      <w:proofErr w:type="spellEnd"/>
      <w:r w:rsidRPr="00F03EBA">
        <w:rPr>
          <w:rFonts w:ascii="Times New Roman" w:hAnsi="Times New Roman" w:cs="Times New Roman"/>
          <w:rPrChange w:id="1380" w:author="Alex" w:date="2015-05-08T10:52:00Z">
            <w:rPr/>
          </w:rPrChange>
        </w:rPr>
        <w:t xml:space="preserve">, Y., Goldsmith, M., et al. (2012). Computational redesign of a mononuclear zinc </w:t>
      </w:r>
      <w:proofErr w:type="spellStart"/>
      <w:r w:rsidRPr="00F03EBA">
        <w:rPr>
          <w:rFonts w:ascii="Times New Roman" w:hAnsi="Times New Roman" w:cs="Times New Roman"/>
          <w:rPrChange w:id="1381" w:author="Alex" w:date="2015-05-08T10:52:00Z">
            <w:rPr/>
          </w:rPrChange>
        </w:rPr>
        <w:t>metalloenzyme</w:t>
      </w:r>
      <w:proofErr w:type="spellEnd"/>
      <w:r w:rsidRPr="00F03EBA">
        <w:rPr>
          <w:rFonts w:ascii="Times New Roman" w:hAnsi="Times New Roman" w:cs="Times New Roman"/>
          <w:rPrChange w:id="1382" w:author="Alex" w:date="2015-05-08T10:52:00Z">
            <w:rPr/>
          </w:rPrChange>
        </w:rPr>
        <w:t xml:space="preserve"> for organophosphate hydrolysis. Nature Chemical Biology, 8(3), 294–</w:t>
      </w:r>
      <w:r w:rsidRPr="00F03EBA">
        <w:rPr>
          <w:rFonts w:ascii="Times New Roman" w:hAnsi="Times New Roman" w:cs="Times New Roman"/>
          <w:lang w:val="fr-FR"/>
          <w:rPrChange w:id="1383" w:author="Alex" w:date="2015-05-08T10:52:00Z">
            <w:rPr>
              <w:lang w:val="fr-FR"/>
            </w:rPr>
          </w:rPrChange>
        </w:rPr>
        <w:t>300. http://doi.org/10.1038/nchembio.777</w:t>
      </w:r>
    </w:p>
    <w:p w14:paraId="784AB3D1" w14:textId="77777777" w:rsidR="006455CB" w:rsidRPr="00F03EBA" w:rsidRDefault="0093136D">
      <w:pPr>
        <w:pStyle w:val="Body"/>
        <w:numPr>
          <w:ilvl w:val="0"/>
          <w:numId w:val="2"/>
        </w:numPr>
        <w:spacing w:line="480" w:lineRule="auto"/>
        <w:rPr>
          <w:rFonts w:ascii="Times New Roman" w:hAnsi="Times New Roman" w:cs="Times New Roman"/>
          <w:rPrChange w:id="1384" w:author="Alex" w:date="2015-05-08T10:52:00Z">
            <w:rPr/>
          </w:rPrChange>
        </w:rPr>
      </w:pPr>
      <w:r w:rsidRPr="00F03EBA">
        <w:rPr>
          <w:rFonts w:ascii="Times New Roman" w:hAnsi="Times New Roman" w:cs="Times New Roman"/>
          <w:lang w:val="nl-NL"/>
          <w:rPrChange w:id="1385" w:author="Alex" w:date="2015-05-08T10:52:00Z">
            <w:rPr>
              <w:lang w:val="nl-NL"/>
            </w:rPr>
          </w:rPrChange>
        </w:rPr>
        <w:t xml:space="preserve">Kwan, D. H., </w:t>
      </w:r>
      <w:proofErr w:type="spellStart"/>
      <w:r w:rsidRPr="00F03EBA">
        <w:rPr>
          <w:rFonts w:ascii="Times New Roman" w:hAnsi="Times New Roman" w:cs="Times New Roman"/>
          <w:lang w:val="nl-NL"/>
          <w:rPrChange w:id="1386" w:author="Alex" w:date="2015-05-08T10:52:00Z">
            <w:rPr>
              <w:lang w:val="nl-NL"/>
            </w:rPr>
          </w:rPrChange>
        </w:rPr>
        <w:t>Constantinescu</w:t>
      </w:r>
      <w:proofErr w:type="spellEnd"/>
      <w:r w:rsidRPr="00F03EBA">
        <w:rPr>
          <w:rFonts w:ascii="Times New Roman" w:hAnsi="Times New Roman" w:cs="Times New Roman"/>
          <w:lang w:val="nl-NL"/>
          <w:rPrChange w:id="1387" w:author="Alex" w:date="2015-05-08T10:52:00Z">
            <w:rPr>
              <w:lang w:val="nl-NL"/>
            </w:rPr>
          </w:rPrChange>
        </w:rPr>
        <w:t xml:space="preserve">, I., </w:t>
      </w:r>
      <w:proofErr w:type="spellStart"/>
      <w:r w:rsidRPr="00F03EBA">
        <w:rPr>
          <w:rFonts w:ascii="Times New Roman" w:hAnsi="Times New Roman" w:cs="Times New Roman"/>
          <w:lang w:val="nl-NL"/>
          <w:rPrChange w:id="1388" w:author="Alex" w:date="2015-05-08T10:52:00Z">
            <w:rPr>
              <w:lang w:val="nl-NL"/>
            </w:rPr>
          </w:rPrChange>
        </w:rPr>
        <w:t>Chapanian</w:t>
      </w:r>
      <w:proofErr w:type="spellEnd"/>
      <w:r w:rsidRPr="00F03EBA">
        <w:rPr>
          <w:rFonts w:ascii="Times New Roman" w:hAnsi="Times New Roman" w:cs="Times New Roman"/>
          <w:lang w:val="nl-NL"/>
          <w:rPrChange w:id="1389" w:author="Alex" w:date="2015-05-08T10:52:00Z">
            <w:rPr>
              <w:lang w:val="nl-NL"/>
            </w:rPr>
          </w:rPrChange>
        </w:rPr>
        <w:t>, R., Higgins, M. A., K</w:t>
      </w:r>
      <w:proofErr w:type="spellStart"/>
      <w:r w:rsidRPr="00F03EBA">
        <w:rPr>
          <w:rFonts w:ascii="Times New Roman" w:hAnsi="Times New Roman" w:cs="Times New Roman"/>
          <w:rPrChange w:id="1390" w:author="Alex" w:date="2015-05-08T10:52:00Z">
            <w:rPr>
              <w:rFonts w:hAnsi="Helvetica"/>
            </w:rPr>
          </w:rPrChange>
        </w:rPr>
        <w:t>ötzler</w:t>
      </w:r>
      <w:proofErr w:type="spellEnd"/>
      <w:r w:rsidRPr="00F03EBA">
        <w:rPr>
          <w:rFonts w:ascii="Times New Roman" w:hAnsi="Times New Roman" w:cs="Times New Roman"/>
          <w:rPrChange w:id="1391" w:author="Alex" w:date="2015-05-08T10:52:00Z">
            <w:rPr/>
          </w:rPrChange>
        </w:rPr>
        <w:t xml:space="preserve">, M. P., </w:t>
      </w:r>
      <w:proofErr w:type="spellStart"/>
      <w:r w:rsidRPr="00F03EBA">
        <w:rPr>
          <w:rFonts w:ascii="Times New Roman" w:hAnsi="Times New Roman" w:cs="Times New Roman"/>
          <w:rPrChange w:id="1392" w:author="Alex" w:date="2015-05-08T10:52:00Z">
            <w:rPr/>
          </w:rPrChange>
        </w:rPr>
        <w:t>Samain</w:t>
      </w:r>
      <w:proofErr w:type="spellEnd"/>
      <w:r w:rsidRPr="00F03EBA">
        <w:rPr>
          <w:rFonts w:ascii="Times New Roman" w:hAnsi="Times New Roman" w:cs="Times New Roman"/>
          <w:rPrChange w:id="1393" w:author="Alex" w:date="2015-05-08T10:52:00Z">
            <w:rPr/>
          </w:rPrChange>
        </w:rPr>
        <w:t>, E., et al. (2015). Toward Efficient Enzymes for the Generation of Universal Blood through Structure-Guided Directed Evolution. Journal of the American Chemical Society, 137(17), 5695–</w:t>
      </w:r>
      <w:r w:rsidRPr="00F03EBA">
        <w:rPr>
          <w:rFonts w:ascii="Times New Roman" w:hAnsi="Times New Roman" w:cs="Times New Roman"/>
          <w:lang w:val="fr-FR"/>
          <w:rPrChange w:id="1394" w:author="Alex" w:date="2015-05-08T10:52:00Z">
            <w:rPr>
              <w:lang w:val="fr-FR"/>
            </w:rPr>
          </w:rPrChange>
        </w:rPr>
        <w:t>5705. http://doi.org/10.1021/ja5116088</w:t>
      </w:r>
    </w:p>
    <w:p w14:paraId="64E16364" w14:textId="77777777" w:rsidR="006455CB" w:rsidRPr="00F03EBA" w:rsidRDefault="0093136D">
      <w:pPr>
        <w:pStyle w:val="Body"/>
        <w:numPr>
          <w:ilvl w:val="0"/>
          <w:numId w:val="2"/>
        </w:numPr>
        <w:spacing w:line="480" w:lineRule="auto"/>
        <w:rPr>
          <w:rFonts w:ascii="Times New Roman" w:hAnsi="Times New Roman" w:cs="Times New Roman"/>
          <w:rPrChange w:id="1395" w:author="Alex" w:date="2015-05-08T10:52:00Z">
            <w:rPr/>
          </w:rPrChange>
        </w:rPr>
      </w:pPr>
      <w:proofErr w:type="spellStart"/>
      <w:r w:rsidRPr="00F03EBA">
        <w:rPr>
          <w:rFonts w:ascii="Times New Roman" w:hAnsi="Times New Roman" w:cs="Times New Roman"/>
          <w:rPrChange w:id="1396" w:author="Alex" w:date="2015-05-08T10:52:00Z">
            <w:rPr/>
          </w:rPrChange>
        </w:rPr>
        <w:t>Marcheschi</w:t>
      </w:r>
      <w:proofErr w:type="spellEnd"/>
      <w:r w:rsidRPr="00F03EBA">
        <w:rPr>
          <w:rFonts w:ascii="Times New Roman" w:hAnsi="Times New Roman" w:cs="Times New Roman"/>
          <w:rPrChange w:id="1397" w:author="Alex" w:date="2015-05-08T10:52:00Z">
            <w:rPr/>
          </w:rPrChange>
        </w:rPr>
        <w:t xml:space="preserve">, R. J., Li, H., Zhang, K., </w:t>
      </w:r>
      <w:proofErr w:type="spellStart"/>
      <w:r w:rsidRPr="00F03EBA">
        <w:rPr>
          <w:rFonts w:ascii="Times New Roman" w:hAnsi="Times New Roman" w:cs="Times New Roman"/>
          <w:rPrChange w:id="1398" w:author="Alex" w:date="2015-05-08T10:52:00Z">
            <w:rPr/>
          </w:rPrChange>
        </w:rPr>
        <w:t>Noey</w:t>
      </w:r>
      <w:proofErr w:type="spellEnd"/>
      <w:r w:rsidRPr="00F03EBA">
        <w:rPr>
          <w:rFonts w:ascii="Times New Roman" w:hAnsi="Times New Roman" w:cs="Times New Roman"/>
          <w:rPrChange w:id="1399" w:author="Alex" w:date="2015-05-08T10:52:00Z">
            <w:rPr/>
          </w:rPrChange>
        </w:rPr>
        <w:t xml:space="preserve">, E. L., Kim, S., </w:t>
      </w:r>
      <w:proofErr w:type="spellStart"/>
      <w:r w:rsidRPr="00F03EBA">
        <w:rPr>
          <w:rFonts w:ascii="Times New Roman" w:hAnsi="Times New Roman" w:cs="Times New Roman"/>
          <w:rPrChange w:id="1400" w:author="Alex" w:date="2015-05-08T10:52:00Z">
            <w:rPr/>
          </w:rPrChange>
        </w:rPr>
        <w:t>Chaubey</w:t>
      </w:r>
      <w:proofErr w:type="spellEnd"/>
      <w:r w:rsidRPr="00F03EBA">
        <w:rPr>
          <w:rFonts w:ascii="Times New Roman" w:hAnsi="Times New Roman" w:cs="Times New Roman"/>
          <w:rPrChange w:id="1401" w:author="Alex" w:date="2015-05-08T10:52:00Z">
            <w:rPr/>
          </w:rPrChange>
        </w:rPr>
        <w:t>, A., et al. (2012). A Synthetic Recursive “+1” Pathway for Carbon Chain Elongation. ACS Chemical Biology, 7(4), 689–</w:t>
      </w:r>
      <w:r w:rsidRPr="00F03EBA">
        <w:rPr>
          <w:rFonts w:ascii="Times New Roman" w:hAnsi="Times New Roman" w:cs="Times New Roman"/>
          <w:lang w:val="fr-FR"/>
          <w:rPrChange w:id="1402" w:author="Alex" w:date="2015-05-08T10:52:00Z">
            <w:rPr>
              <w:lang w:val="fr-FR"/>
            </w:rPr>
          </w:rPrChange>
        </w:rPr>
        <w:t>697. http://doi.org/10.1021/cb200313e</w:t>
      </w:r>
    </w:p>
    <w:p w14:paraId="35AEE6F2" w14:textId="77777777" w:rsidR="006455CB" w:rsidRPr="00F03EBA" w:rsidRDefault="0093136D">
      <w:pPr>
        <w:pStyle w:val="Body"/>
        <w:numPr>
          <w:ilvl w:val="0"/>
          <w:numId w:val="2"/>
        </w:numPr>
        <w:spacing w:line="480" w:lineRule="auto"/>
        <w:rPr>
          <w:rFonts w:ascii="Times New Roman" w:hAnsi="Times New Roman" w:cs="Times New Roman"/>
          <w:rPrChange w:id="1403" w:author="Alex" w:date="2015-05-08T10:52:00Z">
            <w:rPr/>
          </w:rPrChange>
        </w:rPr>
      </w:pPr>
      <w:r w:rsidRPr="00F03EBA">
        <w:rPr>
          <w:rFonts w:ascii="Times New Roman" w:hAnsi="Times New Roman" w:cs="Times New Roman"/>
          <w:rPrChange w:id="1404" w:author="Alex" w:date="2015-05-08T10:52:00Z">
            <w:rPr/>
          </w:rPrChange>
        </w:rPr>
        <w:t xml:space="preserve">Siegel, J. B., Smith, A. L., </w:t>
      </w:r>
      <w:proofErr w:type="spellStart"/>
      <w:r w:rsidRPr="00F03EBA">
        <w:rPr>
          <w:rFonts w:ascii="Times New Roman" w:hAnsi="Times New Roman" w:cs="Times New Roman"/>
          <w:rPrChange w:id="1405" w:author="Alex" w:date="2015-05-08T10:52:00Z">
            <w:rPr/>
          </w:rPrChange>
        </w:rPr>
        <w:t>Poust</w:t>
      </w:r>
      <w:proofErr w:type="spellEnd"/>
      <w:r w:rsidRPr="00F03EBA">
        <w:rPr>
          <w:rFonts w:ascii="Times New Roman" w:hAnsi="Times New Roman" w:cs="Times New Roman"/>
          <w:rPrChange w:id="1406" w:author="Alex" w:date="2015-05-08T10:52:00Z">
            <w:rPr/>
          </w:rPrChange>
        </w:rPr>
        <w:t xml:space="preserve">, S., </w:t>
      </w:r>
      <w:proofErr w:type="spellStart"/>
      <w:r w:rsidRPr="00F03EBA">
        <w:rPr>
          <w:rFonts w:ascii="Times New Roman" w:hAnsi="Times New Roman" w:cs="Times New Roman"/>
          <w:rPrChange w:id="1407" w:author="Alex" w:date="2015-05-08T10:52:00Z">
            <w:rPr/>
          </w:rPrChange>
        </w:rPr>
        <w:t>Wargacki</w:t>
      </w:r>
      <w:proofErr w:type="spellEnd"/>
      <w:r w:rsidRPr="00F03EBA">
        <w:rPr>
          <w:rFonts w:ascii="Times New Roman" w:hAnsi="Times New Roman" w:cs="Times New Roman"/>
          <w:rPrChange w:id="1408" w:author="Alex" w:date="2015-05-08T10:52:00Z">
            <w:rPr/>
          </w:rPrChange>
        </w:rPr>
        <w:t xml:space="preserve">, A. J., Bar-Even, A., </w:t>
      </w:r>
      <w:proofErr w:type="spellStart"/>
      <w:r w:rsidRPr="00F03EBA">
        <w:rPr>
          <w:rFonts w:ascii="Times New Roman" w:hAnsi="Times New Roman" w:cs="Times New Roman"/>
          <w:rPrChange w:id="1409" w:author="Alex" w:date="2015-05-08T10:52:00Z">
            <w:rPr/>
          </w:rPrChange>
        </w:rPr>
        <w:t>Louw</w:t>
      </w:r>
      <w:proofErr w:type="spellEnd"/>
      <w:r w:rsidRPr="00F03EBA">
        <w:rPr>
          <w:rFonts w:ascii="Times New Roman" w:hAnsi="Times New Roman" w:cs="Times New Roman"/>
          <w:rPrChange w:id="1410" w:author="Alex" w:date="2015-05-08T10:52:00Z">
            <w:rPr/>
          </w:rPrChange>
        </w:rPr>
        <w:t>, C., et al. (2015). Computational protein design enables a novel one-carbon assimilation pathway. Proceedings of the National Academy of Sciences, 112(12), 3704–</w:t>
      </w:r>
      <w:r w:rsidRPr="00F03EBA">
        <w:rPr>
          <w:rFonts w:ascii="Times New Roman" w:hAnsi="Times New Roman" w:cs="Times New Roman"/>
          <w:lang w:val="pt-PT"/>
          <w:rPrChange w:id="1411" w:author="Alex" w:date="2015-05-08T10:52:00Z">
            <w:rPr>
              <w:lang w:val="pt-PT"/>
            </w:rPr>
          </w:rPrChange>
        </w:rPr>
        <w:t>3709. http://doi.org/10.1073/pnas.1500545112</w:t>
      </w:r>
    </w:p>
    <w:p w14:paraId="11DE8FCF" w14:textId="77777777" w:rsidR="006455CB" w:rsidRPr="00F03EBA" w:rsidRDefault="0093136D">
      <w:pPr>
        <w:pStyle w:val="Body"/>
        <w:numPr>
          <w:ilvl w:val="0"/>
          <w:numId w:val="2"/>
        </w:numPr>
        <w:spacing w:line="480" w:lineRule="auto"/>
        <w:rPr>
          <w:rFonts w:ascii="Times New Roman" w:hAnsi="Times New Roman" w:cs="Times New Roman"/>
          <w:rPrChange w:id="1412" w:author="Alex" w:date="2015-05-08T10:52:00Z">
            <w:rPr/>
          </w:rPrChange>
        </w:rPr>
      </w:pPr>
      <w:proofErr w:type="spellStart"/>
      <w:r w:rsidRPr="00F03EBA">
        <w:rPr>
          <w:rFonts w:ascii="Times New Roman" w:hAnsi="Times New Roman" w:cs="Times New Roman"/>
          <w:rPrChange w:id="1413" w:author="Alex" w:date="2015-05-08T10:52:00Z">
            <w:rPr/>
          </w:rPrChange>
        </w:rPr>
        <w:t>Sunden</w:t>
      </w:r>
      <w:proofErr w:type="spellEnd"/>
      <w:r w:rsidRPr="00F03EBA">
        <w:rPr>
          <w:rFonts w:ascii="Times New Roman" w:hAnsi="Times New Roman" w:cs="Times New Roman"/>
          <w:rPrChange w:id="1414" w:author="Alex" w:date="2015-05-08T10:52:00Z">
            <w:rPr/>
          </w:rPrChange>
        </w:rPr>
        <w:t xml:space="preserve">, F., Peck, A., </w:t>
      </w:r>
      <w:proofErr w:type="spellStart"/>
      <w:r w:rsidRPr="00F03EBA">
        <w:rPr>
          <w:rFonts w:ascii="Times New Roman" w:hAnsi="Times New Roman" w:cs="Times New Roman"/>
          <w:rPrChange w:id="1415" w:author="Alex" w:date="2015-05-08T10:52:00Z">
            <w:rPr/>
          </w:rPrChange>
        </w:rPr>
        <w:t>Salzman</w:t>
      </w:r>
      <w:proofErr w:type="spellEnd"/>
      <w:r w:rsidRPr="00F03EBA">
        <w:rPr>
          <w:rFonts w:ascii="Times New Roman" w:hAnsi="Times New Roman" w:cs="Times New Roman"/>
          <w:rPrChange w:id="1416" w:author="Alex" w:date="2015-05-08T10:52:00Z">
            <w:rPr/>
          </w:rPrChange>
        </w:rPr>
        <w:t xml:space="preserve">, J., </w:t>
      </w:r>
      <w:proofErr w:type="spellStart"/>
      <w:r w:rsidRPr="00F03EBA">
        <w:rPr>
          <w:rFonts w:ascii="Times New Roman" w:hAnsi="Times New Roman" w:cs="Times New Roman"/>
          <w:rPrChange w:id="1417" w:author="Alex" w:date="2015-05-08T10:52:00Z">
            <w:rPr/>
          </w:rPrChange>
        </w:rPr>
        <w:t>Ressl</w:t>
      </w:r>
      <w:proofErr w:type="spellEnd"/>
      <w:r w:rsidRPr="00F03EBA">
        <w:rPr>
          <w:rFonts w:ascii="Times New Roman" w:hAnsi="Times New Roman" w:cs="Times New Roman"/>
          <w:rPrChange w:id="1418" w:author="Alex" w:date="2015-05-08T10:52:00Z">
            <w:rPr/>
          </w:rPrChange>
        </w:rPr>
        <w:t xml:space="preserve">, S., </w:t>
      </w:r>
      <w:proofErr w:type="spellStart"/>
      <w:r w:rsidRPr="00F03EBA">
        <w:rPr>
          <w:rFonts w:ascii="Times New Roman" w:hAnsi="Times New Roman" w:cs="Times New Roman"/>
          <w:rPrChange w:id="1419" w:author="Alex" w:date="2015-05-08T10:52:00Z">
            <w:rPr/>
          </w:rPrChange>
        </w:rPr>
        <w:t>Herschlag</w:t>
      </w:r>
      <w:proofErr w:type="spellEnd"/>
      <w:r w:rsidRPr="00F03EBA">
        <w:rPr>
          <w:rFonts w:ascii="Times New Roman" w:hAnsi="Times New Roman" w:cs="Times New Roman"/>
          <w:rPrChange w:id="1420" w:author="Alex" w:date="2015-05-08T10:52:00Z">
            <w:rPr/>
          </w:rPrChange>
        </w:rPr>
        <w:t xml:space="preserve">, D., &amp; </w:t>
      </w:r>
      <w:proofErr w:type="spellStart"/>
      <w:r w:rsidRPr="00F03EBA">
        <w:rPr>
          <w:rFonts w:ascii="Times New Roman" w:hAnsi="Times New Roman" w:cs="Times New Roman"/>
          <w:rPrChange w:id="1421" w:author="Alex" w:date="2015-05-08T10:52:00Z">
            <w:rPr/>
          </w:rPrChange>
        </w:rPr>
        <w:t>Kuriyan</w:t>
      </w:r>
      <w:proofErr w:type="spellEnd"/>
      <w:r w:rsidRPr="00F03EBA">
        <w:rPr>
          <w:rFonts w:ascii="Times New Roman" w:hAnsi="Times New Roman" w:cs="Times New Roman"/>
          <w:rPrChange w:id="1422" w:author="Alex" w:date="2015-05-08T10:52:00Z">
            <w:rPr/>
          </w:rPrChange>
        </w:rPr>
        <w:t xml:space="preserve">, J. (2015). Extensive site-directed mutagenesis reveals interconnected functional units in the Alkaline Phosphatase active site. </w:t>
      </w:r>
      <w:proofErr w:type="spellStart"/>
      <w:r w:rsidRPr="00F03EBA">
        <w:rPr>
          <w:rFonts w:ascii="Times New Roman" w:hAnsi="Times New Roman" w:cs="Times New Roman"/>
          <w:rPrChange w:id="1423" w:author="Alex" w:date="2015-05-08T10:52:00Z">
            <w:rPr/>
          </w:rPrChange>
        </w:rPr>
        <w:t>eLife</w:t>
      </w:r>
      <w:proofErr w:type="spellEnd"/>
      <w:r w:rsidRPr="00F03EBA">
        <w:rPr>
          <w:rFonts w:ascii="Times New Roman" w:hAnsi="Times New Roman" w:cs="Times New Roman"/>
          <w:rPrChange w:id="1424" w:author="Alex" w:date="2015-05-08T10:52:00Z">
            <w:rPr/>
          </w:rPrChange>
        </w:rPr>
        <w:t>, 4, e06181. http://doi.org/10.7554/eLife.06181</w:t>
      </w:r>
    </w:p>
    <w:p w14:paraId="223FAD07" w14:textId="77777777" w:rsidR="006455CB" w:rsidRPr="00F03EBA" w:rsidRDefault="0093136D">
      <w:pPr>
        <w:pStyle w:val="Body"/>
        <w:numPr>
          <w:ilvl w:val="0"/>
          <w:numId w:val="2"/>
        </w:numPr>
        <w:spacing w:line="480" w:lineRule="auto"/>
        <w:rPr>
          <w:rFonts w:ascii="Times New Roman" w:hAnsi="Times New Roman" w:cs="Times New Roman"/>
          <w:rPrChange w:id="1425" w:author="Alex" w:date="2015-05-08T10:52:00Z">
            <w:rPr/>
          </w:rPrChange>
        </w:rPr>
      </w:pPr>
      <w:proofErr w:type="spellStart"/>
      <w:r w:rsidRPr="00F03EBA">
        <w:rPr>
          <w:rFonts w:ascii="Times New Roman" w:hAnsi="Times New Roman" w:cs="Times New Roman"/>
          <w:rPrChange w:id="1426" w:author="Alex" w:date="2015-05-08T10:52:00Z">
            <w:rPr/>
          </w:rPrChange>
        </w:rPr>
        <w:t>Warshel</w:t>
      </w:r>
      <w:proofErr w:type="spellEnd"/>
      <w:r w:rsidRPr="00F03EBA">
        <w:rPr>
          <w:rFonts w:ascii="Times New Roman" w:hAnsi="Times New Roman" w:cs="Times New Roman"/>
          <w:rPrChange w:id="1427" w:author="Alex" w:date="2015-05-08T10:52:00Z">
            <w:rPr/>
          </w:rPrChange>
        </w:rPr>
        <w:t>, A., Sharma, P. K., Kato, M., Xiang, Y., &amp; Liu, H. (2006). Electrostatic basis for enzyme catalysis. Chemical ….</w:t>
      </w:r>
    </w:p>
    <w:p w14:paraId="7FDD9B30" w14:textId="77777777" w:rsidR="006455CB" w:rsidRPr="00F03EBA" w:rsidRDefault="0093136D">
      <w:pPr>
        <w:pStyle w:val="Body"/>
        <w:numPr>
          <w:ilvl w:val="0"/>
          <w:numId w:val="2"/>
        </w:numPr>
        <w:spacing w:line="480" w:lineRule="auto"/>
        <w:rPr>
          <w:rFonts w:ascii="Times New Roman" w:hAnsi="Times New Roman" w:cs="Times New Roman"/>
          <w:rPrChange w:id="1428" w:author="Alex" w:date="2015-05-08T10:52:00Z">
            <w:rPr/>
          </w:rPrChange>
        </w:rPr>
      </w:pPr>
      <w:proofErr w:type="spellStart"/>
      <w:r w:rsidRPr="00F03EBA">
        <w:rPr>
          <w:rFonts w:ascii="Times New Roman" w:hAnsi="Times New Roman" w:cs="Times New Roman"/>
          <w:rPrChange w:id="1429" w:author="Alex" w:date="2015-05-08T10:52:00Z">
            <w:rPr/>
          </w:rPrChange>
        </w:rPr>
        <w:t>Wijma</w:t>
      </w:r>
      <w:proofErr w:type="spellEnd"/>
      <w:r w:rsidRPr="00F03EBA">
        <w:rPr>
          <w:rFonts w:ascii="Times New Roman" w:hAnsi="Times New Roman" w:cs="Times New Roman"/>
          <w:rPrChange w:id="1430" w:author="Alex" w:date="2015-05-08T10:52:00Z">
            <w:rPr/>
          </w:rPrChange>
        </w:rPr>
        <w:t>, H. J., &amp; Janssen, D. B. (2013). Computational design gains momentum in enzyme catalysis engineering. FEBS Journal, 280(13), 2948–</w:t>
      </w:r>
      <w:r w:rsidRPr="00F03EBA">
        <w:rPr>
          <w:rFonts w:ascii="Times New Roman" w:hAnsi="Times New Roman" w:cs="Times New Roman"/>
          <w:lang w:val="fr-FR"/>
          <w:rPrChange w:id="1431" w:author="Alex" w:date="2015-05-08T10:52:00Z">
            <w:rPr>
              <w:lang w:val="fr-FR"/>
            </w:rPr>
          </w:rPrChange>
        </w:rPr>
        <w:t>2960. http://doi.org/10.1111/febs.12324</w:t>
      </w:r>
    </w:p>
    <w:p w14:paraId="739782BC" w14:textId="77777777" w:rsidR="006455CB" w:rsidRPr="00F03EBA" w:rsidRDefault="0093136D">
      <w:pPr>
        <w:pStyle w:val="Heading3"/>
        <w:spacing w:line="480" w:lineRule="auto"/>
        <w:rPr>
          <w:rFonts w:ascii="Times New Roman" w:hAnsi="Times New Roman" w:cs="Times New Roman"/>
          <w:rPrChange w:id="1432" w:author="Alex" w:date="2015-05-08T10:52:00Z">
            <w:rPr/>
          </w:rPrChange>
        </w:rPr>
      </w:pPr>
      <w:r w:rsidRPr="00F03EBA">
        <w:rPr>
          <w:rFonts w:ascii="Times New Roman" w:hAnsi="Times New Roman" w:cs="Times New Roman"/>
          <w:rPrChange w:id="1433" w:author="Alex" w:date="2015-05-08T10:52:00Z">
            <w:rPr/>
          </w:rPrChange>
        </w:rPr>
        <w:lastRenderedPageBreak/>
        <w:t>FIGURES</w:t>
      </w:r>
      <w:r w:rsidRPr="00F03EBA">
        <w:rPr>
          <w:rFonts w:ascii="Times New Roman" w:hAnsi="Times New Roman" w:cs="Times New Roman"/>
          <w:noProof/>
          <w:rPrChange w:id="1434" w:author="Alex" w:date="2015-05-08T10:52:00Z">
            <w:rPr>
              <w:noProof/>
            </w:rPr>
          </w:rPrChange>
        </w:rPr>
        <w:drawing>
          <wp:anchor distT="152400" distB="152400" distL="152400" distR="152400" simplePos="0" relativeHeight="251659264" behindDoc="0" locked="0" layoutInCell="1" allowOverlap="1" wp14:anchorId="276B94B9" wp14:editId="653553BF">
            <wp:simplePos x="0" y="0"/>
            <wp:positionH relativeFrom="margin">
              <wp:posOffset>107950</wp:posOffset>
            </wp:positionH>
            <wp:positionV relativeFrom="line">
              <wp:posOffset>723900</wp:posOffset>
            </wp:positionV>
            <wp:extent cx="5715000" cy="57150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1.png"/>
                    <pic:cNvPicPr/>
                  </pic:nvPicPr>
                  <pic:blipFill>
                    <a:blip r:embed="rId9">
                      <a:extLst/>
                    </a:blip>
                    <a:stretch>
                      <a:fillRect/>
                    </a:stretch>
                  </pic:blipFill>
                  <pic:spPr>
                    <a:xfrm>
                      <a:off x="0" y="0"/>
                      <a:ext cx="5715000" cy="5715000"/>
                    </a:xfrm>
                    <a:prstGeom prst="rect">
                      <a:avLst/>
                    </a:prstGeom>
                    <a:ln w="12700" cap="flat">
                      <a:noFill/>
                      <a:miter lim="400000"/>
                    </a:ln>
                    <a:effectLst/>
                  </pic:spPr>
                </pic:pic>
              </a:graphicData>
            </a:graphic>
          </wp:anchor>
        </w:drawing>
      </w:r>
    </w:p>
    <w:p w14:paraId="167F61B5" w14:textId="77777777" w:rsidR="006455CB" w:rsidRPr="00F03EBA" w:rsidRDefault="006455CB">
      <w:pPr>
        <w:pStyle w:val="Body"/>
        <w:rPr>
          <w:rFonts w:ascii="Times New Roman" w:hAnsi="Times New Roman" w:cs="Times New Roman"/>
          <w:rPrChange w:id="1435" w:author="Alex" w:date="2015-05-08T10:52:00Z">
            <w:rPr/>
          </w:rPrChange>
        </w:rPr>
      </w:pPr>
    </w:p>
    <w:p w14:paraId="2FD41686" w14:textId="77777777" w:rsidR="006455CB" w:rsidRPr="00F03EBA" w:rsidRDefault="006455CB">
      <w:pPr>
        <w:pStyle w:val="Body"/>
        <w:rPr>
          <w:rFonts w:ascii="Times New Roman" w:hAnsi="Times New Roman" w:cs="Times New Roman"/>
          <w:rPrChange w:id="1436" w:author="Alex" w:date="2015-05-08T10:52:00Z">
            <w:rPr/>
          </w:rPrChange>
        </w:rPr>
      </w:pPr>
    </w:p>
    <w:p w14:paraId="7670EE3D" w14:textId="77777777" w:rsidR="006455CB" w:rsidRPr="00F03EBA" w:rsidRDefault="0093136D">
      <w:pPr>
        <w:pStyle w:val="Body"/>
        <w:spacing w:line="480" w:lineRule="auto"/>
        <w:rPr>
          <w:rFonts w:ascii="Times New Roman" w:hAnsi="Times New Roman" w:cs="Times New Roman"/>
          <w:b/>
          <w:bCs/>
          <w:rPrChange w:id="1437" w:author="Alex" w:date="2015-05-08T10:52:00Z">
            <w:rPr>
              <w:b/>
              <w:bCs/>
            </w:rPr>
          </w:rPrChange>
        </w:rPr>
      </w:pPr>
      <w:r w:rsidRPr="00F03EBA">
        <w:rPr>
          <w:rFonts w:ascii="Times New Roman" w:hAnsi="Times New Roman" w:cs="Times New Roman"/>
          <w:b/>
          <w:bCs/>
          <w:rPrChange w:id="1438" w:author="Alex" w:date="2015-05-08T10:52:00Z">
            <w:rPr>
              <w:b/>
              <w:bCs/>
            </w:rPr>
          </w:rPrChange>
        </w:rPr>
        <w:t xml:space="preserve">Figure 1. Structure and catalyzed reaction of BglB </w:t>
      </w:r>
    </w:p>
    <w:p w14:paraId="65709903" w14:textId="77777777" w:rsidR="006455CB" w:rsidRPr="00F03EBA" w:rsidRDefault="0093136D">
      <w:pPr>
        <w:pStyle w:val="Body"/>
        <w:spacing w:line="480" w:lineRule="auto"/>
        <w:rPr>
          <w:rFonts w:ascii="Times New Roman" w:hAnsi="Times New Roman" w:cs="Times New Roman"/>
          <w:rPrChange w:id="1439" w:author="Alex" w:date="2015-05-08T10:52:00Z">
            <w:rPr/>
          </w:rPrChange>
        </w:rPr>
      </w:pPr>
      <w:r w:rsidRPr="00F03EBA">
        <w:rPr>
          <w:rFonts w:ascii="Times New Roman" w:hAnsi="Times New Roman" w:cs="Times New Roman"/>
          <w:rPrChange w:id="1440" w:author="Alex" w:date="2015-05-08T10:52:00Z">
            <w:rPr/>
          </w:rPrChange>
        </w:rPr>
        <w:t>(A) Structure of BglB in complex with the modeled p-</w:t>
      </w:r>
      <w:proofErr w:type="spellStart"/>
      <w:r w:rsidRPr="00F03EBA">
        <w:rPr>
          <w:rFonts w:ascii="Times New Roman" w:hAnsi="Times New Roman" w:cs="Times New Roman"/>
          <w:rPrChange w:id="1441" w:author="Alex" w:date="2015-05-08T10:52:00Z">
            <w:rPr/>
          </w:rPrChange>
        </w:rPr>
        <w:t>nitrophenyl</w:t>
      </w:r>
      <w:proofErr w:type="spellEnd"/>
      <w:r w:rsidRPr="00F03EBA">
        <w:rPr>
          <w:rFonts w:ascii="Times New Roman" w:hAnsi="Times New Roman" w:cs="Times New Roman"/>
          <w:rPrChange w:id="1442" w:author="Alex" w:date="2015-05-08T10:52:00Z">
            <w:rPr/>
          </w:rPrChange>
        </w:rPr>
        <w:t>-</w:t>
      </w:r>
      <w:r w:rsidRPr="00F03EBA">
        <w:rPr>
          <w:rFonts w:ascii="Times New Roman" w:hAnsi="Times New Roman" w:cs="Times New Roman"/>
          <w:lang w:val="de-DE"/>
          <w:rPrChange w:id="1443" w:author="Alex" w:date="2015-05-08T10:52:00Z">
            <w:rPr>
              <w:rFonts w:hAnsi="Helvetica"/>
              <w:lang w:val="de-DE"/>
            </w:rPr>
          </w:rPrChange>
        </w:rPr>
        <w:t>ß</w:t>
      </w:r>
      <w:r w:rsidRPr="00F03EBA">
        <w:rPr>
          <w:rFonts w:ascii="Times New Roman" w:hAnsi="Times New Roman" w:cs="Times New Roman"/>
          <w:rPrChange w:id="1444" w:author="Alex" w:date="2015-05-08T10:52:00Z">
            <w:rPr/>
          </w:rPrChange>
        </w:rPr>
        <w:t>-D-</w:t>
      </w:r>
      <w:proofErr w:type="spellStart"/>
      <w:r w:rsidRPr="00F03EBA">
        <w:rPr>
          <w:rFonts w:ascii="Times New Roman" w:hAnsi="Times New Roman" w:cs="Times New Roman"/>
          <w:rPrChange w:id="1445" w:author="Alex" w:date="2015-05-08T10:52:00Z">
            <w:rPr/>
          </w:rPrChange>
        </w:rPr>
        <w:t>glucoside</w:t>
      </w:r>
      <w:proofErr w:type="spellEnd"/>
      <w:r w:rsidRPr="00F03EBA">
        <w:rPr>
          <w:rFonts w:ascii="Times New Roman" w:hAnsi="Times New Roman" w:cs="Times New Roman"/>
          <w:rPrChange w:id="1446" w:author="Alex" w:date="2015-05-08T10:52:00Z">
            <w:rPr/>
          </w:rPrChange>
        </w:rPr>
        <w:t xml:space="preserve"> used for design. Alpha carbons of residues mutated shown as blue spheres (B) The BglB–catalyzed reaction on p-</w:t>
      </w:r>
      <w:proofErr w:type="spellStart"/>
      <w:r w:rsidRPr="00F03EBA">
        <w:rPr>
          <w:rFonts w:ascii="Times New Roman" w:hAnsi="Times New Roman" w:cs="Times New Roman"/>
          <w:rPrChange w:id="1447" w:author="Alex" w:date="2015-05-08T10:52:00Z">
            <w:rPr/>
          </w:rPrChange>
        </w:rPr>
        <w:t>nitrophenyl</w:t>
      </w:r>
      <w:proofErr w:type="spellEnd"/>
      <w:r w:rsidRPr="00F03EBA">
        <w:rPr>
          <w:rFonts w:ascii="Times New Roman" w:hAnsi="Times New Roman" w:cs="Times New Roman"/>
          <w:rPrChange w:id="1448" w:author="Alex" w:date="2015-05-08T10:52:00Z">
            <w:rPr/>
          </w:rPrChange>
        </w:rPr>
        <w:t>-</w:t>
      </w:r>
      <w:r w:rsidRPr="00F03EBA">
        <w:rPr>
          <w:rFonts w:ascii="Times New Roman" w:hAnsi="Times New Roman" w:cs="Times New Roman"/>
          <w:lang w:val="de-DE"/>
          <w:rPrChange w:id="1449" w:author="Alex" w:date="2015-05-08T10:52:00Z">
            <w:rPr>
              <w:rFonts w:hAnsi="Helvetica"/>
              <w:lang w:val="de-DE"/>
            </w:rPr>
          </w:rPrChange>
        </w:rPr>
        <w:t>ß</w:t>
      </w:r>
      <w:r w:rsidRPr="00F03EBA">
        <w:rPr>
          <w:rFonts w:ascii="Times New Roman" w:hAnsi="Times New Roman" w:cs="Times New Roman"/>
          <w:rPrChange w:id="1450" w:author="Alex" w:date="2015-05-08T10:52:00Z">
            <w:rPr/>
          </w:rPrChange>
        </w:rPr>
        <w:t>-D-</w:t>
      </w:r>
      <w:proofErr w:type="spellStart"/>
      <w:r w:rsidRPr="00F03EBA">
        <w:rPr>
          <w:rFonts w:ascii="Times New Roman" w:hAnsi="Times New Roman" w:cs="Times New Roman"/>
          <w:rPrChange w:id="1451" w:author="Alex" w:date="2015-05-08T10:52:00Z">
            <w:rPr/>
          </w:rPrChange>
        </w:rPr>
        <w:t>glucoside</w:t>
      </w:r>
      <w:proofErr w:type="spellEnd"/>
      <w:r w:rsidRPr="00F03EBA">
        <w:rPr>
          <w:rFonts w:ascii="Times New Roman" w:hAnsi="Times New Roman" w:cs="Times New Roman"/>
          <w:rPrChange w:id="1452" w:author="Alex" w:date="2015-05-08T10:52:00Z">
            <w:rPr/>
          </w:rPrChange>
        </w:rPr>
        <w:t xml:space="preserve"> used to evaluate kinetic constants of designed mutants</w:t>
      </w:r>
    </w:p>
    <w:p w14:paraId="2BAAF5DD" w14:textId="77777777" w:rsidR="006455CB" w:rsidRPr="00F03EBA" w:rsidRDefault="0093136D">
      <w:pPr>
        <w:pStyle w:val="Body"/>
        <w:spacing w:line="480" w:lineRule="auto"/>
        <w:rPr>
          <w:rFonts w:ascii="Times New Roman" w:hAnsi="Times New Roman" w:cs="Times New Roman"/>
          <w:b/>
          <w:bCs/>
          <w:rPrChange w:id="1453" w:author="Alex" w:date="2015-05-08T10:52:00Z">
            <w:rPr>
              <w:b/>
              <w:bCs/>
            </w:rPr>
          </w:rPrChange>
        </w:rPr>
      </w:pPr>
      <w:r w:rsidRPr="00F03EBA">
        <w:rPr>
          <w:rFonts w:ascii="Times New Roman" w:hAnsi="Times New Roman" w:cs="Times New Roman"/>
          <w:b/>
          <w:bCs/>
          <w:noProof/>
          <w:rPrChange w:id="1454" w:author="Alex" w:date="2015-05-08T10:52:00Z">
            <w:rPr>
              <w:b/>
              <w:bCs/>
              <w:noProof/>
            </w:rPr>
          </w:rPrChange>
        </w:rPr>
        <w:lastRenderedPageBreak/>
        <w:drawing>
          <wp:anchor distT="152400" distB="152400" distL="152400" distR="152400" simplePos="0" relativeHeight="251660288" behindDoc="0" locked="0" layoutInCell="1" allowOverlap="1" wp14:anchorId="49DABEB9" wp14:editId="67D38E1B">
            <wp:simplePos x="0" y="0"/>
            <wp:positionH relativeFrom="margin">
              <wp:posOffset>-6350</wp:posOffset>
            </wp:positionH>
            <wp:positionV relativeFrom="line">
              <wp:posOffset>330199</wp:posOffset>
            </wp:positionV>
            <wp:extent cx="5943600" cy="550084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ig2.png"/>
                    <pic:cNvPicPr/>
                  </pic:nvPicPr>
                  <pic:blipFill>
                    <a:blip r:embed="rId10">
                      <a:extLst/>
                    </a:blip>
                    <a:stretch>
                      <a:fillRect/>
                    </a:stretch>
                  </pic:blipFill>
                  <pic:spPr>
                    <a:xfrm>
                      <a:off x="0" y="0"/>
                      <a:ext cx="5943600" cy="5500849"/>
                    </a:xfrm>
                    <a:prstGeom prst="rect">
                      <a:avLst/>
                    </a:prstGeom>
                    <a:ln w="12700" cap="flat">
                      <a:noFill/>
                      <a:miter lim="400000"/>
                    </a:ln>
                    <a:effectLst/>
                  </pic:spPr>
                </pic:pic>
              </a:graphicData>
            </a:graphic>
          </wp:anchor>
        </w:drawing>
      </w:r>
    </w:p>
    <w:p w14:paraId="58A6D6BB" w14:textId="77777777" w:rsidR="006455CB" w:rsidRPr="00F03EBA" w:rsidRDefault="0093136D">
      <w:pPr>
        <w:pStyle w:val="Body"/>
        <w:spacing w:line="480" w:lineRule="auto"/>
        <w:rPr>
          <w:rFonts w:ascii="Times New Roman" w:hAnsi="Times New Roman" w:cs="Times New Roman"/>
          <w:b/>
          <w:bCs/>
          <w:rPrChange w:id="1455" w:author="Alex" w:date="2015-05-08T10:52:00Z">
            <w:rPr>
              <w:b/>
              <w:bCs/>
            </w:rPr>
          </w:rPrChange>
        </w:rPr>
      </w:pPr>
      <w:r w:rsidRPr="00F03EBA">
        <w:rPr>
          <w:rFonts w:ascii="Times New Roman" w:hAnsi="Times New Roman" w:cs="Times New Roman"/>
          <w:b/>
          <w:bCs/>
          <w:rPrChange w:id="1456" w:author="Alex" w:date="2015-05-08T10:52:00Z">
            <w:rPr>
              <w:b/>
              <w:bCs/>
            </w:rPr>
          </w:rPrChange>
        </w:rPr>
        <w:t>Figure 2. Log scale relative kinetic constants of 104 BglB mutants</w:t>
      </w:r>
    </w:p>
    <w:p w14:paraId="1388ADA9" w14:textId="77777777" w:rsidR="006455CB" w:rsidRPr="00F03EBA" w:rsidRDefault="0093136D">
      <w:pPr>
        <w:pStyle w:val="Body"/>
        <w:spacing w:line="480" w:lineRule="auto"/>
        <w:rPr>
          <w:rFonts w:ascii="Times New Roman" w:hAnsi="Times New Roman" w:cs="Times New Roman"/>
          <w:rPrChange w:id="1457" w:author="Alex" w:date="2015-05-08T10:52:00Z">
            <w:rPr/>
          </w:rPrChange>
        </w:rPr>
      </w:pPr>
      <w:r w:rsidRPr="00F03EBA">
        <w:rPr>
          <w:rFonts w:ascii="Times New Roman" w:hAnsi="Times New Roman" w:cs="Times New Roman"/>
          <w:rPrChange w:id="1458" w:author="Alex" w:date="2015-05-08T10:52:00Z">
            <w:rPr/>
          </w:rPrChange>
        </w:rPr>
        <w:t xml:space="preserve">The </w:t>
      </w:r>
      <w:proofErr w:type="spellStart"/>
      <w:r w:rsidRPr="00F03EBA">
        <w:rPr>
          <w:rFonts w:ascii="Times New Roman" w:hAnsi="Times New Roman" w:cs="Times New Roman"/>
          <w:rPrChange w:id="1459" w:author="Alex" w:date="2015-05-08T10:52:00Z">
            <w:rPr/>
          </w:rPrChange>
        </w:rPr>
        <w:t>heatmap</w:t>
      </w:r>
      <w:proofErr w:type="spellEnd"/>
      <w:r w:rsidRPr="00F03EBA">
        <w:rPr>
          <w:rFonts w:ascii="Times New Roman" w:hAnsi="Times New Roman" w:cs="Times New Roman"/>
          <w:rPrChange w:id="1460" w:author="Alex" w:date="2015-05-08T10:52:00Z">
            <w:rPr/>
          </w:rPrChange>
        </w:rPr>
        <w:t xml:space="preserve"> depicts the effect of </w:t>
      </w:r>
      <w:del w:id="1461" w:author="Justin Siegel" w:date="2015-05-07T00:29:00Z">
        <w:r w:rsidRPr="00F03EBA" w:rsidDel="00E0193C">
          <w:rPr>
            <w:rFonts w:ascii="Times New Roman" w:hAnsi="Times New Roman" w:cs="Times New Roman"/>
            <w:rPrChange w:id="1462" w:author="Alex" w:date="2015-05-08T10:52:00Z">
              <w:rPr/>
            </w:rPrChange>
          </w:rPr>
          <w:delText xml:space="preserve">the </w:delText>
        </w:r>
      </w:del>
      <w:ins w:id="1463" w:author="Justin Siegel" w:date="2015-05-07T00:29:00Z">
        <w:r w:rsidR="00E0193C" w:rsidRPr="00F03EBA">
          <w:rPr>
            <w:rFonts w:ascii="Times New Roman" w:hAnsi="Times New Roman" w:cs="Times New Roman"/>
            <w:rPrChange w:id="1464" w:author="Alex" w:date="2015-05-08T10:52:00Z">
              <w:rPr/>
            </w:rPrChange>
          </w:rPr>
          <w:t xml:space="preserve">each </w:t>
        </w:r>
      </w:ins>
      <w:r w:rsidRPr="00F03EBA">
        <w:rPr>
          <w:rFonts w:ascii="Times New Roman" w:hAnsi="Times New Roman" w:cs="Times New Roman"/>
          <w:rPrChange w:id="1465" w:author="Alex" w:date="2015-05-08T10:52:00Z">
            <w:rPr/>
          </w:rPrChange>
        </w:rPr>
        <w:t>mutation on each kinetic constant relative to native BglB</w:t>
      </w:r>
      <w:ins w:id="1466" w:author="Justin Siegel" w:date="2015-05-07T00:29:00Z">
        <w:r w:rsidR="00E0193C" w:rsidRPr="00F03EBA">
          <w:rPr>
            <w:rFonts w:ascii="Times New Roman" w:hAnsi="Times New Roman" w:cs="Times New Roman"/>
            <w:rPrChange w:id="1467" w:author="Alex" w:date="2015-05-08T10:52:00Z">
              <w:rPr/>
            </w:rPrChange>
          </w:rPr>
          <w:t>, normalized at 0</w:t>
        </w:r>
      </w:ins>
      <w:r w:rsidRPr="00F03EBA">
        <w:rPr>
          <w:rFonts w:ascii="Times New Roman" w:hAnsi="Times New Roman" w:cs="Times New Roman"/>
          <w:rPrChange w:id="1468" w:author="Alex" w:date="2015-05-08T10:52:00Z">
            <w:rPr/>
          </w:rPrChange>
        </w:rPr>
        <w:t xml:space="preserve">.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w:t>
      </w:r>
      <w:r w:rsidRPr="00F03EBA">
        <w:rPr>
          <w:rFonts w:ascii="Times New Roman" w:hAnsi="Times New Roman" w:cs="Times New Roman"/>
          <w:rPrChange w:id="1469" w:author="Alex" w:date="2015-05-08T10:52:00Z">
            <w:rPr/>
          </w:rPrChange>
        </w:rPr>
        <w:lastRenderedPageBreak/>
        <w:t>box. Values are on a log scale and the ranges are as follows: 10–11,000 min</w:t>
      </w:r>
      <w:r w:rsidRPr="00F03EBA">
        <w:rPr>
          <w:rFonts w:ascii="Times New Roman" w:hAnsi="Times New Roman" w:cs="Times New Roman"/>
          <w:vertAlign w:val="superscript"/>
          <w:rPrChange w:id="1470" w:author="Alex" w:date="2015-05-08T10:52:00Z">
            <w:rPr>
              <w:vertAlign w:val="superscript"/>
            </w:rPr>
          </w:rPrChange>
        </w:rPr>
        <w:t>-1</w:t>
      </w:r>
      <w:r w:rsidRPr="00F03EBA">
        <w:rPr>
          <w:rFonts w:ascii="Times New Roman" w:hAnsi="Times New Roman" w:cs="Times New Roman"/>
          <w:rPrChange w:id="1471" w:author="Alex" w:date="2015-05-08T10:52:00Z">
            <w:rPr/>
          </w:rPrChange>
        </w:rPr>
        <w:t xml:space="preserve"> (</w:t>
      </w:r>
      <w:r w:rsidRPr="00F03EBA">
        <w:rPr>
          <w:rFonts w:ascii="Times New Roman" w:hAnsi="Times New Roman" w:cs="Times New Roman"/>
          <w:i/>
          <w:iCs/>
          <w:rPrChange w:id="1472" w:author="Alex" w:date="2015-05-08T10:52:00Z">
            <w:rPr>
              <w:i/>
              <w:iCs/>
            </w:rPr>
          </w:rPrChange>
        </w:rPr>
        <w:t>k</w:t>
      </w:r>
      <w:r w:rsidRPr="00F03EBA">
        <w:rPr>
          <w:rFonts w:ascii="Times New Roman" w:hAnsi="Times New Roman" w:cs="Times New Roman"/>
          <w:vertAlign w:val="subscript"/>
          <w:rPrChange w:id="1473" w:author="Alex" w:date="2015-05-08T10:52:00Z">
            <w:rPr>
              <w:vertAlign w:val="subscript"/>
            </w:rPr>
          </w:rPrChange>
        </w:rPr>
        <w:t>cat</w:t>
      </w:r>
      <w:r w:rsidRPr="00F03EBA">
        <w:rPr>
          <w:rFonts w:ascii="Times New Roman" w:hAnsi="Times New Roman" w:cs="Times New Roman"/>
          <w:rPrChange w:id="1474" w:author="Alex" w:date="2015-05-08T10:52:00Z">
            <w:rPr/>
          </w:rPrChange>
        </w:rPr>
        <w:t xml:space="preserve">), 0.6–85 </w:t>
      </w:r>
      <w:proofErr w:type="spellStart"/>
      <w:r w:rsidRPr="00F03EBA">
        <w:rPr>
          <w:rFonts w:ascii="Times New Roman" w:hAnsi="Times New Roman" w:cs="Times New Roman"/>
          <w:rPrChange w:id="1475" w:author="Alex" w:date="2015-05-08T10:52:00Z">
            <w:rPr/>
          </w:rPrChange>
        </w:rPr>
        <w:t>mM</w:t>
      </w:r>
      <w:proofErr w:type="spellEnd"/>
      <w:r w:rsidRPr="00F03EBA">
        <w:rPr>
          <w:rFonts w:ascii="Times New Roman" w:hAnsi="Times New Roman" w:cs="Times New Roman"/>
          <w:rPrChange w:id="1476" w:author="Alex" w:date="2015-05-08T10:52:00Z">
            <w:rPr/>
          </w:rPrChange>
        </w:rPr>
        <w:t xml:space="preserve"> (K</w:t>
      </w:r>
      <w:r w:rsidRPr="00F03EBA">
        <w:rPr>
          <w:rFonts w:ascii="Times New Roman" w:hAnsi="Times New Roman" w:cs="Times New Roman"/>
          <w:vertAlign w:val="subscript"/>
          <w:rPrChange w:id="1477" w:author="Alex" w:date="2015-05-08T10:52:00Z">
            <w:rPr>
              <w:vertAlign w:val="subscript"/>
            </w:rPr>
          </w:rPrChange>
        </w:rPr>
        <w:t>M</w:t>
      </w:r>
      <w:r w:rsidRPr="00F03EBA">
        <w:rPr>
          <w:rFonts w:ascii="Times New Roman" w:hAnsi="Times New Roman" w:cs="Times New Roman"/>
          <w:rPrChange w:id="1478" w:author="Alex" w:date="2015-05-08T10:52:00Z">
            <w:rPr/>
          </w:rPrChange>
        </w:rPr>
        <w:t>), and 10–</w:t>
      </w:r>
      <w:r w:rsidRPr="00F03EBA">
        <w:rPr>
          <w:rFonts w:ascii="Times New Roman" w:hAnsi="Times New Roman" w:cs="Times New Roman"/>
          <w:lang w:val="de-DE"/>
          <w:rPrChange w:id="1479" w:author="Alex" w:date="2015-05-08T10:52:00Z">
            <w:rPr>
              <w:lang w:val="de-DE"/>
            </w:rPr>
          </w:rPrChange>
        </w:rPr>
        <w:t>560,000 M</w:t>
      </w:r>
      <w:r w:rsidRPr="00F03EBA">
        <w:rPr>
          <w:rFonts w:ascii="Times New Roman" w:hAnsi="Times New Roman" w:cs="Times New Roman"/>
          <w:vertAlign w:val="superscript"/>
          <w:rPrChange w:id="1480" w:author="Alex" w:date="2015-05-08T10:52:00Z">
            <w:rPr>
              <w:vertAlign w:val="superscript"/>
            </w:rPr>
          </w:rPrChange>
        </w:rPr>
        <w:t>-1</w:t>
      </w:r>
      <w:r w:rsidRPr="00F03EBA">
        <w:rPr>
          <w:rFonts w:ascii="Times New Roman" w:hAnsi="Times New Roman" w:cs="Times New Roman"/>
          <w:rPrChange w:id="1481" w:author="Alex" w:date="2015-05-08T10:52:00Z">
            <w:rPr/>
          </w:rPrChange>
        </w:rPr>
        <w:t>min</w:t>
      </w:r>
      <w:r w:rsidRPr="00F03EBA">
        <w:rPr>
          <w:rFonts w:ascii="Times New Roman" w:hAnsi="Times New Roman" w:cs="Times New Roman"/>
          <w:vertAlign w:val="superscript"/>
          <w:rPrChange w:id="1482" w:author="Alex" w:date="2015-05-08T10:52:00Z">
            <w:rPr>
              <w:vertAlign w:val="superscript"/>
            </w:rPr>
          </w:rPrChange>
        </w:rPr>
        <w:t>-1</w:t>
      </w:r>
      <w:r w:rsidRPr="00F03EBA">
        <w:rPr>
          <w:rFonts w:ascii="Times New Roman" w:hAnsi="Times New Roman" w:cs="Times New Roman"/>
          <w:rPrChange w:id="1483" w:author="Alex" w:date="2015-05-08T10:52:00Z">
            <w:rPr/>
          </w:rPrChange>
        </w:rPr>
        <w:t xml:space="preserve"> (</w:t>
      </w:r>
      <w:r w:rsidRPr="00F03EBA">
        <w:rPr>
          <w:rFonts w:ascii="Times New Roman" w:hAnsi="Times New Roman" w:cs="Times New Roman"/>
          <w:i/>
          <w:iCs/>
          <w:rPrChange w:id="1484" w:author="Alex" w:date="2015-05-08T10:52:00Z">
            <w:rPr>
              <w:i/>
              <w:iCs/>
            </w:rPr>
          </w:rPrChange>
        </w:rPr>
        <w:t>k</w:t>
      </w:r>
      <w:r w:rsidRPr="00F03EBA">
        <w:rPr>
          <w:rFonts w:ascii="Times New Roman" w:hAnsi="Times New Roman" w:cs="Times New Roman"/>
          <w:vertAlign w:val="subscript"/>
          <w:rPrChange w:id="1485" w:author="Alex" w:date="2015-05-08T10:52:00Z">
            <w:rPr>
              <w:vertAlign w:val="subscript"/>
            </w:rPr>
          </w:rPrChange>
        </w:rPr>
        <w:t>cat</w:t>
      </w:r>
      <w:r w:rsidRPr="00F03EBA">
        <w:rPr>
          <w:rFonts w:ascii="Times New Roman" w:hAnsi="Times New Roman" w:cs="Times New Roman"/>
          <w:rPrChange w:id="1486" w:author="Alex" w:date="2015-05-08T10:52:00Z">
            <w:rPr/>
          </w:rPrChange>
        </w:rPr>
        <w:t>/K</w:t>
      </w:r>
      <w:r w:rsidRPr="00F03EBA">
        <w:rPr>
          <w:rFonts w:ascii="Times New Roman" w:hAnsi="Times New Roman" w:cs="Times New Roman"/>
          <w:vertAlign w:val="subscript"/>
          <w:rPrChange w:id="1487" w:author="Alex" w:date="2015-05-08T10:52:00Z">
            <w:rPr>
              <w:vertAlign w:val="subscript"/>
            </w:rPr>
          </w:rPrChange>
        </w:rPr>
        <w:t>M</w:t>
      </w:r>
      <w:r w:rsidRPr="00F03EBA">
        <w:rPr>
          <w:rFonts w:ascii="Times New Roman" w:hAnsi="Times New Roman" w:cs="Times New Roman"/>
          <w:rPrChange w:id="1488" w:author="Alex" w:date="2015-05-08T10:52:00Z">
            <w:rPr/>
          </w:rPrChange>
        </w:rPr>
        <w:t xml:space="preserve">) with wild type constants of 880 ± 10 min–1, 5.0 ± 0.2 </w:t>
      </w:r>
      <w:proofErr w:type="spellStart"/>
      <w:r w:rsidRPr="00F03EBA">
        <w:rPr>
          <w:rFonts w:ascii="Times New Roman" w:hAnsi="Times New Roman" w:cs="Times New Roman"/>
          <w:rPrChange w:id="1489" w:author="Alex" w:date="2015-05-08T10:52:00Z">
            <w:rPr/>
          </w:rPrChange>
        </w:rPr>
        <w:t>mM</w:t>
      </w:r>
      <w:proofErr w:type="spellEnd"/>
      <w:r w:rsidRPr="00F03EBA">
        <w:rPr>
          <w:rFonts w:ascii="Times New Roman" w:hAnsi="Times New Roman" w:cs="Times New Roman"/>
          <w:rPrChange w:id="1490" w:author="Alex" w:date="2015-05-08T10:52:00Z">
            <w:rPr/>
          </w:rPrChange>
        </w:rPr>
        <w:t xml:space="preserve">, and 171,000 ± </w:t>
      </w:r>
      <w:r w:rsidRPr="00F03EBA">
        <w:rPr>
          <w:rFonts w:ascii="Times New Roman" w:hAnsi="Times New Roman" w:cs="Times New Roman"/>
          <w:lang w:val="de-DE"/>
          <w:rPrChange w:id="1491" w:author="Alex" w:date="2015-05-08T10:52:00Z">
            <w:rPr>
              <w:lang w:val="de-DE"/>
            </w:rPr>
          </w:rPrChange>
        </w:rPr>
        <w:t>8000 M</w:t>
      </w:r>
      <w:r w:rsidRPr="00F03EBA">
        <w:rPr>
          <w:rFonts w:ascii="Times New Roman" w:hAnsi="Times New Roman" w:cs="Times New Roman"/>
          <w:vertAlign w:val="superscript"/>
          <w:rPrChange w:id="1492" w:author="Alex" w:date="2015-05-08T10:52:00Z">
            <w:rPr>
              <w:vertAlign w:val="superscript"/>
            </w:rPr>
          </w:rPrChange>
        </w:rPr>
        <w:t>-1</w:t>
      </w:r>
      <w:r w:rsidRPr="00F03EBA">
        <w:rPr>
          <w:rFonts w:ascii="Times New Roman" w:hAnsi="Times New Roman" w:cs="Times New Roman"/>
          <w:rPrChange w:id="1493" w:author="Alex" w:date="2015-05-08T10:52:00Z">
            <w:rPr/>
          </w:rPrChange>
        </w:rPr>
        <w:t xml:space="preserve"> min</w:t>
      </w:r>
      <w:r w:rsidRPr="00F03EBA">
        <w:rPr>
          <w:rFonts w:ascii="Times New Roman" w:hAnsi="Times New Roman" w:cs="Times New Roman"/>
          <w:vertAlign w:val="superscript"/>
          <w:rPrChange w:id="1494" w:author="Alex" w:date="2015-05-08T10:52:00Z">
            <w:rPr>
              <w:vertAlign w:val="superscript"/>
            </w:rPr>
          </w:rPrChange>
        </w:rPr>
        <w:t>-1</w:t>
      </w:r>
      <w:r w:rsidRPr="00F03EBA">
        <w:rPr>
          <w:rFonts w:ascii="Times New Roman" w:hAnsi="Times New Roman" w:cs="Times New Roman"/>
          <w:lang w:val="da-DK"/>
          <w:rPrChange w:id="1495" w:author="Alex" w:date="2015-05-08T10:52:00Z">
            <w:rPr>
              <w:lang w:val="da-DK"/>
            </w:rPr>
          </w:rPrChange>
        </w:rPr>
        <w:t xml:space="preserve"> for </w:t>
      </w:r>
      <w:r w:rsidRPr="00F03EBA">
        <w:rPr>
          <w:rFonts w:ascii="Times New Roman" w:hAnsi="Times New Roman" w:cs="Times New Roman"/>
          <w:i/>
          <w:iCs/>
          <w:rPrChange w:id="1496" w:author="Alex" w:date="2015-05-08T10:52:00Z">
            <w:rPr>
              <w:i/>
              <w:iCs/>
            </w:rPr>
          </w:rPrChange>
        </w:rPr>
        <w:t>k</w:t>
      </w:r>
      <w:r w:rsidRPr="00F03EBA">
        <w:rPr>
          <w:rFonts w:ascii="Times New Roman" w:hAnsi="Times New Roman" w:cs="Times New Roman"/>
          <w:vertAlign w:val="subscript"/>
          <w:rPrChange w:id="1497" w:author="Alex" w:date="2015-05-08T10:52:00Z">
            <w:rPr>
              <w:vertAlign w:val="subscript"/>
            </w:rPr>
          </w:rPrChange>
        </w:rPr>
        <w:t>cat</w:t>
      </w:r>
      <w:r w:rsidRPr="00F03EBA">
        <w:rPr>
          <w:rFonts w:ascii="Times New Roman" w:hAnsi="Times New Roman" w:cs="Times New Roman"/>
          <w:rPrChange w:id="1498" w:author="Alex" w:date="2015-05-08T10:52:00Z">
            <w:rPr/>
          </w:rPrChange>
        </w:rPr>
        <w:t>/K</w:t>
      </w:r>
      <w:r w:rsidRPr="00F03EBA">
        <w:rPr>
          <w:rFonts w:ascii="Times New Roman" w:hAnsi="Times New Roman" w:cs="Times New Roman"/>
          <w:vertAlign w:val="subscript"/>
          <w:rPrChange w:id="1499" w:author="Alex" w:date="2015-05-08T10:52:00Z">
            <w:rPr>
              <w:vertAlign w:val="subscript"/>
            </w:rPr>
          </w:rPrChange>
        </w:rPr>
        <w:t>M</w:t>
      </w:r>
      <w:r w:rsidRPr="00F03EBA">
        <w:rPr>
          <w:rFonts w:ascii="Times New Roman" w:hAnsi="Times New Roman" w:cs="Times New Roman"/>
          <w:rPrChange w:id="1500" w:author="Alex" w:date="2015-05-08T10:52:00Z">
            <w:rPr/>
          </w:rPrChange>
        </w:rPr>
        <w:t xml:space="preserve">, </w:t>
      </w:r>
      <w:r w:rsidRPr="00F03EBA">
        <w:rPr>
          <w:rFonts w:ascii="Times New Roman" w:hAnsi="Times New Roman" w:cs="Times New Roman"/>
          <w:i/>
          <w:iCs/>
          <w:rPrChange w:id="1501" w:author="Alex" w:date="2015-05-08T10:52:00Z">
            <w:rPr>
              <w:i/>
              <w:iCs/>
            </w:rPr>
          </w:rPrChange>
        </w:rPr>
        <w:t>k</w:t>
      </w:r>
      <w:r w:rsidRPr="00F03EBA">
        <w:rPr>
          <w:rFonts w:ascii="Times New Roman" w:hAnsi="Times New Roman" w:cs="Times New Roman"/>
          <w:vertAlign w:val="subscript"/>
          <w:rPrChange w:id="1502" w:author="Alex" w:date="2015-05-08T10:52:00Z">
            <w:rPr>
              <w:vertAlign w:val="subscript"/>
            </w:rPr>
          </w:rPrChange>
        </w:rPr>
        <w:t>cat</w:t>
      </w:r>
      <w:r w:rsidRPr="00F03EBA">
        <w:rPr>
          <w:rFonts w:ascii="Times New Roman" w:hAnsi="Times New Roman" w:cs="Times New Roman"/>
          <w:rPrChange w:id="1503" w:author="Alex" w:date="2015-05-08T10:52:00Z">
            <w:rPr/>
          </w:rPrChange>
        </w:rPr>
        <w:t>/K</w:t>
      </w:r>
      <w:r w:rsidRPr="00F03EBA">
        <w:rPr>
          <w:rFonts w:ascii="Times New Roman" w:hAnsi="Times New Roman" w:cs="Times New Roman"/>
          <w:vertAlign w:val="subscript"/>
          <w:rPrChange w:id="1504" w:author="Alex" w:date="2015-05-08T10:52:00Z">
            <w:rPr>
              <w:vertAlign w:val="subscript"/>
            </w:rPr>
          </w:rPrChange>
        </w:rPr>
        <w:t>M</w:t>
      </w:r>
      <w:r w:rsidRPr="00F03EBA">
        <w:rPr>
          <w:rFonts w:ascii="Times New Roman" w:hAnsi="Times New Roman" w:cs="Times New Roman"/>
          <w:rPrChange w:id="1505" w:author="Alex" w:date="2015-05-08T10:52:00Z">
            <w:rPr/>
          </w:rPrChange>
        </w:rPr>
        <w:t xml:space="preserve">, and </w:t>
      </w:r>
      <w:r w:rsidRPr="00F03EBA">
        <w:rPr>
          <w:rFonts w:ascii="Times New Roman" w:hAnsi="Times New Roman" w:cs="Times New Roman"/>
          <w:i/>
          <w:iCs/>
          <w:rPrChange w:id="1506" w:author="Alex" w:date="2015-05-08T10:52:00Z">
            <w:rPr>
              <w:i/>
              <w:iCs/>
            </w:rPr>
          </w:rPrChange>
        </w:rPr>
        <w:t>k</w:t>
      </w:r>
      <w:r w:rsidRPr="00F03EBA">
        <w:rPr>
          <w:rFonts w:ascii="Times New Roman" w:hAnsi="Times New Roman" w:cs="Times New Roman"/>
          <w:vertAlign w:val="subscript"/>
          <w:rPrChange w:id="1507" w:author="Alex" w:date="2015-05-08T10:52:00Z">
            <w:rPr>
              <w:vertAlign w:val="subscript"/>
            </w:rPr>
          </w:rPrChange>
        </w:rPr>
        <w:t>cat</w:t>
      </w:r>
      <w:r w:rsidRPr="00F03EBA">
        <w:rPr>
          <w:rFonts w:ascii="Times New Roman" w:hAnsi="Times New Roman" w:cs="Times New Roman"/>
          <w:rPrChange w:id="1508" w:author="Alex" w:date="2015-05-08T10:52:00Z">
            <w:rPr/>
          </w:rPrChange>
        </w:rPr>
        <w:t>/K</w:t>
      </w:r>
      <w:r w:rsidRPr="00F03EBA">
        <w:rPr>
          <w:rFonts w:ascii="Times New Roman" w:hAnsi="Times New Roman" w:cs="Times New Roman"/>
          <w:vertAlign w:val="subscript"/>
          <w:rPrChange w:id="1509" w:author="Alex" w:date="2015-05-08T10:52:00Z">
            <w:rPr>
              <w:vertAlign w:val="subscript"/>
            </w:rPr>
          </w:rPrChange>
        </w:rPr>
        <w:t>M</w:t>
      </w:r>
      <w:r w:rsidRPr="00F03EBA">
        <w:rPr>
          <w:rFonts w:ascii="Times New Roman" w:hAnsi="Times New Roman" w:cs="Times New Roman"/>
          <w:rPrChange w:id="1510" w:author="Alex" w:date="2015-05-08T10:52:00Z">
            <w:rPr/>
          </w:rPrChange>
        </w:rPr>
        <w:t xml:space="preserve"> respectively. A full table of kinetic constants and substrate versus velocity curves for each are provided in the Supplemental Materials.</w:t>
      </w:r>
    </w:p>
    <w:p w14:paraId="7D7AEB2E" w14:textId="77777777" w:rsidR="006455CB" w:rsidRPr="00F03EBA" w:rsidRDefault="0093136D">
      <w:pPr>
        <w:pStyle w:val="Body"/>
        <w:spacing w:line="480" w:lineRule="auto"/>
        <w:rPr>
          <w:rFonts w:ascii="Times New Roman" w:hAnsi="Times New Roman" w:cs="Times New Roman"/>
          <w:b/>
          <w:bCs/>
          <w:rPrChange w:id="1511" w:author="Alex" w:date="2015-05-08T10:52:00Z">
            <w:rPr>
              <w:b/>
              <w:bCs/>
            </w:rPr>
          </w:rPrChange>
        </w:rPr>
      </w:pPr>
      <w:r w:rsidRPr="00F03EBA">
        <w:rPr>
          <w:rFonts w:ascii="Times New Roman" w:hAnsi="Times New Roman" w:cs="Times New Roman"/>
          <w:b/>
          <w:bCs/>
          <w:noProof/>
          <w:rPrChange w:id="1512" w:author="Alex" w:date="2015-05-08T10:52:00Z">
            <w:rPr>
              <w:b/>
              <w:bCs/>
              <w:noProof/>
            </w:rPr>
          </w:rPrChange>
        </w:rPr>
        <w:drawing>
          <wp:anchor distT="152400" distB="152400" distL="152400" distR="152400" simplePos="0" relativeHeight="251661312" behindDoc="0" locked="0" layoutInCell="1" allowOverlap="1" wp14:anchorId="39FF85EA" wp14:editId="1AC12F43">
            <wp:simplePos x="0" y="0"/>
            <wp:positionH relativeFrom="margin">
              <wp:posOffset>-6350</wp:posOffset>
            </wp:positionH>
            <wp:positionV relativeFrom="line">
              <wp:posOffset>329565</wp:posOffset>
            </wp:positionV>
            <wp:extent cx="4572000" cy="3982210"/>
            <wp:effectExtent l="0" t="0" r="0" b="5715"/>
            <wp:wrapTopAndBottom distT="152400" distB="15240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fig3.png"/>
                    <pic:cNvPicPr/>
                  </pic:nvPicPr>
                  <pic:blipFill>
                    <a:blip r:embed="rId11">
                      <a:extLst/>
                    </a:blip>
                    <a:stretch>
                      <a:fillRect/>
                    </a:stretch>
                  </pic:blipFill>
                  <pic:spPr>
                    <a:xfrm>
                      <a:off x="0" y="0"/>
                      <a:ext cx="4572000" cy="3982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F9D4C27" w14:textId="77777777" w:rsidR="006455CB" w:rsidRPr="00F03EBA" w:rsidRDefault="006455CB">
      <w:pPr>
        <w:pStyle w:val="Body"/>
        <w:spacing w:line="480" w:lineRule="auto"/>
        <w:rPr>
          <w:rFonts w:ascii="Times New Roman" w:hAnsi="Times New Roman" w:cs="Times New Roman"/>
          <w:b/>
          <w:bCs/>
          <w:rPrChange w:id="1513" w:author="Alex" w:date="2015-05-08T10:52:00Z">
            <w:rPr>
              <w:b/>
              <w:bCs/>
            </w:rPr>
          </w:rPrChange>
        </w:rPr>
      </w:pPr>
    </w:p>
    <w:p w14:paraId="007F6B88" w14:textId="77777777" w:rsidR="006455CB" w:rsidRPr="00F03EBA" w:rsidRDefault="0093136D">
      <w:pPr>
        <w:pStyle w:val="Body"/>
        <w:spacing w:line="480" w:lineRule="auto"/>
        <w:rPr>
          <w:rFonts w:ascii="Times New Roman" w:hAnsi="Times New Roman" w:cs="Times New Roman"/>
          <w:b/>
          <w:bCs/>
          <w:rPrChange w:id="1514" w:author="Alex" w:date="2015-05-08T10:52:00Z">
            <w:rPr>
              <w:b/>
              <w:bCs/>
            </w:rPr>
          </w:rPrChange>
        </w:rPr>
      </w:pPr>
      <w:commentRangeStart w:id="1515"/>
      <w:r w:rsidRPr="00F03EBA">
        <w:rPr>
          <w:rFonts w:ascii="Times New Roman" w:hAnsi="Times New Roman" w:cs="Times New Roman"/>
          <w:b/>
          <w:bCs/>
          <w:rPrChange w:id="1516" w:author="Alex" w:date="2015-05-08T10:52:00Z">
            <w:rPr>
              <w:b/>
              <w:bCs/>
            </w:rPr>
          </w:rPrChange>
        </w:rPr>
        <w:t>Figure</w:t>
      </w:r>
      <w:commentRangeEnd w:id="1515"/>
      <w:r w:rsidR="00E0193C" w:rsidRPr="00F03EBA">
        <w:rPr>
          <w:rStyle w:val="CommentReference"/>
          <w:rFonts w:ascii="Times New Roman" w:eastAsia="SimSun" w:hAnsi="Times New Roman" w:cs="Times New Roman"/>
          <w:color w:val="auto"/>
          <w:bdr w:val="none" w:sz="0" w:space="0" w:color="auto"/>
          <w:rPrChange w:id="1517" w:author="Alex" w:date="2015-05-08T10:52:00Z">
            <w:rPr>
              <w:rStyle w:val="CommentReference"/>
              <w:rFonts w:ascii="Times" w:eastAsia="SimSun" w:hAnsi="Times" w:cs="Times New Roman"/>
              <w:color w:val="auto"/>
              <w:bdr w:val="none" w:sz="0" w:space="0" w:color="auto"/>
            </w:rPr>
          </w:rPrChange>
        </w:rPr>
        <w:commentReference w:id="1515"/>
      </w:r>
      <w:r w:rsidRPr="00F03EBA">
        <w:rPr>
          <w:rFonts w:ascii="Times New Roman" w:hAnsi="Times New Roman" w:cs="Times New Roman"/>
          <w:b/>
          <w:bCs/>
          <w:rPrChange w:id="1518" w:author="Alex" w:date="2015-05-08T10:52:00Z">
            <w:rPr>
              <w:b/>
              <w:bCs/>
            </w:rPr>
          </w:rPrChange>
        </w:rPr>
        <w:t xml:space="preserve"> 3. Active site model and conservation analysis of BglB </w:t>
      </w:r>
    </w:p>
    <w:p w14:paraId="334D0185" w14:textId="77777777" w:rsidR="006455CB" w:rsidRPr="00F03EBA" w:rsidRDefault="0093136D">
      <w:pPr>
        <w:pStyle w:val="Body"/>
        <w:spacing w:line="480" w:lineRule="auto"/>
        <w:rPr>
          <w:rFonts w:ascii="Times New Roman" w:hAnsi="Times New Roman" w:cs="Times New Roman"/>
          <w:rPrChange w:id="1519" w:author="Alex" w:date="2015-05-08T10:52:00Z">
            <w:rPr/>
          </w:rPrChange>
        </w:rPr>
      </w:pPr>
      <w:r w:rsidRPr="00F03EBA">
        <w:rPr>
          <w:rFonts w:ascii="Times New Roman" w:hAnsi="Times New Roman" w:cs="Times New Roman"/>
          <w:rPrChange w:id="1520" w:author="Alex" w:date="2015-05-08T10:52:00Z">
            <w:rPr/>
          </w:rPrChange>
        </w:rPr>
        <w:t xml:space="preserve">(A) Docked model of pNPG in the active site of BglB showing established catalytic residues (navy) and a selection of residues mutated (gold). A multiple sequence alignment of the </w:t>
      </w:r>
      <w:proofErr w:type="spellStart"/>
      <w:r w:rsidRPr="00F03EBA">
        <w:rPr>
          <w:rFonts w:ascii="Times New Roman" w:hAnsi="Times New Roman" w:cs="Times New Roman"/>
          <w:rPrChange w:id="1521" w:author="Alex" w:date="2015-05-08T10:52:00Z">
            <w:rPr/>
          </w:rPrChange>
        </w:rPr>
        <w:t>Pfam</w:t>
      </w:r>
      <w:proofErr w:type="spellEnd"/>
      <w:r w:rsidRPr="00F03EBA">
        <w:rPr>
          <w:rFonts w:ascii="Times New Roman" w:hAnsi="Times New Roman" w:cs="Times New Roman"/>
          <w:rPrChange w:id="1522" w:author="Alex" w:date="2015-05-08T10:52:00Z">
            <w:rPr/>
          </w:rPrChange>
        </w:rPr>
        <w:t xml:space="preserve"> database</w:t>
      </w:r>
      <w:r w:rsidRPr="00F03EBA">
        <w:rPr>
          <w:rFonts w:ascii="Times New Roman" w:hAnsi="Times New Roman" w:cs="Times New Roman"/>
          <w:lang w:val="fr-FR"/>
          <w:rPrChange w:id="1523" w:author="Alex" w:date="2015-05-08T10:52:00Z">
            <w:rPr>
              <w:rFonts w:hAnsi="Helvetica"/>
              <w:lang w:val="fr-FR"/>
            </w:rPr>
          </w:rPrChange>
        </w:rPr>
        <w:t>’</w:t>
      </w:r>
      <w:r w:rsidRPr="00F03EBA">
        <w:rPr>
          <w:rFonts w:ascii="Times New Roman" w:hAnsi="Times New Roman" w:cs="Times New Roman"/>
          <w:rPrChange w:id="1524" w:author="Alex" w:date="2015-05-08T10:52:00Z">
            <w:rPr/>
          </w:rPrChange>
        </w:rPr>
        <w:t>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2C401F3D" w14:textId="77777777" w:rsidR="006455CB" w:rsidRPr="00F03EBA" w:rsidRDefault="0093136D">
      <w:pPr>
        <w:pStyle w:val="Body"/>
        <w:spacing w:line="480" w:lineRule="auto"/>
        <w:rPr>
          <w:rFonts w:ascii="Times New Roman" w:hAnsi="Times New Roman" w:cs="Times New Roman"/>
          <w:b/>
          <w:bCs/>
          <w:rPrChange w:id="1525" w:author="Alex" w:date="2015-05-08T10:52:00Z">
            <w:rPr>
              <w:b/>
              <w:bCs/>
            </w:rPr>
          </w:rPrChange>
        </w:rPr>
      </w:pPr>
      <w:r w:rsidRPr="00F03EBA">
        <w:rPr>
          <w:rFonts w:ascii="Times New Roman" w:hAnsi="Times New Roman" w:cs="Times New Roman"/>
          <w:b/>
          <w:bCs/>
          <w:noProof/>
          <w:rPrChange w:id="1526" w:author="Alex" w:date="2015-05-08T10:52:00Z">
            <w:rPr>
              <w:b/>
              <w:bCs/>
              <w:noProof/>
            </w:rPr>
          </w:rPrChange>
        </w:rPr>
        <w:lastRenderedPageBreak/>
        <w:drawing>
          <wp:anchor distT="152400" distB="152400" distL="152400" distR="152400" simplePos="0" relativeHeight="251662336" behindDoc="0" locked="0" layoutInCell="1" allowOverlap="1" wp14:anchorId="003EDB3C" wp14:editId="066D41A0">
            <wp:simplePos x="0" y="0"/>
            <wp:positionH relativeFrom="margin">
              <wp:posOffset>-6350</wp:posOffset>
            </wp:positionH>
            <wp:positionV relativeFrom="line">
              <wp:posOffset>330199</wp:posOffset>
            </wp:positionV>
            <wp:extent cx="5943600" cy="1801958"/>
            <wp:effectExtent l="0" t="0" r="0" b="0"/>
            <wp:wrapThrough wrapText="bothSides" distL="152400" distR="152400">
              <wp:wrapPolygon edited="1">
                <wp:start x="0" y="0"/>
                <wp:lineTo x="0" y="21569"/>
                <wp:lineTo x="21579" y="21569"/>
                <wp:lineTo x="21579"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fig4.png"/>
                    <pic:cNvPicPr/>
                  </pic:nvPicPr>
                  <pic:blipFill>
                    <a:blip r:embed="rId12">
                      <a:extLst/>
                    </a:blip>
                    <a:stretch>
                      <a:fillRect/>
                    </a:stretch>
                  </pic:blipFill>
                  <pic:spPr>
                    <a:xfrm>
                      <a:off x="0" y="0"/>
                      <a:ext cx="5943600" cy="1801958"/>
                    </a:xfrm>
                    <a:prstGeom prst="rect">
                      <a:avLst/>
                    </a:prstGeom>
                    <a:ln w="12700" cap="flat">
                      <a:noFill/>
                      <a:miter lim="400000"/>
                    </a:ln>
                    <a:effectLst/>
                  </pic:spPr>
                </pic:pic>
              </a:graphicData>
            </a:graphic>
          </wp:anchor>
        </w:drawing>
      </w:r>
    </w:p>
    <w:p w14:paraId="32FB36EC" w14:textId="77777777" w:rsidR="006455CB" w:rsidRPr="00F03EBA" w:rsidRDefault="006455CB">
      <w:pPr>
        <w:pStyle w:val="Body"/>
        <w:spacing w:line="480" w:lineRule="auto"/>
        <w:rPr>
          <w:rFonts w:ascii="Times New Roman" w:hAnsi="Times New Roman" w:cs="Times New Roman"/>
          <w:b/>
          <w:bCs/>
          <w:rPrChange w:id="1527" w:author="Alex" w:date="2015-05-08T10:52:00Z">
            <w:rPr>
              <w:b/>
              <w:bCs/>
            </w:rPr>
          </w:rPrChange>
        </w:rPr>
      </w:pPr>
    </w:p>
    <w:p w14:paraId="6A76D010" w14:textId="77777777" w:rsidR="006455CB" w:rsidRPr="00F03EBA" w:rsidRDefault="0093136D">
      <w:pPr>
        <w:pStyle w:val="Body"/>
        <w:spacing w:line="480" w:lineRule="auto"/>
        <w:rPr>
          <w:rFonts w:ascii="Times New Roman" w:hAnsi="Times New Roman" w:cs="Times New Roman"/>
          <w:b/>
          <w:bCs/>
          <w:rPrChange w:id="1528" w:author="Alex" w:date="2015-05-08T10:52:00Z">
            <w:rPr>
              <w:b/>
              <w:bCs/>
            </w:rPr>
          </w:rPrChange>
        </w:rPr>
      </w:pPr>
      <w:commentRangeStart w:id="1529"/>
      <w:r w:rsidRPr="00F03EBA">
        <w:rPr>
          <w:rFonts w:ascii="Times New Roman" w:hAnsi="Times New Roman" w:cs="Times New Roman"/>
          <w:b/>
          <w:bCs/>
          <w:rPrChange w:id="1530" w:author="Alex" w:date="2015-05-08T10:52:00Z">
            <w:rPr>
              <w:b/>
              <w:bCs/>
            </w:rPr>
          </w:rPrChange>
        </w:rPr>
        <w:t>Figure</w:t>
      </w:r>
      <w:commentRangeEnd w:id="1529"/>
      <w:r w:rsidR="00E0193C" w:rsidRPr="00F03EBA">
        <w:rPr>
          <w:rStyle w:val="CommentReference"/>
          <w:rFonts w:ascii="Times New Roman" w:eastAsia="SimSun" w:hAnsi="Times New Roman" w:cs="Times New Roman"/>
          <w:color w:val="auto"/>
          <w:bdr w:val="none" w:sz="0" w:space="0" w:color="auto"/>
          <w:rPrChange w:id="1531" w:author="Alex" w:date="2015-05-08T10:52:00Z">
            <w:rPr>
              <w:rStyle w:val="CommentReference"/>
              <w:rFonts w:ascii="Times" w:eastAsia="SimSun" w:hAnsi="Times" w:cs="Times New Roman"/>
              <w:color w:val="auto"/>
              <w:bdr w:val="none" w:sz="0" w:space="0" w:color="auto"/>
            </w:rPr>
          </w:rPrChange>
        </w:rPr>
        <w:commentReference w:id="1529"/>
      </w:r>
      <w:r w:rsidRPr="00F03EBA">
        <w:rPr>
          <w:rFonts w:ascii="Times New Roman" w:hAnsi="Times New Roman" w:cs="Times New Roman"/>
          <w:b/>
          <w:bCs/>
          <w:rPrChange w:id="1532" w:author="Alex" w:date="2015-05-08T10:52:00Z">
            <w:rPr>
              <w:b/>
              <w:bCs/>
            </w:rPr>
          </w:rPrChange>
        </w:rPr>
        <w:t xml:space="preserve"> 4. Correlation between machine learning predictions and experimentally-determined kinetic constants</w:t>
      </w:r>
    </w:p>
    <w:p w14:paraId="6B18F394" w14:textId="77777777" w:rsidR="006455CB" w:rsidRPr="00F03EBA" w:rsidRDefault="0093136D">
      <w:pPr>
        <w:pStyle w:val="Body"/>
        <w:spacing w:line="480" w:lineRule="auto"/>
        <w:rPr>
          <w:rFonts w:ascii="Times New Roman" w:hAnsi="Times New Roman" w:cs="Times New Roman"/>
          <w:rPrChange w:id="1533" w:author="Alex" w:date="2015-05-08T10:52:00Z">
            <w:rPr/>
          </w:rPrChange>
        </w:rPr>
      </w:pPr>
      <w:r w:rsidRPr="00F03EBA">
        <w:rPr>
          <w:rFonts w:ascii="Times New Roman" w:hAnsi="Times New Roman" w:cs="Times New Roman"/>
          <w:rPrChange w:id="1534" w:author="Alex" w:date="2015-05-08T10:52:00Z">
            <w:rPr/>
          </w:rPrChange>
        </w:rPr>
        <w:t xml:space="preserve">The log value corresponding to the relative </w:t>
      </w:r>
      <w:r w:rsidRPr="00F03EBA">
        <w:rPr>
          <w:rFonts w:ascii="Times New Roman" w:hAnsi="Times New Roman" w:cs="Times New Roman"/>
          <w:i/>
          <w:iCs/>
          <w:rPrChange w:id="1535" w:author="Alex" w:date="2015-05-08T10:52:00Z">
            <w:rPr>
              <w:i/>
              <w:iCs/>
            </w:rPr>
          </w:rPrChange>
        </w:rPr>
        <w:t>k</w:t>
      </w:r>
      <w:r w:rsidRPr="00F03EBA">
        <w:rPr>
          <w:rFonts w:ascii="Times New Roman" w:hAnsi="Times New Roman" w:cs="Times New Roman"/>
          <w:vertAlign w:val="subscript"/>
          <w:rPrChange w:id="1536" w:author="Alex" w:date="2015-05-08T10:52:00Z">
            <w:rPr>
              <w:vertAlign w:val="subscript"/>
            </w:rPr>
          </w:rPrChange>
        </w:rPr>
        <w:t>cat</w:t>
      </w:r>
      <w:r w:rsidRPr="00F03EBA">
        <w:rPr>
          <w:rFonts w:ascii="Times New Roman" w:hAnsi="Times New Roman" w:cs="Times New Roman"/>
          <w:rPrChange w:id="1537" w:author="Alex" w:date="2015-05-08T10:52:00Z">
            <w:rPr/>
          </w:rPrChange>
        </w:rPr>
        <w:t>/K</w:t>
      </w:r>
      <w:r w:rsidRPr="00F03EBA">
        <w:rPr>
          <w:rFonts w:ascii="Times New Roman" w:hAnsi="Times New Roman" w:cs="Times New Roman"/>
          <w:vertAlign w:val="subscript"/>
          <w:rPrChange w:id="1538" w:author="Alex" w:date="2015-05-08T10:52:00Z">
            <w:rPr>
              <w:vertAlign w:val="subscript"/>
            </w:rPr>
          </w:rPrChange>
        </w:rPr>
        <w:t>M</w:t>
      </w:r>
      <w:r w:rsidRPr="00F03EBA">
        <w:rPr>
          <w:rFonts w:ascii="Times New Roman" w:hAnsi="Times New Roman" w:cs="Times New Roman"/>
          <w:rPrChange w:id="1539" w:author="Alex" w:date="2015-05-08T10:52:00Z">
            <w:rPr/>
          </w:rPrChange>
        </w:rPr>
        <w:t xml:space="preserve"> (A), </w:t>
      </w:r>
      <w:r w:rsidRPr="00F03EBA">
        <w:rPr>
          <w:rFonts w:ascii="Times New Roman" w:hAnsi="Times New Roman" w:cs="Times New Roman"/>
          <w:i/>
          <w:iCs/>
          <w:rPrChange w:id="1540" w:author="Alex" w:date="2015-05-08T10:52:00Z">
            <w:rPr>
              <w:i/>
              <w:iCs/>
            </w:rPr>
          </w:rPrChange>
        </w:rPr>
        <w:t>k</w:t>
      </w:r>
      <w:r w:rsidRPr="00F03EBA">
        <w:rPr>
          <w:rFonts w:ascii="Times New Roman" w:hAnsi="Times New Roman" w:cs="Times New Roman"/>
          <w:vertAlign w:val="subscript"/>
          <w:rPrChange w:id="1541" w:author="Alex" w:date="2015-05-08T10:52:00Z">
            <w:rPr>
              <w:vertAlign w:val="subscript"/>
            </w:rPr>
          </w:rPrChange>
        </w:rPr>
        <w:t>cat</w:t>
      </w:r>
      <w:r w:rsidRPr="00F03EBA">
        <w:rPr>
          <w:rFonts w:ascii="Times New Roman" w:hAnsi="Times New Roman" w:cs="Times New Roman"/>
          <w:rPrChange w:id="1542" w:author="Alex" w:date="2015-05-08T10:52:00Z">
            <w:rPr/>
          </w:rPrChange>
        </w:rPr>
        <w:t xml:space="preserve"> (B), and 1/K</w:t>
      </w:r>
      <w:r w:rsidRPr="00F03EBA">
        <w:rPr>
          <w:rFonts w:ascii="Times New Roman" w:hAnsi="Times New Roman" w:cs="Times New Roman"/>
          <w:vertAlign w:val="subscript"/>
          <w:rPrChange w:id="1543" w:author="Alex" w:date="2015-05-08T10:52:00Z">
            <w:rPr>
              <w:vertAlign w:val="subscript"/>
            </w:rPr>
          </w:rPrChange>
        </w:rPr>
        <w:t>M</w:t>
      </w:r>
      <w:r w:rsidRPr="00F03EBA">
        <w:rPr>
          <w:rFonts w:ascii="Times New Roman" w:hAnsi="Times New Roman" w:cs="Times New Roman"/>
          <w:rPrChange w:id="1544" w:author="Alex" w:date="2015-05-08T10:52:00Z">
            <w:rPr/>
          </w:rPrChange>
        </w:rPr>
        <w:t xml:space="preserve"> (C) for each mutant</w:t>
      </w:r>
      <w:r w:rsidRPr="00F03EBA">
        <w:rPr>
          <w:rFonts w:ascii="Times New Roman" w:hAnsi="Times New Roman" w:cs="Times New Roman"/>
          <w:lang w:val="fr-FR"/>
          <w:rPrChange w:id="1545" w:author="Alex" w:date="2015-05-08T10:52:00Z">
            <w:rPr>
              <w:rFonts w:hAnsi="Helvetica"/>
              <w:lang w:val="fr-FR"/>
            </w:rPr>
          </w:rPrChange>
        </w:rPr>
        <w:t>’</w:t>
      </w:r>
      <w:r w:rsidRPr="00F03EBA">
        <w:rPr>
          <w:rFonts w:ascii="Times New Roman" w:hAnsi="Times New Roman" w:cs="Times New Roman"/>
          <w:rPrChange w:id="1546" w:author="Alex" w:date="2015-05-08T10:52:00Z">
            <w:rPr/>
          </w:rPrChange>
        </w:rPr>
        <w:t xml:space="preserve">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F03EBA">
        <w:rPr>
          <w:rFonts w:ascii="Times New Roman" w:hAnsi="Times New Roman" w:cs="Times New Roman"/>
          <w:i/>
          <w:iCs/>
          <w:rPrChange w:id="1547" w:author="Alex" w:date="2015-05-08T10:52:00Z">
            <w:rPr>
              <w:i/>
              <w:iCs/>
            </w:rPr>
          </w:rPrChange>
        </w:rPr>
        <w:t>k</w:t>
      </w:r>
      <w:r w:rsidRPr="00F03EBA">
        <w:rPr>
          <w:rFonts w:ascii="Times New Roman" w:hAnsi="Times New Roman" w:cs="Times New Roman"/>
          <w:vertAlign w:val="subscript"/>
          <w:rPrChange w:id="1548" w:author="Alex" w:date="2015-05-08T10:52:00Z">
            <w:rPr>
              <w:vertAlign w:val="subscript"/>
            </w:rPr>
          </w:rPrChange>
        </w:rPr>
        <w:t>cat</w:t>
      </w:r>
      <w:r w:rsidRPr="00F03EBA">
        <w:rPr>
          <w:rFonts w:ascii="Times New Roman" w:hAnsi="Times New Roman" w:cs="Times New Roman"/>
          <w:rPrChange w:id="1549" w:author="Alex" w:date="2015-05-08T10:52:00Z">
            <w:rPr/>
          </w:rPrChange>
        </w:rPr>
        <w:t>/K</w:t>
      </w:r>
      <w:r w:rsidRPr="00F03EBA">
        <w:rPr>
          <w:rFonts w:ascii="Times New Roman" w:hAnsi="Times New Roman" w:cs="Times New Roman"/>
          <w:vertAlign w:val="subscript"/>
          <w:rPrChange w:id="1550" w:author="Alex" w:date="2015-05-08T10:52:00Z">
            <w:rPr>
              <w:vertAlign w:val="subscript"/>
            </w:rPr>
          </w:rPrChange>
        </w:rPr>
        <w:t>M</w:t>
      </w:r>
      <w:r w:rsidRPr="00F03EBA">
        <w:rPr>
          <w:rFonts w:ascii="Times New Roman" w:hAnsi="Times New Roman" w:cs="Times New Roman"/>
          <w:rPrChange w:id="1551" w:author="Alex" w:date="2015-05-08T10:52:00Z">
            <w:rPr/>
          </w:rPrChange>
        </w:rPr>
        <w:t xml:space="preserve">, </w:t>
      </w:r>
      <w:r w:rsidRPr="00F03EBA">
        <w:rPr>
          <w:rFonts w:ascii="Times New Roman" w:hAnsi="Times New Roman" w:cs="Times New Roman"/>
          <w:i/>
          <w:iCs/>
          <w:rPrChange w:id="1552" w:author="Alex" w:date="2015-05-08T10:52:00Z">
            <w:rPr>
              <w:i/>
              <w:iCs/>
            </w:rPr>
          </w:rPrChange>
        </w:rPr>
        <w:t>k</w:t>
      </w:r>
      <w:r w:rsidRPr="00F03EBA">
        <w:rPr>
          <w:rFonts w:ascii="Times New Roman" w:hAnsi="Times New Roman" w:cs="Times New Roman"/>
          <w:vertAlign w:val="subscript"/>
          <w:rPrChange w:id="1553" w:author="Alex" w:date="2015-05-08T10:52:00Z">
            <w:rPr>
              <w:vertAlign w:val="subscript"/>
            </w:rPr>
          </w:rPrChange>
        </w:rPr>
        <w:t>cat</w:t>
      </w:r>
      <w:r w:rsidRPr="00F03EBA">
        <w:rPr>
          <w:rFonts w:ascii="Times New Roman" w:hAnsi="Times New Roman" w:cs="Times New Roman"/>
          <w:rPrChange w:id="1554" w:author="Alex" w:date="2015-05-08T10:52:00Z">
            <w:rPr/>
          </w:rPrChange>
        </w:rPr>
        <w:t>, and K</w:t>
      </w:r>
      <w:r w:rsidRPr="00F03EBA">
        <w:rPr>
          <w:rFonts w:ascii="Times New Roman" w:hAnsi="Times New Roman" w:cs="Times New Roman"/>
          <w:vertAlign w:val="subscript"/>
          <w:rPrChange w:id="1555" w:author="Alex" w:date="2015-05-08T10:52:00Z">
            <w:rPr>
              <w:vertAlign w:val="subscript"/>
            </w:rPr>
          </w:rPrChange>
        </w:rPr>
        <w:t>M</w:t>
      </w:r>
      <w:r w:rsidRPr="00F03EBA">
        <w:rPr>
          <w:rFonts w:ascii="Times New Roman" w:hAnsi="Times New Roman" w:cs="Times New Roman"/>
          <w:rPrChange w:id="1556" w:author="Alex" w:date="2015-05-08T10:52:00Z">
            <w:rPr/>
          </w:rPrChange>
        </w:rPr>
        <w:t>, respectively).</w:t>
      </w:r>
    </w:p>
    <w:p w14:paraId="37455D5E" w14:textId="77777777" w:rsidR="006455CB" w:rsidRPr="00F03EBA" w:rsidRDefault="006455CB">
      <w:pPr>
        <w:pStyle w:val="Body"/>
        <w:spacing w:line="480" w:lineRule="auto"/>
        <w:rPr>
          <w:rFonts w:ascii="Times New Roman" w:hAnsi="Times New Roman" w:cs="Times New Roman"/>
          <w:b/>
          <w:bCs/>
          <w:rPrChange w:id="1557" w:author="Alex" w:date="2015-05-08T10:52:00Z">
            <w:rPr>
              <w:b/>
              <w:bCs/>
            </w:rPr>
          </w:rPrChange>
        </w:rPr>
      </w:pPr>
    </w:p>
    <w:p w14:paraId="7B1BA880" w14:textId="77777777" w:rsidR="006455CB" w:rsidRPr="00F03EBA" w:rsidRDefault="0093136D">
      <w:pPr>
        <w:pStyle w:val="Body"/>
        <w:spacing w:line="480" w:lineRule="auto"/>
        <w:rPr>
          <w:rFonts w:ascii="Times New Roman" w:hAnsi="Times New Roman" w:cs="Times New Roman"/>
          <w:b/>
          <w:bCs/>
          <w:rPrChange w:id="1558" w:author="Alex" w:date="2015-05-08T10:52:00Z">
            <w:rPr>
              <w:b/>
              <w:bCs/>
            </w:rPr>
          </w:rPrChange>
        </w:rPr>
      </w:pPr>
      <w:r w:rsidRPr="00F03EBA">
        <w:rPr>
          <w:rFonts w:ascii="Times New Roman" w:hAnsi="Times New Roman" w:cs="Times New Roman"/>
          <w:b/>
          <w:bCs/>
          <w:rPrChange w:id="1559" w:author="Alex" w:date="2015-05-08T10:52:00Z">
            <w:rPr>
              <w:b/>
              <w:bCs/>
            </w:rPr>
          </w:rPrChange>
        </w:rPr>
        <w:t>Table 1. Most informative structural features predicting each kinetic constant</w:t>
      </w:r>
    </w:p>
    <w:p w14:paraId="6F1C3008" w14:textId="77777777" w:rsidR="006455CB" w:rsidRPr="00F03EBA" w:rsidRDefault="0093136D">
      <w:pPr>
        <w:pStyle w:val="Body"/>
        <w:spacing w:line="480" w:lineRule="auto"/>
        <w:rPr>
          <w:rFonts w:ascii="Times New Roman" w:hAnsi="Times New Roman" w:cs="Times New Roman"/>
          <w:rPrChange w:id="1560" w:author="Alex" w:date="2015-05-08T10:52:00Z">
            <w:rPr/>
          </w:rPrChange>
        </w:rPr>
      </w:pPr>
      <w:r w:rsidRPr="00F03EBA">
        <w:rPr>
          <w:rFonts w:ascii="Times New Roman" w:hAnsi="Times New Roman" w:cs="Times New Roman"/>
          <w:rPrChange w:id="1561" w:author="Alex" w:date="2015-05-08T10:52:00Z">
            <w:rPr/>
          </w:rPrChange>
        </w:rPr>
        <w:lastRenderedPageBreak/>
        <w:t>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w:t>
      </w:r>
      <w:r w:rsidRPr="00F03EBA">
        <w:rPr>
          <w:rFonts w:ascii="Times New Roman" w:hAnsi="Times New Roman" w:cs="Times New Roman"/>
          <w:noProof/>
          <w:rPrChange w:id="1562" w:author="Alex" w:date="2015-05-08T10:52:00Z">
            <w:rPr>
              <w:noProof/>
            </w:rPr>
          </w:rPrChange>
        </w:rPr>
        <mc:AlternateContent>
          <mc:Choice Requires="wps">
            <w:drawing>
              <wp:anchor distT="152400" distB="152400" distL="152400" distR="152400" simplePos="0" relativeHeight="251663360" behindDoc="0" locked="0" layoutInCell="1" allowOverlap="1" wp14:anchorId="287B4CC7" wp14:editId="1D3D323E">
                <wp:simplePos x="0" y="0"/>
                <wp:positionH relativeFrom="page">
                  <wp:posOffset>901747</wp:posOffset>
                </wp:positionH>
                <wp:positionV relativeFrom="page">
                  <wp:posOffset>-267897</wp:posOffset>
                </wp:positionV>
                <wp:extent cx="5958205" cy="574675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5958205" cy="5746750"/>
                        </a:xfrm>
                        <a:prstGeom prst="rect">
                          <a:avLst/>
                        </a:prstGeom>
                      </wps:spPr>
                      <wps:txbx>
                        <w:txbxContent>
                          <w:tbl>
                            <w:tblPr>
                              <w:tblW w:w="937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11"/>
                              <w:gridCol w:w="756"/>
                              <w:gridCol w:w="780"/>
                              <w:gridCol w:w="4838"/>
                              <w:gridCol w:w="1016"/>
                              <w:gridCol w:w="875"/>
                            </w:tblGrid>
                            <w:tr w:rsidR="00F03EBA" w14:paraId="7E9AC403" w14:textId="77777777">
                              <w:trPr>
                                <w:trHeight w:hRule="exact" w:val="403"/>
                                <w:tblHeader/>
                              </w:trPr>
                              <w:tc>
                                <w:tcPr>
                                  <w:tcW w:w="9376" w:type="dxa"/>
                                  <w:gridSpan w:val="6"/>
                                  <w:tcBorders>
                                    <w:top w:val="nil"/>
                                    <w:left w:val="nil"/>
                                    <w:bottom w:val="nil"/>
                                    <w:right w:val="nil"/>
                                  </w:tcBorders>
                                  <w:shd w:val="clear" w:color="auto" w:fill="auto"/>
                                  <w:tcMar>
                                    <w:top w:w="80" w:type="dxa"/>
                                    <w:left w:w="80" w:type="dxa"/>
                                    <w:bottom w:w="80" w:type="dxa"/>
                                    <w:right w:w="80" w:type="dxa"/>
                                  </w:tcMar>
                                  <w:vAlign w:val="center"/>
                                </w:tcPr>
                                <w:p w14:paraId="2E2FE617" w14:textId="77777777" w:rsidR="00F03EBA" w:rsidRDefault="00F03EBA">
                                  <w:pPr>
                                    <w:pStyle w:val="Default"/>
                                    <w:spacing w:after="120"/>
                                    <w:jc w:val="center"/>
                                  </w:pPr>
                                  <w:r>
                                    <w:rPr>
                                      <w:sz w:val="24"/>
                                      <w:szCs w:val="24"/>
                                    </w:rPr>
                                    <w:t>Table 1. Most informative structural features for kinetic constant prediction</w:t>
                                  </w:r>
                                </w:p>
                              </w:tc>
                            </w:tr>
                            <w:tr w:rsidR="00F03EBA" w14:paraId="67A61614" w14:textId="77777777">
                              <w:tblPrEx>
                                <w:shd w:val="clear" w:color="auto" w:fill="BDC0BF"/>
                              </w:tblPrEx>
                              <w:trPr>
                                <w:trHeight w:val="253"/>
                                <w:tblHeader/>
                              </w:trPr>
                              <w:tc>
                                <w:tcPr>
                                  <w:tcW w:w="11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25EA81F" w14:textId="77777777" w:rsidR="00F03EBA" w:rsidRDefault="00F03EBA">
                                  <w:pPr>
                                    <w:pStyle w:val="TableStyle1"/>
                                    <w:jc w:val="center"/>
                                  </w:pPr>
                                  <w:r>
                                    <w:rPr>
                                      <w:i/>
                                      <w:iCs/>
                                    </w:rPr>
                                    <w:t>k</w:t>
                                  </w:r>
                                  <w:r>
                                    <w:rPr>
                                      <w:vertAlign w:val="subscript"/>
                                    </w:rPr>
                                    <w:t>cat</w:t>
                                  </w:r>
                                  <w:r>
                                    <w:t>/K</w:t>
                                  </w:r>
                                  <w:r>
                                    <w:rPr>
                                      <w:vertAlign w:val="subscript"/>
                                    </w:rPr>
                                    <w:t>M</w:t>
                                  </w:r>
                                </w:p>
                              </w:tc>
                              <w:tc>
                                <w:tcPr>
                                  <w:tcW w:w="7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46458A5" w14:textId="77777777" w:rsidR="00F03EBA" w:rsidRDefault="00F03EBA">
                                  <w:pPr>
                                    <w:pStyle w:val="TableStyle1"/>
                                    <w:jc w:val="center"/>
                                  </w:pPr>
                                  <w:r>
                                    <w:rPr>
                                      <w:i/>
                                      <w:iCs/>
                                    </w:rPr>
                                    <w:t>k</w:t>
                                  </w:r>
                                  <w:r>
                                    <w:rPr>
                                      <w:vertAlign w:val="subscript"/>
                                    </w:rPr>
                                    <w:t>cat</w:t>
                                  </w:r>
                                </w:p>
                              </w:tc>
                              <w:tc>
                                <w:tcPr>
                                  <w:tcW w:w="7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8A9924D" w14:textId="77777777" w:rsidR="00F03EBA" w:rsidRDefault="00F03EBA">
                                  <w:pPr>
                                    <w:pStyle w:val="TableStyle1"/>
                                    <w:jc w:val="center"/>
                                  </w:pPr>
                                  <w:r>
                                    <w:t>1/K</w:t>
                                  </w:r>
                                  <w:r>
                                    <w:rPr>
                                      <w:vertAlign w:val="subscript"/>
                                    </w:rPr>
                                    <w:t>M</w:t>
                                  </w:r>
                                </w:p>
                              </w:tc>
                              <w:tc>
                                <w:tcPr>
                                  <w:tcW w:w="483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0C5E5E15" w14:textId="77777777" w:rsidR="00F03EBA" w:rsidRDefault="00F03EBA">
                                  <w:pPr>
                                    <w:pStyle w:val="TableStyle1"/>
                                  </w:pPr>
                                  <w:r>
                                    <w:t>Description</w:t>
                                  </w:r>
                                </w:p>
                              </w:tc>
                              <w:tc>
                                <w:tcPr>
                                  <w:tcW w:w="101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B4BF165" w14:textId="77777777" w:rsidR="00F03EBA" w:rsidRDefault="00F03EBA">
                                  <w:pPr>
                                    <w:pStyle w:val="TableStyle1"/>
                                    <w:jc w:val="center"/>
                                  </w:pPr>
                                  <w:r>
                                    <w:t>Min.</w:t>
                                  </w:r>
                                </w:p>
                              </w:tc>
                              <w:tc>
                                <w:tcPr>
                                  <w:tcW w:w="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B787826" w14:textId="77777777" w:rsidR="00F03EBA" w:rsidRDefault="00F03EBA">
                                  <w:pPr>
                                    <w:pStyle w:val="TableStyle1"/>
                                    <w:jc w:val="center"/>
                                  </w:pPr>
                                  <w:r>
                                    <w:t>Max.</w:t>
                                  </w:r>
                                </w:p>
                              </w:tc>
                            </w:tr>
                            <w:tr w:rsidR="00F03EBA" w14:paraId="298895A4" w14:textId="77777777">
                              <w:trPr>
                                <w:trHeight w:val="253"/>
                              </w:trPr>
                              <w:tc>
                                <w:tcPr>
                                  <w:tcW w:w="11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A9FA05" w14:textId="77777777" w:rsidR="00F03EBA" w:rsidRDefault="00F03EBA">
                                  <w:pPr>
                                    <w:pStyle w:val="TableStyle2"/>
                                    <w:jc w:val="center"/>
                                  </w:pPr>
                                  <w:r>
                                    <w:t>-1.00</w:t>
                                  </w:r>
                                </w:p>
                              </w:tc>
                              <w:tc>
                                <w:tcPr>
                                  <w:tcW w:w="75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E97C37" w14:textId="77777777" w:rsidR="00F03EBA" w:rsidRDefault="00F03EBA">
                                  <w:pPr>
                                    <w:pStyle w:val="TableStyle2"/>
                                    <w:jc w:val="center"/>
                                  </w:pPr>
                                  <w:r>
                                    <w:t>ns</w:t>
                                  </w:r>
                                </w:p>
                              </w:tc>
                              <w:tc>
                                <w:tcPr>
                                  <w:tcW w:w="7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4F211F" w14:textId="77777777" w:rsidR="00F03EBA" w:rsidRDefault="00F03EBA">
                                  <w:pPr>
                                    <w:pStyle w:val="TableStyle2"/>
                                    <w:jc w:val="center"/>
                                  </w:pPr>
                                  <w:r>
                                    <w:t>ns</w:t>
                                  </w:r>
                                </w:p>
                              </w:tc>
                              <w:tc>
                                <w:tcPr>
                                  <w:tcW w:w="48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B6859E" w14:textId="77777777" w:rsidR="00F03EBA" w:rsidRDefault="00F03EBA">
                                  <w:pPr>
                                    <w:pStyle w:val="TableStyle2"/>
                                  </w:pPr>
                                  <w:r>
                                    <w:t>Hydrogen bonding energy of pNPG</w:t>
                                  </w:r>
                                </w:p>
                              </w:tc>
                              <w:tc>
                                <w:tcPr>
                                  <w:tcW w:w="101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30D2D8" w14:textId="77777777" w:rsidR="00F03EBA" w:rsidRDefault="00F03EBA">
                                  <w:pPr>
                                    <w:pStyle w:val="TableStyle2"/>
                                    <w:jc w:val="center"/>
                                  </w:pPr>
                                  <w:r>
                                    <w:t>-4.53</w:t>
                                  </w:r>
                                </w:p>
                              </w:tc>
                              <w:tc>
                                <w:tcPr>
                                  <w:tcW w:w="8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157725" w14:textId="77777777" w:rsidR="00F03EBA" w:rsidRDefault="00F03EBA">
                                  <w:pPr>
                                    <w:pStyle w:val="TableStyle2"/>
                                    <w:jc w:val="center"/>
                                  </w:pPr>
                                  <w:r>
                                    <w:t>-1.8</w:t>
                                  </w:r>
                                </w:p>
                              </w:tc>
                            </w:tr>
                            <w:tr w:rsidR="00F03EBA" w14:paraId="7B8A7799"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E18E30" w14:textId="77777777" w:rsidR="00F03EBA" w:rsidRDefault="00F03EBA">
                                  <w:pPr>
                                    <w:pStyle w:val="TableStyle2"/>
                                    <w:jc w:val="center"/>
                                  </w:pPr>
                                  <w:r>
                                    <w:t>-0.63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8D0EF" w14:textId="77777777" w:rsidR="00F03EBA" w:rsidRDefault="00F03EBA">
                                  <w:pPr>
                                    <w:pStyle w:val="TableStyle2"/>
                                    <w:jc w:val="center"/>
                                  </w:pPr>
                                  <w:r>
                                    <w:t>1.00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14204B" w14:textId="77777777" w:rsidR="00F03EBA" w:rsidRDefault="00F03EBA">
                                  <w:pPr>
                                    <w:pStyle w:val="TableStyle2"/>
                                    <w:jc w:val="center"/>
                                  </w:pPr>
                                  <w:r>
                                    <w:t>-0.03</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78AF4" w14:textId="77777777" w:rsidR="00F03EBA" w:rsidRDefault="00F03EBA">
                                  <w:pPr>
                                    <w:pStyle w:val="TableStyle2"/>
                                  </w:pPr>
                                  <w:r>
                                    <w:t xml:space="preserve">Total number of polar contacts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0A84D7" w14:textId="77777777" w:rsidR="00F03EBA" w:rsidRDefault="00F03EBA">
                                  <w:pPr>
                                    <w:pStyle w:val="TableStyle2"/>
                                    <w:jc w:val="center"/>
                                  </w:pPr>
                                  <w:r>
                                    <w:t>144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96E98D" w14:textId="77777777" w:rsidR="00F03EBA" w:rsidRDefault="00F03EBA">
                                  <w:pPr>
                                    <w:pStyle w:val="TableStyle2"/>
                                    <w:jc w:val="center"/>
                                  </w:pPr>
                                  <w:r>
                                    <w:t>155</w:t>
                                  </w:r>
                                </w:p>
                              </w:tc>
                            </w:tr>
                            <w:tr w:rsidR="00F03EBA" w14:paraId="1770020F"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1B1D53" w14:textId="77777777" w:rsidR="00F03EBA" w:rsidRDefault="00F03EBA">
                                  <w:pPr>
                                    <w:pStyle w:val="TableStyle2"/>
                                    <w:jc w:val="center"/>
                                  </w:pPr>
                                  <w:r>
                                    <w:t>-0.43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0ACA1"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B6E29"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2DF449" w14:textId="77777777" w:rsidR="00F03EBA" w:rsidRDefault="00F03EBA">
                                  <w:pPr>
                                    <w:pStyle w:val="TableStyle2"/>
                                  </w:pPr>
                                  <w:r>
                                    <w:t>Count of hydrogen bonds to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0162BF" w14:textId="77777777" w:rsidR="00F03EBA" w:rsidRDefault="00F03EBA">
                                  <w:pPr>
                                    <w:pStyle w:val="TableStyle2"/>
                                    <w:jc w:val="center"/>
                                  </w:pPr>
                                  <w:r>
                                    <w:t>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60524" w14:textId="77777777" w:rsidR="00F03EBA" w:rsidRDefault="00F03EBA">
                                  <w:pPr>
                                    <w:pStyle w:val="TableStyle2"/>
                                    <w:jc w:val="center"/>
                                  </w:pPr>
                                  <w:r>
                                    <w:t>9</w:t>
                                  </w:r>
                                </w:p>
                              </w:tc>
                            </w:tr>
                            <w:tr w:rsidR="00F03EBA" w14:paraId="353709E9"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BB3F8" w14:textId="77777777" w:rsidR="00F03EBA" w:rsidRDefault="00F03EBA">
                                  <w:pPr>
                                    <w:pStyle w:val="TableStyle2"/>
                                    <w:jc w:val="center"/>
                                  </w:pPr>
                                  <w:r>
                                    <w:t>-0.03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059D"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582DAE"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D374B" w14:textId="77777777" w:rsidR="00F03EBA" w:rsidRDefault="00F03EBA">
                                  <w:pPr>
                                    <w:pStyle w:val="TableStyle2"/>
                                  </w:pPr>
                                  <w:r>
                                    <w:t xml:space="preserve">Hydrogen bonding energy of E164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9EEBE0" w14:textId="77777777" w:rsidR="00F03EBA" w:rsidRDefault="00F03EBA">
                                  <w:pPr>
                                    <w:pStyle w:val="TableStyle2"/>
                                    <w:jc w:val="center"/>
                                  </w:pPr>
                                  <w:r>
                                    <w:t>-0.93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CBA99F" w14:textId="77777777" w:rsidR="00F03EBA" w:rsidRDefault="00F03EBA">
                                  <w:pPr>
                                    <w:pStyle w:val="TableStyle2"/>
                                    <w:jc w:val="center"/>
                                  </w:pPr>
                                  <w:r>
                                    <w:t>-0.21</w:t>
                                  </w:r>
                                </w:p>
                              </w:tc>
                            </w:tr>
                            <w:tr w:rsidR="00F03EBA" w14:paraId="185E48D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3FE9F" w14:textId="77777777" w:rsidR="00F03EBA" w:rsidRDefault="00F03EBA">
                                  <w:pPr>
                                    <w:pStyle w:val="TableStyle2"/>
                                    <w:jc w:val="center"/>
                                  </w:pPr>
                                  <w:r>
                                    <w:t>0.29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CBDE79"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229116" w14:textId="77777777" w:rsidR="00F03EBA" w:rsidRDefault="00F03EBA">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24DD9F" w14:textId="77777777" w:rsidR="00F03EBA" w:rsidRDefault="00F03EBA">
                                  <w:pPr>
                                    <w:pStyle w:val="TableStyle2"/>
                                  </w:pPr>
                                  <w:proofErr w:type="spellStart"/>
                                  <w:r>
                                    <w:t>Lennard</w:t>
                                  </w:r>
                                  <w:proofErr w:type="spellEnd"/>
                                  <w:r>
                                    <w:t>-Jones repulsion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56F482" w14:textId="77777777" w:rsidR="00F03EBA" w:rsidRDefault="00F03EBA">
                                  <w:pPr>
                                    <w:pStyle w:val="TableStyle2"/>
                                    <w:jc w:val="center"/>
                                  </w:pPr>
                                  <w:r>
                                    <w:t>0.54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EEC73D" w14:textId="77777777" w:rsidR="00F03EBA" w:rsidRDefault="00F03EBA">
                                  <w:pPr>
                                    <w:pStyle w:val="TableStyle2"/>
                                    <w:jc w:val="center"/>
                                  </w:pPr>
                                  <w:r>
                                    <w:t>0.99</w:t>
                                  </w:r>
                                </w:p>
                              </w:tc>
                            </w:tr>
                            <w:tr w:rsidR="00F03EBA" w14:paraId="62B4A7ED"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1D96ED" w14:textId="77777777" w:rsidR="00F03EBA" w:rsidRDefault="00F03EBA">
                                  <w:pPr>
                                    <w:pStyle w:val="TableStyle2"/>
                                    <w:jc w:val="center"/>
                                  </w:pPr>
                                  <w:r>
                                    <w:t>0.39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340A18" w14:textId="77777777" w:rsidR="00F03EBA" w:rsidRDefault="00F03EBA">
                                  <w:pPr>
                                    <w:pStyle w:val="TableStyle2"/>
                                    <w:jc w:val="center"/>
                                  </w:pPr>
                                  <w:r>
                                    <w:t>0.92</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740846"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6E18D6" w14:textId="77777777" w:rsidR="00F03EBA" w:rsidRDefault="00F03EBA">
                                  <w:pPr>
                                    <w:pStyle w:val="TableStyle2"/>
                                  </w:pPr>
                                  <w:r>
                                    <w:t>Change in pNPG solvent-accessible surface upon binding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BB6E16" w14:textId="77777777" w:rsidR="00F03EBA" w:rsidRDefault="00F03EBA">
                                  <w:pPr>
                                    <w:pStyle w:val="TableStyle2"/>
                                    <w:jc w:val="center"/>
                                  </w:pPr>
                                  <w:r>
                                    <w:t>0.86</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7AF924" w14:textId="77777777" w:rsidR="00F03EBA" w:rsidRDefault="00F03EBA">
                                  <w:pPr>
                                    <w:pStyle w:val="TableStyle2"/>
                                    <w:jc w:val="center"/>
                                  </w:pPr>
                                  <w:r>
                                    <w:t>0.96</w:t>
                                  </w:r>
                                </w:p>
                              </w:tc>
                            </w:tr>
                            <w:tr w:rsidR="00F03EBA" w14:paraId="64FC60F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9B24BC" w14:textId="77777777" w:rsidR="00F03EBA" w:rsidRDefault="00F03EBA">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DD20E2" w14:textId="77777777" w:rsidR="00F03EBA" w:rsidRDefault="00F03EBA">
                                  <w:pPr>
                                    <w:pStyle w:val="TableStyle2"/>
                                    <w:jc w:val="center"/>
                                  </w:pPr>
                                  <w:r>
                                    <w:t>0.15</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4336C0" w14:textId="77777777" w:rsidR="00F03EBA" w:rsidRDefault="00F03EBA">
                                  <w:pPr>
                                    <w:pStyle w:val="TableStyle2"/>
                                    <w:jc w:val="center"/>
                                  </w:pPr>
                                  <w:r>
                                    <w:t>1.00</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982384" w14:textId="77777777" w:rsidR="00F03EBA" w:rsidRDefault="00F03EBA">
                                  <w:pPr>
                                    <w:pStyle w:val="TableStyle2"/>
                                  </w:pPr>
                                  <w:r>
                                    <w:t>Packing of the system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974889" w14:textId="77777777" w:rsidR="00F03EBA" w:rsidRDefault="00F03EBA">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C6717B" w14:textId="77777777" w:rsidR="00F03EBA" w:rsidRDefault="00F03EBA">
                                  <w:pPr>
                                    <w:pStyle w:val="TableStyle2"/>
                                    <w:jc w:val="center"/>
                                  </w:pPr>
                                  <w:r>
                                    <w:t>0.72</w:t>
                                  </w:r>
                                </w:p>
                              </w:tc>
                            </w:tr>
                            <w:tr w:rsidR="00F03EBA" w14:paraId="1665E4A3"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19391" w14:textId="77777777" w:rsidR="00F03EBA" w:rsidRDefault="00F03EBA">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6EA5B" w14:textId="77777777" w:rsidR="00F03EBA" w:rsidRDefault="00F03EBA">
                                  <w:pPr>
                                    <w:pStyle w:val="TableStyle2"/>
                                    <w:jc w:val="center"/>
                                  </w:pPr>
                                  <w:r>
                                    <w:t>0.53</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9863E" w14:textId="77777777" w:rsidR="00F03EBA" w:rsidRDefault="00F03EBA">
                                  <w:pPr>
                                    <w:pStyle w:val="TableStyle2"/>
                                    <w:jc w:val="center"/>
                                  </w:pPr>
                                  <w:r>
                                    <w:t>0.46</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9FC28E" w14:textId="77777777" w:rsidR="00F03EBA" w:rsidRDefault="00F03EBA">
                                  <w:pPr>
                                    <w:pStyle w:val="TableStyle2"/>
                                  </w:pPr>
                                  <w:r>
                                    <w:t>Packing of the system with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F786BF" w14:textId="77777777" w:rsidR="00F03EBA" w:rsidRDefault="00F03EBA">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F919F6" w14:textId="77777777" w:rsidR="00F03EBA" w:rsidRDefault="00F03EBA">
                                  <w:pPr>
                                    <w:pStyle w:val="TableStyle2"/>
                                    <w:jc w:val="center"/>
                                  </w:pPr>
                                  <w:r>
                                    <w:t>0.73</w:t>
                                  </w:r>
                                </w:p>
                              </w:tc>
                            </w:tr>
                            <w:tr w:rsidR="00F03EBA" w14:paraId="47C47DAF"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00F4C4" w14:textId="77777777" w:rsidR="00F03EBA" w:rsidRDefault="00F03EBA">
                                  <w:pPr>
                                    <w:pStyle w:val="TableStyle2"/>
                                    <w:jc w:val="center"/>
                                  </w:pPr>
                                  <w:r>
                                    <w:t>0.98</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BADBD7" w14:textId="77777777" w:rsidR="00F03EBA" w:rsidRDefault="00F03EBA">
                                  <w:pPr>
                                    <w:pStyle w:val="TableStyle2"/>
                                    <w:jc w:val="center"/>
                                  </w:pPr>
                                  <w:r>
                                    <w:t>0.09</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90C2BD"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8B9B42" w14:textId="77777777" w:rsidR="00F03EBA" w:rsidRDefault="00F03EBA">
                                  <w:pPr>
                                    <w:pStyle w:val="TableStyle2"/>
                                  </w:pPr>
                                  <w:r>
                                    <w:t>Hydrogen bonding energy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D02192" w14:textId="77777777" w:rsidR="00F03EBA" w:rsidRDefault="00F03EBA">
                                  <w:pPr>
                                    <w:pStyle w:val="TableStyle2"/>
                                    <w:jc w:val="center"/>
                                  </w:pPr>
                                  <w:r>
                                    <w:t>-1.28</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4BBC7" w14:textId="77777777" w:rsidR="00F03EBA" w:rsidRDefault="00F03EBA">
                                  <w:pPr>
                                    <w:pStyle w:val="TableStyle2"/>
                                    <w:jc w:val="center"/>
                                  </w:pPr>
                                  <w:r>
                                    <w:t>-0.5</w:t>
                                  </w:r>
                                </w:p>
                              </w:tc>
                            </w:tr>
                            <w:tr w:rsidR="00F03EBA" w14:paraId="342C3E9E"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168BD9"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FFE589" w14:textId="77777777" w:rsidR="00F03EBA" w:rsidRDefault="00F03EBA">
                                  <w:pPr>
                                    <w:pStyle w:val="TableStyle2"/>
                                    <w:jc w:val="center"/>
                                  </w:pPr>
                                  <w:r>
                                    <w:t>-0.51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15B394"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970384" w14:textId="77777777" w:rsidR="00F03EBA" w:rsidRDefault="00F03EBA">
                                  <w:pPr>
                                    <w:pStyle w:val="TableStyle2"/>
                                  </w:pPr>
                                  <w:r>
                                    <w:t>Packing with pNPG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6EB51F" w14:textId="77777777" w:rsidR="00F03EBA" w:rsidRDefault="00F03EBA">
                                  <w:pPr>
                                    <w:pStyle w:val="TableStyle2"/>
                                    <w:jc w:val="center"/>
                                  </w:pPr>
                                  <w:r>
                                    <w:t>0.19</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73BC2" w14:textId="77777777" w:rsidR="00F03EBA" w:rsidRDefault="00F03EBA">
                                  <w:pPr>
                                    <w:pStyle w:val="TableStyle2"/>
                                    <w:jc w:val="center"/>
                                  </w:pPr>
                                  <w:r>
                                    <w:t>1</w:t>
                                  </w:r>
                                </w:p>
                              </w:tc>
                            </w:tr>
                            <w:tr w:rsidR="00F03EBA" w14:paraId="26CDF481"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B15A2"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29A059" w14:textId="77777777" w:rsidR="00F03EBA" w:rsidRDefault="00F03EBA">
                                  <w:pPr>
                                    <w:pStyle w:val="TableStyle2"/>
                                    <w:jc w:val="center"/>
                                  </w:pPr>
                                  <w:r>
                                    <w:t>-0.10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F94E86"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463C80" w14:textId="77777777" w:rsidR="00F03EBA" w:rsidRDefault="00F03EBA">
                                  <w:pPr>
                                    <w:pStyle w:val="TableStyle2"/>
                                  </w:pPr>
                                  <w:r>
                                    <w:t xml:space="preserve">Total system energy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8BE1D4" w14:textId="77777777" w:rsidR="00F03EBA" w:rsidRDefault="00F03EBA">
                                  <w:pPr>
                                    <w:pStyle w:val="TableStyle2"/>
                                    <w:jc w:val="center"/>
                                  </w:pPr>
                                  <w:r>
                                    <w:t>-636.44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634800" w14:textId="77777777" w:rsidR="00F03EBA" w:rsidRDefault="00F03EBA">
                                  <w:pPr>
                                    <w:pStyle w:val="TableStyle2"/>
                                    <w:jc w:val="center"/>
                                  </w:pPr>
                                  <w:r>
                                    <w:t>-621.6</w:t>
                                  </w:r>
                                </w:p>
                              </w:tc>
                            </w:tr>
                            <w:tr w:rsidR="00F03EBA" w14:paraId="450170B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29BDCC"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631925" w14:textId="77777777" w:rsidR="00F03EBA" w:rsidRDefault="00F03EBA">
                                  <w:pPr>
                                    <w:pStyle w:val="TableStyle2"/>
                                    <w:jc w:val="center"/>
                                  </w:pPr>
                                  <w:r>
                                    <w:t>-0.01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C878B5"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CB908B" w14:textId="77777777" w:rsidR="00F03EBA" w:rsidRDefault="00F03EBA">
                                  <w:pPr>
                                    <w:pStyle w:val="TableStyle2"/>
                                  </w:pPr>
                                  <w:r>
                                    <w:t>Hydrogen bond energy of the total system</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7507B4" w14:textId="77777777" w:rsidR="00F03EBA" w:rsidRDefault="00F03EBA">
                                  <w:pPr>
                                    <w:pStyle w:val="TableStyle2"/>
                                    <w:jc w:val="center"/>
                                  </w:pPr>
                                  <w:r>
                                    <w:t>-76.7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B54AC0" w14:textId="77777777" w:rsidR="00F03EBA" w:rsidRDefault="00F03EBA">
                                  <w:pPr>
                                    <w:pStyle w:val="TableStyle2"/>
                                    <w:jc w:val="center"/>
                                  </w:pPr>
                                  <w:r>
                                    <w:t>-67.63</w:t>
                                  </w:r>
                                </w:p>
                              </w:tc>
                            </w:tr>
                            <w:tr w:rsidR="00F03EBA" w14:paraId="7BC66C17"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4E8CA0"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75B608"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53DED" w14:textId="77777777" w:rsidR="00F03EBA" w:rsidRDefault="00F03EBA">
                                  <w:pPr>
                                    <w:pStyle w:val="TableStyle2"/>
                                    <w:jc w:val="center"/>
                                  </w:pPr>
                                  <w:r>
                                    <w:t>0.11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B591F3" w14:textId="77777777" w:rsidR="00F03EBA" w:rsidRDefault="00F03EBA">
                                  <w:pPr>
                                    <w:pStyle w:val="TableStyle2"/>
                                  </w:pPr>
                                  <w:proofErr w:type="spellStart"/>
                                  <w:r>
                                    <w:t>Lennard</w:t>
                                  </w:r>
                                  <w:proofErr w:type="spellEnd"/>
                                  <w:r>
                                    <w:t>-Jones repulsion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AD03DA" w14:textId="77777777" w:rsidR="00F03EBA" w:rsidRDefault="00F03EBA">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97D3E" w14:textId="77777777" w:rsidR="00F03EBA" w:rsidRDefault="00F03EBA">
                                  <w:pPr>
                                    <w:pStyle w:val="TableStyle2"/>
                                    <w:jc w:val="center"/>
                                  </w:pPr>
                                  <w:r>
                                    <w:t>1.41</w:t>
                                  </w:r>
                                </w:p>
                              </w:tc>
                            </w:tr>
                            <w:tr w:rsidR="00F03EBA" w14:paraId="3BF622DA"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2DB3E2"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A8C97"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04C22" w14:textId="77777777" w:rsidR="00F03EBA" w:rsidRDefault="00F03EBA">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056E93" w14:textId="77777777" w:rsidR="00F03EBA" w:rsidRDefault="00F03EBA">
                                  <w:pPr>
                                    <w:pStyle w:val="TableStyle2"/>
                                  </w:pPr>
                                  <w:r>
                                    <w:t>Average hydrophobic surface area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6FB60C" w14:textId="77777777" w:rsidR="00F03EBA" w:rsidRDefault="00F03EBA">
                                  <w:pPr>
                                    <w:pStyle w:val="TableStyle2"/>
                                    <w:jc w:val="center"/>
                                  </w:pPr>
                                  <w:r>
                                    <w:t>0.51</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A7D07D" w14:textId="77777777" w:rsidR="00F03EBA" w:rsidRDefault="00F03EBA">
                                  <w:pPr>
                                    <w:pStyle w:val="TableStyle2"/>
                                    <w:jc w:val="center"/>
                                  </w:pPr>
                                  <w:r>
                                    <w:t>1.75</w:t>
                                  </w:r>
                                </w:p>
                              </w:tc>
                            </w:tr>
                            <w:tr w:rsidR="00F03EBA" w14:paraId="3F4B357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A3DE0F"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8ACF9F"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4BEF70" w14:textId="77777777" w:rsidR="00F03EBA" w:rsidRDefault="00F03EBA">
                                  <w:pPr>
                                    <w:pStyle w:val="TableStyle2"/>
                                    <w:jc w:val="center"/>
                                  </w:pPr>
                                  <w:r>
                                    <w:t>0.32</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2D6C04" w14:textId="77777777" w:rsidR="00F03EBA" w:rsidRDefault="00F03EBA">
                                  <w:pPr>
                                    <w:pStyle w:val="TableStyle2"/>
                                  </w:pPr>
                                  <w:r>
                                    <w:t>Packing around E353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957E24" w14:textId="77777777" w:rsidR="00F03EBA" w:rsidRDefault="00F03EBA">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14F6C3" w14:textId="77777777" w:rsidR="00F03EBA" w:rsidRDefault="00F03EBA">
                                  <w:pPr>
                                    <w:pStyle w:val="TableStyle2"/>
                                    <w:jc w:val="center"/>
                                  </w:pPr>
                                  <w:r>
                                    <w:t>0.99</w:t>
                                  </w:r>
                                </w:p>
                              </w:tc>
                            </w:tr>
                            <w:tr w:rsidR="00F03EBA" w14:paraId="5E3A0D66"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4FBB0D"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7C381"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A40746" w14:textId="77777777" w:rsidR="00F03EBA" w:rsidRDefault="00F03EBA">
                                  <w:pPr>
                                    <w:pStyle w:val="TableStyle2"/>
                                    <w:jc w:val="center"/>
                                  </w:pPr>
                                  <w:r>
                                    <w:t>0.34</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7F958" w14:textId="77777777" w:rsidR="00F03EBA" w:rsidRDefault="00F03EBA">
                                  <w:pPr>
                                    <w:pStyle w:val="TableStyle2"/>
                                  </w:pPr>
                                  <w:r>
                                    <w:t>Packing around E164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E59AE9" w14:textId="77777777" w:rsidR="00F03EBA" w:rsidRDefault="00F03EBA">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748C60" w14:textId="77777777" w:rsidR="00F03EBA" w:rsidRDefault="00F03EBA">
                                  <w:pPr>
                                    <w:pStyle w:val="TableStyle2"/>
                                    <w:jc w:val="center"/>
                                  </w:pPr>
                                  <w:r>
                                    <w:t>0.99</w:t>
                                  </w:r>
                                </w:p>
                              </w:tc>
                            </w:tr>
                            <w:tr w:rsidR="00F03EBA" w14:paraId="73D75CC4"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20E9AD"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19A12"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7060B6" w14:textId="77777777" w:rsidR="00F03EBA" w:rsidRDefault="00F03EBA">
                                  <w:pPr>
                                    <w:pStyle w:val="TableStyle2"/>
                                    <w:jc w:val="center"/>
                                  </w:pPr>
                                  <w:r>
                                    <w:t>0.38</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3AD420" w14:textId="77777777" w:rsidR="00F03EBA" w:rsidRDefault="00F03EBA">
                                  <w:pPr>
                                    <w:pStyle w:val="TableStyle2"/>
                                  </w:pPr>
                                  <w:r>
                                    <w:t>Packing around Y295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E89755" w14:textId="77777777" w:rsidR="00F03EBA" w:rsidRDefault="00F03EBA">
                                  <w:pPr>
                                    <w:pStyle w:val="TableStyle2"/>
                                    <w:jc w:val="center"/>
                                  </w:pPr>
                                  <w:r>
                                    <w:t>0.34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026B33" w14:textId="77777777" w:rsidR="00F03EBA" w:rsidRDefault="00F03EBA">
                                  <w:pPr>
                                    <w:pStyle w:val="TableStyle2"/>
                                    <w:jc w:val="center"/>
                                  </w:pPr>
                                  <w:r>
                                    <w:t>0.99</w:t>
                                  </w:r>
                                </w:p>
                              </w:tc>
                            </w:tr>
                            <w:tr w:rsidR="00F03EBA" w14:paraId="45B9F68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0EB1DB"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C9F2B4"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0BC8F" w14:textId="77777777" w:rsidR="00F03EBA" w:rsidRDefault="00F03EBA">
                                  <w:pPr>
                                    <w:pStyle w:val="TableStyle2"/>
                                    <w:jc w:val="center"/>
                                  </w:pPr>
                                  <w:r>
                                    <w:t>0.51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FE7345" w14:textId="77777777" w:rsidR="00F03EBA" w:rsidRDefault="00F03EBA">
                                  <w:pPr>
                                    <w:pStyle w:val="TableStyle2"/>
                                  </w:pPr>
                                  <w:proofErr w:type="spellStart"/>
                                  <w:r>
                                    <w:t>Lennard</w:t>
                                  </w:r>
                                  <w:proofErr w:type="spellEnd"/>
                                  <w:r>
                                    <w:t>-Jones repulsion of E164</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98F62E" w14:textId="77777777" w:rsidR="00F03EBA" w:rsidRDefault="00F03EBA">
                                  <w:pPr>
                                    <w:pStyle w:val="TableStyle2"/>
                                    <w:jc w:val="center"/>
                                  </w:pPr>
                                  <w:r>
                                    <w:t>0.83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2933EE" w14:textId="77777777" w:rsidR="00F03EBA" w:rsidRDefault="00F03EBA">
                                  <w:pPr>
                                    <w:pStyle w:val="TableStyle2"/>
                                    <w:jc w:val="center"/>
                                  </w:pPr>
                                  <w:r>
                                    <w:t>1.53</w:t>
                                  </w:r>
                                </w:p>
                              </w:tc>
                            </w:tr>
                          </w:tbl>
                          <w:p w14:paraId="0A341E79" w14:textId="77777777" w:rsidR="00F03EBA" w:rsidRDefault="00F03EBA"/>
                        </w:txbxContent>
                      </wps:txbx>
                      <wps:bodyPr lIns="0" tIns="0" rIns="0" bIns="0">
                        <a:spAutoFit/>
                      </wps:bodyPr>
                    </wps:wsp>
                  </a:graphicData>
                </a:graphic>
              </wp:anchor>
            </w:drawing>
          </mc:Choice>
          <mc:Fallback>
            <w:pict>
              <v:rect id="officeArt object" o:spid="_x0000_s1026" style="position:absolute;margin-left:71pt;margin-top:-21.05pt;width:469.15pt;height:452.5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" filled="f" stroked="f">
                <v:textbox style="mso-fit-shape-to-text:t" inset="0,0,0,0">
                  <w:txbxContent>
                    <w:tbl>
                      <w:tblPr>
                        <w:tblW w:w="937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11"/>
                        <w:gridCol w:w="756"/>
                        <w:gridCol w:w="780"/>
                        <w:gridCol w:w="4838"/>
                        <w:gridCol w:w="1016"/>
                        <w:gridCol w:w="875"/>
                      </w:tblGrid>
                      <w:tr w:rsidR="00F03EBA" w14:paraId="7E9AC403" w14:textId="77777777">
                        <w:trPr>
                          <w:trHeight w:hRule="exact" w:val="403"/>
                          <w:tblHeader/>
                        </w:trPr>
                        <w:tc>
                          <w:tcPr>
                            <w:tcW w:w="9376" w:type="dxa"/>
                            <w:gridSpan w:val="6"/>
                            <w:tcBorders>
                              <w:top w:val="nil"/>
                              <w:left w:val="nil"/>
                              <w:bottom w:val="nil"/>
                              <w:right w:val="nil"/>
                            </w:tcBorders>
                            <w:shd w:val="clear" w:color="auto" w:fill="auto"/>
                            <w:tcMar>
                              <w:top w:w="80" w:type="dxa"/>
                              <w:left w:w="80" w:type="dxa"/>
                              <w:bottom w:w="80" w:type="dxa"/>
                              <w:right w:w="80" w:type="dxa"/>
                            </w:tcMar>
                            <w:vAlign w:val="center"/>
                          </w:tcPr>
                          <w:p w14:paraId="2E2FE617" w14:textId="77777777" w:rsidR="00F03EBA" w:rsidRDefault="00F03EBA">
                            <w:pPr>
                              <w:pStyle w:val="Default"/>
                              <w:spacing w:after="120"/>
                              <w:jc w:val="center"/>
                            </w:pPr>
                            <w:r>
                              <w:rPr>
                                <w:sz w:val="24"/>
                                <w:szCs w:val="24"/>
                              </w:rPr>
                              <w:t>Table 1. Most informative structural features for kinetic constant prediction</w:t>
                            </w:r>
                          </w:p>
                        </w:tc>
                      </w:tr>
                      <w:tr w:rsidR="00F03EBA" w14:paraId="67A61614" w14:textId="77777777">
                        <w:tblPrEx>
                          <w:shd w:val="clear" w:color="auto" w:fill="BDC0BF"/>
                        </w:tblPrEx>
                        <w:trPr>
                          <w:trHeight w:val="253"/>
                          <w:tblHeader/>
                        </w:trPr>
                        <w:tc>
                          <w:tcPr>
                            <w:tcW w:w="11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25EA81F" w14:textId="77777777" w:rsidR="00F03EBA" w:rsidRDefault="00F03EBA">
                            <w:pPr>
                              <w:pStyle w:val="TableStyle1"/>
                              <w:jc w:val="center"/>
                            </w:pPr>
                            <w:r>
                              <w:rPr>
                                <w:i/>
                                <w:iCs/>
                              </w:rPr>
                              <w:t>k</w:t>
                            </w:r>
                            <w:r>
                              <w:rPr>
                                <w:vertAlign w:val="subscript"/>
                              </w:rPr>
                              <w:t>cat</w:t>
                            </w:r>
                            <w:r>
                              <w:t>/K</w:t>
                            </w:r>
                            <w:r>
                              <w:rPr>
                                <w:vertAlign w:val="subscript"/>
                              </w:rPr>
                              <w:t>M</w:t>
                            </w:r>
                          </w:p>
                        </w:tc>
                        <w:tc>
                          <w:tcPr>
                            <w:tcW w:w="7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546458A5" w14:textId="77777777" w:rsidR="00F03EBA" w:rsidRDefault="00F03EBA">
                            <w:pPr>
                              <w:pStyle w:val="TableStyle1"/>
                              <w:jc w:val="center"/>
                            </w:pPr>
                            <w:r>
                              <w:rPr>
                                <w:i/>
                                <w:iCs/>
                              </w:rPr>
                              <w:t>k</w:t>
                            </w:r>
                            <w:r>
                              <w:rPr>
                                <w:vertAlign w:val="subscript"/>
                              </w:rPr>
                              <w:t>cat</w:t>
                            </w:r>
                          </w:p>
                        </w:tc>
                        <w:tc>
                          <w:tcPr>
                            <w:tcW w:w="7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8A9924D" w14:textId="77777777" w:rsidR="00F03EBA" w:rsidRDefault="00F03EBA">
                            <w:pPr>
                              <w:pStyle w:val="TableStyle1"/>
                              <w:jc w:val="center"/>
                            </w:pPr>
                            <w:r>
                              <w:t>1/K</w:t>
                            </w:r>
                            <w:r>
                              <w:rPr>
                                <w:vertAlign w:val="subscript"/>
                              </w:rPr>
                              <w:t>M</w:t>
                            </w:r>
                          </w:p>
                        </w:tc>
                        <w:tc>
                          <w:tcPr>
                            <w:tcW w:w="483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0C5E5E15" w14:textId="77777777" w:rsidR="00F03EBA" w:rsidRDefault="00F03EBA">
                            <w:pPr>
                              <w:pStyle w:val="TableStyle1"/>
                            </w:pPr>
                            <w:r>
                              <w:t>Description</w:t>
                            </w:r>
                          </w:p>
                        </w:tc>
                        <w:tc>
                          <w:tcPr>
                            <w:tcW w:w="101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1B4BF165" w14:textId="77777777" w:rsidR="00F03EBA" w:rsidRDefault="00F03EBA">
                            <w:pPr>
                              <w:pStyle w:val="TableStyle1"/>
                              <w:jc w:val="center"/>
                            </w:pPr>
                            <w:r>
                              <w:t>Min.</w:t>
                            </w:r>
                          </w:p>
                        </w:tc>
                        <w:tc>
                          <w:tcPr>
                            <w:tcW w:w="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4B787826" w14:textId="77777777" w:rsidR="00F03EBA" w:rsidRDefault="00F03EBA">
                            <w:pPr>
                              <w:pStyle w:val="TableStyle1"/>
                              <w:jc w:val="center"/>
                            </w:pPr>
                            <w:r>
                              <w:t>Max.</w:t>
                            </w:r>
                          </w:p>
                        </w:tc>
                      </w:tr>
                      <w:tr w:rsidR="00F03EBA" w14:paraId="298895A4" w14:textId="77777777">
                        <w:trPr>
                          <w:trHeight w:val="253"/>
                        </w:trPr>
                        <w:tc>
                          <w:tcPr>
                            <w:tcW w:w="11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A9FA05" w14:textId="77777777" w:rsidR="00F03EBA" w:rsidRDefault="00F03EBA">
                            <w:pPr>
                              <w:pStyle w:val="TableStyle2"/>
                              <w:jc w:val="center"/>
                            </w:pPr>
                            <w:r>
                              <w:t>-1.00</w:t>
                            </w:r>
                          </w:p>
                        </w:tc>
                        <w:tc>
                          <w:tcPr>
                            <w:tcW w:w="75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E97C37" w14:textId="77777777" w:rsidR="00F03EBA" w:rsidRDefault="00F03EBA">
                            <w:pPr>
                              <w:pStyle w:val="TableStyle2"/>
                              <w:jc w:val="center"/>
                            </w:pPr>
                            <w:r>
                              <w:t>ns</w:t>
                            </w:r>
                          </w:p>
                        </w:tc>
                        <w:tc>
                          <w:tcPr>
                            <w:tcW w:w="7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4F211F" w14:textId="77777777" w:rsidR="00F03EBA" w:rsidRDefault="00F03EBA">
                            <w:pPr>
                              <w:pStyle w:val="TableStyle2"/>
                              <w:jc w:val="center"/>
                            </w:pPr>
                            <w:r>
                              <w:t>ns</w:t>
                            </w:r>
                          </w:p>
                        </w:tc>
                        <w:tc>
                          <w:tcPr>
                            <w:tcW w:w="48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B6859E" w14:textId="77777777" w:rsidR="00F03EBA" w:rsidRDefault="00F03EBA">
                            <w:pPr>
                              <w:pStyle w:val="TableStyle2"/>
                            </w:pPr>
                            <w:r>
                              <w:t>Hydrogen bonding energy of pNPG</w:t>
                            </w:r>
                          </w:p>
                        </w:tc>
                        <w:tc>
                          <w:tcPr>
                            <w:tcW w:w="101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30D2D8" w14:textId="77777777" w:rsidR="00F03EBA" w:rsidRDefault="00F03EBA">
                            <w:pPr>
                              <w:pStyle w:val="TableStyle2"/>
                              <w:jc w:val="center"/>
                            </w:pPr>
                            <w:r>
                              <w:t>-4.53</w:t>
                            </w:r>
                          </w:p>
                        </w:tc>
                        <w:tc>
                          <w:tcPr>
                            <w:tcW w:w="8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157725" w14:textId="77777777" w:rsidR="00F03EBA" w:rsidRDefault="00F03EBA">
                            <w:pPr>
                              <w:pStyle w:val="TableStyle2"/>
                              <w:jc w:val="center"/>
                            </w:pPr>
                            <w:r>
                              <w:t>-1.8</w:t>
                            </w:r>
                          </w:p>
                        </w:tc>
                      </w:tr>
                      <w:tr w:rsidR="00F03EBA" w14:paraId="7B8A7799"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E18E30" w14:textId="77777777" w:rsidR="00F03EBA" w:rsidRDefault="00F03EBA">
                            <w:pPr>
                              <w:pStyle w:val="TableStyle2"/>
                              <w:jc w:val="center"/>
                            </w:pPr>
                            <w:r>
                              <w:t>-0.63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8D0EF" w14:textId="77777777" w:rsidR="00F03EBA" w:rsidRDefault="00F03EBA">
                            <w:pPr>
                              <w:pStyle w:val="TableStyle2"/>
                              <w:jc w:val="center"/>
                            </w:pPr>
                            <w:r>
                              <w:t>1.00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14204B" w14:textId="77777777" w:rsidR="00F03EBA" w:rsidRDefault="00F03EBA">
                            <w:pPr>
                              <w:pStyle w:val="TableStyle2"/>
                              <w:jc w:val="center"/>
                            </w:pPr>
                            <w:r>
                              <w:t>-0.03</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78AF4" w14:textId="77777777" w:rsidR="00F03EBA" w:rsidRDefault="00F03EBA">
                            <w:pPr>
                              <w:pStyle w:val="TableStyle2"/>
                            </w:pPr>
                            <w:r>
                              <w:t xml:space="preserve">Total number of polar contacts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0A84D7" w14:textId="77777777" w:rsidR="00F03EBA" w:rsidRDefault="00F03EBA">
                            <w:pPr>
                              <w:pStyle w:val="TableStyle2"/>
                              <w:jc w:val="center"/>
                            </w:pPr>
                            <w:r>
                              <w:t>144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96E98D" w14:textId="77777777" w:rsidR="00F03EBA" w:rsidRDefault="00F03EBA">
                            <w:pPr>
                              <w:pStyle w:val="TableStyle2"/>
                              <w:jc w:val="center"/>
                            </w:pPr>
                            <w:r>
                              <w:t>155</w:t>
                            </w:r>
                          </w:p>
                        </w:tc>
                      </w:tr>
                      <w:tr w:rsidR="00F03EBA" w14:paraId="1770020F"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1B1D53" w14:textId="77777777" w:rsidR="00F03EBA" w:rsidRDefault="00F03EBA">
                            <w:pPr>
                              <w:pStyle w:val="TableStyle2"/>
                              <w:jc w:val="center"/>
                            </w:pPr>
                            <w:r>
                              <w:t>-0.43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0ACA1"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B6E29"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2DF449" w14:textId="77777777" w:rsidR="00F03EBA" w:rsidRDefault="00F03EBA">
                            <w:pPr>
                              <w:pStyle w:val="TableStyle2"/>
                            </w:pPr>
                            <w:r>
                              <w:t>Count of hydrogen bonds to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0162BF" w14:textId="77777777" w:rsidR="00F03EBA" w:rsidRDefault="00F03EBA">
                            <w:pPr>
                              <w:pStyle w:val="TableStyle2"/>
                              <w:jc w:val="center"/>
                            </w:pPr>
                            <w:r>
                              <w:t>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60524" w14:textId="77777777" w:rsidR="00F03EBA" w:rsidRDefault="00F03EBA">
                            <w:pPr>
                              <w:pStyle w:val="TableStyle2"/>
                              <w:jc w:val="center"/>
                            </w:pPr>
                            <w:r>
                              <w:t>9</w:t>
                            </w:r>
                          </w:p>
                        </w:tc>
                      </w:tr>
                      <w:tr w:rsidR="00F03EBA" w14:paraId="353709E9"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BB3F8" w14:textId="77777777" w:rsidR="00F03EBA" w:rsidRDefault="00F03EBA">
                            <w:pPr>
                              <w:pStyle w:val="TableStyle2"/>
                              <w:jc w:val="center"/>
                            </w:pPr>
                            <w:r>
                              <w:t>-0.03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059D"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582DAE"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D374B" w14:textId="77777777" w:rsidR="00F03EBA" w:rsidRDefault="00F03EBA">
                            <w:pPr>
                              <w:pStyle w:val="TableStyle2"/>
                            </w:pPr>
                            <w:r>
                              <w:t xml:space="preserve">Hydrogen bonding energy of E164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9EEBE0" w14:textId="77777777" w:rsidR="00F03EBA" w:rsidRDefault="00F03EBA">
                            <w:pPr>
                              <w:pStyle w:val="TableStyle2"/>
                              <w:jc w:val="center"/>
                            </w:pPr>
                            <w:r>
                              <w:t>-0.93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CBA99F" w14:textId="77777777" w:rsidR="00F03EBA" w:rsidRDefault="00F03EBA">
                            <w:pPr>
                              <w:pStyle w:val="TableStyle2"/>
                              <w:jc w:val="center"/>
                            </w:pPr>
                            <w:r>
                              <w:t>-0.21</w:t>
                            </w:r>
                          </w:p>
                        </w:tc>
                      </w:tr>
                      <w:tr w:rsidR="00F03EBA" w14:paraId="185E48DA"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3FE9F" w14:textId="77777777" w:rsidR="00F03EBA" w:rsidRDefault="00F03EBA">
                            <w:pPr>
                              <w:pStyle w:val="TableStyle2"/>
                              <w:jc w:val="center"/>
                            </w:pPr>
                            <w:r>
                              <w:t>0.29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CBDE79"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229116" w14:textId="77777777" w:rsidR="00F03EBA" w:rsidRDefault="00F03EBA">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24DD9F" w14:textId="77777777" w:rsidR="00F03EBA" w:rsidRDefault="00F03EBA">
                            <w:pPr>
                              <w:pStyle w:val="TableStyle2"/>
                            </w:pPr>
                            <w:proofErr w:type="spellStart"/>
                            <w:r>
                              <w:t>Lennard</w:t>
                            </w:r>
                            <w:proofErr w:type="spellEnd"/>
                            <w:r>
                              <w:t>-Jones repulsion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56F482" w14:textId="77777777" w:rsidR="00F03EBA" w:rsidRDefault="00F03EBA">
                            <w:pPr>
                              <w:pStyle w:val="TableStyle2"/>
                              <w:jc w:val="center"/>
                            </w:pPr>
                            <w:r>
                              <w:t>0.54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EEC73D" w14:textId="77777777" w:rsidR="00F03EBA" w:rsidRDefault="00F03EBA">
                            <w:pPr>
                              <w:pStyle w:val="TableStyle2"/>
                              <w:jc w:val="center"/>
                            </w:pPr>
                            <w:r>
                              <w:t>0.99</w:t>
                            </w:r>
                          </w:p>
                        </w:tc>
                      </w:tr>
                      <w:tr w:rsidR="00F03EBA" w14:paraId="62B4A7ED"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1D96ED" w14:textId="77777777" w:rsidR="00F03EBA" w:rsidRDefault="00F03EBA">
                            <w:pPr>
                              <w:pStyle w:val="TableStyle2"/>
                              <w:jc w:val="center"/>
                            </w:pPr>
                            <w:r>
                              <w:t>0.39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340A18" w14:textId="77777777" w:rsidR="00F03EBA" w:rsidRDefault="00F03EBA">
                            <w:pPr>
                              <w:pStyle w:val="TableStyle2"/>
                              <w:jc w:val="center"/>
                            </w:pPr>
                            <w:r>
                              <w:t>0.92</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740846"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6E18D6" w14:textId="77777777" w:rsidR="00F03EBA" w:rsidRDefault="00F03EBA">
                            <w:pPr>
                              <w:pStyle w:val="TableStyle2"/>
                            </w:pPr>
                            <w:r>
                              <w:t>Change in pNPG solvent-accessible surface upon binding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BB6E16" w14:textId="77777777" w:rsidR="00F03EBA" w:rsidRDefault="00F03EBA">
                            <w:pPr>
                              <w:pStyle w:val="TableStyle2"/>
                              <w:jc w:val="center"/>
                            </w:pPr>
                            <w:r>
                              <w:t>0.86</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7AF924" w14:textId="77777777" w:rsidR="00F03EBA" w:rsidRDefault="00F03EBA">
                            <w:pPr>
                              <w:pStyle w:val="TableStyle2"/>
                              <w:jc w:val="center"/>
                            </w:pPr>
                            <w:r>
                              <w:t>0.96</w:t>
                            </w:r>
                          </w:p>
                        </w:tc>
                      </w:tr>
                      <w:tr w:rsidR="00F03EBA" w14:paraId="64FC60F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9B24BC" w14:textId="77777777" w:rsidR="00F03EBA" w:rsidRDefault="00F03EBA">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DD20E2" w14:textId="77777777" w:rsidR="00F03EBA" w:rsidRDefault="00F03EBA">
                            <w:pPr>
                              <w:pStyle w:val="TableStyle2"/>
                              <w:jc w:val="center"/>
                            </w:pPr>
                            <w:r>
                              <w:t>0.15</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4336C0" w14:textId="77777777" w:rsidR="00F03EBA" w:rsidRDefault="00F03EBA">
                            <w:pPr>
                              <w:pStyle w:val="TableStyle2"/>
                              <w:jc w:val="center"/>
                            </w:pPr>
                            <w:r>
                              <w:t>1.00</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982384" w14:textId="77777777" w:rsidR="00F03EBA" w:rsidRDefault="00F03EBA">
                            <w:pPr>
                              <w:pStyle w:val="TableStyle2"/>
                            </w:pPr>
                            <w:r>
                              <w:t>Packing of the system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974889" w14:textId="77777777" w:rsidR="00F03EBA" w:rsidRDefault="00F03EBA">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C6717B" w14:textId="77777777" w:rsidR="00F03EBA" w:rsidRDefault="00F03EBA">
                            <w:pPr>
                              <w:pStyle w:val="TableStyle2"/>
                              <w:jc w:val="center"/>
                            </w:pPr>
                            <w:r>
                              <w:t>0.72</w:t>
                            </w:r>
                          </w:p>
                        </w:tc>
                      </w:tr>
                      <w:tr w:rsidR="00F03EBA" w14:paraId="1665E4A3"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19391" w14:textId="77777777" w:rsidR="00F03EBA" w:rsidRDefault="00F03EBA">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6EA5B" w14:textId="77777777" w:rsidR="00F03EBA" w:rsidRDefault="00F03EBA">
                            <w:pPr>
                              <w:pStyle w:val="TableStyle2"/>
                              <w:jc w:val="center"/>
                            </w:pPr>
                            <w:r>
                              <w:t>0.53</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9863E" w14:textId="77777777" w:rsidR="00F03EBA" w:rsidRDefault="00F03EBA">
                            <w:pPr>
                              <w:pStyle w:val="TableStyle2"/>
                              <w:jc w:val="center"/>
                            </w:pPr>
                            <w:r>
                              <w:t>0.46</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9FC28E" w14:textId="77777777" w:rsidR="00F03EBA" w:rsidRDefault="00F03EBA">
                            <w:pPr>
                              <w:pStyle w:val="TableStyle2"/>
                            </w:pPr>
                            <w:r>
                              <w:t>Packing of the system with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F786BF" w14:textId="77777777" w:rsidR="00F03EBA" w:rsidRDefault="00F03EBA">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F919F6" w14:textId="77777777" w:rsidR="00F03EBA" w:rsidRDefault="00F03EBA">
                            <w:pPr>
                              <w:pStyle w:val="TableStyle2"/>
                              <w:jc w:val="center"/>
                            </w:pPr>
                            <w:r>
                              <w:t>0.73</w:t>
                            </w:r>
                          </w:p>
                        </w:tc>
                      </w:tr>
                      <w:tr w:rsidR="00F03EBA" w14:paraId="47C47DAF"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00F4C4" w14:textId="77777777" w:rsidR="00F03EBA" w:rsidRDefault="00F03EBA">
                            <w:pPr>
                              <w:pStyle w:val="TableStyle2"/>
                              <w:jc w:val="center"/>
                            </w:pPr>
                            <w:r>
                              <w:t>0.98</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BADBD7" w14:textId="77777777" w:rsidR="00F03EBA" w:rsidRDefault="00F03EBA">
                            <w:pPr>
                              <w:pStyle w:val="TableStyle2"/>
                              <w:jc w:val="center"/>
                            </w:pPr>
                            <w:r>
                              <w:t>0.09</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90C2BD"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8B9B42" w14:textId="77777777" w:rsidR="00F03EBA" w:rsidRDefault="00F03EBA">
                            <w:pPr>
                              <w:pStyle w:val="TableStyle2"/>
                            </w:pPr>
                            <w:r>
                              <w:t>Hydrogen bonding energy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D02192" w14:textId="77777777" w:rsidR="00F03EBA" w:rsidRDefault="00F03EBA">
                            <w:pPr>
                              <w:pStyle w:val="TableStyle2"/>
                              <w:jc w:val="center"/>
                            </w:pPr>
                            <w:r>
                              <w:t>-1.28</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4BBC7" w14:textId="77777777" w:rsidR="00F03EBA" w:rsidRDefault="00F03EBA">
                            <w:pPr>
                              <w:pStyle w:val="TableStyle2"/>
                              <w:jc w:val="center"/>
                            </w:pPr>
                            <w:r>
                              <w:t>-0.5</w:t>
                            </w:r>
                          </w:p>
                        </w:tc>
                      </w:tr>
                      <w:tr w:rsidR="00F03EBA" w14:paraId="342C3E9E"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168BD9"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FFE589" w14:textId="77777777" w:rsidR="00F03EBA" w:rsidRDefault="00F03EBA">
                            <w:pPr>
                              <w:pStyle w:val="TableStyle2"/>
                              <w:jc w:val="center"/>
                            </w:pPr>
                            <w:r>
                              <w:t>-0.51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15B394"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970384" w14:textId="77777777" w:rsidR="00F03EBA" w:rsidRDefault="00F03EBA">
                            <w:pPr>
                              <w:pStyle w:val="TableStyle2"/>
                            </w:pPr>
                            <w:r>
                              <w:t>Packing with pNPG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6EB51F" w14:textId="77777777" w:rsidR="00F03EBA" w:rsidRDefault="00F03EBA">
                            <w:pPr>
                              <w:pStyle w:val="TableStyle2"/>
                              <w:jc w:val="center"/>
                            </w:pPr>
                            <w:r>
                              <w:t>0.19</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73BC2" w14:textId="77777777" w:rsidR="00F03EBA" w:rsidRDefault="00F03EBA">
                            <w:pPr>
                              <w:pStyle w:val="TableStyle2"/>
                              <w:jc w:val="center"/>
                            </w:pPr>
                            <w:r>
                              <w:t>1</w:t>
                            </w:r>
                          </w:p>
                        </w:tc>
                      </w:tr>
                      <w:tr w:rsidR="00F03EBA" w14:paraId="26CDF481"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B15A2"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29A059" w14:textId="77777777" w:rsidR="00F03EBA" w:rsidRDefault="00F03EBA">
                            <w:pPr>
                              <w:pStyle w:val="TableStyle2"/>
                              <w:jc w:val="center"/>
                            </w:pPr>
                            <w:r>
                              <w:t>-0.10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F94E86"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463C80" w14:textId="77777777" w:rsidR="00F03EBA" w:rsidRDefault="00F03EBA">
                            <w:pPr>
                              <w:pStyle w:val="TableStyle2"/>
                            </w:pPr>
                            <w:r>
                              <w:t xml:space="preserve">Total system energy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8BE1D4" w14:textId="77777777" w:rsidR="00F03EBA" w:rsidRDefault="00F03EBA">
                            <w:pPr>
                              <w:pStyle w:val="TableStyle2"/>
                              <w:jc w:val="center"/>
                            </w:pPr>
                            <w:r>
                              <w:t>-636.44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634800" w14:textId="77777777" w:rsidR="00F03EBA" w:rsidRDefault="00F03EBA">
                            <w:pPr>
                              <w:pStyle w:val="TableStyle2"/>
                              <w:jc w:val="center"/>
                            </w:pPr>
                            <w:r>
                              <w:t>-621.6</w:t>
                            </w:r>
                          </w:p>
                        </w:tc>
                      </w:tr>
                      <w:tr w:rsidR="00F03EBA" w14:paraId="450170B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29BDCC"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631925" w14:textId="77777777" w:rsidR="00F03EBA" w:rsidRDefault="00F03EBA">
                            <w:pPr>
                              <w:pStyle w:val="TableStyle2"/>
                              <w:jc w:val="center"/>
                            </w:pPr>
                            <w:r>
                              <w:t>-0.01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C878B5" w14:textId="77777777" w:rsidR="00F03EBA" w:rsidRDefault="00F03EBA">
                            <w:pPr>
                              <w:pStyle w:val="TableStyle2"/>
                              <w:jc w:val="center"/>
                            </w:pPr>
                            <w:r>
                              <w:t>ns</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CB908B" w14:textId="77777777" w:rsidR="00F03EBA" w:rsidRDefault="00F03EBA">
                            <w:pPr>
                              <w:pStyle w:val="TableStyle2"/>
                            </w:pPr>
                            <w:r>
                              <w:t>Hydrogen bond energy of the total system</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7507B4" w14:textId="77777777" w:rsidR="00F03EBA" w:rsidRDefault="00F03EBA">
                            <w:pPr>
                              <w:pStyle w:val="TableStyle2"/>
                              <w:jc w:val="center"/>
                            </w:pPr>
                            <w:r>
                              <w:t>-76.7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B54AC0" w14:textId="77777777" w:rsidR="00F03EBA" w:rsidRDefault="00F03EBA">
                            <w:pPr>
                              <w:pStyle w:val="TableStyle2"/>
                              <w:jc w:val="center"/>
                            </w:pPr>
                            <w:r>
                              <w:t>-67.63</w:t>
                            </w:r>
                          </w:p>
                        </w:tc>
                      </w:tr>
                      <w:tr w:rsidR="00F03EBA" w14:paraId="7BC66C17"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4E8CA0"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75B608"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53DED" w14:textId="77777777" w:rsidR="00F03EBA" w:rsidRDefault="00F03EBA">
                            <w:pPr>
                              <w:pStyle w:val="TableStyle2"/>
                              <w:jc w:val="center"/>
                            </w:pPr>
                            <w:r>
                              <w:t>0.11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B591F3" w14:textId="77777777" w:rsidR="00F03EBA" w:rsidRDefault="00F03EBA">
                            <w:pPr>
                              <w:pStyle w:val="TableStyle2"/>
                            </w:pPr>
                            <w:proofErr w:type="spellStart"/>
                            <w:r>
                              <w:t>Lennard</w:t>
                            </w:r>
                            <w:proofErr w:type="spellEnd"/>
                            <w:r>
                              <w:t>-Jones repulsion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AD03DA" w14:textId="77777777" w:rsidR="00F03EBA" w:rsidRDefault="00F03EBA">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97D3E" w14:textId="77777777" w:rsidR="00F03EBA" w:rsidRDefault="00F03EBA">
                            <w:pPr>
                              <w:pStyle w:val="TableStyle2"/>
                              <w:jc w:val="center"/>
                            </w:pPr>
                            <w:r>
                              <w:t>1.41</w:t>
                            </w:r>
                          </w:p>
                        </w:tc>
                      </w:tr>
                      <w:tr w:rsidR="00F03EBA" w14:paraId="3BF622DA" w14:textId="77777777">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2DB3E2"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A8C97"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04C22" w14:textId="77777777" w:rsidR="00F03EBA" w:rsidRDefault="00F03EBA">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056E93" w14:textId="77777777" w:rsidR="00F03EBA" w:rsidRDefault="00F03EBA">
                            <w:pPr>
                              <w:pStyle w:val="TableStyle2"/>
                            </w:pPr>
                            <w:r>
                              <w:t>Average hydrophobic surface area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6FB60C" w14:textId="77777777" w:rsidR="00F03EBA" w:rsidRDefault="00F03EBA">
                            <w:pPr>
                              <w:pStyle w:val="TableStyle2"/>
                              <w:jc w:val="center"/>
                            </w:pPr>
                            <w:r>
                              <w:t>0.51</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A7D07D" w14:textId="77777777" w:rsidR="00F03EBA" w:rsidRDefault="00F03EBA">
                            <w:pPr>
                              <w:pStyle w:val="TableStyle2"/>
                              <w:jc w:val="center"/>
                            </w:pPr>
                            <w:r>
                              <w:t>1.75</w:t>
                            </w:r>
                          </w:p>
                        </w:tc>
                      </w:tr>
                      <w:tr w:rsidR="00F03EBA" w14:paraId="3F4B357C"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A3DE0F"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8ACF9F"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4BEF70" w14:textId="77777777" w:rsidR="00F03EBA" w:rsidRDefault="00F03EBA">
                            <w:pPr>
                              <w:pStyle w:val="TableStyle2"/>
                              <w:jc w:val="center"/>
                            </w:pPr>
                            <w:r>
                              <w:t>0.32</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2D6C04" w14:textId="77777777" w:rsidR="00F03EBA" w:rsidRDefault="00F03EBA">
                            <w:pPr>
                              <w:pStyle w:val="TableStyle2"/>
                            </w:pPr>
                            <w:r>
                              <w:t>Packing around E353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957E24" w14:textId="77777777" w:rsidR="00F03EBA" w:rsidRDefault="00F03EBA">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14F6C3" w14:textId="77777777" w:rsidR="00F03EBA" w:rsidRDefault="00F03EBA">
                            <w:pPr>
                              <w:pStyle w:val="TableStyle2"/>
                              <w:jc w:val="center"/>
                            </w:pPr>
                            <w:r>
                              <w:t>0.99</w:t>
                            </w:r>
                          </w:p>
                        </w:tc>
                      </w:tr>
                      <w:tr w:rsidR="00F03EBA" w14:paraId="5E3A0D66"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4FBB0D"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7C381"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A40746" w14:textId="77777777" w:rsidR="00F03EBA" w:rsidRDefault="00F03EBA">
                            <w:pPr>
                              <w:pStyle w:val="TableStyle2"/>
                              <w:jc w:val="center"/>
                            </w:pPr>
                            <w:r>
                              <w:t>0.34</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7F958" w14:textId="77777777" w:rsidR="00F03EBA" w:rsidRDefault="00F03EBA">
                            <w:pPr>
                              <w:pStyle w:val="TableStyle2"/>
                            </w:pPr>
                            <w:r>
                              <w:t>Packing around E164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E59AE9" w14:textId="77777777" w:rsidR="00F03EBA" w:rsidRDefault="00F03EBA">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748C60" w14:textId="77777777" w:rsidR="00F03EBA" w:rsidRDefault="00F03EBA">
                            <w:pPr>
                              <w:pStyle w:val="TableStyle2"/>
                              <w:jc w:val="center"/>
                            </w:pPr>
                            <w:r>
                              <w:t>0.99</w:t>
                            </w:r>
                          </w:p>
                        </w:tc>
                      </w:tr>
                      <w:tr w:rsidR="00F03EBA" w14:paraId="73D75CC4"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20E9AD"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19A12"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7060B6" w14:textId="77777777" w:rsidR="00F03EBA" w:rsidRDefault="00F03EBA">
                            <w:pPr>
                              <w:pStyle w:val="TableStyle2"/>
                              <w:jc w:val="center"/>
                            </w:pPr>
                            <w:r>
                              <w:t>0.38</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3AD420" w14:textId="77777777" w:rsidR="00F03EBA" w:rsidRDefault="00F03EBA">
                            <w:pPr>
                              <w:pStyle w:val="TableStyle2"/>
                            </w:pPr>
                            <w:r>
                              <w:t>Packing around Y295 without pNPG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E89755" w14:textId="77777777" w:rsidR="00F03EBA" w:rsidRDefault="00F03EBA">
                            <w:pPr>
                              <w:pStyle w:val="TableStyle2"/>
                              <w:jc w:val="center"/>
                            </w:pPr>
                            <w:r>
                              <w:t>0.34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026B33" w14:textId="77777777" w:rsidR="00F03EBA" w:rsidRDefault="00F03EBA">
                            <w:pPr>
                              <w:pStyle w:val="TableStyle2"/>
                              <w:jc w:val="center"/>
                            </w:pPr>
                            <w:r>
                              <w:t>0.99</w:t>
                            </w:r>
                          </w:p>
                        </w:tc>
                      </w:tr>
                      <w:tr w:rsidR="00F03EBA" w14:paraId="45B9F68B" w14:textId="77777777">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0EB1DB" w14:textId="77777777" w:rsidR="00F03EBA" w:rsidRDefault="00F03EBA">
                            <w:pPr>
                              <w:pStyle w:val="TableStyle2"/>
                              <w:jc w:val="center"/>
                            </w:pPr>
                            <w:r>
                              <w:t>ns</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C9F2B4" w14:textId="77777777" w:rsidR="00F03EBA" w:rsidRDefault="00F03EBA">
                            <w:pPr>
                              <w:pStyle w:val="TableStyle2"/>
                              <w:jc w:val="center"/>
                            </w:pPr>
                            <w:r>
                              <w:t>ns</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0BC8F" w14:textId="77777777" w:rsidR="00F03EBA" w:rsidRDefault="00F03EBA">
                            <w:pPr>
                              <w:pStyle w:val="TableStyle2"/>
                              <w:jc w:val="center"/>
                            </w:pPr>
                            <w:r>
                              <w:t>0.51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FE7345" w14:textId="77777777" w:rsidR="00F03EBA" w:rsidRDefault="00F03EBA">
                            <w:pPr>
                              <w:pStyle w:val="TableStyle2"/>
                            </w:pPr>
                            <w:proofErr w:type="spellStart"/>
                            <w:r>
                              <w:t>Lennard</w:t>
                            </w:r>
                            <w:proofErr w:type="spellEnd"/>
                            <w:r>
                              <w:t>-Jones repulsion of E164</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98F62E" w14:textId="77777777" w:rsidR="00F03EBA" w:rsidRDefault="00F03EBA">
                            <w:pPr>
                              <w:pStyle w:val="TableStyle2"/>
                              <w:jc w:val="center"/>
                            </w:pPr>
                            <w:r>
                              <w:t>0.83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2933EE" w14:textId="77777777" w:rsidR="00F03EBA" w:rsidRDefault="00F03EBA">
                            <w:pPr>
                              <w:pStyle w:val="TableStyle2"/>
                              <w:jc w:val="center"/>
                            </w:pPr>
                            <w:r>
                              <w:t>1.53</w:t>
                            </w:r>
                          </w:p>
                        </w:tc>
                      </w:tr>
                    </w:tbl>
                    <w:p w14:paraId="0A341E79" w14:textId="77777777" w:rsidR="00F03EBA" w:rsidRDefault="00F03EBA"/>
                  </w:txbxContent>
                </v:textbox>
                <w10:wrap type="topAndBottom" anchorx="page" anchory="page"/>
              </v:rect>
            </w:pict>
          </mc:Fallback>
        </mc:AlternateContent>
      </w:r>
      <w:r w:rsidRPr="00F03EBA">
        <w:rPr>
          <w:rFonts w:ascii="Times New Roman" w:hAnsi="Times New Roman" w:cs="Times New Roman"/>
          <w:rPrChange w:id="1563" w:author="Alex" w:date="2015-05-08T10:52:00Z">
            <w:rPr/>
          </w:rPrChange>
        </w:rPr>
        <w:t xml:space="preserve">ed non-zero weights during training (9 for </w:t>
      </w:r>
      <w:r w:rsidRPr="00F03EBA">
        <w:rPr>
          <w:rFonts w:ascii="Times New Roman" w:hAnsi="Times New Roman" w:cs="Times New Roman"/>
          <w:i/>
          <w:iCs/>
          <w:rPrChange w:id="1564" w:author="Alex" w:date="2015-05-08T10:52:00Z">
            <w:rPr>
              <w:i/>
              <w:iCs/>
            </w:rPr>
          </w:rPrChange>
        </w:rPr>
        <w:t>k</w:t>
      </w:r>
      <w:r w:rsidRPr="00F03EBA">
        <w:rPr>
          <w:rFonts w:ascii="Times New Roman" w:hAnsi="Times New Roman" w:cs="Times New Roman"/>
          <w:vertAlign w:val="subscript"/>
          <w:rPrChange w:id="1565" w:author="Alex" w:date="2015-05-08T10:52:00Z">
            <w:rPr>
              <w:vertAlign w:val="subscript"/>
            </w:rPr>
          </w:rPrChange>
        </w:rPr>
        <w:t>cat</w:t>
      </w:r>
      <w:r w:rsidRPr="00F03EBA">
        <w:rPr>
          <w:rFonts w:ascii="Times New Roman" w:hAnsi="Times New Roman" w:cs="Times New Roman"/>
          <w:rPrChange w:id="1566" w:author="Alex" w:date="2015-05-08T10:52:00Z">
            <w:rPr/>
          </w:rPrChange>
        </w:rPr>
        <w:t>/K</w:t>
      </w:r>
      <w:r w:rsidRPr="00F03EBA">
        <w:rPr>
          <w:rFonts w:ascii="Times New Roman" w:hAnsi="Times New Roman" w:cs="Times New Roman"/>
          <w:vertAlign w:val="subscript"/>
          <w:rPrChange w:id="1567" w:author="Alex" w:date="2015-05-08T10:52:00Z">
            <w:rPr>
              <w:vertAlign w:val="subscript"/>
            </w:rPr>
          </w:rPrChange>
        </w:rPr>
        <w:t>M</w:t>
      </w:r>
      <w:r w:rsidRPr="00F03EBA">
        <w:rPr>
          <w:rFonts w:ascii="Times New Roman" w:hAnsi="Times New Roman" w:cs="Times New Roman"/>
          <w:lang w:val="da-DK"/>
          <w:rPrChange w:id="1568" w:author="Alex" w:date="2015-05-08T10:52:00Z">
            <w:rPr>
              <w:lang w:val="da-DK"/>
            </w:rPr>
          </w:rPrChange>
        </w:rPr>
        <w:t xml:space="preserve">, 8 for </w:t>
      </w:r>
      <w:r w:rsidRPr="00F03EBA">
        <w:rPr>
          <w:rFonts w:ascii="Times New Roman" w:hAnsi="Times New Roman" w:cs="Times New Roman"/>
          <w:i/>
          <w:iCs/>
          <w:rPrChange w:id="1569" w:author="Alex" w:date="2015-05-08T10:52:00Z">
            <w:rPr>
              <w:i/>
              <w:iCs/>
            </w:rPr>
          </w:rPrChange>
        </w:rPr>
        <w:t>k</w:t>
      </w:r>
      <w:r w:rsidRPr="00F03EBA">
        <w:rPr>
          <w:rFonts w:ascii="Times New Roman" w:hAnsi="Times New Roman" w:cs="Times New Roman"/>
          <w:vertAlign w:val="subscript"/>
          <w:rPrChange w:id="1570" w:author="Alex" w:date="2015-05-08T10:52:00Z">
            <w:rPr>
              <w:vertAlign w:val="subscript"/>
            </w:rPr>
          </w:rPrChange>
        </w:rPr>
        <w:t>cat</w:t>
      </w:r>
      <w:r w:rsidRPr="00F03EBA">
        <w:rPr>
          <w:rFonts w:ascii="Times New Roman" w:hAnsi="Times New Roman" w:cs="Times New Roman"/>
          <w:lang w:val="da-DK"/>
          <w:rPrChange w:id="1571" w:author="Alex" w:date="2015-05-08T10:52:00Z">
            <w:rPr>
              <w:lang w:val="da-DK"/>
            </w:rPr>
          </w:rPrChange>
        </w:rPr>
        <w:t>, 10 for K</w:t>
      </w:r>
      <w:r w:rsidRPr="00F03EBA">
        <w:rPr>
          <w:rFonts w:ascii="Times New Roman" w:hAnsi="Times New Roman" w:cs="Times New Roman"/>
          <w:vertAlign w:val="subscript"/>
          <w:rPrChange w:id="1572" w:author="Alex" w:date="2015-05-08T10:52:00Z">
            <w:rPr>
              <w:vertAlign w:val="subscript"/>
            </w:rPr>
          </w:rPrChange>
        </w:rPr>
        <w:t>M</w:t>
      </w:r>
      <w:r w:rsidRPr="00F03EBA">
        <w:rPr>
          <w:rFonts w:ascii="Times New Roman" w:hAnsi="Times New Roman" w:cs="Times New Roman"/>
          <w:rPrChange w:id="1573" w:author="Alex" w:date="2015-05-08T10:52:00Z">
            <w:rPr/>
          </w:rPrChange>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X.  </w:t>
      </w:r>
      <w:r w:rsidRPr="00F03EBA">
        <w:rPr>
          <w:rFonts w:ascii="Times New Roman" w:hAnsi="Times New Roman" w:cs="Times New Roman"/>
          <w:i/>
          <w:iCs/>
          <w:rPrChange w:id="1574" w:author="Alex" w:date="2015-05-08T10:52:00Z">
            <w:rPr>
              <w:i/>
              <w:iCs/>
            </w:rPr>
          </w:rPrChange>
        </w:rPr>
        <w:t>ns=feature not selected by the algorithm</w:t>
      </w:r>
    </w:p>
    <w:sectPr w:rsidR="006455CB" w:rsidRPr="00F03EBA">
      <w:headerReference w:type="default" r:id="rId13"/>
      <w:footerReference w:type="default" r:id="rId14"/>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4" w:author="Justin Siegel" w:date="2015-05-07T00:12:00Z" w:initials="JS">
    <w:p w14:paraId="4FBD2DCE" w14:textId="77777777" w:rsidR="00F03EBA" w:rsidRDefault="00F03EBA">
      <w:pPr>
        <w:pStyle w:val="CommentText"/>
      </w:pPr>
      <w:ins w:id="710" w:author="Justin Siegel" w:date="2015-05-06T22:51:00Z">
        <w:r>
          <w:rPr>
            <w:rStyle w:val="CommentReference"/>
          </w:rPr>
          <w:annotationRef/>
        </w:r>
      </w:ins>
      <w:r>
        <w:t>IS THIS CORRECT??? I CHANGED TO SEPARATE THE HIGH AND LOW CONSERVATION ANALYSIS.  WAS CONFUSING BEFORE.</w:t>
      </w:r>
    </w:p>
  </w:comment>
  <w:comment w:id="1515" w:author="Justin Siegel" w:date="2015-05-07T00:31:00Z" w:initials="JS">
    <w:p w14:paraId="27931FA7" w14:textId="77777777" w:rsidR="00F03EBA" w:rsidRDefault="00F03EBA">
      <w:pPr>
        <w:pStyle w:val="CommentText"/>
        <w:rPr>
          <w:rStyle w:val="CommentReference"/>
        </w:rPr>
      </w:pPr>
      <w:r>
        <w:rPr>
          <w:rStyle w:val="CommentReference"/>
        </w:rPr>
        <w:annotationRef/>
      </w:r>
      <w:r>
        <w:rPr>
          <w:rStyle w:val="CommentReference"/>
        </w:rPr>
        <w:t xml:space="preserve">The distance </w:t>
      </w:r>
      <w:proofErr w:type="spellStart"/>
      <w:r>
        <w:rPr>
          <w:rStyle w:val="CommentReference"/>
        </w:rPr>
        <w:t>measuremnts</w:t>
      </w:r>
      <w:proofErr w:type="spellEnd"/>
      <w:r>
        <w:rPr>
          <w:rStyle w:val="CommentReference"/>
        </w:rPr>
        <w:t xml:space="preserve"> need bigger numbers (close to the size of figure B… this will be like 2-3 inches… and should be black.  </w:t>
      </w:r>
    </w:p>
    <w:p w14:paraId="5232035D" w14:textId="77777777" w:rsidR="00F03EBA" w:rsidRDefault="00F03EBA">
      <w:pPr>
        <w:pStyle w:val="CommentText"/>
        <w:rPr>
          <w:rStyle w:val="CommentReference"/>
        </w:rPr>
      </w:pPr>
    </w:p>
    <w:p w14:paraId="63B7DB61" w14:textId="77777777" w:rsidR="00F03EBA" w:rsidRDefault="00F03EBA">
      <w:pPr>
        <w:pStyle w:val="CommentText"/>
      </w:pPr>
      <w:r>
        <w:rPr>
          <w:rStyle w:val="CommentReference"/>
        </w:rPr>
        <w:t>Also need to add the angstrom symbol</w:t>
      </w:r>
    </w:p>
  </w:comment>
  <w:comment w:id="1529" w:author="Justin Siegel" w:date="2015-05-07T00:32:00Z" w:initials="JS">
    <w:p w14:paraId="1F67F4DA" w14:textId="77777777" w:rsidR="00F03EBA" w:rsidRDefault="00F03EBA">
      <w:pPr>
        <w:pStyle w:val="CommentText"/>
      </w:pPr>
      <w:r>
        <w:rPr>
          <w:rStyle w:val="CommentReference"/>
        </w:rPr>
        <w:annotationRef/>
      </w:r>
      <w:r>
        <w:t>The Figure C needs to be measured 1/KM and predicted 1/KM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A65252" w14:textId="77777777" w:rsidR="00F03EBA" w:rsidRDefault="00F03EBA">
      <w:r>
        <w:separator/>
      </w:r>
    </w:p>
  </w:endnote>
  <w:endnote w:type="continuationSeparator" w:id="0">
    <w:p w14:paraId="0DD89F57" w14:textId="77777777" w:rsidR="00F03EBA" w:rsidRDefault="00F03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Baoli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69A6" w14:textId="77777777" w:rsidR="00F03EBA" w:rsidRDefault="00F03EBA">
    <w:pPr>
      <w:pStyle w:val="HeaderFooter"/>
      <w:tabs>
        <w:tab w:val="clear" w:pos="9020"/>
        <w:tab w:val="center" w:pos="4680"/>
        <w:tab w:val="right" w:pos="9360"/>
      </w:tabs>
    </w:pPr>
    <w:r>
      <w:rPr>
        <w:color w:val="BFBFBF"/>
        <w:sz w:val="16"/>
        <w:szCs w:val="16"/>
      </w:rPr>
      <w:tab/>
    </w:r>
    <w:r>
      <w:rPr>
        <w:color w:val="BFBFBF"/>
        <w:sz w:val="16"/>
        <w:szCs w:val="16"/>
      </w:rPr>
      <w:tab/>
      <w:t xml:space="preserve">Page </w:t>
    </w:r>
    <w:r>
      <w:rPr>
        <w:color w:val="BFBFBF"/>
        <w:sz w:val="16"/>
        <w:szCs w:val="16"/>
      </w:rPr>
      <w:fldChar w:fldCharType="begin"/>
    </w:r>
    <w:r>
      <w:rPr>
        <w:color w:val="BFBFBF"/>
        <w:sz w:val="16"/>
        <w:szCs w:val="16"/>
      </w:rPr>
      <w:instrText xml:space="preserve"> PAGE </w:instrText>
    </w:r>
    <w:r>
      <w:rPr>
        <w:color w:val="BFBFBF"/>
        <w:sz w:val="16"/>
        <w:szCs w:val="16"/>
      </w:rPr>
      <w:fldChar w:fldCharType="separate"/>
    </w:r>
    <w:r w:rsidR="00027138">
      <w:rPr>
        <w:noProof/>
        <w:color w:val="BFBFBF"/>
        <w:sz w:val="16"/>
        <w:szCs w:val="16"/>
      </w:rPr>
      <w:t>1</w:t>
    </w:r>
    <w:r>
      <w:rPr>
        <w:color w:val="BFBFBF"/>
        <w:sz w:val="16"/>
        <w:szCs w:val="16"/>
      </w:rPr>
      <w:fldChar w:fldCharType="end"/>
    </w:r>
    <w:r>
      <w:rPr>
        <w:color w:val="BFBFBF"/>
        <w:sz w:val="16"/>
        <w:szCs w:val="16"/>
      </w:rPr>
      <w:t xml:space="preserve"> of </w:t>
    </w:r>
    <w:r>
      <w:rPr>
        <w:color w:val="BFBFBF"/>
        <w:sz w:val="16"/>
        <w:szCs w:val="16"/>
      </w:rPr>
      <w:fldChar w:fldCharType="begin"/>
    </w:r>
    <w:r>
      <w:rPr>
        <w:color w:val="BFBFBF"/>
        <w:sz w:val="16"/>
        <w:szCs w:val="16"/>
      </w:rPr>
      <w:instrText xml:space="preserve"> NUMPAGES </w:instrText>
    </w:r>
    <w:r>
      <w:rPr>
        <w:color w:val="BFBFBF"/>
        <w:sz w:val="16"/>
        <w:szCs w:val="16"/>
      </w:rPr>
      <w:fldChar w:fldCharType="separate"/>
    </w:r>
    <w:r w:rsidR="00027138">
      <w:rPr>
        <w:noProof/>
        <w:color w:val="BFBFBF"/>
        <w:sz w:val="16"/>
        <w:szCs w:val="16"/>
      </w:rPr>
      <w:t>20</w:t>
    </w:r>
    <w:r>
      <w:rPr>
        <w:color w:val="BFBFBF"/>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3B088" w14:textId="77777777" w:rsidR="00F03EBA" w:rsidRDefault="00F03EBA">
      <w:r>
        <w:separator/>
      </w:r>
    </w:p>
  </w:footnote>
  <w:footnote w:type="continuationSeparator" w:id="0">
    <w:p w14:paraId="385BDD6C" w14:textId="77777777" w:rsidR="00F03EBA" w:rsidRDefault="00F03E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9C81D" w14:textId="77777777" w:rsidR="00F03EBA" w:rsidRDefault="00F03EB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13CE8"/>
    <w:multiLevelType w:val="multilevel"/>
    <w:tmpl w:val="A1607AD6"/>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
    <w:nsid w:val="6F781CD0"/>
    <w:multiLevelType w:val="multilevel"/>
    <w:tmpl w:val="13E21810"/>
    <w:styleLink w:val="Numbered"/>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455CB"/>
    <w:rsid w:val="00027138"/>
    <w:rsid w:val="000671D1"/>
    <w:rsid w:val="000B5A9C"/>
    <w:rsid w:val="001C5082"/>
    <w:rsid w:val="00210711"/>
    <w:rsid w:val="00234EBC"/>
    <w:rsid w:val="003E4E90"/>
    <w:rsid w:val="004E6421"/>
    <w:rsid w:val="006455CB"/>
    <w:rsid w:val="006D5CFB"/>
    <w:rsid w:val="007826E3"/>
    <w:rsid w:val="007C6627"/>
    <w:rsid w:val="007F4482"/>
    <w:rsid w:val="008F11BF"/>
    <w:rsid w:val="0093136D"/>
    <w:rsid w:val="00A0169E"/>
    <w:rsid w:val="00A62CF6"/>
    <w:rsid w:val="00AD0938"/>
    <w:rsid w:val="00CE13F2"/>
    <w:rsid w:val="00D54704"/>
    <w:rsid w:val="00E0193C"/>
    <w:rsid w:val="00E15F41"/>
    <w:rsid w:val="00F03E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94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customStyle="1" w:styleId="TableStyle1">
    <w:name w:val="Table Style 1"/>
    <w:rPr>
      <w:rFonts w:ascii="Helvetica" w:hAnsi="Arial Unicode MS" w:cs="Arial Unicode MS"/>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CE13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13F2"/>
    <w:rPr>
      <w:rFonts w:ascii="Lucida Grande" w:hAnsi="Lucida Grande" w:cs="Lucida Grande"/>
      <w:sz w:val="18"/>
      <w:szCs w:val="18"/>
    </w:rPr>
  </w:style>
  <w:style w:type="character" w:styleId="CommentReference">
    <w:name w:val="annotation reference"/>
    <w:basedOn w:val="DefaultParagraphFont"/>
    <w:uiPriority w:val="99"/>
    <w:semiHidden/>
    <w:unhideWhenUsed/>
    <w:rsid w:val="00AD0938"/>
    <w:rPr>
      <w:sz w:val="18"/>
      <w:szCs w:val="18"/>
    </w:rPr>
  </w:style>
  <w:style w:type="paragraph" w:styleId="CommentText">
    <w:name w:val="annotation text"/>
    <w:basedOn w:val="Normal"/>
    <w:link w:val="CommentTextChar"/>
    <w:uiPriority w:val="99"/>
    <w:unhideWhenUsed/>
    <w:rsid w:val="00AD0938"/>
    <w:pPr>
      <w:pBdr>
        <w:top w:val="none" w:sz="0" w:space="0" w:color="auto"/>
        <w:left w:val="none" w:sz="0" w:space="0" w:color="auto"/>
        <w:bottom w:val="none" w:sz="0" w:space="0" w:color="auto"/>
        <w:right w:val="none" w:sz="0" w:space="0" w:color="auto"/>
        <w:between w:val="none" w:sz="0" w:space="0" w:color="auto"/>
        <w:bar w:val="none" w:sz="0" w:color="auto"/>
      </w:pBdr>
      <w:spacing w:after="200"/>
      <w:jc w:val="both"/>
    </w:pPr>
    <w:rPr>
      <w:rFonts w:ascii="Times" w:eastAsia="SimSun" w:hAnsi="Times"/>
      <w:bdr w:val="none" w:sz="0" w:space="0" w:color="auto"/>
    </w:rPr>
  </w:style>
  <w:style w:type="character" w:customStyle="1" w:styleId="CommentTextChar">
    <w:name w:val="Comment Text Char"/>
    <w:basedOn w:val="DefaultParagraphFont"/>
    <w:link w:val="CommentText"/>
    <w:uiPriority w:val="99"/>
    <w:rsid w:val="00AD0938"/>
    <w:rPr>
      <w:rFonts w:ascii="Times" w:eastAsia="SimSun" w:hAnsi="Times"/>
      <w:sz w:val="24"/>
      <w:szCs w:val="24"/>
      <w:bdr w:val="none" w:sz="0" w:space="0" w:color="auto"/>
    </w:rPr>
  </w:style>
  <w:style w:type="paragraph" w:styleId="CommentSubject">
    <w:name w:val="annotation subject"/>
    <w:basedOn w:val="CommentText"/>
    <w:next w:val="CommentText"/>
    <w:link w:val="CommentSubjectChar"/>
    <w:uiPriority w:val="99"/>
    <w:semiHidden/>
    <w:unhideWhenUsed/>
    <w:rsid w:val="00210711"/>
    <w:pPr>
      <w:pBdr>
        <w:top w:val="nil"/>
        <w:left w:val="nil"/>
        <w:bottom w:val="nil"/>
        <w:right w:val="nil"/>
        <w:between w:val="nil"/>
        <w:bar w:val="nil"/>
      </w:pBdr>
      <w:spacing w:after="0"/>
      <w:jc w:val="left"/>
    </w:pPr>
    <w:rPr>
      <w:rFonts w:ascii="Times New Roman" w:eastAsia="Arial Unicode MS" w:hAnsi="Times New Roman"/>
      <w:b/>
      <w:bCs/>
      <w:sz w:val="20"/>
      <w:szCs w:val="20"/>
      <w:bdr w:val="nil"/>
    </w:rPr>
  </w:style>
  <w:style w:type="character" w:customStyle="1" w:styleId="CommentSubjectChar">
    <w:name w:val="Comment Subject Char"/>
    <w:basedOn w:val="CommentTextChar"/>
    <w:link w:val="CommentSubject"/>
    <w:uiPriority w:val="99"/>
    <w:semiHidden/>
    <w:rsid w:val="00210711"/>
    <w:rPr>
      <w:rFonts w:ascii="Times" w:eastAsia="SimSun" w:hAnsi="Times"/>
      <w:b/>
      <w:bCs/>
      <w:sz w:val="24"/>
      <w:szCs w:val="24"/>
      <w:bdr w:val="none" w:sz="0" w:space="0" w:color="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customStyle="1" w:styleId="TableStyle1">
    <w:name w:val="Table Style 1"/>
    <w:rPr>
      <w:rFonts w:ascii="Helvetica" w:hAnsi="Arial Unicode MS" w:cs="Arial Unicode MS"/>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CE13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13F2"/>
    <w:rPr>
      <w:rFonts w:ascii="Lucida Grande" w:hAnsi="Lucida Grande" w:cs="Lucida Grande"/>
      <w:sz w:val="18"/>
      <w:szCs w:val="18"/>
    </w:rPr>
  </w:style>
  <w:style w:type="character" w:styleId="CommentReference">
    <w:name w:val="annotation reference"/>
    <w:basedOn w:val="DefaultParagraphFont"/>
    <w:uiPriority w:val="99"/>
    <w:semiHidden/>
    <w:unhideWhenUsed/>
    <w:rsid w:val="00AD0938"/>
    <w:rPr>
      <w:sz w:val="18"/>
      <w:szCs w:val="18"/>
    </w:rPr>
  </w:style>
  <w:style w:type="paragraph" w:styleId="CommentText">
    <w:name w:val="annotation text"/>
    <w:basedOn w:val="Normal"/>
    <w:link w:val="CommentTextChar"/>
    <w:uiPriority w:val="99"/>
    <w:unhideWhenUsed/>
    <w:rsid w:val="00AD0938"/>
    <w:pPr>
      <w:pBdr>
        <w:top w:val="none" w:sz="0" w:space="0" w:color="auto"/>
        <w:left w:val="none" w:sz="0" w:space="0" w:color="auto"/>
        <w:bottom w:val="none" w:sz="0" w:space="0" w:color="auto"/>
        <w:right w:val="none" w:sz="0" w:space="0" w:color="auto"/>
        <w:between w:val="none" w:sz="0" w:space="0" w:color="auto"/>
        <w:bar w:val="none" w:sz="0" w:color="auto"/>
      </w:pBdr>
      <w:spacing w:after="200"/>
      <w:jc w:val="both"/>
    </w:pPr>
    <w:rPr>
      <w:rFonts w:ascii="Times" w:eastAsia="SimSun" w:hAnsi="Times"/>
      <w:bdr w:val="none" w:sz="0" w:space="0" w:color="auto"/>
    </w:rPr>
  </w:style>
  <w:style w:type="character" w:customStyle="1" w:styleId="CommentTextChar">
    <w:name w:val="Comment Text Char"/>
    <w:basedOn w:val="DefaultParagraphFont"/>
    <w:link w:val="CommentText"/>
    <w:uiPriority w:val="99"/>
    <w:rsid w:val="00AD0938"/>
    <w:rPr>
      <w:rFonts w:ascii="Times" w:eastAsia="SimSun" w:hAnsi="Times"/>
      <w:sz w:val="24"/>
      <w:szCs w:val="24"/>
      <w:bdr w:val="none" w:sz="0" w:space="0" w:color="auto"/>
    </w:rPr>
  </w:style>
  <w:style w:type="paragraph" w:styleId="CommentSubject">
    <w:name w:val="annotation subject"/>
    <w:basedOn w:val="CommentText"/>
    <w:next w:val="CommentText"/>
    <w:link w:val="CommentSubjectChar"/>
    <w:uiPriority w:val="99"/>
    <w:semiHidden/>
    <w:unhideWhenUsed/>
    <w:rsid w:val="00210711"/>
    <w:pPr>
      <w:pBdr>
        <w:top w:val="nil"/>
        <w:left w:val="nil"/>
        <w:bottom w:val="nil"/>
        <w:right w:val="nil"/>
        <w:between w:val="nil"/>
        <w:bar w:val="nil"/>
      </w:pBdr>
      <w:spacing w:after="0"/>
      <w:jc w:val="left"/>
    </w:pPr>
    <w:rPr>
      <w:rFonts w:ascii="Times New Roman" w:eastAsia="Arial Unicode MS" w:hAnsi="Times New Roman"/>
      <w:b/>
      <w:bCs/>
      <w:sz w:val="20"/>
      <w:szCs w:val="20"/>
      <w:bdr w:val="nil"/>
    </w:rPr>
  </w:style>
  <w:style w:type="character" w:customStyle="1" w:styleId="CommentSubjectChar">
    <w:name w:val="Comment Subject Char"/>
    <w:basedOn w:val="CommentTextChar"/>
    <w:link w:val="CommentSubject"/>
    <w:uiPriority w:val="99"/>
    <w:semiHidden/>
    <w:rsid w:val="00210711"/>
    <w:rPr>
      <w:rFonts w:ascii="Times" w:eastAsia="SimSun" w:hAnsi="Times"/>
      <w:b/>
      <w:bCs/>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6423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20</Pages>
  <Words>6130</Words>
  <Characters>34944</Characters>
  <Application>Microsoft Macintosh Word</Application>
  <DocSecurity>0</DocSecurity>
  <Lines>291</Lines>
  <Paragraphs>81</Paragraphs>
  <ScaleCrop>false</ScaleCrop>
  <Company>UC Davis</Company>
  <LinksUpToDate>false</LinksUpToDate>
  <CharactersWithSpaces>40993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cp:lastModifiedBy>
  <cp:revision>3</cp:revision>
  <dcterms:created xsi:type="dcterms:W3CDTF">2015-05-07T07:34:00Z</dcterms:created>
  <dcterms:modified xsi:type="dcterms:W3CDTF">2015-05-11T18:38:00Z</dcterms:modified>
</cp:coreProperties>
</file>