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05C495F5"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commentRangeStart w:id="0"/>
      <w:del w:id="1" w:author="Jeremy Mills" w:date="2015-04-21T12:43:00Z">
        <w:r w:rsidRPr="00802FCC" w:rsidDel="00162F82">
          <w:rPr>
            <w:bCs/>
          </w:rPr>
          <w:delText xml:space="preserve">enabling </w:delText>
        </w:r>
      </w:del>
      <w:ins w:id="2" w:author="Jeremy Mills" w:date="2015-04-21T12:43:00Z">
        <w:r w:rsidR="00162F82" w:rsidRPr="00802FCC">
          <w:rPr>
            <w:bCs/>
          </w:rPr>
          <w:t>enabl</w:t>
        </w:r>
        <w:r w:rsidR="00162F82">
          <w:rPr>
            <w:bCs/>
          </w:rPr>
          <w:t>es</w:t>
        </w:r>
        <w:r w:rsidR="00162F82" w:rsidRPr="00802FCC">
          <w:rPr>
            <w:bCs/>
          </w:rPr>
          <w:t xml:space="preserve"> </w:t>
        </w:r>
      </w:ins>
      <w:commentRangeEnd w:id="0"/>
      <w:ins w:id="3" w:author="Jeremy Mills" w:date="2015-04-21T12:44:00Z">
        <w:r w:rsidR="00162F82">
          <w:rPr>
            <w:rStyle w:val="CommentReference"/>
            <w:rFonts w:ascii="Times" w:hAnsi="Times"/>
            <w:b w:val="0"/>
            <w:kern w:val="0"/>
          </w:rPr>
          <w:commentReference w:id="0"/>
        </w:r>
      </w:ins>
      <w:r w:rsidRPr="00802FCC">
        <w:rPr>
          <w:bCs/>
        </w:rPr>
        <w:t xml:space="preserve">the discovery of specific </w:t>
      </w:r>
      <w:r w:rsidR="008E2C2A" w:rsidRPr="00802FCC">
        <w:rPr>
          <w:bCs/>
        </w:rPr>
        <w:t>stru</w:t>
      </w:r>
      <w:r w:rsidR="008E2C2A" w:rsidRPr="00802FCC">
        <w:rPr>
          <w:bCs/>
        </w:rPr>
        <w:t>c</w:t>
      </w:r>
      <w:r w:rsidR="008E2C2A" w:rsidRPr="00802FCC">
        <w:rPr>
          <w:bCs/>
        </w:rPr>
        <w:t>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w:t>
      </w:r>
      <w:proofErr w:type="spellStart"/>
      <w:r w:rsidR="007004C2" w:rsidRPr="00802FCC">
        <w:t>Betzenderfer</w:t>
      </w:r>
      <w:proofErr w:type="spellEnd"/>
      <w:r w:rsidR="007004C2" w:rsidRPr="00802FCC">
        <w:t xml:space="preserve">†, CX Chen†, VM Duong†, </w:t>
      </w:r>
      <w:r w:rsidR="00A479C0" w:rsidRPr="00802FCC">
        <w:t xml:space="preserve">CV </w:t>
      </w:r>
      <w:proofErr w:type="spellStart"/>
      <w:r w:rsidR="00A479C0" w:rsidRPr="00802FCC">
        <w:t>Ryklansky</w:t>
      </w:r>
      <w:proofErr w:type="spellEnd"/>
      <w:r w:rsidR="00A479C0" w:rsidRPr="00802FCC">
        <w:t xml:space="preserve">†, </w:t>
      </w:r>
      <w:r w:rsidRPr="00802FCC">
        <w:t xml:space="preserve">A </w:t>
      </w:r>
      <w:proofErr w:type="spellStart"/>
      <w:r w:rsidRPr="00802FCC">
        <w:t>Alpekin</w:t>
      </w:r>
      <w:proofErr w:type="spellEnd"/>
      <w:r w:rsidRPr="00802FCC">
        <w:t xml:space="preserve">†, N Beaumont†, H </w:t>
      </w:r>
      <w:proofErr w:type="spellStart"/>
      <w:r w:rsidRPr="00802FCC">
        <w:t>Kapoor</w:t>
      </w:r>
      <w:proofErr w:type="spellEnd"/>
      <w:r w:rsidRPr="00802FCC">
        <w:t xml:space="preserve">†, N Kim†, H </w:t>
      </w:r>
      <w:proofErr w:type="spellStart"/>
      <w:r w:rsidRPr="00802FCC">
        <w:t>Mohabbot</w:t>
      </w:r>
      <w:proofErr w:type="spellEnd"/>
      <w:r w:rsidRPr="00802FCC">
        <w:t>†, B Pang†, R Teel</w:t>
      </w:r>
      <w:r w:rsidR="00302038" w:rsidRPr="00802FCC">
        <w:t xml:space="preserve"> </w:t>
      </w:r>
      <w:r w:rsidRPr="00802FCC">
        <w:t xml:space="preserve">†, L </w:t>
      </w:r>
      <w:proofErr w:type="spellStart"/>
      <w:r w:rsidRPr="00802FCC">
        <w:t>Whithaus</w:t>
      </w:r>
      <w:proofErr w:type="spellEnd"/>
      <w:r w:rsidRPr="00802FCC">
        <w:t xml:space="preserve">†, I </w:t>
      </w:r>
      <w:proofErr w:type="spellStart"/>
      <w:r w:rsidRPr="00802FCC">
        <w:t>Tagkopo</w:t>
      </w:r>
      <w:r w:rsidRPr="00802FCC">
        <w:t>u</w:t>
      </w:r>
      <w:r w:rsidRPr="00802FCC">
        <w:t>los</w:t>
      </w:r>
      <w:proofErr w:type="spellEnd"/>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w:t>
      </w:r>
      <w:r w:rsidRPr="00802FCC">
        <w:t>o</w:t>
      </w:r>
      <w:r w:rsidRPr="00802FCC">
        <w:t>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10"/>
          <w:footerReference w:type="default" r:id="rId11"/>
          <w:type w:val="continuous"/>
          <w:pgSz w:w="12240" w:h="15840" w:code="1"/>
          <w:pgMar w:top="720" w:right="1094" w:bottom="720" w:left="1094" w:header="720" w:footer="720" w:gutter="0"/>
          <w:cols w:space="720"/>
          <w:titlePg/>
        </w:sectPr>
      </w:pPr>
    </w:p>
    <w:p w14:paraId="41207976" w14:textId="377F097C"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t>
      </w:r>
      <w:r w:rsidR="00890DDE" w:rsidRPr="00802FCC">
        <w:t>w</w:t>
      </w:r>
      <w:r w:rsidR="00890DDE" w:rsidRPr="00802FCC">
        <w:t>ever, many of the methods</w:t>
      </w:r>
      <w:r w:rsidR="00243332" w:rsidRPr="00802FCC">
        <w:t xml:space="preserve"> developed </w:t>
      </w:r>
      <w:r w:rsidR="00890DDE" w:rsidRPr="00802FCC">
        <w:t xml:space="preserve">to date are optimized </w:t>
      </w:r>
      <w:del w:id="5" w:author="Jeremy Mills" w:date="2015-04-21T12:46:00Z">
        <w:r w:rsidR="00890DDE" w:rsidRPr="00802FCC" w:rsidDel="00DA3C1A">
          <w:delText>around</w:delText>
        </w:r>
        <w:r w:rsidR="000E6E26" w:rsidRPr="00802FCC" w:rsidDel="00DA3C1A">
          <w:delText xml:space="preserve"> </w:delText>
        </w:r>
      </w:del>
      <w:ins w:id="6" w:author="Jeremy Mills" w:date="2015-04-21T12:46:00Z">
        <w:r w:rsidR="00DA3C1A">
          <w:t>using</w:t>
        </w:r>
        <w:r w:rsidR="00DA3C1A" w:rsidRPr="00802FCC">
          <w:t xml:space="preserve"> </w:t>
        </w:r>
      </w:ins>
      <w:r w:rsidR="000E6E26" w:rsidRPr="00802FCC">
        <w:t>indirect measures of function</w:t>
      </w:r>
      <w:del w:id="7" w:author="Jeremy Mills" w:date="2015-04-21T12:47:00Z">
        <w:r w:rsidR="000E6E26" w:rsidRPr="00802FCC" w:rsidDel="00DA3C1A">
          <w:delText xml:space="preserve">, </w:delText>
        </w:r>
        <w:r w:rsidR="00890DDE" w:rsidRPr="00802FCC" w:rsidDel="00DA3C1A">
          <w:delText>such as</w:delText>
        </w:r>
      </w:del>
      <w:ins w:id="8" w:author="Jeremy Mills" w:date="2015-04-21T12:47:00Z">
        <w:r w:rsidR="00DA3C1A">
          <w:t xml:space="preserve"> </w:t>
        </w:r>
      </w:ins>
      <w:r w:rsidR="00890DDE" w:rsidRPr="00802FCC">
        <w:t xml:space="preserve"> </w:t>
      </w:r>
      <w:ins w:id="9" w:author="Jeremy Mills" w:date="2015-04-21T12:47:00Z">
        <w:r w:rsidR="00DA3C1A">
          <w:t xml:space="preserve">(e.g. </w:t>
        </w:r>
      </w:ins>
      <w:r w:rsidR="00243332" w:rsidRPr="00802FCC">
        <w:t>active site sequence recovery</w:t>
      </w:r>
      <w:ins w:id="10" w:author="Jeremy Mills" w:date="2015-04-21T12:47:00Z">
        <w:r w:rsidR="00DA3C1A">
          <w:t>)</w:t>
        </w:r>
      </w:ins>
      <w:del w:id="11" w:author="Jeremy Mills" w:date="2015-04-21T12:47:00Z">
        <w:r w:rsidR="000E6E26" w:rsidRPr="00802FCC" w:rsidDel="00DA3C1A">
          <w:delText>,</w:delText>
        </w:r>
      </w:del>
      <w:r w:rsidR="00243332" w:rsidRPr="00802FCC">
        <w:t xml:space="preserve"> as o</w:t>
      </w:r>
      <w:r w:rsidR="00243332" w:rsidRPr="00802FCC">
        <w:t>p</w:t>
      </w:r>
      <w:r w:rsidR="00243332" w:rsidRPr="00802FCC">
        <w:t xml:space="preserve">posed </w:t>
      </w:r>
      <w:r w:rsidR="000E6E26" w:rsidRPr="00802FCC">
        <w:t xml:space="preserve">to </w:t>
      </w:r>
      <w:r w:rsidR="00C66A26" w:rsidRPr="00802FCC">
        <w:t>direct correlation to</w:t>
      </w:r>
      <w:r w:rsidR="000E6E26" w:rsidRPr="00802FCC">
        <w:t xml:space="preserve"> experimentally–</w:t>
      </w:r>
      <w:r w:rsidR="00243332" w:rsidRPr="00802FCC">
        <w:t>determined</w:t>
      </w:r>
      <w:ins w:id="12" w:author="Jeremy Mills" w:date="2015-04-21T12:47:00Z">
        <w:r w:rsidR="00DA3C1A">
          <w:t>,</w:t>
        </w:r>
      </w:ins>
      <w:r w:rsidR="00243332" w:rsidRPr="00802FCC">
        <w:t xml:space="preserve">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w:t>
      </w:r>
      <w:ins w:id="13" w:author="Jeremy Mills" w:date="2015-04-21T12:48:00Z">
        <w:r w:rsidR="00DA3C1A">
          <w:t xml:space="preserve"> variants</w:t>
        </w:r>
      </w:ins>
      <w:del w:id="14" w:author="Jeremy Mills" w:date="2015-04-21T12:48:00Z">
        <w:r w:rsidR="00243332" w:rsidRPr="00802FCC" w:rsidDel="00DA3C1A">
          <w:delText>s</w:delText>
        </w:r>
      </w:del>
      <w:r w:rsidR="00243332" w:rsidRPr="00802FCC">
        <w:t xml:space="preserve"> has been produced, purified, and </w:t>
      </w:r>
      <w:commentRangeStart w:id="15"/>
      <w:r w:rsidR="00243332" w:rsidRPr="00802FCC">
        <w:t>kinetic</w:t>
      </w:r>
      <w:ins w:id="16" w:author="Jeremy Mills" w:date="2015-04-21T12:48:00Z">
        <w:r w:rsidR="00DA3C1A">
          <w:t>ally characterized</w:t>
        </w:r>
        <w:commentRangeEnd w:id="15"/>
        <w:r w:rsidR="00DA3C1A">
          <w:rPr>
            <w:rStyle w:val="CommentReference"/>
            <w:rFonts w:ascii="Times" w:hAnsi="Times"/>
            <w:kern w:val="0"/>
          </w:rPr>
          <w:commentReference w:id="15"/>
        </w:r>
      </w:ins>
      <w:del w:id="18" w:author="Jeremy Mills" w:date="2015-04-21T12:48:00Z">
        <w:r w:rsidR="00243332" w:rsidRPr="00802FCC" w:rsidDel="00DA3C1A">
          <w:delText xml:space="preserve"> constants determined</w:delText>
        </w:r>
      </w:del>
      <w:r w:rsidR="00243332" w:rsidRPr="00802FCC">
        <w:t xml:space="preserve">. Here we </w:t>
      </w:r>
      <w:ins w:id="19" w:author="Jeremy Mills" w:date="2015-04-21T12:50:00Z">
        <w:r w:rsidR="00AE784B">
          <w:t xml:space="preserve">report the </w:t>
        </w:r>
        <w:proofErr w:type="spellStart"/>
        <w:r w:rsidR="00AE784B" w:rsidRPr="00AE784B">
          <w:rPr>
            <w:i/>
            <w:rPrChange w:id="20" w:author="Jeremy Mills" w:date="2015-04-21T12:51:00Z">
              <w:rPr/>
            </w:rPrChange>
          </w:rPr>
          <w:t>k</w:t>
        </w:r>
        <w:r w:rsidR="00AE784B" w:rsidRPr="00AE784B">
          <w:rPr>
            <w:vertAlign w:val="subscript"/>
            <w:rPrChange w:id="21" w:author="Jeremy Mills" w:date="2015-04-21T12:51:00Z">
              <w:rPr/>
            </w:rPrChange>
          </w:rPr>
          <w:t>cat</w:t>
        </w:r>
        <w:proofErr w:type="spellEnd"/>
        <w:r w:rsidR="00AE784B">
          <w:t xml:space="preserve"> and </w:t>
        </w:r>
        <w:r w:rsidR="00AE784B" w:rsidRPr="00AE784B">
          <w:t>K</w:t>
        </w:r>
        <w:r w:rsidR="00AE784B" w:rsidRPr="00AE784B">
          <w:rPr>
            <w:vertAlign w:val="subscript"/>
            <w:rPrChange w:id="22" w:author="Jeremy Mills" w:date="2015-04-21T12:51:00Z">
              <w:rPr/>
            </w:rPrChange>
          </w:rPr>
          <w:t>M</w:t>
        </w:r>
      </w:ins>
      <w:ins w:id="23" w:author="Jeremy Mills" w:date="2015-04-21T12:51:00Z">
        <w:r w:rsidR="00AE784B">
          <w:t xml:space="preserve"> values </w:t>
        </w:r>
      </w:ins>
      <w:del w:id="24" w:author="Jeremy Mills" w:date="2015-04-21T12:51:00Z">
        <w:r w:rsidR="00243332" w:rsidRPr="00AE784B" w:rsidDel="00AE784B">
          <w:delText>address</w:delText>
        </w:r>
        <w:r w:rsidR="00243332" w:rsidRPr="00802FCC" w:rsidDel="00AE784B">
          <w:delText xml:space="preserve"> this by co</w:delText>
        </w:r>
        <w:r w:rsidR="00243332" w:rsidRPr="00802FCC" w:rsidDel="00AE784B">
          <w:delText>n</w:delText>
        </w:r>
        <w:r w:rsidR="00243332" w:rsidRPr="00802FCC" w:rsidDel="00AE784B">
          <w:delText xml:space="preserve">structing a dataset </w:delText>
        </w:r>
      </w:del>
      <w:r w:rsidR="00243332" w:rsidRPr="00802FCC">
        <w:t xml:space="preserve">of over 100 </w:t>
      </w:r>
      <w:ins w:id="25" w:author="Jeremy Mills" w:date="2015-04-21T12:52:00Z">
        <w:r w:rsidR="00AE784B">
          <w:t xml:space="preserve">purified </w:t>
        </w:r>
      </w:ins>
      <w:r w:rsidR="00243332" w:rsidRPr="00802FCC">
        <w:t>mutant</w:t>
      </w:r>
      <w:ins w:id="26" w:author="Jeremy Mills" w:date="2015-04-21T12:52:00Z">
        <w:r w:rsidR="00AE784B">
          <w:t>s of a glycoside hydrolase</w:t>
        </w:r>
      </w:ins>
      <w:r w:rsidR="00243332" w:rsidRPr="00802FCC">
        <w:t xml:space="preserve"> enzyme</w:t>
      </w:r>
      <w:del w:id="27" w:author="Jeremy Mills" w:date="2015-04-21T12:52:00Z">
        <w:r w:rsidR="00243332" w:rsidRPr="00802FCC" w:rsidDel="00AE784B">
          <w:delText xml:space="preserve">s, each of which </w:delText>
        </w:r>
      </w:del>
      <w:del w:id="28" w:author="Jeremy Mills" w:date="2015-04-21T12:50:00Z">
        <w:r w:rsidR="00243332" w:rsidRPr="00802FCC" w:rsidDel="00AE784B">
          <w:delText xml:space="preserve">were </w:delText>
        </w:r>
      </w:del>
      <w:del w:id="29" w:author="Jeremy Mills" w:date="2015-04-21T12:52:00Z">
        <w:r w:rsidR="00243332" w:rsidRPr="00802FCC" w:rsidDel="00AE784B">
          <w:delText xml:space="preserve">produced, purified, and kinetic constants (i.e. </w:delText>
        </w:r>
        <w:r w:rsidR="00F424DC" w:rsidRPr="00802FCC" w:rsidDel="00AE784B">
          <w:rPr>
            <w:i/>
          </w:rPr>
          <w:delText>k</w:delText>
        </w:r>
        <w:r w:rsidR="00F424DC" w:rsidRPr="00802FCC" w:rsidDel="00AE784B">
          <w:rPr>
            <w:vertAlign w:val="subscript"/>
          </w:rPr>
          <w:delText>cat</w:delText>
        </w:r>
        <w:r w:rsidR="00243332" w:rsidRPr="00802FCC" w:rsidDel="00AE784B">
          <w:delText xml:space="preserve"> and </w:delText>
        </w:r>
        <w:r w:rsidR="00F424DC" w:rsidRPr="00802FCC" w:rsidDel="00AE784B">
          <w:delText>K</w:delText>
        </w:r>
        <w:r w:rsidR="00F424DC" w:rsidRPr="00802FCC" w:rsidDel="00AE784B">
          <w:rPr>
            <w:vertAlign w:val="subscript"/>
          </w:rPr>
          <w:delText>M</w:delText>
        </w:r>
        <w:r w:rsidR="00243332" w:rsidRPr="00802FCC" w:rsidDel="00AE784B">
          <w:delText>) measured</w:delText>
        </w:r>
      </w:del>
      <w:ins w:id="30" w:author="Jeremy Mills" w:date="2015-04-21T12:55:00Z">
        <w:r w:rsidR="006909E6">
          <w:t xml:space="preserve">, and the </w:t>
        </w:r>
      </w:ins>
      <w:ins w:id="31" w:author="Jeremy Mills" w:date="2015-04-21T14:51:00Z">
        <w:r w:rsidR="00F87C0B">
          <w:t xml:space="preserve">subsequent </w:t>
        </w:r>
      </w:ins>
      <w:ins w:id="32" w:author="Jeremy Mills" w:date="2015-04-21T12:55:00Z">
        <w:r w:rsidR="006909E6">
          <w:t>use of this data set to improve</w:t>
        </w:r>
      </w:ins>
      <w:del w:id="33" w:author="Jeremy Mills" w:date="2015-04-21T12:55:00Z">
        <w:r w:rsidR="00243332" w:rsidRPr="00802FCC" w:rsidDel="006909E6">
          <w:delText>.</w:delText>
        </w:r>
      </w:del>
      <w:r w:rsidR="00243332" w:rsidRPr="00802FCC">
        <w:t xml:space="preserve"> </w:t>
      </w:r>
      <w:del w:id="34" w:author="Jeremy Mills" w:date="2015-04-21T12:55:00Z">
        <w:r w:rsidR="00243332" w:rsidRPr="00802FCC" w:rsidDel="006909E6">
          <w:delText>We illustrate the importance of this type of data for the i</w:delText>
        </w:r>
        <w:r w:rsidR="00243332" w:rsidRPr="00802FCC" w:rsidDel="006909E6">
          <w:delText>m</w:delText>
        </w:r>
        <w:r w:rsidR="00243332" w:rsidRPr="00802FCC" w:rsidDel="006909E6">
          <w:delText xml:space="preserve">provement of </w:delText>
        </w:r>
      </w:del>
      <w:r w:rsidR="00243332" w:rsidRPr="00802FCC">
        <w:t>computational enzyme redesign algorithms</w:t>
      </w:r>
      <w:ins w:id="35" w:author="Jeremy Mills" w:date="2015-04-21T14:52:00Z">
        <w:r w:rsidR="00F87C0B">
          <w:t xml:space="preserve"> through a combination of </w:t>
        </w:r>
      </w:ins>
      <w:del w:id="36" w:author="Jeremy Mills" w:date="2015-04-21T14:52:00Z">
        <w:r w:rsidR="00243332" w:rsidRPr="00802FCC" w:rsidDel="00F87C0B">
          <w:delText xml:space="preserve"> </w:delText>
        </w:r>
      </w:del>
      <w:del w:id="37" w:author="Jeremy Mills" w:date="2015-04-21T14:51:00Z">
        <w:r w:rsidR="00243332" w:rsidRPr="00F87C0B" w:rsidDel="00F87C0B">
          <w:delText xml:space="preserve">by </w:delText>
        </w:r>
      </w:del>
      <w:del w:id="38" w:author="Jeremy Mills" w:date="2015-04-21T14:52:00Z">
        <w:r w:rsidR="00243332" w:rsidRPr="00F87C0B" w:rsidDel="00F87C0B">
          <w:delText xml:space="preserve">constructing </w:delText>
        </w:r>
      </w:del>
      <w:r w:rsidR="00243332" w:rsidRPr="00F87C0B">
        <w:t>molecular model</w:t>
      </w:r>
      <w:ins w:id="39" w:author="Jeremy Mills" w:date="2015-04-21T14:52:00Z">
        <w:r w:rsidR="00F87C0B">
          <w:t>ing</w:t>
        </w:r>
      </w:ins>
      <w:del w:id="40" w:author="Jeremy Mills" w:date="2015-04-21T14:52:00Z">
        <w:r w:rsidR="00243332" w:rsidRPr="00F87C0B" w:rsidDel="00F87C0B">
          <w:delText>s</w:delText>
        </w:r>
      </w:del>
      <w:r w:rsidR="00243332" w:rsidRPr="00F87C0B">
        <w:t xml:space="preserve"> </w:t>
      </w:r>
      <w:del w:id="41" w:author="Jeremy Mills" w:date="2015-04-21T14:52:00Z">
        <w:r w:rsidR="00243332" w:rsidRPr="00F87C0B" w:rsidDel="00F87C0B">
          <w:delText xml:space="preserve">for each mutant </w:delText>
        </w:r>
      </w:del>
      <w:r w:rsidR="00243332" w:rsidRPr="00F87C0B">
        <w:t xml:space="preserve">and </w:t>
      </w:r>
      <w:del w:id="42" w:author="Jeremy Mills" w:date="2015-04-21T14:52:00Z">
        <w:r w:rsidR="00243332" w:rsidRPr="00F87C0B" w:rsidDel="00F87C0B">
          <w:delText xml:space="preserve">using </w:delText>
        </w:r>
      </w:del>
      <w:r w:rsidR="00243332" w:rsidRPr="00F87C0B">
        <w:t>machine learning algorithms to elucidate which calculated structural features are correla</w:t>
      </w:r>
      <w:r w:rsidR="00243332" w:rsidRPr="00F87C0B">
        <w:t>t</w:t>
      </w:r>
      <w:r w:rsidR="00243332" w:rsidRPr="00F87C0B">
        <w:t>ed with the measured functional parameters. The dataset and analyses carried out in this study not only pr</w:t>
      </w:r>
      <w:r w:rsidR="00243332" w:rsidRPr="00F87C0B">
        <w:t>o</w:t>
      </w:r>
      <w:r w:rsidR="00243332" w:rsidRPr="00F87C0B">
        <w:t>vide novel insight into how this enzyme functions, but provides a clear path forward</w:t>
      </w:r>
      <w:bookmarkStart w:id="43" w:name="_GoBack"/>
      <w:bookmarkEnd w:id="43"/>
      <w:r w:rsidR="00243332" w:rsidRPr="00F87C0B">
        <w:t xml:space="preserve"> for the improvement of computational enzyme redesign alg</w:t>
      </w:r>
      <w:r w:rsidR="00243332" w:rsidRPr="00F87C0B">
        <w:t>o</w:t>
      </w:r>
      <w:r w:rsidR="00243332" w:rsidRPr="00F87C0B">
        <w:t>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6B81482C"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F87C0B" w:rsidRDefault="00F87C0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F87C0B" w:rsidRPr="00F20DB0" w:rsidRDefault="00F87C0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F87C0B" w:rsidRDefault="00F87C0B"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t>
      </w:r>
      <w:del w:id="44" w:author="Jeremy Mills" w:date="2015-04-21T13:03:00Z">
        <w:r w:rsidR="00243332" w:rsidRPr="00802FCC" w:rsidDel="00815DE1">
          <w:delText>what was</w:delText>
        </w:r>
      </w:del>
      <w:ins w:id="45" w:author="Jeremy Mills" w:date="2015-04-21T13:03:00Z">
        <w:r w:rsidR="00815DE1">
          <w:t>those</w:t>
        </w:r>
      </w:ins>
      <w:r w:rsidR="00243332" w:rsidRPr="00802FCC">
        <w:t xml:space="preserve"> selected for during nat</w:t>
      </w:r>
      <w:r w:rsidR="00243332" w:rsidRPr="00802FCC">
        <w:t>u</w:t>
      </w:r>
      <w:r w:rsidR="00243332" w:rsidRPr="00802FCC">
        <w:t xml:space="preserve">ral evolution. </w:t>
      </w:r>
      <w:r w:rsidR="002A3B23">
        <w:t xml:space="preserve">[] </w:t>
      </w:r>
      <w:r w:rsidR="00243332" w:rsidRPr="00802FCC">
        <w:t xml:space="preserve">A rapidly growing route for engineering enzyme catalysts is the use of computational tools to evaluate </w:t>
      </w:r>
      <w:ins w:id="46" w:author="Jeremy Mills" w:date="2015-04-21T13:08:00Z">
        <w:r w:rsidR="000F54BB">
          <w:t xml:space="preserve">potential </w:t>
        </w:r>
      </w:ins>
      <w:r w:rsidR="00243332" w:rsidRPr="00802FCC">
        <w:t xml:space="preserve">mutations </w:t>
      </w:r>
      <w:r w:rsidR="00243332" w:rsidRPr="00802FCC">
        <w:rPr>
          <w:i/>
        </w:rPr>
        <w:t>in silico</w:t>
      </w:r>
      <w:r w:rsidR="00243332" w:rsidRPr="00802FCC">
        <w:t xml:space="preserve"> </w:t>
      </w:r>
      <w:del w:id="47" w:author="Jeremy Mills" w:date="2015-04-21T13:09:00Z">
        <w:r w:rsidR="00243332" w:rsidRPr="00802FCC" w:rsidDel="000F54BB">
          <w:delText>before experimen</w:delText>
        </w:r>
        <w:r w:rsidR="0095041A" w:rsidRPr="00802FCC" w:rsidDel="000F54BB">
          <w:delText>tally characterizing the m</w:delText>
        </w:r>
        <w:r w:rsidR="0095041A" w:rsidRPr="00802FCC" w:rsidDel="000F54BB">
          <w:delText>u</w:delText>
        </w:r>
        <w:r w:rsidR="0095041A" w:rsidRPr="00802FCC" w:rsidDel="000F54BB">
          <w:delText>tant proteins</w:delText>
        </w:r>
        <w:r w:rsidR="00243332" w:rsidRPr="00802FCC" w:rsidDel="000F54BB">
          <w:delText xml:space="preserve"> in the lab</w:delText>
        </w:r>
      </w:del>
      <w:ins w:id="48" w:author="Jeremy Mills" w:date="2015-04-21T13:09:00Z">
        <w:r w:rsidR="000F54BB">
          <w:t>prior to experimental characterization</w:t>
        </w:r>
      </w:ins>
      <w:r w:rsidR="00243332" w:rsidRPr="00802FCC">
        <w:t xml:space="preserve">. </w:t>
      </w:r>
      <w:commentRangeStart w:id="49"/>
      <w:r w:rsidR="00243332" w:rsidRPr="00802FCC">
        <w:t>Using the Rosetta Molecular Modeling Suite</w:t>
      </w:r>
      <w:r w:rsidR="00BE0F7C" w:rsidRPr="00802FCC">
        <w:t>,</w:t>
      </w:r>
      <w:r w:rsidR="00243332" w:rsidRPr="00802FCC">
        <w:t xml:space="preserve"> reengineering </w:t>
      </w:r>
      <w:r w:rsidR="00AA69C8" w:rsidRPr="00802FCC">
        <w:t xml:space="preserve">of </w:t>
      </w:r>
      <w:r w:rsidR="00243332" w:rsidRPr="00802FCC">
        <w:t>both spec</w:t>
      </w:r>
      <w:r w:rsidR="00243332" w:rsidRPr="00802FCC">
        <w:t>i</w:t>
      </w:r>
      <w:r w:rsidR="00243332" w:rsidRPr="00802FCC">
        <w:t xml:space="preserve">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w:t>
      </w:r>
      <w:r w:rsidR="00243332" w:rsidRPr="00802FCC">
        <w:t>n</w:t>
      </w:r>
      <w:r w:rsidR="00243332" w:rsidRPr="00802FCC">
        <w:t>tend</w:t>
      </w:r>
      <w:r w:rsidR="00DC21BF">
        <w:t>ed functional effect</w:t>
      </w:r>
      <w:ins w:id="50" w:author="Jeremy Mills" w:date="2015-04-21T13:18:00Z">
        <w:r w:rsidR="00B00F40">
          <w:t xml:space="preserve"> suggesting</w:t>
        </w:r>
        <w:r w:rsidR="007479EB">
          <w:t xml:space="preserve"> that improvement of the u</w:t>
        </w:r>
        <w:r w:rsidR="007479EB">
          <w:t>n</w:t>
        </w:r>
        <w:r w:rsidR="007479EB">
          <w:t xml:space="preserve">derlying </w:t>
        </w:r>
      </w:ins>
      <w:ins w:id="51" w:author="Jeremy Mills" w:date="2015-04-21T13:21:00Z">
        <w:r w:rsidR="007479EB">
          <w:t xml:space="preserve">design </w:t>
        </w:r>
      </w:ins>
      <w:ins w:id="52" w:author="Jeremy Mills" w:date="2015-04-21T13:18:00Z">
        <w:r w:rsidR="007479EB">
          <w:t xml:space="preserve">algorithms </w:t>
        </w:r>
      </w:ins>
      <w:ins w:id="53" w:author="Jeremy Mills" w:date="2015-04-21T13:21:00Z">
        <w:r w:rsidR="007479EB">
          <w:t>is warranted</w:t>
        </w:r>
      </w:ins>
      <w:r w:rsidR="00DC21BF">
        <w:t>.</w:t>
      </w:r>
      <w:commentRangeEnd w:id="49"/>
      <w:r w:rsidR="00981DA8">
        <w:rPr>
          <w:rStyle w:val="CommentReference"/>
          <w:rFonts w:ascii="Times" w:hAnsi="Times"/>
          <w:kern w:val="0"/>
        </w:rPr>
        <w:commentReference w:id="49"/>
      </w:r>
    </w:p>
    <w:p w14:paraId="2B17CDE7" w14:textId="7BF33D9B"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del w:id="54" w:author="Jeremy Mills" w:date="2015-04-21T13:22:00Z">
        <w:r w:rsidR="008D7902" w:rsidRPr="00802FCC" w:rsidDel="007479EB">
          <w:delText xml:space="preserve">improved </w:delText>
        </w:r>
        <w:r w:rsidRPr="00802FCC" w:rsidDel="007479EB">
          <w:delText>enzyme redesign algorithms</w:delText>
        </w:r>
      </w:del>
      <w:ins w:id="55" w:author="Jeremy Mills" w:date="2015-04-21T13:22:00Z">
        <w:r w:rsidR="007479EB">
          <w:t>this goal</w:t>
        </w:r>
      </w:ins>
      <w:r w:rsidRPr="00802FCC">
        <w:t xml:space="preserve"> is the </w:t>
      </w:r>
      <w:r w:rsidR="00393B37" w:rsidRPr="00802FCC">
        <w:t>lack</w:t>
      </w:r>
      <w:r w:rsidRPr="00802FCC">
        <w:t xml:space="preserve"> of large quantitative datasets correlating </w:t>
      </w:r>
      <w:r w:rsidR="008D7902" w:rsidRPr="00802FCC">
        <w:t xml:space="preserve">enzyme </w:t>
      </w:r>
      <w:r w:rsidR="00DC21BF">
        <w:t>sequence and function.</w:t>
      </w:r>
      <w:r w:rsidR="007851B1">
        <w:t xml:space="preserve"> </w:t>
      </w:r>
      <w:del w:id="56" w:author="Jeremy Mills" w:date="2015-04-21T13:23:00Z">
        <w:r w:rsidRPr="00802FCC" w:rsidDel="00BB188D">
          <w:delText>Large quant</w:delText>
        </w:r>
        <w:r w:rsidRPr="00802FCC" w:rsidDel="00BB188D">
          <w:delText>i</w:delText>
        </w:r>
        <w:r w:rsidRPr="00802FCC" w:rsidDel="00BB188D">
          <w:delText>tative</w:delText>
        </w:r>
      </w:del>
      <w:ins w:id="57" w:author="Jeremy Mills" w:date="2015-04-21T13:23:00Z">
        <w:r w:rsidR="00BB188D">
          <w:t>Such</w:t>
        </w:r>
      </w:ins>
      <w:r w:rsidRPr="00802FCC">
        <w:t xml:space="preserve"> </w:t>
      </w:r>
      <w:r w:rsidR="008B1ED6" w:rsidRPr="00802FCC">
        <w:t>data</w:t>
      </w:r>
      <w:r w:rsidRPr="00802FCC">
        <w:t>sets</w:t>
      </w:r>
      <w:r w:rsidR="00393B37" w:rsidRPr="00802FCC">
        <w:t xml:space="preserve"> </w:t>
      </w:r>
      <w:ins w:id="58" w:author="Jeremy Mills" w:date="2015-04-21T13:24:00Z">
        <w:r w:rsidR="00BB188D">
          <w:t xml:space="preserve">currently </w:t>
        </w:r>
      </w:ins>
      <w:r w:rsidR="00393B37" w:rsidRPr="00802FCC">
        <w:t xml:space="preserve">exist for both </w:t>
      </w:r>
      <w:commentRangeStart w:id="59"/>
      <w:r w:rsidR="00393B37" w:rsidRPr="00802FCC">
        <w:t>protein–</w:t>
      </w:r>
      <w:r w:rsidRPr="00802FCC">
        <w:t>protein interfaces</w:t>
      </w:r>
      <w:r w:rsidR="00393B37" w:rsidRPr="00802FCC">
        <w:t xml:space="preserve"> and</w:t>
      </w:r>
      <w:r w:rsidR="00EF33C6" w:rsidRPr="00802FCC">
        <w:t xml:space="preserve"> </w:t>
      </w:r>
      <w:r w:rsidRPr="00802FCC">
        <w:t xml:space="preserve">protein </w:t>
      </w:r>
      <w:proofErr w:type="spellStart"/>
      <w:r w:rsidRPr="00802FCC">
        <w:t>thermostability</w:t>
      </w:r>
      <w:commentRangeEnd w:id="59"/>
      <w:proofErr w:type="spellEnd"/>
      <w:r w:rsidR="00BB188D">
        <w:rPr>
          <w:rStyle w:val="CommentReference"/>
          <w:rFonts w:ascii="Times" w:hAnsi="Times"/>
          <w:kern w:val="0"/>
        </w:rPr>
        <w:commentReference w:id="59"/>
      </w:r>
      <w:r w:rsidRPr="00802FCC">
        <w:t xml:space="preserve">, and have played a </w:t>
      </w:r>
      <w:r w:rsidR="00005140" w:rsidRPr="00802FCC">
        <w:t>key</w:t>
      </w:r>
      <w:r w:rsidRPr="00802FCC">
        <w:t xml:space="preserve"> role in evaluating and i</w:t>
      </w:r>
      <w:r w:rsidRPr="00802FCC">
        <w:t>m</w:t>
      </w:r>
      <w:r w:rsidRPr="00802FCC">
        <w:t>proving computational algorithms to accurately model and d</w:t>
      </w:r>
      <w:r w:rsidRPr="00802FCC">
        <w:t>e</w:t>
      </w:r>
      <w:r w:rsidRPr="00802FCC">
        <w:t xml:space="preserve">sign </w:t>
      </w:r>
      <w:r w:rsidR="00393B37" w:rsidRPr="00802FCC">
        <w:t>protein–protein interactions and thermostable proteins</w:t>
      </w:r>
      <w:r w:rsidRPr="00802FCC">
        <w:t>.</w:t>
      </w:r>
      <w:r w:rsidR="0083728B" w:rsidRPr="00802FCC">
        <w:t xml:space="preserve"> </w:t>
      </w:r>
      <w:r w:rsidR="007403A0">
        <w:t xml:space="preserve">[] </w:t>
      </w:r>
      <w:r w:rsidRPr="00802FCC">
        <w:t xml:space="preserve">However, </w:t>
      </w:r>
      <w:del w:id="60" w:author="Jeremy Mills" w:date="2015-04-21T13:35:00Z">
        <w:r w:rsidRPr="00802FCC" w:rsidDel="00C808AA">
          <w:delText xml:space="preserve">there is </w:delText>
        </w:r>
      </w:del>
      <w:r w:rsidRPr="00802FCC">
        <w:t>no equivalent dataset of sequenced, purified, and kine</w:t>
      </w:r>
      <w:r w:rsidRPr="00802FCC">
        <w:t>t</w:t>
      </w:r>
      <w:r w:rsidRPr="00802FCC">
        <w:t>ically characterized enzyme mutants</w:t>
      </w:r>
      <w:ins w:id="61" w:author="Jeremy Mills" w:date="2015-04-21T13:35:00Z">
        <w:r w:rsidR="0061525C">
          <w:t xml:space="preserve"> exists</w:t>
        </w:r>
      </w:ins>
      <w:r w:rsidRPr="00802FCC">
        <w:t xml:space="preserve">. </w:t>
      </w:r>
      <w:r w:rsidR="008D7902" w:rsidRPr="00802FCC">
        <w:t>While many large m</w:t>
      </w:r>
      <w:r w:rsidRPr="00802FCC">
        <w:t>utant enzyme libraries</w:t>
      </w:r>
      <w:r w:rsidR="008D7902" w:rsidRPr="00802FCC">
        <w:t xml:space="preserve"> have been pr</w:t>
      </w:r>
      <w:r w:rsidR="008D7902" w:rsidRPr="00802FCC">
        <w:t>o</w:t>
      </w:r>
      <w:r w:rsidR="008D7902" w:rsidRPr="00802FCC">
        <w:t xml:space="preserve">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w:t>
      </w:r>
      <w:r w:rsidR="00EF33C6" w:rsidRPr="00802FCC">
        <w:t>n</w:t>
      </w:r>
      <w:r w:rsidR="00EF33C6" w:rsidRPr="00802FCC">
        <w:t>stants</w:t>
      </w:r>
      <w:r w:rsidR="00774DD9" w:rsidRPr="00802FCC">
        <w:t xml:space="preserve"> for each mutant</w:t>
      </w:r>
      <w:r w:rsidR="00DC21BF">
        <w:t>.</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w:t>
      </w:r>
      <w:r w:rsidR="00A87F63" w:rsidRPr="00802FCC">
        <w:t>u</w:t>
      </w:r>
      <w:r w:rsidR="00A87F63" w:rsidRPr="00802FCC">
        <w:t>ate</w:t>
      </w:r>
      <w:r w:rsidRPr="00802FCC">
        <w:t xml:space="preserve"> modeling algorithms have focused </w:t>
      </w:r>
      <w:del w:id="62" w:author="Jeremy Mills" w:date="2015-04-21T13:25:00Z">
        <w:r w:rsidRPr="00802FCC" w:rsidDel="00BB188D">
          <w:delText xml:space="preserve">around </w:delText>
        </w:r>
      </w:del>
      <w:ins w:id="63" w:author="Jeremy Mills" w:date="2015-04-21T13:25:00Z">
        <w:r w:rsidR="00BB188D">
          <w:t>on</w:t>
        </w:r>
        <w:r w:rsidR="00BB188D" w:rsidRPr="00802FCC">
          <w:t xml:space="preserve"> </w:t>
        </w:r>
      </w:ins>
      <w:commentRangeStart w:id="64"/>
      <w:r w:rsidRPr="00802FCC">
        <w:t>sequence recovery</w:t>
      </w:r>
      <w:commentRangeEnd w:id="64"/>
      <w:r w:rsidR="0061525C">
        <w:rPr>
          <w:rStyle w:val="CommentReference"/>
          <w:rFonts w:ascii="Times" w:hAnsi="Times"/>
          <w:kern w:val="0"/>
        </w:rPr>
        <w:commentReference w:id="64"/>
      </w:r>
      <w:r w:rsidRPr="00802FCC">
        <w:t xml:space="preserve"> </w:t>
      </w:r>
      <w:ins w:id="65" w:author="Jeremy Mills" w:date="2015-04-21T13:37:00Z">
        <w:r w:rsidR="0061525C">
          <w:t xml:space="preserve">(i.e. the ability to computationally recapitulate </w:t>
        </w:r>
      </w:ins>
      <w:ins w:id="66" w:author="Jeremy Mills" w:date="2015-04-21T13:38:00Z">
        <w:r w:rsidR="0061525C">
          <w:t xml:space="preserve">protein </w:t>
        </w:r>
      </w:ins>
      <w:ins w:id="67" w:author="Jeremy Mills" w:date="2015-04-21T13:37:00Z">
        <w:r w:rsidR="0061525C">
          <w:t xml:space="preserve">sequences </w:t>
        </w:r>
      </w:ins>
      <w:ins w:id="68" w:author="Jeremy Mills" w:date="2015-04-21T13:38:00Z">
        <w:r w:rsidR="0061525C">
          <w:t>of</w:t>
        </w:r>
      </w:ins>
      <w:ins w:id="69" w:author="Jeremy Mills" w:date="2015-04-21T13:37:00Z">
        <w:r w:rsidR="0061525C">
          <w:t xml:space="preserve"> known function</w:t>
        </w:r>
      </w:ins>
      <w:ins w:id="70" w:author="Jeremy Mills" w:date="2015-04-21T13:38:00Z">
        <w:r w:rsidR="0061525C">
          <w:t xml:space="preserve"> </w:t>
        </w:r>
        <w:r w:rsidR="0061525C" w:rsidRPr="0061525C">
          <w:rPr>
            <w:highlight w:val="yellow"/>
            <w:rPrChange w:id="71" w:author="Jeremy Mills" w:date="2015-04-21T13:38:00Z">
              <w:rPr/>
            </w:rPrChange>
          </w:rPr>
          <w:t>SEE ASSOCIATED COMMENT</w:t>
        </w:r>
      </w:ins>
      <w:ins w:id="72" w:author="Jeremy Mills" w:date="2015-04-21T13:37:00Z">
        <w:r w:rsidR="0061525C">
          <w:t xml:space="preserve">) </w:t>
        </w:r>
      </w:ins>
      <w:r w:rsidRPr="00802FCC">
        <w:t>as opposed to recapitulation of experimentally characterized effects.</w:t>
      </w:r>
      <w:r w:rsidR="002A3B23">
        <w:t xml:space="preserve"> []</w:t>
      </w:r>
      <w:r w:rsidRPr="00802FCC">
        <w:t xml:space="preserve"> </w:t>
      </w:r>
      <w:r w:rsidR="001D6056" w:rsidRPr="00802FCC">
        <w:t>Ho</w:t>
      </w:r>
      <w:r w:rsidR="001D6056" w:rsidRPr="00802FCC">
        <w:t>w</w:t>
      </w:r>
      <w:r w:rsidR="001D6056" w:rsidRPr="00802FCC">
        <w:lastRenderedPageBreak/>
        <w:t>ever, s</w:t>
      </w:r>
      <w:r w:rsidRPr="00802FCC">
        <w:t xml:space="preserve">equence recovery is a non-ideal metric as there are many </w:t>
      </w:r>
      <w:r w:rsidR="00890DDE" w:rsidRPr="00802FCC">
        <w:t xml:space="preserve">mutations that are </w:t>
      </w:r>
      <w:r w:rsidRPr="00802FCC">
        <w:t>neutral or beneficial to function</w:t>
      </w:r>
      <w:r w:rsidR="00DC21BF">
        <w:t xml:space="preserve"> being a</w:t>
      </w:r>
      <w:r w:rsidR="00DC21BF">
        <w:t>s</w:t>
      </w:r>
      <w:r w:rsidR="00DC21BF">
        <w:t>sessed</w:t>
      </w:r>
      <w:r w:rsidRPr="00802FCC">
        <w:t>.</w:t>
      </w:r>
    </w:p>
    <w:p w14:paraId="099F1002" w14:textId="7306EEAC" w:rsidR="00393B37" w:rsidRPr="00802FCC" w:rsidRDefault="00243332" w:rsidP="00327106">
      <w:pPr>
        <w:pStyle w:val="TAMainText"/>
      </w:pPr>
      <w:r w:rsidRPr="00802FCC">
        <w:t>We aimed to address this by determining kineti</w:t>
      </w:r>
      <w:r w:rsidR="00AB590A">
        <w:t>c constants for &gt;100</w:t>
      </w:r>
      <w:r w:rsidRPr="00802FCC">
        <w:t xml:space="preserve"> enzyme mutants, </w:t>
      </w:r>
      <w:r w:rsidR="00F44340">
        <w:t xml:space="preserve">which </w:t>
      </w:r>
      <w:ins w:id="73" w:author="Jeremy Mills" w:date="2015-04-21T13:39:00Z">
        <w:r w:rsidR="009620C9">
          <w:t xml:space="preserve">should </w:t>
        </w:r>
      </w:ins>
      <w:r w:rsidR="00F44340">
        <w:t>provide</w:t>
      </w:r>
      <w:del w:id="74" w:author="Jeremy Mills" w:date="2015-04-21T13:39:00Z">
        <w:r w:rsidR="00F44340" w:rsidDel="009620C9">
          <w:delText>s</w:delText>
        </w:r>
      </w:del>
      <w:r w:rsidR="00F44340">
        <w:t xml:space="preserve"> a large enough d</w:t>
      </w:r>
      <w:r w:rsidR="00F44340">
        <w:t>a</w:t>
      </w:r>
      <w:r w:rsidR="00F44340">
        <w:lastRenderedPageBreak/>
        <w:t xml:space="preserve">taset to </w:t>
      </w:r>
      <w:r w:rsidR="008F10CC">
        <w:t>use</w:t>
      </w:r>
      <w:r w:rsidR="00F44340">
        <w:t xml:space="preserve"> machine learning approaches to select calculated structural features correlated to function</w:t>
      </w:r>
      <w:r w:rsidRPr="00802FCC">
        <w:t xml:space="preserve">. </w:t>
      </w:r>
      <w:commentRangeStart w:id="75"/>
      <w:r w:rsidR="00C04965" w:rsidRPr="00802FCC">
        <w:t>T</w:t>
      </w:r>
      <w:r w:rsidRPr="00802FCC">
        <w:t>his d</w:t>
      </w:r>
      <w:r w:rsidR="00A5675E" w:rsidRPr="00802FCC">
        <w:t xml:space="preserve">ataset </w:t>
      </w:r>
      <w:commentRangeEnd w:id="75"/>
      <w:r w:rsidR="009620C9">
        <w:rPr>
          <w:rStyle w:val="CommentReference"/>
          <w:rFonts w:ascii="Times" w:hAnsi="Times"/>
          <w:kern w:val="0"/>
        </w:rPr>
        <w:commentReference w:id="75"/>
      </w:r>
      <w:r w:rsidR="00A5675E" w:rsidRPr="00802FCC">
        <w:t>is the first step toward</w:t>
      </w:r>
      <w:r w:rsidRPr="00802FCC">
        <w:t xml:space="preserve"> </w:t>
      </w:r>
      <w:ins w:id="76" w:author="Jeremy Mills" w:date="2015-04-21T13:40:00Z">
        <w:r w:rsidR="009620C9">
          <w:t xml:space="preserve">generating </w:t>
        </w:r>
      </w:ins>
      <w:r w:rsidRPr="00802FCC">
        <w:t>an enzyme datab</w:t>
      </w:r>
      <w:r w:rsidR="00393B37" w:rsidRPr="00802FCC">
        <w:t xml:space="preserve">ase </w:t>
      </w:r>
      <w:del w:id="77" w:author="Jeremy Mills" w:date="2015-04-21T13:39:00Z">
        <w:r w:rsidR="00393B37" w:rsidRPr="00802FCC" w:rsidDel="009620C9">
          <w:delText xml:space="preserve">equivalent to ProTherm </w:delText>
        </w:r>
        <w:r w:rsidR="00A5675E" w:rsidRPr="00802FCC" w:rsidDel="009620C9">
          <w:delText>but</w:delText>
        </w:r>
      </w:del>
      <w:ins w:id="78" w:author="Jeremy Mills" w:date="2015-04-21T13:40:00Z">
        <w:r w:rsidR="009620C9">
          <w:t>relating</w:t>
        </w:r>
      </w:ins>
      <w:del w:id="79" w:author="Jeremy Mills" w:date="2015-04-21T13:40:00Z">
        <w:r w:rsidR="00A5675E" w:rsidRPr="00802FCC" w:rsidDel="009620C9">
          <w:delText xml:space="preserve"> </w:delText>
        </w:r>
        <w:r w:rsidR="00393B37" w:rsidRPr="00802FCC" w:rsidDel="009620C9">
          <w:delText>relati</w:delText>
        </w:r>
      </w:del>
      <w:del w:id="80" w:author="Jeremy Mills" w:date="2015-04-21T13:39:00Z">
        <w:r w:rsidR="00393B37" w:rsidRPr="00802FCC" w:rsidDel="009620C9">
          <w:delText>ng</w:delText>
        </w:r>
      </w:del>
      <w:r w:rsidR="00393B37" w:rsidRPr="00802FCC">
        <w:t xml:space="preserve"> enzyme s</w:t>
      </w:r>
      <w:r w:rsidR="00393B37" w:rsidRPr="00802FCC">
        <w:t>e</w:t>
      </w:r>
      <w:r w:rsidR="00393B37" w:rsidRPr="00802FCC">
        <w:t>quence</w:t>
      </w:r>
      <w:ins w:id="81" w:author="Jeremy Mills" w:date="2015-04-21T13:40:00Z">
        <w:r w:rsidR="009620C9">
          <w:t xml:space="preserve"> to </w:t>
        </w:r>
      </w:ins>
      <w:del w:id="82" w:author="Jeremy Mills" w:date="2015-04-21T13:40:00Z">
        <w:r w:rsidR="00393B37" w:rsidRPr="00802FCC" w:rsidDel="009620C9">
          <w:delText>–</w:delText>
        </w:r>
      </w:del>
      <w:r w:rsidRPr="00802FCC">
        <w:t>function</w:t>
      </w:r>
      <w:del w:id="83" w:author="Jeremy Mills" w:date="2015-04-21T13:40:00Z">
        <w:r w:rsidRPr="00802FCC" w:rsidDel="009620C9">
          <w:delText xml:space="preserve"> as opposed </w:delText>
        </w:r>
        <w:r w:rsidR="00393B37" w:rsidRPr="00802FCC" w:rsidDel="009620C9">
          <w:delText>to protein s</w:delText>
        </w:r>
        <w:r w:rsidR="00393B37" w:rsidRPr="00802FCC" w:rsidDel="009620C9">
          <w:delText>e</w:delText>
        </w:r>
        <w:r w:rsidR="00393B37" w:rsidRPr="00802FCC" w:rsidDel="009620C9">
          <w:delText>quence–</w:delText>
        </w:r>
        <w:r w:rsidRPr="00802FCC" w:rsidDel="009620C9">
          <w:delText>thermostability</w:delText>
        </w:r>
      </w:del>
      <w:r w:rsidRPr="00802FCC">
        <w:t xml:space="preserve">.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proofErr w:type="spellStart"/>
      <w:r w:rsidR="00B30D31" w:rsidRPr="00802FCC">
        <w:rPr>
          <w:i/>
        </w:rPr>
        <w:t>Paenibacillus</w:t>
      </w:r>
      <w:proofErr w:type="spellEnd"/>
      <w:r w:rsidR="00B30D31" w:rsidRPr="00802FCC">
        <w:rPr>
          <w:i/>
        </w:rPr>
        <w:t xml:space="preserve"> </w:t>
      </w:r>
      <w:proofErr w:type="spellStart"/>
      <w:r w:rsidR="00B30D31" w:rsidRPr="00802FCC">
        <w:rPr>
          <w:i/>
        </w:rPr>
        <w:t>polymyxa</w:t>
      </w:r>
      <w:proofErr w:type="spellEnd"/>
      <w:r w:rsidR="00B30D31" w:rsidRPr="00802FCC" w:rsidDel="00B30D31">
        <w:t xml:space="preserve"> </w:t>
      </w:r>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w:t>
      </w:r>
      <w:proofErr w:type="spellStart"/>
      <w:r w:rsidRPr="00802FCC">
        <w:t>ligno</w:t>
      </w:r>
      <w:proofErr w:type="spellEnd"/>
      <w:r w:rsidRPr="00802FCC">
        <w:t xml:space="preserve">-cellulose utilization. </w:t>
      </w:r>
      <w:r w:rsidR="008964DA">
        <w:t xml:space="preserve">[] </w:t>
      </w:r>
      <w:r w:rsidRPr="00802FCC">
        <w:t>An X-ray crystal struc</w:t>
      </w:r>
      <w:r w:rsidR="00BC2B5B" w:rsidRPr="00802FCC">
        <w:t>ture of BglB i</w:t>
      </w:r>
      <w:r w:rsidRPr="00802FCC">
        <w:t xml:space="preserve">ndicates that BglB follows a classical </w:t>
      </w:r>
      <w:proofErr w:type="spellStart"/>
      <w:r w:rsidRPr="00802FCC">
        <w:t>Koshland</w:t>
      </w:r>
      <w:proofErr w:type="spellEnd"/>
      <w:r w:rsidRPr="00802FCC">
        <w:t xml:space="preserve"> double-displacement mech</w:t>
      </w:r>
      <w:r w:rsidRPr="00802FCC">
        <w:t>a</w:t>
      </w:r>
      <w:r w:rsidRPr="00802FCC">
        <w:t xml:space="preserve">nism in which E353 performs a </w:t>
      </w:r>
      <w:proofErr w:type="spellStart"/>
      <w:r w:rsidRPr="00802FCC">
        <w:t>nucleophilic</w:t>
      </w:r>
      <w:proofErr w:type="spellEnd"/>
      <w:r w:rsidRPr="00802FCC">
        <w:t xml:space="preserve"> attack on the </w:t>
      </w:r>
      <w:proofErr w:type="spellStart"/>
      <w:r w:rsidRPr="00802FCC">
        <w:t>an</w:t>
      </w:r>
      <w:r w:rsidRPr="00802FCC">
        <w:t>o</w:t>
      </w:r>
      <w:r w:rsidRPr="00802FCC">
        <w:t>meric</w:t>
      </w:r>
      <w:proofErr w:type="spellEnd"/>
      <w:r w:rsidRPr="00802FCC">
        <w:t xml:space="preserve">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w:t>
      </w:r>
      <w:proofErr w:type="spellStart"/>
      <w:r w:rsidR="002A3B23">
        <w:t>Isorna</w:t>
      </w:r>
      <w:proofErr w:type="spellEnd"/>
      <w:r w:rsidR="002A3B23">
        <w:t xml:space="preserve">] </w:t>
      </w:r>
      <w:r w:rsidR="00BC2B5B" w:rsidRPr="00802FCC">
        <w:t>The protein structure and reaction scheme are</w:t>
      </w:r>
      <w:r w:rsidR="004620F2" w:rsidRPr="00802FCC">
        <w:t xml:space="preserve"> provided in </w:t>
      </w:r>
      <w:commentRangeStart w:id="84"/>
      <w:r w:rsidR="00BC2B5B" w:rsidRPr="00802FCC">
        <w:rPr>
          <w:b/>
        </w:rPr>
        <w:t>Figure 1</w:t>
      </w:r>
      <w:commentRangeEnd w:id="84"/>
      <w:r w:rsidR="000D6790">
        <w:rPr>
          <w:rStyle w:val="CommentReference"/>
          <w:rFonts w:ascii="Times" w:hAnsi="Times"/>
          <w:kern w:val="0"/>
        </w:rPr>
        <w:commentReference w:id="84"/>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F87C0B" w:rsidRDefault="00F87C0B"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F87C0B" w:rsidRPr="003D706D" w:rsidRDefault="00F87C0B"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w:t>
                            </w:r>
                            <w:r>
                              <w:rPr>
                                <w:rFonts w:ascii="Arno Pro" w:hAnsi="Arno Pro"/>
                                <w:kern w:val="20"/>
                                <w:sz w:val="18"/>
                              </w:rPr>
                              <w:t>i</w:t>
                            </w:r>
                            <w:r>
                              <w:rPr>
                                <w:rFonts w:ascii="Arno Pro" w:hAnsi="Arno Pro"/>
                                <w:kern w:val="20"/>
                                <w:sz w:val="18"/>
                              </w:rPr>
                              <w:t>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F87C0B" w:rsidRDefault="00F87C0B"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F87C0B" w:rsidRPr="003D706D" w:rsidRDefault="00F87C0B"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w:t>
                      </w:r>
                      <w:r>
                        <w:rPr>
                          <w:rFonts w:ascii="Arno Pro" w:hAnsi="Arno Pro"/>
                          <w:kern w:val="20"/>
                          <w:sz w:val="18"/>
                        </w:rPr>
                        <w:t>i</w:t>
                      </w:r>
                      <w:r>
                        <w:rPr>
                          <w:rFonts w:ascii="Arno Pro" w:hAnsi="Arno Pro"/>
                          <w:kern w:val="20"/>
                          <w:sz w:val="18"/>
                        </w:rPr>
                        <w:t>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w:t>
      </w:r>
      <w:proofErr w:type="spellStart"/>
      <w:r w:rsidR="00393B37" w:rsidRPr="00802FCC">
        <w:rPr>
          <w:kern w:val="20"/>
          <w:sz w:val="18"/>
        </w:rPr>
        <w:t>nitrophenyl</w:t>
      </w:r>
      <w:proofErr w:type="spellEnd"/>
      <w:r w:rsidR="00393B37" w:rsidRPr="00802FCC">
        <w:rPr>
          <w:kern w:val="20"/>
          <w:sz w:val="18"/>
        </w:rPr>
        <w:t>-ß-D-</w:t>
      </w:r>
      <w:proofErr w:type="spellStart"/>
      <w:r w:rsidR="00393B37" w:rsidRPr="00802FCC">
        <w:rPr>
          <w:kern w:val="20"/>
          <w:sz w:val="18"/>
        </w:rPr>
        <w:t>glucoside</w:t>
      </w:r>
      <w:proofErr w:type="spellEnd"/>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w:t>
      </w:r>
      <w:r w:rsidR="00C04965" w:rsidRPr="00802FCC">
        <w:t>n</w:t>
      </w:r>
      <w:r w:rsidR="00C04965" w:rsidRPr="00802FCC">
        <w:t>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w:t>
      </w:r>
      <w:r w:rsidR="00243332" w:rsidRPr="00802FCC">
        <w:t>c</w:t>
      </w:r>
      <w:r w:rsidR="00243332" w:rsidRPr="00802FCC">
        <w:t xml:space="preserve">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w:t>
      </w:r>
      <w:r w:rsidR="00243332" w:rsidRPr="00802FCC">
        <w:t>n</w:t>
      </w:r>
      <w:commentRangeStart w:id="85"/>
      <w:r w:rsidR="00243332" w:rsidRPr="00802FCC">
        <w:t>gineering algorithms.</w:t>
      </w:r>
      <w:commentRangeEnd w:id="85"/>
      <w:r w:rsidR="00FD75A0">
        <w:rPr>
          <w:rStyle w:val="CommentReference"/>
          <w:rFonts w:ascii="Times" w:hAnsi="Times"/>
          <w:kern w:val="0"/>
        </w:rPr>
        <w:commentReference w:id="85"/>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20B400F5" w:rsidR="00E277AB" w:rsidRPr="00802FCC" w:rsidRDefault="00E277AB" w:rsidP="009C7714">
      <w:pPr>
        <w:pStyle w:val="TAMainText"/>
        <w:ind w:firstLine="0"/>
      </w:pPr>
      <w:r w:rsidRPr="00802FCC">
        <w:t xml:space="preserve">The </w:t>
      </w:r>
      <w:commentRangeStart w:id="86"/>
      <w:r w:rsidRPr="00802FCC">
        <w:t>crystal structure</w:t>
      </w:r>
      <w:commentRangeEnd w:id="86"/>
      <w:r w:rsidR="000D6790">
        <w:rPr>
          <w:rStyle w:val="CommentReference"/>
          <w:rFonts w:ascii="Times" w:hAnsi="Times"/>
          <w:kern w:val="0"/>
        </w:rPr>
        <w:commentReference w:id="86"/>
      </w:r>
      <w:r w:rsidRPr="00802FCC">
        <w:t xml:space="preserv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t>
      </w:r>
      <w:del w:id="87" w:author="Jeremy Mills" w:date="2015-04-21T13:47:00Z">
        <w:r w:rsidRPr="00802FCC" w:rsidDel="000D6790">
          <w:delText>which approximates</w:delText>
        </w:r>
      </w:del>
      <w:ins w:id="88" w:author="Jeremy Mills" w:date="2015-04-21T13:47:00Z">
        <w:r w:rsidR="000D6790">
          <w:t>approximating</w:t>
        </w:r>
      </w:ins>
      <w:r w:rsidRPr="00802FCC">
        <w:t xml:space="preserve"> the first proposed tra</w:t>
      </w:r>
      <w:r w:rsidRPr="00802FCC">
        <w:t>n</w:t>
      </w:r>
      <w:r w:rsidRPr="00802FCC">
        <w:t xml:space="preserve">sition state for the hydrolysis </w:t>
      </w:r>
      <w:r w:rsidR="00DC1162" w:rsidRPr="00802FCC">
        <w:t xml:space="preserve">of </w:t>
      </w:r>
      <w:r w:rsidR="00AF5F55" w:rsidRPr="00802FCC">
        <w:t>pNPG</w:t>
      </w:r>
      <w:r w:rsidRPr="00802FCC">
        <w:t>, an S</w:t>
      </w:r>
      <w:r w:rsidRPr="00802FCC">
        <w:rPr>
          <w:vertAlign w:val="subscript"/>
        </w:rPr>
        <w:t>N</w:t>
      </w:r>
      <w:r w:rsidRPr="00802FCC">
        <w:t>2-like transition state was built and minimized in Spartan based on a 3D confor</w:t>
      </w:r>
      <w:r w:rsidRPr="00802FCC">
        <w:t>m</w:t>
      </w:r>
      <w:r w:rsidRPr="00802FCC">
        <w:t xml:space="preserve">er of </w:t>
      </w:r>
      <w:proofErr w:type="spellStart"/>
      <w:r w:rsidRPr="00802FCC">
        <w:t>PubChem</w:t>
      </w:r>
      <w:proofErr w:type="spellEnd"/>
      <w:r w:rsidRPr="00802FCC">
        <w:t xml:space="preserve"> CID 92930. Functional constraints were used to d</w:t>
      </w:r>
      <w:r w:rsidRPr="00802FCC">
        <w:t>e</w:t>
      </w:r>
      <w:r w:rsidRPr="00802FCC">
        <w:t xml:space="preserv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proofErr w:type="spellStart"/>
      <w:r w:rsidR="00C04965" w:rsidRPr="00802FCC">
        <w:t>nucleophilic</w:t>
      </w:r>
      <w:proofErr w:type="spellEnd"/>
      <w:r w:rsidR="00C04965" w:rsidRPr="00802FCC">
        <w:t xml:space="preserve"> glutamate</w:t>
      </w:r>
      <w:r w:rsidRPr="00802FCC">
        <w:t>. The angle b</w:t>
      </w:r>
      <w:r w:rsidRPr="00802FCC">
        <w:t>e</w:t>
      </w:r>
      <w:r w:rsidRPr="00802FCC">
        <w:t>twee</w:t>
      </w:r>
      <w:r w:rsidR="00AF5F55" w:rsidRPr="00802FCC">
        <w:t>n the attacking oxygen from E</w:t>
      </w:r>
      <w:r w:rsidRPr="00802FCC">
        <w:t xml:space="preserve">353, the </w:t>
      </w:r>
      <w:proofErr w:type="spellStart"/>
      <w:r w:rsidRPr="00802FCC">
        <w:t>anomeric</w:t>
      </w:r>
      <w:proofErr w:type="spellEnd"/>
      <w:r w:rsidRPr="00802FCC">
        <w:t xml:space="preserve"> carbon, and the phenolic</w:t>
      </w:r>
      <w:r w:rsidR="000A7E35" w:rsidRPr="00802FCC">
        <w:t xml:space="preserve"> oxygen was constrained to 180˚,</w:t>
      </w:r>
      <w:r w:rsidRPr="00802FCC">
        <w:t xml:space="preserve"> in a</w:t>
      </w:r>
      <w:r w:rsidRPr="00802FCC">
        <w:t>c</w:t>
      </w:r>
      <w:r w:rsidRPr="00802FCC">
        <w:t>cordance with an S</w:t>
      </w:r>
      <w:r w:rsidRPr="00802FCC">
        <w:rPr>
          <w:vertAlign w:val="subscript"/>
        </w:rPr>
        <w:t>N</w:t>
      </w:r>
      <w:r w:rsidR="000E231E" w:rsidRPr="00802FCC">
        <w:t>2-like mechanism</w:t>
      </w:r>
      <w:r w:rsidRPr="00802FCC">
        <w:t>.</w:t>
      </w:r>
      <w:r w:rsidR="00DE6110">
        <w:t xml:space="preserve"> </w:t>
      </w:r>
    </w:p>
    <w:p w14:paraId="1445ADDC" w14:textId="16F5F516"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w:t>
      </w:r>
      <w:r w:rsidR="00E277AB" w:rsidRPr="00802FCC">
        <w:t>n</w:t>
      </w:r>
      <w:r w:rsidR="00E277AB" w:rsidRPr="00802FCC">
        <w:t>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 xml:space="preserve">was </w:t>
      </w:r>
      <w:proofErr w:type="gramStart"/>
      <w:r w:rsidR="00E277AB" w:rsidRPr="00802FCC">
        <w:t>a sy</w:t>
      </w:r>
      <w:r w:rsidR="00E277AB" w:rsidRPr="00802FCC">
        <w:t>s</w:t>
      </w:r>
      <w:r w:rsidR="00E277AB" w:rsidRPr="00802FCC">
        <w:t>tematic alanine scan</w:t>
      </w:r>
      <w:proofErr w:type="gramEnd"/>
      <w:r w:rsidR="00E277AB" w:rsidRPr="00802FCC">
        <w:t xml:space="preserve">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Mut</w:t>
      </w:r>
      <w:r w:rsidR="00910FFA" w:rsidRPr="00802FCC">
        <w:t>a</w:t>
      </w:r>
      <w:r w:rsidR="00910FFA" w:rsidRPr="00802FCC">
        <w:t xml:space="preserve">tions were </w:t>
      </w:r>
      <w:r w:rsidR="00E277AB" w:rsidRPr="00802FCC">
        <w:t xml:space="preserve">modeled and scored </w:t>
      </w:r>
      <w:r w:rsidR="00910FFA" w:rsidRPr="00802FCC">
        <w:t>in</w:t>
      </w:r>
      <w:r w:rsidR="00E277AB" w:rsidRPr="00802FCC">
        <w:t xml:space="preserve"> Foldit and a selection of mut</w:t>
      </w:r>
      <w:r w:rsidR="00E277AB" w:rsidRPr="00802FCC">
        <w:t>a</w:t>
      </w:r>
      <w:r w:rsidR="00E277AB" w:rsidRPr="00802FCC">
        <w:t>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 xml:space="preserve">stem by </w:t>
      </w:r>
      <w:commentRangeStart w:id="89"/>
      <w:r w:rsidR="005D6B6B" w:rsidRPr="00802FCC">
        <w:t>greater than 5 Rosetta energy u</w:t>
      </w:r>
      <w:r w:rsidR="00E277AB" w:rsidRPr="00802FCC">
        <w:t>nits</w:t>
      </w:r>
      <w:commentRangeEnd w:id="89"/>
      <w:r w:rsidR="00097D8F">
        <w:rPr>
          <w:rStyle w:val="CommentReference"/>
          <w:rFonts w:ascii="Times" w:hAnsi="Times"/>
          <w:kern w:val="0"/>
        </w:rPr>
        <w:commentReference w:id="89"/>
      </w:r>
      <w:r w:rsidR="00E277AB" w:rsidRPr="00802FCC">
        <w:t xml:space="preserve"> were </w:t>
      </w:r>
      <w:proofErr w:type="gramStart"/>
      <w:r w:rsidR="00E277AB" w:rsidRPr="00802FCC">
        <w:lastRenderedPageBreak/>
        <w:t>chosen</w:t>
      </w:r>
      <w:proofErr w:type="gramEnd"/>
      <w:r w:rsidR="00E277AB" w:rsidRPr="00802FCC">
        <w:t xml:space="preserve">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w:t>
      </w:r>
      <w:r w:rsidR="00E277AB" w:rsidRPr="00802FCC">
        <w:t>n</w:t>
      </w:r>
      <w:r w:rsidR="00E277AB" w:rsidRPr="00802FCC">
        <w:t>troduced, and a full list of mutations selected is listed in Suppl</w:t>
      </w:r>
      <w:r w:rsidR="00E277AB" w:rsidRPr="00802FCC">
        <w:t>e</w:t>
      </w:r>
      <w:r w:rsidR="00E277AB" w:rsidRPr="00802FCC">
        <w:t xml:space="preserv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A8AEC87"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w:t>
      </w:r>
      <w:commentRangeStart w:id="90"/>
      <w:r w:rsidR="00E277AB" w:rsidRPr="00802FCC">
        <w:t>Transcr</w:t>
      </w:r>
      <w:r w:rsidR="00910FFA" w:rsidRPr="00802FCC">
        <w:t>iptic cloud laboratory platform</w:t>
      </w:r>
      <w:commentRangeEnd w:id="90"/>
      <w:r w:rsidR="00097D8F">
        <w:rPr>
          <w:rStyle w:val="CommentReference"/>
          <w:rFonts w:ascii="Times" w:hAnsi="Times"/>
          <w:kern w:val="0"/>
        </w:rPr>
        <w:commentReference w:id="90"/>
      </w:r>
      <w:r w:rsidR="00910FFA" w:rsidRPr="00802FCC">
        <w:t xml:space="preserve">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w:t>
      </w:r>
      <w:proofErr w:type="gramStart"/>
      <w:r w:rsidR="00BB64AB" w:rsidRPr="00802FCC">
        <w:t>BLR(</w:t>
      </w:r>
      <w:proofErr w:type="gramEnd"/>
      <w:r w:rsidR="00BB64AB" w:rsidRPr="00802FCC">
        <w:t>DE3), and a</w:t>
      </w:r>
      <w:r w:rsidR="00910FFA" w:rsidRPr="00802FCC">
        <w:t xml:space="preserve">fter </w:t>
      </w:r>
      <w:del w:id="91" w:author="Jeremy Mills" w:date="2015-04-21T13:50:00Z">
        <w:r w:rsidR="00910FFA" w:rsidRPr="00802FCC" w:rsidDel="00097D8F">
          <w:delText>protein expression indu</w:delText>
        </w:r>
        <w:r w:rsidR="00930B0D" w:rsidRPr="00802FCC" w:rsidDel="00097D8F">
          <w:delText>c</w:delText>
        </w:r>
        <w:r w:rsidR="00910FFA" w:rsidRPr="00802FCC" w:rsidDel="00097D8F">
          <w:delText xml:space="preserve">ed by 1 mM </w:delText>
        </w:r>
        <w:r w:rsidR="00930B0D" w:rsidRPr="00802FCC" w:rsidDel="00097D8F">
          <w:delText>IPTG</w:delText>
        </w:r>
      </w:del>
      <w:ins w:id="92" w:author="Jeremy Mills" w:date="2015-04-21T13:50:00Z">
        <w:r w:rsidR="00097D8F">
          <w:t>expression</w:t>
        </w:r>
      </w:ins>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w:t>
      </w:r>
      <w:r w:rsidR="00E277AB" w:rsidRPr="00802FCC">
        <w:t>i</w:t>
      </w:r>
      <w:r w:rsidR="00E277AB" w:rsidRPr="00802FCC">
        <w:t xml:space="preserve">ty. All proteins used in </w:t>
      </w:r>
      <w:r w:rsidR="008F2744" w:rsidRPr="00802FCC">
        <w:t>this</w:t>
      </w:r>
      <w:r w:rsidR="00E277AB" w:rsidRPr="00802FCC">
        <w:t xml:space="preserve"> study were greater than </w:t>
      </w:r>
      <w:commentRangeStart w:id="93"/>
      <w:r w:rsidR="00E277AB" w:rsidRPr="00802FCC">
        <w:t>80% pure</w:t>
      </w:r>
      <w:commentRangeEnd w:id="93"/>
      <w:r w:rsidR="00097D8F">
        <w:rPr>
          <w:rStyle w:val="CommentReference"/>
          <w:rFonts w:ascii="Times" w:hAnsi="Times"/>
          <w:kern w:val="0"/>
        </w:rPr>
        <w:commentReference w:id="93"/>
      </w:r>
      <w:r w:rsidR="00E277AB" w:rsidRPr="00802FCC">
        <w:t>.</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commentRangeStart w:id="94"/>
      <w:r w:rsidR="00DE61E4" w:rsidRPr="00802FCC">
        <w:t>1.2 ± 0.4</w:t>
      </w:r>
      <w:r w:rsidRPr="00802FCC">
        <w:t xml:space="preserve"> mg/</w:t>
      </w:r>
      <w:proofErr w:type="spellStart"/>
      <w:r w:rsidRPr="00802FCC">
        <w:t>mL</w:t>
      </w:r>
      <w:commentRangeEnd w:id="94"/>
      <w:r w:rsidR="00C0571F">
        <w:rPr>
          <w:rStyle w:val="CommentReference"/>
          <w:rFonts w:ascii="Times" w:hAnsi="Times"/>
          <w:kern w:val="0"/>
        </w:rPr>
        <w:commentReference w:id="94"/>
      </w:r>
      <w:r w:rsidRPr="00802FCC">
        <w:t>.</w:t>
      </w:r>
      <w:proofErr w:type="spellEnd"/>
      <w:r w:rsidRPr="00802FCC">
        <w:t xml:space="preserve"> </w:t>
      </w:r>
      <w:r w:rsidR="00953FF9" w:rsidRPr="00802FCC">
        <w:t xml:space="preserve">Of the 104 mutants synthesized, 90 </w:t>
      </w:r>
      <w:proofErr w:type="gramStart"/>
      <w:r w:rsidR="00953FF9" w:rsidRPr="00802FCC">
        <w:t>were found to be expressed and</w:t>
      </w:r>
      <w:proofErr w:type="gramEnd"/>
      <w:r w:rsidR="00953FF9" w:rsidRPr="00802FCC">
        <w:t xml:space="preserve">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w:t>
      </w:r>
      <w:r w:rsidR="001E53A2" w:rsidRPr="00802FCC">
        <w:t>p</w:t>
      </w:r>
      <w:r w:rsidR="001E53A2" w:rsidRPr="00802FCC">
        <w:t>plemental</w:t>
      </w:r>
      <w:r w:rsidR="00782E7D" w:rsidRPr="00802FCC">
        <w:t xml:space="preserve"> </w:t>
      </w:r>
      <w:r w:rsidR="006A0785" w:rsidRPr="00802FCC">
        <w:t>Figure X</w:t>
      </w:r>
      <w:r w:rsidRPr="00802FCC">
        <w:t xml:space="preserve">. Greater than </w:t>
      </w:r>
      <w:r w:rsidR="00347C82">
        <w:t>35</w:t>
      </w:r>
      <w:r w:rsidRPr="00802FCC">
        <w:t>% maintained the yields o</w:t>
      </w:r>
      <w:r w:rsidRPr="00802FCC">
        <w:t>b</w:t>
      </w:r>
      <w:r w:rsidRPr="00802FCC">
        <w:t xml:space="preserve">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w:t>
      </w:r>
      <w:r w:rsidR="00442888" w:rsidRPr="00802FCC">
        <w:lastRenderedPageBreak/>
        <w:t xml:space="preserve">and are represented as a </w:t>
      </w:r>
      <w:proofErr w:type="spellStart"/>
      <w:r w:rsidR="00442888" w:rsidRPr="00802FCC">
        <w:t>heatmap</w:t>
      </w:r>
      <w:proofErr w:type="spellEnd"/>
      <w:r w:rsidR="00442888" w:rsidRPr="00802FCC">
        <w:t xml:space="preserve">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w:t>
      </w:r>
      <w:proofErr w:type="spellStart"/>
      <w:r w:rsidRPr="00802FCC">
        <w:t>mM</w:t>
      </w:r>
      <w:proofErr w:type="spellEnd"/>
      <w:r w:rsidRPr="00802FCC">
        <w:t xml:space="preserve">,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w:t>
      </w:r>
      <w:r w:rsidR="00953FF9" w:rsidRPr="00802FCC">
        <w:t xml:space="preserve"> </w:t>
      </w:r>
      <w:r w:rsidR="005902AF" w:rsidRPr="00802FCC">
        <w:t>E</w:t>
      </w:r>
      <w:r w:rsidRPr="00802FCC">
        <w:t>xpe</w:t>
      </w:r>
      <w:r w:rsidRPr="00802FCC">
        <w:t>r</w:t>
      </w:r>
      <w:r w:rsidRPr="00802FCC">
        <w:t>imentally measured kinetic constants</w:t>
      </w:r>
      <w:r w:rsidR="00CC663D" w:rsidRPr="00802FCC">
        <w:t xml:space="preserve"> </w:t>
      </w:r>
      <w:r w:rsidR="008C2734" w:rsidRPr="00802FCC">
        <w:t xml:space="preserve">for each mutant </w:t>
      </w:r>
      <w:r w:rsidR="00CC663D" w:rsidRPr="00802FCC">
        <w:t>and no</w:t>
      </w:r>
      <w:r w:rsidR="00CC663D" w:rsidRPr="00802FCC">
        <w:t>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421CE557"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w:t>
      </w:r>
      <w:proofErr w:type="spellStart"/>
      <w:r w:rsidRPr="00802FCC">
        <w:t>solubly</w:t>
      </w:r>
      <w:proofErr w:type="spellEnd"/>
      <w:r w:rsidRPr="00802FCC">
        <w:t xml:space="preserve">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w:t>
      </w:r>
      <w:del w:id="95" w:author="Jeremy Mills" w:date="2015-04-21T14:02:00Z">
        <w:r w:rsidRPr="00802FCC" w:rsidDel="00E329F0">
          <w:delText xml:space="preserve">on </w:delText>
        </w:r>
      </w:del>
      <w:ins w:id="96" w:author="Jeremy Mills" w:date="2015-04-21T14:02:00Z">
        <w:r w:rsidR="00E329F0">
          <w:t>for</w:t>
        </w:r>
        <w:r w:rsidR="00E329F0" w:rsidRPr="00802FCC">
          <w:t xml:space="preserve"> </w:t>
        </w:r>
      </w:ins>
      <w:r w:rsidRPr="00802FCC">
        <w:t xml:space="preserve">the wild type BglB, four mutants exhibited </w:t>
      </w:r>
      <w:r w:rsidR="001118DE" w:rsidRPr="00802FCC">
        <w:t xml:space="preserve">measurable substrate inhibition (the </w:t>
      </w:r>
      <w:r w:rsidR="00B51B8F" w:rsidRPr="00802FCC">
        <w:t>inh</w:t>
      </w:r>
      <w:r w:rsidR="00B51B8F" w:rsidRPr="00802FCC">
        <w:t>i</w:t>
      </w:r>
      <w:r w:rsidR="00B51B8F" w:rsidRPr="00802FCC">
        <w:t xml:space="preserve">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F87C0B" w:rsidRDefault="00F87C0B"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F87C0B" w:rsidRPr="00A151BB" w:rsidRDefault="00F87C0B"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w:t>
      </w:r>
      <w:r w:rsidR="004E3D8C" w:rsidRPr="00802FCC">
        <w:t>a</w:t>
      </w:r>
      <w:r w:rsidR="004E3D8C" w:rsidRPr="00802FCC">
        <w:t>tionships</w:t>
      </w:r>
      <w:r w:rsidR="004D31A9" w:rsidRPr="00802FCC">
        <w:t xml:space="preserve"> </w:t>
      </w:r>
      <w:r w:rsidR="002B05D5" w:rsidRPr="00802FCC">
        <w:t>in BglB</w:t>
      </w:r>
    </w:p>
    <w:p w14:paraId="0BF1FF66" w14:textId="5D37AB6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r w:rsidRPr="00802FCC">
        <w:t>E164, E353, and Y295</w:t>
      </w:r>
      <w:r w:rsidR="00D876E8">
        <w:t xml:space="preserve"> for catalysis</w:t>
      </w:r>
      <w:r w:rsidRPr="00802FCC">
        <w:t xml:space="preserve">. Mutating any </w:t>
      </w:r>
      <w:r w:rsidRPr="00802FCC">
        <w:lastRenderedPageBreak/>
        <w:t xml:space="preserve">of these residues to alanine results in a </w:t>
      </w:r>
      <w:r w:rsidR="00B901B0">
        <w:t>&gt;</w:t>
      </w:r>
      <w:r w:rsidRPr="00802FCC">
        <w:t xml:space="preserve">85,000-fold reduction in catalytic efficiency. </w:t>
      </w:r>
      <w:r w:rsidR="00D876E8">
        <w:t>However,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revealed unexpected stru</w:t>
      </w:r>
      <w:r w:rsidRPr="00802FCC">
        <w:t>c</w:t>
      </w:r>
      <w:r w:rsidRPr="00802FCC">
        <w:t xml:space="preserve">ture-function relationships in BglB. </w:t>
      </w:r>
    </w:p>
    <w:p w14:paraId="728E5E68" w14:textId="0D74A181" w:rsidR="00BE735E" w:rsidRPr="00802FCC" w:rsidRDefault="00BE735E" w:rsidP="00652379">
      <w:pPr>
        <w:pStyle w:val="TAMainText"/>
      </w:pPr>
      <w:r w:rsidRPr="00802FCC">
        <w:t xml:space="preserve">One </w:t>
      </w:r>
      <w:del w:id="97" w:author="Jeremy Mills" w:date="2015-04-21T14:02:00Z">
        <w:r w:rsidRPr="00802FCC" w:rsidDel="00E329F0">
          <w:delText>of the residues</w:delText>
        </w:r>
      </w:del>
      <w:ins w:id="98" w:author="Jeremy Mills" w:date="2015-04-21T14:02:00Z">
        <w:r w:rsidR="00E329F0">
          <w:t>residue</w:t>
        </w:r>
      </w:ins>
      <w:r w:rsidRPr="00802FCC">
        <w:t xml:space="preserve"> </w:t>
      </w:r>
      <w:del w:id="99" w:author="Jeremy Mills" w:date="2015-04-21T14:03:00Z">
        <w:r w:rsidRPr="00802FCC" w:rsidDel="00E329F0">
          <w:delText>that had an</w:delText>
        </w:r>
      </w:del>
      <w:ins w:id="100" w:author="Jeremy Mills" w:date="2015-04-21T14:03:00Z">
        <w:r w:rsidR="00E329F0">
          <w:t>for which</w:t>
        </w:r>
      </w:ins>
      <w:r w:rsidRPr="00802FCC">
        <w:t xml:space="preserve"> unexpected effect</w:t>
      </w:r>
      <w:ins w:id="101" w:author="Jeremy Mills" w:date="2015-04-21T14:03:00Z">
        <w:r w:rsidR="00E329F0">
          <w:t>s</w:t>
        </w:r>
      </w:ins>
      <w:r w:rsidRPr="00802FCC">
        <w:t xml:space="preserve"> on function </w:t>
      </w:r>
      <w:ins w:id="102" w:author="Jeremy Mills" w:date="2015-04-21T14:03:00Z">
        <w:r w:rsidR="00E329F0">
          <w:t>were o</w:t>
        </w:r>
        <w:r w:rsidR="00E329F0">
          <w:t>b</w:t>
        </w:r>
        <w:r w:rsidR="00E329F0">
          <w:t xml:space="preserve">served </w:t>
        </w:r>
      </w:ins>
      <w:r w:rsidRPr="00802FCC">
        <w:t xml:space="preserve">was Q19. </w:t>
      </w:r>
      <w:commentRangeStart w:id="103"/>
      <w:r w:rsidRPr="00802FCC">
        <w:t>A structural analysis</w:t>
      </w:r>
      <w:commentRangeEnd w:id="103"/>
      <w:r w:rsidR="00E329F0">
        <w:rPr>
          <w:rStyle w:val="CommentReference"/>
          <w:rFonts w:ascii="Times" w:hAnsi="Times"/>
          <w:kern w:val="0"/>
        </w:rPr>
        <w:commentReference w:id="103"/>
      </w:r>
      <w:r w:rsidRPr="00802FCC">
        <w:t xml:space="preserve"> illustrates that both the n</w:t>
      </w:r>
      <w:r w:rsidRPr="00802FCC">
        <w:t>i</w:t>
      </w:r>
      <w:r w:rsidRPr="00802FCC">
        <w:t xml:space="preserve">trogen and oxygen of the amide </w:t>
      </w:r>
      <w:r w:rsidR="00FD117B" w:rsidRPr="00802FCC">
        <w:t xml:space="preserve">interact </w:t>
      </w:r>
      <w:r w:rsidR="00FB2A9D" w:rsidRPr="00802FCC">
        <w:t xml:space="preserve">with the substrate’s </w:t>
      </w:r>
      <w:r w:rsidR="00D34A1D" w:rsidRPr="00802FCC">
        <w:t>sugar hydroxyl groups</w:t>
      </w:r>
      <w:r w:rsidR="00C9244B" w:rsidRPr="00802FCC">
        <w:t xml:space="preserve"> (</w:t>
      </w:r>
      <w:r w:rsidR="00C9244B" w:rsidRPr="00802FCC">
        <w:rPr>
          <w:b/>
        </w:rPr>
        <w:t xml:space="preserve">Figure </w:t>
      </w:r>
      <w:r w:rsidR="00D876E8">
        <w:rPr>
          <w:b/>
        </w:rPr>
        <w:t>3</w:t>
      </w:r>
      <w:r w:rsidR="004E2468" w:rsidRPr="00802FCC">
        <w:rPr>
          <w:b/>
        </w:rPr>
        <w:t>A</w:t>
      </w:r>
      <w:r w:rsidRPr="00802FCC">
        <w:t xml:space="preserve">). </w:t>
      </w:r>
      <w:r w:rsidR="00903566" w:rsidRPr="00802FCC">
        <w:t>Based on a multiple s</w:t>
      </w:r>
      <w:r w:rsidR="00903566" w:rsidRPr="00802FCC">
        <w:t>e</w:t>
      </w:r>
      <w:r w:rsidR="00903566" w:rsidRPr="00802FCC">
        <w:t xml:space="preserve">quence alignment of the </w:t>
      </w:r>
      <w:proofErr w:type="spellStart"/>
      <w:r w:rsidR="00903566" w:rsidRPr="00802FCC">
        <w:t>Pfam</w:t>
      </w:r>
      <w:proofErr w:type="spellEnd"/>
      <w:r w:rsidR="00903566" w:rsidRPr="00802FCC">
        <w:t xml:space="preserve"> database for the BglB enzyme fam</w:t>
      </w:r>
      <w:r w:rsidR="00903566" w:rsidRPr="00802FCC">
        <w:t>i</w:t>
      </w:r>
      <w:r w:rsidR="00903566" w:rsidRPr="00802FCC">
        <w:t>ly comprising 1,554 non-redundant proteins, Q19 is 95% co</w:t>
      </w:r>
      <w:r w:rsidR="00903566" w:rsidRPr="00802FCC">
        <w:t>n</w:t>
      </w:r>
      <w:r w:rsidR="00903566" w:rsidRPr="00802FCC">
        <w:t>served (</w:t>
      </w:r>
      <w:r w:rsidR="00903566" w:rsidRPr="00802FCC">
        <w:rPr>
          <w:b/>
        </w:rPr>
        <w:t xml:space="preserve">Figure </w:t>
      </w:r>
      <w:r w:rsidR="00D876E8">
        <w:rPr>
          <w:b/>
        </w:rPr>
        <w:t>3</w:t>
      </w:r>
      <w:r w:rsidR="00903566" w:rsidRPr="00802FCC">
        <w:rPr>
          <w:b/>
        </w:rPr>
        <w:t>B</w:t>
      </w:r>
      <w:r w:rsidR="00903566" w:rsidRPr="00802FCC">
        <w:t xml:space="preserve">). </w:t>
      </w:r>
      <w:commentRangeStart w:id="104"/>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w:t>
      </w:r>
      <w:r w:rsidRPr="00802FCC">
        <w:t>c</w:t>
      </w:r>
      <w:r w:rsidRPr="00802FCC">
        <w:t>tion.</w:t>
      </w:r>
      <w:commentRangeEnd w:id="104"/>
      <w:r w:rsidR="008D26CB">
        <w:rPr>
          <w:rStyle w:val="CommentReference"/>
          <w:rFonts w:ascii="Times" w:hAnsi="Times"/>
          <w:kern w:val="0"/>
        </w:rPr>
        <w:commentReference w:id="104"/>
      </w:r>
      <w:r w:rsidRPr="00802FCC">
        <w:t xml:space="preserve"> Th</w:t>
      </w:r>
      <w:r w:rsidR="00A51D34" w:rsidRPr="00802FCC">
        <w:t>e</w:t>
      </w:r>
      <w:r w:rsidRPr="00802FCC">
        <w:t xml:space="preserve"> mutation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 xml:space="preserve">the established catalytic residue </w:t>
      </w:r>
      <w:r w:rsidRPr="00802FCC">
        <w:t xml:space="preserve">E353, which reduces activity 85,000-fold. However, unlike E353, the </w:t>
      </w:r>
      <w:proofErr w:type="spellStart"/>
      <w:r w:rsidRPr="00802FCC">
        <w:t>nucleophilic</w:t>
      </w:r>
      <w:proofErr w:type="spellEnd"/>
      <w:r w:rsidRPr="00802FCC">
        <w:t xml:space="preserve"> glutamate directly involved in the reaction chemi</w:t>
      </w:r>
      <w:r w:rsidRPr="00802FCC">
        <w:t>s</w:t>
      </w:r>
      <w:r w:rsidRPr="00802FCC">
        <w:t xml:space="preserve">try, Q19 is </w:t>
      </w:r>
      <w:r w:rsidR="003F1A77" w:rsidRPr="00802FCC">
        <w:t xml:space="preserve">not </w:t>
      </w:r>
      <w:r w:rsidRPr="00802FCC">
        <w:t xml:space="preserve">involved in </w:t>
      </w:r>
      <w:r w:rsidR="00D876E8">
        <w:t>chemistry of the reaction</w:t>
      </w:r>
      <w:r w:rsidRPr="00802FCC">
        <w:t>. A crystal structure in co</w:t>
      </w:r>
      <w:r w:rsidRPr="00802FCC">
        <w:t>m</w:t>
      </w:r>
      <w:r w:rsidRPr="00802FCC">
        <w:t>plex with the 2-deoxy-2-fluoro-alpha-D-glucopyranose inhibitor of the Q19A mutation may help eluc</w:t>
      </w:r>
      <w:r w:rsidRPr="00802FCC">
        <w:t>i</w:t>
      </w:r>
      <w:r w:rsidRPr="00802FCC">
        <w:t xml:space="preserve">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6CAC071E" w:rsidR="00D05BDB" w:rsidRPr="00802FCC" w:rsidRDefault="005A5833" w:rsidP="005A5833">
      <w:pPr>
        <w:pStyle w:val="TAMainText"/>
      </w:pPr>
      <w:r w:rsidRPr="00836D42">
        <w:t xml:space="preserve">Another unexpected finding was </w:t>
      </w:r>
      <w:r>
        <w:t>a</w:t>
      </w:r>
      <w:r w:rsidRPr="00836D42">
        <w:t xml:space="preserve"> ten</w:t>
      </w:r>
      <w:ins w:id="105" w:author="Jeremy Mills" w:date="2015-04-21T14:10:00Z">
        <w:r w:rsidR="005B37B9">
          <w:t>-</w:t>
        </w:r>
      </w:ins>
      <w:del w:id="106" w:author="Jeremy Mills" w:date="2015-04-21T14:10:00Z">
        <w:r w:rsidRPr="00836D42" w:rsidDel="005B37B9">
          <w:delText xml:space="preserve"> </w:delText>
        </w:r>
      </w:del>
      <w:r w:rsidRPr="00836D42">
        <w:t xml:space="preserve">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w:t>
      </w:r>
      <w:commentRangeStart w:id="107"/>
      <w:r>
        <w:t>Molecular modeling</w:t>
      </w:r>
      <w:commentRangeEnd w:id="107"/>
      <w:r w:rsidR="005B37B9">
        <w:rPr>
          <w:rStyle w:val="CommentReference"/>
          <w:rFonts w:ascii="Times" w:hAnsi="Times"/>
          <w:kern w:val="0"/>
        </w:rPr>
        <w:commentReference w:id="107"/>
      </w:r>
      <w:r>
        <w:t xml:space="preserve">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Both observations support the previou</w:t>
      </w:r>
      <w:r>
        <w:t>s</w:t>
      </w:r>
      <w:r>
        <w:t xml:space="preserve">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catalysis [</w:t>
      </w:r>
      <w:proofErr w:type="spellStart"/>
      <w:r>
        <w:t>Wars</w:t>
      </w:r>
      <w:r>
        <w:t>h</w:t>
      </w:r>
      <w:r>
        <w:t>el</w:t>
      </w:r>
      <w:proofErr w:type="spellEnd"/>
      <w:r>
        <w:t xml:space="preserve">]. </w:t>
      </w:r>
    </w:p>
    <w:p w14:paraId="4958E9EF" w14:textId="7B7DF9AB" w:rsidR="00E277AB" w:rsidRPr="00802FCC" w:rsidRDefault="005E203D" w:rsidP="00D05BDB">
      <w:pPr>
        <w:pStyle w:val="Heading3"/>
        <w:ind w:left="0"/>
      </w:pPr>
      <w:r w:rsidRPr="00802FCC">
        <w:t>C</w:t>
      </w:r>
      <w:r w:rsidR="00E277AB" w:rsidRPr="00802FCC">
        <w:t>omputational modeling</w:t>
      </w:r>
      <w:r w:rsidRPr="00802FCC">
        <w:t xml:space="preserve"> and </w:t>
      </w:r>
      <w:del w:id="108" w:author="Jeremy Mills" w:date="2015-04-21T14:16:00Z">
        <w:r w:rsidRPr="00802FCC" w:rsidDel="00A34A89">
          <w:delText>evalutation</w:delText>
        </w:r>
      </w:del>
      <w:ins w:id="109" w:author="Jeremy Mills" w:date="2015-04-21T14:16:00Z">
        <w:r w:rsidR="00A34A89" w:rsidRPr="00802FCC">
          <w:t>evaluation</w:t>
        </w:r>
      </w:ins>
      <w:r w:rsidRPr="00802FCC">
        <w:t xml:space="preserve"> of predictive ability</w:t>
      </w:r>
    </w:p>
    <w:p w14:paraId="73135E0C" w14:textId="797FDD77"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w:t>
      </w:r>
      <w:commentRangeStart w:id="110"/>
      <w:r w:rsidR="00E277AB" w:rsidRPr="00802FCC">
        <w:t>docking and stru</w:t>
      </w:r>
      <w:r w:rsidR="00E277AB" w:rsidRPr="00802FCC">
        <w:t>c</w:t>
      </w:r>
      <w:r w:rsidR="00E277AB" w:rsidRPr="00802FCC">
        <w:t>tural minimization protocol used</w:t>
      </w:r>
      <w:commentRangeEnd w:id="110"/>
      <w:r w:rsidR="00A34A89">
        <w:rPr>
          <w:rStyle w:val="CommentReference"/>
          <w:rFonts w:ascii="Times" w:hAnsi="Times"/>
          <w:kern w:val="0"/>
        </w:rPr>
        <w:commentReference w:id="110"/>
      </w:r>
      <w:r w:rsidR="00E277AB" w:rsidRPr="00802FCC">
        <w:t xml:space="preserve"> approximates the numerous protocols previously used in successfu</w:t>
      </w:r>
      <w:r w:rsidR="00B95C02" w:rsidRPr="00802FCC">
        <w:t xml:space="preserve">l enzyme reengineering efforts: </w:t>
      </w:r>
      <w:commentRangeStart w:id="111"/>
      <w:ins w:id="112" w:author="Jeremy Mills" w:date="2015-04-21T14:16:00Z">
        <w:r w:rsidR="00E975D1">
          <w:t>B</w:t>
        </w:r>
        <w:r w:rsidR="00A34A89">
          <w:t>riefly,</w:t>
        </w:r>
      </w:ins>
      <w:commentRangeEnd w:id="111"/>
      <w:ins w:id="113" w:author="Jeremy Mills" w:date="2015-04-21T14:17:00Z">
        <w:r w:rsidR="00E975D1">
          <w:rPr>
            <w:rStyle w:val="CommentReference"/>
            <w:rFonts w:ascii="Times" w:hAnsi="Times"/>
            <w:kern w:val="0"/>
          </w:rPr>
          <w:commentReference w:id="111"/>
        </w:r>
      </w:ins>
      <w:ins w:id="115" w:author="Jeremy Mills" w:date="2015-04-21T14:16:00Z">
        <w:r w:rsidR="00A34A89">
          <w:t xml:space="preserve"> </w:t>
        </w:r>
      </w:ins>
      <w:r w:rsidR="00B95C02" w:rsidRPr="00802FCC">
        <w:t>a Monte Carlo simulation</w:t>
      </w:r>
      <w:r w:rsidR="00E277AB" w:rsidRPr="00802FCC">
        <w:t xml:space="preserve"> with random pert</w:t>
      </w:r>
      <w:r w:rsidR="0044301A">
        <w:t>urb</w:t>
      </w:r>
      <w:r w:rsidR="0044301A">
        <w:t>a</w:t>
      </w:r>
      <w:r w:rsidR="0044301A">
        <w:t>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w:t>
      </w:r>
      <w:r w:rsidR="00E277AB" w:rsidRPr="00802FCC">
        <w:t>x</w:t>
      </w:r>
      <w:r w:rsidR="00E277AB" w:rsidRPr="00802FCC">
        <w:t xml:space="preserve">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14BEA13D"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F87C0B" w:rsidRDefault="00F87C0B" w:rsidP="00C5019C">
                            <w:pPr>
                              <w:pStyle w:val="VDTableTitle"/>
                              <w:rPr>
                                <w:b w:val="0"/>
                                <w:i/>
                              </w:rPr>
                            </w:pPr>
                            <w:r w:rsidRPr="00170AC9">
                              <w:t>T</w:t>
                            </w:r>
                            <w:r>
                              <w:t>able 1.</w:t>
                            </w:r>
                            <w:r w:rsidRPr="00170AC9">
                              <w:t xml:space="preserve"> </w:t>
                            </w:r>
                            <w:proofErr w:type="gramStart"/>
                            <w:r>
                              <w:t>Most informative structural features for kinetic constant prediction.</w:t>
                            </w:r>
                            <w:proofErr w:type="gramEnd"/>
                            <w:r>
                              <w:t xml:space="preserve">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proofErr w:type="gramStart"/>
                            <w:r w:rsidRPr="009B7D76">
                              <w:rPr>
                                <w:b w:val="0"/>
                                <w:i/>
                              </w:rPr>
                              <w:t>ns</w:t>
                            </w:r>
                            <w:proofErr w:type="gramEnd"/>
                            <w:r w:rsidRPr="009B7D76">
                              <w:rPr>
                                <w:b w:val="0"/>
                                <w:i/>
                              </w:rPr>
                              <w:t>=feature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F87C0B"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F87C0B" w:rsidRPr="00A67631" w:rsidRDefault="00F87C0B"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F87C0B" w:rsidRPr="00A67631" w:rsidRDefault="00F87C0B"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p>
                              </w:tc>
                              <w:tc>
                                <w:tcPr>
                                  <w:tcW w:w="985" w:type="dxa"/>
                                  <w:tcBorders>
                                    <w:bottom w:val="double" w:sz="4" w:space="0" w:color="auto"/>
                                  </w:tcBorders>
                                  <w:shd w:val="clear" w:color="auto" w:fill="auto"/>
                                  <w:noWrap/>
                                  <w:vAlign w:val="center"/>
                                  <w:hideMark/>
                                </w:tcPr>
                                <w:p w14:paraId="61E7F612" w14:textId="15939FFB" w:rsidR="00F87C0B" w:rsidRPr="00A67631" w:rsidRDefault="00F87C0B"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F87C0B" w:rsidRPr="00A67631" w:rsidRDefault="00F87C0B"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F87C0B" w:rsidRPr="00A67631" w:rsidRDefault="00F87C0B"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F87C0B" w:rsidRPr="00A67631" w:rsidRDefault="00F87C0B" w:rsidP="00DC21BF">
                                  <w:pPr>
                                    <w:pStyle w:val="TAMainText"/>
                                    <w:jc w:val="center"/>
                                    <w:rPr>
                                      <w:rFonts w:cs="Arial"/>
                                      <w:b/>
                                      <w:sz w:val="20"/>
                                    </w:rPr>
                                  </w:pPr>
                                  <w:r>
                                    <w:rPr>
                                      <w:b/>
                                      <w:bCs/>
                                      <w:color w:val="000000"/>
                                    </w:rPr>
                                    <w:t>Max.</w:t>
                                  </w:r>
                                </w:p>
                              </w:tc>
                            </w:tr>
                            <w:tr w:rsidR="00F87C0B" w:rsidRPr="00A67631" w14:paraId="272C30B9" w14:textId="77777777" w:rsidTr="00E45380">
                              <w:trPr>
                                <w:trHeight w:hRule="exact" w:val="252"/>
                              </w:trPr>
                              <w:tc>
                                <w:tcPr>
                                  <w:tcW w:w="1188" w:type="dxa"/>
                                  <w:shd w:val="clear" w:color="auto" w:fill="auto"/>
                                  <w:noWrap/>
                                  <w:vAlign w:val="center"/>
                                  <w:hideMark/>
                                </w:tcPr>
                                <w:p w14:paraId="76B86A55" w14:textId="77777777" w:rsidR="00F87C0B" w:rsidRPr="00FC5806" w:rsidRDefault="00F87C0B"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369C305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0F823D3" w14:textId="77777777" w:rsidR="00F87C0B" w:rsidRPr="00A47239" w:rsidRDefault="00F87C0B" w:rsidP="00DC21BF">
                                  <w:pPr>
                                    <w:pStyle w:val="TAMainText"/>
                                    <w:rPr>
                                      <w:rFonts w:cs="Arial"/>
                                      <w:sz w:val="20"/>
                                    </w:rPr>
                                  </w:pPr>
                                  <w:r>
                                    <w:rPr>
                                      <w:color w:val="000000"/>
                                    </w:rPr>
                                    <w:t>Hydrogen bonding energy of pNPG</w:t>
                                  </w:r>
                                </w:p>
                              </w:tc>
                              <w:tc>
                                <w:tcPr>
                                  <w:tcW w:w="1080" w:type="dxa"/>
                                  <w:vAlign w:val="center"/>
                                </w:tcPr>
                                <w:p w14:paraId="6A83066E" w14:textId="77777777" w:rsidR="00F87C0B" w:rsidRPr="00FC5806" w:rsidRDefault="00F87C0B" w:rsidP="00DC21BF">
                                  <w:pPr>
                                    <w:pStyle w:val="TAMainText"/>
                                    <w:jc w:val="center"/>
                                    <w:rPr>
                                      <w:rFonts w:cs="Arial"/>
                                      <w:sz w:val="20"/>
                                    </w:rPr>
                                  </w:pPr>
                                  <w:r>
                                    <w:rPr>
                                      <w:color w:val="000000"/>
                                    </w:rPr>
                                    <w:t>-4.53</w:t>
                                  </w:r>
                                </w:p>
                              </w:tc>
                              <w:tc>
                                <w:tcPr>
                                  <w:tcW w:w="990" w:type="dxa"/>
                                  <w:vAlign w:val="center"/>
                                </w:tcPr>
                                <w:p w14:paraId="3F9A8D51" w14:textId="77777777" w:rsidR="00F87C0B" w:rsidRPr="00FC5806" w:rsidRDefault="00F87C0B" w:rsidP="00DC21BF">
                                  <w:pPr>
                                    <w:pStyle w:val="TAMainText"/>
                                    <w:jc w:val="center"/>
                                    <w:rPr>
                                      <w:rFonts w:cs="Arial"/>
                                      <w:sz w:val="20"/>
                                    </w:rPr>
                                  </w:pPr>
                                  <w:r>
                                    <w:rPr>
                                      <w:color w:val="000000"/>
                                    </w:rPr>
                                    <w:t>-1.8</w:t>
                                  </w:r>
                                </w:p>
                              </w:tc>
                            </w:tr>
                            <w:tr w:rsidR="00F87C0B" w:rsidRPr="00A67631" w14:paraId="08C7A0AE" w14:textId="77777777" w:rsidTr="00E45380">
                              <w:trPr>
                                <w:trHeight w:hRule="exact" w:val="252"/>
                              </w:trPr>
                              <w:tc>
                                <w:tcPr>
                                  <w:tcW w:w="1188" w:type="dxa"/>
                                  <w:shd w:val="clear" w:color="auto" w:fill="auto"/>
                                  <w:noWrap/>
                                  <w:vAlign w:val="center"/>
                                  <w:hideMark/>
                                </w:tcPr>
                                <w:p w14:paraId="6555E9F1" w14:textId="77777777" w:rsidR="00F87C0B" w:rsidRPr="00FC5806" w:rsidRDefault="00F87C0B"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F87C0B" w:rsidRPr="00FC5806" w:rsidRDefault="00F87C0B"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F87C0B" w:rsidRPr="00FC5806" w:rsidRDefault="00F87C0B" w:rsidP="00DC21BF">
                                  <w:pPr>
                                    <w:pStyle w:val="TAMainText"/>
                                    <w:jc w:val="center"/>
                                    <w:rPr>
                                      <w:rFonts w:cs="Arial"/>
                                      <w:sz w:val="20"/>
                                    </w:rPr>
                                  </w:pPr>
                                  <w:r>
                                    <w:rPr>
                                      <w:color w:val="000000"/>
                                    </w:rPr>
                                    <w:t>-0.03</w:t>
                                  </w:r>
                                </w:p>
                              </w:tc>
                              <w:tc>
                                <w:tcPr>
                                  <w:tcW w:w="4866" w:type="dxa"/>
                                  <w:vAlign w:val="center"/>
                                </w:tcPr>
                                <w:p w14:paraId="4543B6E8" w14:textId="0F0DAD77" w:rsidR="00F87C0B" w:rsidRPr="00A47239" w:rsidRDefault="00F87C0B"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F87C0B" w:rsidRPr="00FC5806" w:rsidRDefault="00F87C0B" w:rsidP="00DC21BF">
                                  <w:pPr>
                                    <w:pStyle w:val="TAMainText"/>
                                    <w:jc w:val="center"/>
                                    <w:rPr>
                                      <w:rFonts w:cs="Arial"/>
                                      <w:sz w:val="20"/>
                                    </w:rPr>
                                  </w:pPr>
                                  <w:r>
                                    <w:rPr>
                                      <w:color w:val="000000"/>
                                    </w:rPr>
                                    <w:t>144</w:t>
                                  </w:r>
                                </w:p>
                              </w:tc>
                              <w:tc>
                                <w:tcPr>
                                  <w:tcW w:w="990" w:type="dxa"/>
                                  <w:vAlign w:val="center"/>
                                </w:tcPr>
                                <w:p w14:paraId="38900975" w14:textId="77777777" w:rsidR="00F87C0B" w:rsidRPr="00FC5806" w:rsidRDefault="00F87C0B" w:rsidP="00DC21BF">
                                  <w:pPr>
                                    <w:pStyle w:val="TAMainText"/>
                                    <w:jc w:val="center"/>
                                    <w:rPr>
                                      <w:rFonts w:cs="Arial"/>
                                      <w:sz w:val="20"/>
                                    </w:rPr>
                                  </w:pPr>
                                  <w:r>
                                    <w:rPr>
                                      <w:color w:val="000000"/>
                                    </w:rPr>
                                    <w:t>155</w:t>
                                  </w:r>
                                </w:p>
                              </w:tc>
                            </w:tr>
                            <w:tr w:rsidR="00F87C0B" w:rsidRPr="00A67631" w14:paraId="5A81F178" w14:textId="77777777" w:rsidTr="00E45380">
                              <w:trPr>
                                <w:trHeight w:hRule="exact" w:val="252"/>
                              </w:trPr>
                              <w:tc>
                                <w:tcPr>
                                  <w:tcW w:w="1188" w:type="dxa"/>
                                  <w:shd w:val="clear" w:color="auto" w:fill="auto"/>
                                  <w:noWrap/>
                                  <w:vAlign w:val="center"/>
                                  <w:hideMark/>
                                </w:tcPr>
                                <w:p w14:paraId="6D6BD826" w14:textId="77777777" w:rsidR="00F87C0B" w:rsidRPr="00FC5806" w:rsidRDefault="00F87C0B"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64D05E45"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8BD75B4" w14:textId="77777777" w:rsidR="00F87C0B" w:rsidRPr="00A47239" w:rsidRDefault="00F87C0B" w:rsidP="00DC21BF">
                                  <w:pPr>
                                    <w:pStyle w:val="TAMainText"/>
                                    <w:rPr>
                                      <w:rFonts w:cs="Arial"/>
                                      <w:sz w:val="20"/>
                                    </w:rPr>
                                  </w:pPr>
                                  <w:r>
                                    <w:rPr>
                                      <w:color w:val="000000"/>
                                    </w:rPr>
                                    <w:t>Count of hydrogen bonds to pNPG</w:t>
                                  </w:r>
                                </w:p>
                              </w:tc>
                              <w:tc>
                                <w:tcPr>
                                  <w:tcW w:w="1080" w:type="dxa"/>
                                  <w:vAlign w:val="center"/>
                                </w:tcPr>
                                <w:p w14:paraId="07593ECE" w14:textId="77777777" w:rsidR="00F87C0B" w:rsidRPr="00FC5806" w:rsidRDefault="00F87C0B" w:rsidP="00DC21BF">
                                  <w:pPr>
                                    <w:pStyle w:val="TAMainText"/>
                                    <w:jc w:val="center"/>
                                    <w:rPr>
                                      <w:rFonts w:cs="Arial"/>
                                      <w:sz w:val="20"/>
                                    </w:rPr>
                                  </w:pPr>
                                  <w:r>
                                    <w:rPr>
                                      <w:color w:val="000000"/>
                                    </w:rPr>
                                    <w:t>4</w:t>
                                  </w:r>
                                </w:p>
                              </w:tc>
                              <w:tc>
                                <w:tcPr>
                                  <w:tcW w:w="990" w:type="dxa"/>
                                  <w:vAlign w:val="center"/>
                                </w:tcPr>
                                <w:p w14:paraId="05CB1219" w14:textId="77777777" w:rsidR="00F87C0B" w:rsidRPr="00FC5806" w:rsidRDefault="00F87C0B" w:rsidP="00DC21BF">
                                  <w:pPr>
                                    <w:pStyle w:val="TAMainText"/>
                                    <w:jc w:val="center"/>
                                    <w:rPr>
                                      <w:rFonts w:cs="Arial"/>
                                      <w:sz w:val="20"/>
                                    </w:rPr>
                                  </w:pPr>
                                  <w:r>
                                    <w:rPr>
                                      <w:color w:val="000000"/>
                                    </w:rPr>
                                    <w:t>9</w:t>
                                  </w:r>
                                </w:p>
                              </w:tc>
                            </w:tr>
                            <w:tr w:rsidR="00F87C0B" w:rsidRPr="00A67631" w14:paraId="2CFA0D85" w14:textId="77777777" w:rsidTr="00E45380">
                              <w:trPr>
                                <w:trHeight w:hRule="exact" w:val="252"/>
                              </w:trPr>
                              <w:tc>
                                <w:tcPr>
                                  <w:tcW w:w="1188" w:type="dxa"/>
                                  <w:shd w:val="clear" w:color="auto" w:fill="auto"/>
                                  <w:noWrap/>
                                  <w:vAlign w:val="center"/>
                                  <w:hideMark/>
                                </w:tcPr>
                                <w:p w14:paraId="46195EC3" w14:textId="77777777" w:rsidR="00F87C0B" w:rsidRPr="00FC5806" w:rsidRDefault="00F87C0B"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DC5846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3D7485D5" w14:textId="77777777" w:rsidR="00F87C0B" w:rsidRPr="00A47239" w:rsidRDefault="00F87C0B"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F87C0B" w:rsidRPr="00FC5806" w:rsidRDefault="00F87C0B" w:rsidP="00DC21BF">
                                  <w:pPr>
                                    <w:pStyle w:val="TAMainText"/>
                                    <w:jc w:val="center"/>
                                    <w:rPr>
                                      <w:rFonts w:cs="Arial"/>
                                      <w:sz w:val="20"/>
                                    </w:rPr>
                                  </w:pPr>
                                  <w:r>
                                    <w:rPr>
                                      <w:color w:val="000000"/>
                                    </w:rPr>
                                    <w:t>-0.93</w:t>
                                  </w:r>
                                </w:p>
                              </w:tc>
                              <w:tc>
                                <w:tcPr>
                                  <w:tcW w:w="990" w:type="dxa"/>
                                  <w:vAlign w:val="center"/>
                                </w:tcPr>
                                <w:p w14:paraId="2204CB5A" w14:textId="77777777" w:rsidR="00F87C0B" w:rsidRPr="00FC5806" w:rsidRDefault="00F87C0B" w:rsidP="00DC21BF">
                                  <w:pPr>
                                    <w:pStyle w:val="TAMainText"/>
                                    <w:jc w:val="center"/>
                                    <w:rPr>
                                      <w:rFonts w:cs="Arial"/>
                                      <w:sz w:val="20"/>
                                    </w:rPr>
                                  </w:pPr>
                                  <w:r>
                                    <w:rPr>
                                      <w:color w:val="000000"/>
                                    </w:rPr>
                                    <w:t>-0.21</w:t>
                                  </w:r>
                                </w:p>
                              </w:tc>
                            </w:tr>
                            <w:tr w:rsidR="00F87C0B" w:rsidRPr="00A67631" w14:paraId="10584214" w14:textId="77777777" w:rsidTr="00E45380">
                              <w:trPr>
                                <w:trHeight w:hRule="exact" w:val="252"/>
                              </w:trPr>
                              <w:tc>
                                <w:tcPr>
                                  <w:tcW w:w="1188" w:type="dxa"/>
                                  <w:shd w:val="clear" w:color="auto" w:fill="auto"/>
                                  <w:noWrap/>
                                  <w:vAlign w:val="center"/>
                                  <w:hideMark/>
                                </w:tcPr>
                                <w:p w14:paraId="0FE56848" w14:textId="77777777" w:rsidR="00F87C0B" w:rsidRPr="00FC5806" w:rsidRDefault="00F87C0B"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62E82994"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7F8FFE22"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521569B8" w14:textId="77777777" w:rsidR="00F87C0B" w:rsidRPr="00FC5806" w:rsidRDefault="00F87C0B" w:rsidP="00DC21BF">
                                  <w:pPr>
                                    <w:pStyle w:val="TAMainText"/>
                                    <w:jc w:val="center"/>
                                    <w:rPr>
                                      <w:rFonts w:cs="Arial"/>
                                      <w:sz w:val="20"/>
                                    </w:rPr>
                                  </w:pPr>
                                  <w:r>
                                    <w:rPr>
                                      <w:color w:val="000000"/>
                                    </w:rPr>
                                    <w:t>0.54</w:t>
                                  </w:r>
                                </w:p>
                              </w:tc>
                              <w:tc>
                                <w:tcPr>
                                  <w:tcW w:w="990" w:type="dxa"/>
                                  <w:vAlign w:val="center"/>
                                </w:tcPr>
                                <w:p w14:paraId="1A858BFE" w14:textId="77777777" w:rsidR="00F87C0B" w:rsidRPr="00FC5806" w:rsidRDefault="00F87C0B" w:rsidP="00DC21BF">
                                  <w:pPr>
                                    <w:pStyle w:val="TAMainText"/>
                                    <w:jc w:val="center"/>
                                    <w:rPr>
                                      <w:rFonts w:cs="Arial"/>
                                      <w:sz w:val="20"/>
                                    </w:rPr>
                                  </w:pPr>
                                  <w:r>
                                    <w:rPr>
                                      <w:color w:val="000000"/>
                                    </w:rPr>
                                    <w:t>0.99</w:t>
                                  </w:r>
                                </w:p>
                              </w:tc>
                            </w:tr>
                            <w:tr w:rsidR="00F87C0B" w:rsidRPr="00A67631" w14:paraId="060148B5" w14:textId="77777777" w:rsidTr="00E45380">
                              <w:trPr>
                                <w:trHeight w:hRule="exact" w:val="252"/>
                              </w:trPr>
                              <w:tc>
                                <w:tcPr>
                                  <w:tcW w:w="1188" w:type="dxa"/>
                                  <w:shd w:val="clear" w:color="auto" w:fill="auto"/>
                                  <w:noWrap/>
                                  <w:vAlign w:val="center"/>
                                  <w:hideMark/>
                                </w:tcPr>
                                <w:p w14:paraId="24EBB296" w14:textId="77777777" w:rsidR="00F87C0B" w:rsidRPr="00FC5806" w:rsidRDefault="00F87C0B"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F87C0B" w:rsidRPr="00FC5806" w:rsidRDefault="00F87C0B"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77967B20" w14:textId="1FD8D4B5" w:rsidR="00F87C0B" w:rsidRPr="00A47239" w:rsidRDefault="00F87C0B"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F87C0B" w:rsidRPr="00FC5806" w:rsidRDefault="00F87C0B" w:rsidP="00DC21BF">
                                  <w:pPr>
                                    <w:pStyle w:val="TAMainText"/>
                                    <w:jc w:val="center"/>
                                    <w:rPr>
                                      <w:rFonts w:cs="Arial"/>
                                      <w:sz w:val="20"/>
                                    </w:rPr>
                                  </w:pPr>
                                  <w:r>
                                    <w:rPr>
                                      <w:color w:val="000000"/>
                                    </w:rPr>
                                    <w:t>0.86</w:t>
                                  </w:r>
                                </w:p>
                              </w:tc>
                              <w:tc>
                                <w:tcPr>
                                  <w:tcW w:w="990" w:type="dxa"/>
                                  <w:vAlign w:val="center"/>
                                </w:tcPr>
                                <w:p w14:paraId="566BF0CA" w14:textId="77777777" w:rsidR="00F87C0B" w:rsidRPr="00FC5806" w:rsidRDefault="00F87C0B" w:rsidP="00DC21BF">
                                  <w:pPr>
                                    <w:pStyle w:val="TAMainText"/>
                                    <w:jc w:val="center"/>
                                    <w:rPr>
                                      <w:rFonts w:cs="Arial"/>
                                      <w:sz w:val="20"/>
                                    </w:rPr>
                                  </w:pPr>
                                  <w:r>
                                    <w:rPr>
                                      <w:color w:val="000000"/>
                                    </w:rPr>
                                    <w:t>0.96</w:t>
                                  </w:r>
                                </w:p>
                              </w:tc>
                            </w:tr>
                            <w:tr w:rsidR="00F87C0B" w:rsidRPr="00A67631" w14:paraId="07EC2E83" w14:textId="77777777" w:rsidTr="00E45380">
                              <w:trPr>
                                <w:trHeight w:hRule="exact" w:val="252"/>
                              </w:trPr>
                              <w:tc>
                                <w:tcPr>
                                  <w:tcW w:w="1188" w:type="dxa"/>
                                  <w:shd w:val="clear" w:color="auto" w:fill="auto"/>
                                  <w:noWrap/>
                                  <w:vAlign w:val="center"/>
                                  <w:hideMark/>
                                </w:tcPr>
                                <w:p w14:paraId="7A4EFAA1"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F87C0B" w:rsidRPr="00FC5806" w:rsidRDefault="00F87C0B"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F87C0B" w:rsidRPr="00FC5806" w:rsidRDefault="00F87C0B" w:rsidP="00DC21BF">
                                  <w:pPr>
                                    <w:pStyle w:val="TAMainText"/>
                                    <w:jc w:val="center"/>
                                    <w:rPr>
                                      <w:rFonts w:cs="Arial"/>
                                      <w:sz w:val="20"/>
                                    </w:rPr>
                                  </w:pPr>
                                  <w:r>
                                    <w:rPr>
                                      <w:color w:val="000000"/>
                                    </w:rPr>
                                    <w:t>1.00</w:t>
                                  </w:r>
                                </w:p>
                              </w:tc>
                              <w:tc>
                                <w:tcPr>
                                  <w:tcW w:w="4866" w:type="dxa"/>
                                  <w:vAlign w:val="center"/>
                                </w:tcPr>
                                <w:p w14:paraId="294279E0" w14:textId="77777777" w:rsidR="00F87C0B" w:rsidRPr="00A47239" w:rsidRDefault="00F87C0B" w:rsidP="00DC21BF">
                                  <w:pPr>
                                    <w:pStyle w:val="TAMainText"/>
                                    <w:rPr>
                                      <w:rFonts w:cs="Arial"/>
                                      <w:sz w:val="20"/>
                                    </w:rPr>
                                  </w:pPr>
                                  <w:r>
                                    <w:rPr>
                                      <w:color w:val="000000"/>
                                    </w:rPr>
                                    <w:t>Packing of the system without pNPG</w:t>
                                  </w:r>
                                </w:p>
                              </w:tc>
                              <w:tc>
                                <w:tcPr>
                                  <w:tcW w:w="1080" w:type="dxa"/>
                                  <w:vAlign w:val="center"/>
                                </w:tcPr>
                                <w:p w14:paraId="764A3FB1"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97A67C8" w14:textId="77777777" w:rsidR="00F87C0B" w:rsidRPr="00FC5806" w:rsidRDefault="00F87C0B" w:rsidP="00DC21BF">
                                  <w:pPr>
                                    <w:pStyle w:val="TAMainText"/>
                                    <w:jc w:val="center"/>
                                    <w:rPr>
                                      <w:rFonts w:cs="Arial"/>
                                      <w:sz w:val="20"/>
                                    </w:rPr>
                                  </w:pPr>
                                  <w:r>
                                    <w:rPr>
                                      <w:color w:val="000000"/>
                                    </w:rPr>
                                    <w:t>0.72</w:t>
                                  </w:r>
                                </w:p>
                              </w:tc>
                            </w:tr>
                            <w:tr w:rsidR="00F87C0B" w:rsidRPr="00A67631" w14:paraId="598C5134" w14:textId="77777777" w:rsidTr="00E45380">
                              <w:trPr>
                                <w:trHeight w:hRule="exact" w:val="252"/>
                              </w:trPr>
                              <w:tc>
                                <w:tcPr>
                                  <w:tcW w:w="1188" w:type="dxa"/>
                                  <w:shd w:val="clear" w:color="auto" w:fill="auto"/>
                                  <w:noWrap/>
                                  <w:vAlign w:val="center"/>
                                  <w:hideMark/>
                                </w:tcPr>
                                <w:p w14:paraId="0AC11CAD"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F87C0B" w:rsidRPr="00FC5806" w:rsidRDefault="00F87C0B"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F87C0B" w:rsidRPr="00FC5806" w:rsidRDefault="00F87C0B" w:rsidP="00DC21BF">
                                  <w:pPr>
                                    <w:pStyle w:val="TAMainText"/>
                                    <w:jc w:val="center"/>
                                    <w:rPr>
                                      <w:rFonts w:cs="Arial"/>
                                      <w:sz w:val="20"/>
                                    </w:rPr>
                                  </w:pPr>
                                  <w:r>
                                    <w:rPr>
                                      <w:color w:val="000000"/>
                                    </w:rPr>
                                    <w:t>0.46</w:t>
                                  </w:r>
                                </w:p>
                              </w:tc>
                              <w:tc>
                                <w:tcPr>
                                  <w:tcW w:w="4866" w:type="dxa"/>
                                  <w:vAlign w:val="center"/>
                                </w:tcPr>
                                <w:p w14:paraId="4EA85A95" w14:textId="77777777" w:rsidR="00F87C0B" w:rsidRPr="00A47239" w:rsidRDefault="00F87C0B" w:rsidP="00DC21BF">
                                  <w:pPr>
                                    <w:pStyle w:val="TAMainText"/>
                                    <w:rPr>
                                      <w:rFonts w:cs="Arial"/>
                                      <w:sz w:val="20"/>
                                    </w:rPr>
                                  </w:pPr>
                                  <w:r>
                                    <w:rPr>
                                      <w:color w:val="000000"/>
                                    </w:rPr>
                                    <w:t>Packing of the system with pNPG</w:t>
                                  </w:r>
                                </w:p>
                              </w:tc>
                              <w:tc>
                                <w:tcPr>
                                  <w:tcW w:w="1080" w:type="dxa"/>
                                  <w:vAlign w:val="center"/>
                                </w:tcPr>
                                <w:p w14:paraId="2BA7E24B"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62A11AC1" w14:textId="77777777" w:rsidR="00F87C0B" w:rsidRPr="00FC5806" w:rsidRDefault="00F87C0B" w:rsidP="00DC21BF">
                                  <w:pPr>
                                    <w:pStyle w:val="TAMainText"/>
                                    <w:jc w:val="center"/>
                                    <w:rPr>
                                      <w:rFonts w:cs="Arial"/>
                                      <w:sz w:val="20"/>
                                    </w:rPr>
                                  </w:pPr>
                                  <w:r>
                                    <w:rPr>
                                      <w:color w:val="000000"/>
                                    </w:rPr>
                                    <w:t>0.73</w:t>
                                  </w:r>
                                </w:p>
                              </w:tc>
                            </w:tr>
                            <w:tr w:rsidR="00F87C0B" w:rsidRPr="00A67631" w14:paraId="6299623E" w14:textId="77777777" w:rsidTr="00E45380">
                              <w:trPr>
                                <w:trHeight w:hRule="exact" w:val="252"/>
                              </w:trPr>
                              <w:tc>
                                <w:tcPr>
                                  <w:tcW w:w="1188" w:type="dxa"/>
                                  <w:shd w:val="clear" w:color="auto" w:fill="auto"/>
                                  <w:noWrap/>
                                  <w:vAlign w:val="center"/>
                                  <w:hideMark/>
                                </w:tcPr>
                                <w:p w14:paraId="771411BA" w14:textId="77777777" w:rsidR="00F87C0B" w:rsidRPr="00FC5806" w:rsidRDefault="00F87C0B"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F87C0B" w:rsidRPr="00FC5806" w:rsidRDefault="00F87C0B"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38926BFF" w14:textId="77777777" w:rsidR="00F87C0B" w:rsidRPr="00A47239" w:rsidRDefault="00F87C0B" w:rsidP="00DC21BF">
                                  <w:pPr>
                                    <w:pStyle w:val="TAMainText"/>
                                    <w:rPr>
                                      <w:rFonts w:cs="Arial"/>
                                      <w:sz w:val="20"/>
                                    </w:rPr>
                                  </w:pPr>
                                  <w:r>
                                    <w:rPr>
                                      <w:color w:val="000000"/>
                                    </w:rPr>
                                    <w:t>Hydrogen bonding energy of Y295</w:t>
                                  </w:r>
                                </w:p>
                              </w:tc>
                              <w:tc>
                                <w:tcPr>
                                  <w:tcW w:w="1080" w:type="dxa"/>
                                  <w:vAlign w:val="center"/>
                                </w:tcPr>
                                <w:p w14:paraId="6445D925" w14:textId="77777777" w:rsidR="00F87C0B" w:rsidRPr="00FC5806" w:rsidRDefault="00F87C0B" w:rsidP="00DC21BF">
                                  <w:pPr>
                                    <w:pStyle w:val="TAMainText"/>
                                    <w:jc w:val="center"/>
                                    <w:rPr>
                                      <w:rFonts w:cs="Arial"/>
                                      <w:sz w:val="20"/>
                                    </w:rPr>
                                  </w:pPr>
                                  <w:r>
                                    <w:rPr>
                                      <w:color w:val="000000"/>
                                    </w:rPr>
                                    <w:t>-1.28</w:t>
                                  </w:r>
                                </w:p>
                              </w:tc>
                              <w:tc>
                                <w:tcPr>
                                  <w:tcW w:w="990" w:type="dxa"/>
                                  <w:vAlign w:val="center"/>
                                </w:tcPr>
                                <w:p w14:paraId="66A85387" w14:textId="77777777" w:rsidR="00F87C0B" w:rsidRPr="00FC5806" w:rsidRDefault="00F87C0B" w:rsidP="00DC21BF">
                                  <w:pPr>
                                    <w:pStyle w:val="TAMainText"/>
                                    <w:jc w:val="center"/>
                                    <w:rPr>
                                      <w:rFonts w:cs="Arial"/>
                                      <w:sz w:val="20"/>
                                    </w:rPr>
                                  </w:pPr>
                                  <w:r>
                                    <w:rPr>
                                      <w:color w:val="000000"/>
                                    </w:rPr>
                                    <w:t>-0.5</w:t>
                                  </w:r>
                                </w:p>
                              </w:tc>
                            </w:tr>
                            <w:tr w:rsidR="00F87C0B" w:rsidRPr="00A67631" w14:paraId="7C56AD92" w14:textId="77777777" w:rsidTr="00E45380">
                              <w:trPr>
                                <w:trHeight w:hRule="exact" w:val="252"/>
                              </w:trPr>
                              <w:tc>
                                <w:tcPr>
                                  <w:tcW w:w="1188" w:type="dxa"/>
                                  <w:shd w:val="clear" w:color="auto" w:fill="auto"/>
                                  <w:noWrap/>
                                  <w:vAlign w:val="center"/>
                                  <w:hideMark/>
                                </w:tcPr>
                                <w:p w14:paraId="315ADC8F"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5CC3358" w14:textId="77777777" w:rsidR="00F87C0B" w:rsidRPr="00FC5806" w:rsidRDefault="00F87C0B"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574DD22" w14:textId="77777777" w:rsidR="00F87C0B" w:rsidRPr="00A47239" w:rsidRDefault="00F87C0B" w:rsidP="00DC21BF">
                                  <w:pPr>
                                    <w:pStyle w:val="TAMainText"/>
                                    <w:rPr>
                                      <w:rFonts w:cs="Arial"/>
                                      <w:sz w:val="20"/>
                                    </w:rPr>
                                  </w:pPr>
                                  <w:r>
                                    <w:rPr>
                                      <w:color w:val="000000"/>
                                    </w:rPr>
                                    <w:t>Packing with pNPG around E353</w:t>
                                  </w:r>
                                </w:p>
                              </w:tc>
                              <w:tc>
                                <w:tcPr>
                                  <w:tcW w:w="1080" w:type="dxa"/>
                                  <w:vAlign w:val="center"/>
                                </w:tcPr>
                                <w:p w14:paraId="0F542D55" w14:textId="77777777" w:rsidR="00F87C0B" w:rsidRPr="00FC5806" w:rsidRDefault="00F87C0B" w:rsidP="00DC21BF">
                                  <w:pPr>
                                    <w:pStyle w:val="TAMainText"/>
                                    <w:jc w:val="center"/>
                                    <w:rPr>
                                      <w:rFonts w:cs="Arial"/>
                                      <w:sz w:val="20"/>
                                    </w:rPr>
                                  </w:pPr>
                                  <w:r>
                                    <w:rPr>
                                      <w:color w:val="000000"/>
                                    </w:rPr>
                                    <w:t>0.19</w:t>
                                  </w:r>
                                </w:p>
                              </w:tc>
                              <w:tc>
                                <w:tcPr>
                                  <w:tcW w:w="990" w:type="dxa"/>
                                  <w:vAlign w:val="center"/>
                                </w:tcPr>
                                <w:p w14:paraId="2B5BD066" w14:textId="77777777" w:rsidR="00F87C0B" w:rsidRPr="00FC5806" w:rsidRDefault="00F87C0B" w:rsidP="00DC21BF">
                                  <w:pPr>
                                    <w:pStyle w:val="TAMainText"/>
                                    <w:jc w:val="center"/>
                                    <w:rPr>
                                      <w:rFonts w:cs="Arial"/>
                                      <w:sz w:val="20"/>
                                    </w:rPr>
                                  </w:pPr>
                                  <w:r>
                                    <w:rPr>
                                      <w:color w:val="000000"/>
                                    </w:rPr>
                                    <w:t>1</w:t>
                                  </w:r>
                                </w:p>
                              </w:tc>
                            </w:tr>
                            <w:tr w:rsidR="00F87C0B" w:rsidRPr="00A67631" w14:paraId="64CED28E" w14:textId="77777777" w:rsidTr="00E45380">
                              <w:trPr>
                                <w:trHeight w:hRule="exact" w:val="252"/>
                              </w:trPr>
                              <w:tc>
                                <w:tcPr>
                                  <w:tcW w:w="1188" w:type="dxa"/>
                                  <w:shd w:val="clear" w:color="auto" w:fill="auto"/>
                                  <w:noWrap/>
                                  <w:vAlign w:val="center"/>
                                  <w:hideMark/>
                                </w:tcPr>
                                <w:p w14:paraId="244DB60C"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544DB583" w14:textId="77777777" w:rsidR="00F87C0B" w:rsidRPr="00FC5806" w:rsidRDefault="00F87C0B"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63E12D58" w14:textId="77777777" w:rsidR="00F87C0B" w:rsidRPr="00A47239" w:rsidRDefault="00F87C0B" w:rsidP="00DC21BF">
                                  <w:pPr>
                                    <w:pStyle w:val="TAMainText"/>
                                    <w:rPr>
                                      <w:rFonts w:cs="Arial"/>
                                      <w:sz w:val="20"/>
                                    </w:rPr>
                                  </w:pPr>
                                  <w:r>
                                    <w:rPr>
                                      <w:color w:val="000000"/>
                                    </w:rPr>
                                    <w:t xml:space="preserve">Total system energy </w:t>
                                  </w:r>
                                </w:p>
                              </w:tc>
                              <w:tc>
                                <w:tcPr>
                                  <w:tcW w:w="1080" w:type="dxa"/>
                                  <w:vAlign w:val="center"/>
                                </w:tcPr>
                                <w:p w14:paraId="509580DA" w14:textId="77777777" w:rsidR="00F87C0B" w:rsidRPr="00FC5806" w:rsidRDefault="00F87C0B" w:rsidP="00DC21BF">
                                  <w:pPr>
                                    <w:pStyle w:val="TAMainText"/>
                                    <w:jc w:val="center"/>
                                    <w:rPr>
                                      <w:rFonts w:cs="Arial"/>
                                      <w:sz w:val="20"/>
                                    </w:rPr>
                                  </w:pPr>
                                  <w:r>
                                    <w:rPr>
                                      <w:color w:val="000000"/>
                                    </w:rPr>
                                    <w:t>-636.44</w:t>
                                  </w:r>
                                </w:p>
                              </w:tc>
                              <w:tc>
                                <w:tcPr>
                                  <w:tcW w:w="990" w:type="dxa"/>
                                  <w:vAlign w:val="center"/>
                                </w:tcPr>
                                <w:p w14:paraId="127D1D04" w14:textId="77777777" w:rsidR="00F87C0B" w:rsidRPr="00FC5806" w:rsidRDefault="00F87C0B" w:rsidP="00DC21BF">
                                  <w:pPr>
                                    <w:pStyle w:val="TAMainText"/>
                                    <w:jc w:val="center"/>
                                    <w:rPr>
                                      <w:rFonts w:cs="Arial"/>
                                      <w:sz w:val="20"/>
                                    </w:rPr>
                                  </w:pPr>
                                  <w:r>
                                    <w:rPr>
                                      <w:color w:val="000000"/>
                                    </w:rPr>
                                    <w:t>-621.6</w:t>
                                  </w:r>
                                </w:p>
                              </w:tc>
                            </w:tr>
                            <w:tr w:rsidR="00F87C0B" w:rsidRPr="00A67631" w14:paraId="562DA642" w14:textId="77777777" w:rsidTr="00E45380">
                              <w:trPr>
                                <w:trHeight w:hRule="exact" w:val="252"/>
                              </w:trPr>
                              <w:tc>
                                <w:tcPr>
                                  <w:tcW w:w="1188" w:type="dxa"/>
                                  <w:shd w:val="clear" w:color="auto" w:fill="auto"/>
                                  <w:noWrap/>
                                  <w:vAlign w:val="center"/>
                                  <w:hideMark/>
                                </w:tcPr>
                                <w:p w14:paraId="6D7082F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05C9DAA" w14:textId="77777777" w:rsidR="00F87C0B" w:rsidRPr="00FC5806" w:rsidRDefault="00F87C0B"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7FBDDC65" w14:textId="77777777" w:rsidR="00F87C0B" w:rsidRPr="00A47239" w:rsidRDefault="00F87C0B" w:rsidP="00DC21BF">
                                  <w:pPr>
                                    <w:pStyle w:val="TAMainText"/>
                                    <w:rPr>
                                      <w:rFonts w:cs="Arial"/>
                                      <w:sz w:val="20"/>
                                    </w:rPr>
                                  </w:pPr>
                                  <w:r>
                                    <w:rPr>
                                      <w:color w:val="000000"/>
                                    </w:rPr>
                                    <w:t>Hydrogen bond energy of the total system</w:t>
                                  </w:r>
                                </w:p>
                              </w:tc>
                              <w:tc>
                                <w:tcPr>
                                  <w:tcW w:w="1080" w:type="dxa"/>
                                  <w:vAlign w:val="center"/>
                                </w:tcPr>
                                <w:p w14:paraId="31BD078D" w14:textId="77777777" w:rsidR="00F87C0B" w:rsidRPr="00FC5806" w:rsidRDefault="00F87C0B" w:rsidP="00DC21BF">
                                  <w:pPr>
                                    <w:pStyle w:val="TAMainText"/>
                                    <w:jc w:val="center"/>
                                    <w:rPr>
                                      <w:rFonts w:cs="Arial"/>
                                      <w:sz w:val="20"/>
                                    </w:rPr>
                                  </w:pPr>
                                  <w:r>
                                    <w:rPr>
                                      <w:color w:val="000000"/>
                                    </w:rPr>
                                    <w:t>-76.7</w:t>
                                  </w:r>
                                </w:p>
                              </w:tc>
                              <w:tc>
                                <w:tcPr>
                                  <w:tcW w:w="990" w:type="dxa"/>
                                  <w:vAlign w:val="center"/>
                                </w:tcPr>
                                <w:p w14:paraId="3BD7859D" w14:textId="77777777" w:rsidR="00F87C0B" w:rsidRPr="00FC5806" w:rsidRDefault="00F87C0B" w:rsidP="00DC21BF">
                                  <w:pPr>
                                    <w:pStyle w:val="TAMainText"/>
                                    <w:jc w:val="center"/>
                                    <w:rPr>
                                      <w:rFonts w:cs="Arial"/>
                                      <w:sz w:val="20"/>
                                    </w:rPr>
                                  </w:pPr>
                                  <w:r>
                                    <w:rPr>
                                      <w:color w:val="000000"/>
                                    </w:rPr>
                                    <w:t>-67.63</w:t>
                                  </w:r>
                                </w:p>
                              </w:tc>
                            </w:tr>
                            <w:tr w:rsidR="00F87C0B" w:rsidRPr="00A67631" w14:paraId="631631B3" w14:textId="77777777" w:rsidTr="00E45380">
                              <w:trPr>
                                <w:trHeight w:hRule="exact" w:val="252"/>
                              </w:trPr>
                              <w:tc>
                                <w:tcPr>
                                  <w:tcW w:w="1188" w:type="dxa"/>
                                  <w:shd w:val="clear" w:color="auto" w:fill="auto"/>
                                  <w:noWrap/>
                                  <w:vAlign w:val="center"/>
                                  <w:hideMark/>
                                </w:tcPr>
                                <w:p w14:paraId="3050241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D8578B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5474258C" w14:textId="77777777" w:rsidR="00F87C0B" w:rsidRPr="00FC5806" w:rsidRDefault="00F87C0B" w:rsidP="00DC21BF">
                                  <w:pPr>
                                    <w:pStyle w:val="TAMainText"/>
                                    <w:jc w:val="center"/>
                                    <w:rPr>
                                      <w:rFonts w:cs="Arial"/>
                                      <w:sz w:val="20"/>
                                    </w:rPr>
                                  </w:pPr>
                                  <w:r>
                                    <w:rPr>
                                      <w:color w:val="000000"/>
                                    </w:rPr>
                                    <w:t>0.11</w:t>
                                  </w:r>
                                </w:p>
                              </w:tc>
                              <w:tc>
                                <w:tcPr>
                                  <w:tcW w:w="4866" w:type="dxa"/>
                                  <w:vAlign w:val="center"/>
                                </w:tcPr>
                                <w:p w14:paraId="06D14062"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249F9EE2"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A9F0F2F" w14:textId="77777777" w:rsidR="00F87C0B" w:rsidRPr="00FC5806" w:rsidRDefault="00F87C0B" w:rsidP="00DC21BF">
                                  <w:pPr>
                                    <w:pStyle w:val="TAMainText"/>
                                    <w:jc w:val="center"/>
                                    <w:rPr>
                                      <w:rFonts w:cs="Arial"/>
                                      <w:sz w:val="20"/>
                                    </w:rPr>
                                  </w:pPr>
                                  <w:r>
                                    <w:rPr>
                                      <w:color w:val="000000"/>
                                    </w:rPr>
                                    <w:t>1.41</w:t>
                                  </w:r>
                                </w:p>
                              </w:tc>
                            </w:tr>
                            <w:tr w:rsidR="00F87C0B" w:rsidRPr="00A67631" w14:paraId="45AC1AE5" w14:textId="77777777" w:rsidTr="00E45380">
                              <w:trPr>
                                <w:trHeight w:hRule="exact" w:val="252"/>
                              </w:trPr>
                              <w:tc>
                                <w:tcPr>
                                  <w:tcW w:w="1188" w:type="dxa"/>
                                  <w:shd w:val="clear" w:color="auto" w:fill="auto"/>
                                  <w:noWrap/>
                                  <w:vAlign w:val="center"/>
                                  <w:hideMark/>
                                </w:tcPr>
                                <w:p w14:paraId="657D7FA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A96615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621FBC3"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30C42C8D" w14:textId="77777777" w:rsidR="00F87C0B" w:rsidRPr="00A47239" w:rsidRDefault="00F87C0B"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F87C0B" w:rsidRPr="00FC5806" w:rsidRDefault="00F87C0B" w:rsidP="00DC21BF">
                                  <w:pPr>
                                    <w:pStyle w:val="TAMainText"/>
                                    <w:jc w:val="center"/>
                                    <w:rPr>
                                      <w:rFonts w:cs="Arial"/>
                                      <w:sz w:val="20"/>
                                    </w:rPr>
                                  </w:pPr>
                                  <w:r>
                                    <w:rPr>
                                      <w:color w:val="000000"/>
                                    </w:rPr>
                                    <w:t>0.51</w:t>
                                  </w:r>
                                </w:p>
                              </w:tc>
                              <w:tc>
                                <w:tcPr>
                                  <w:tcW w:w="990" w:type="dxa"/>
                                  <w:vAlign w:val="center"/>
                                </w:tcPr>
                                <w:p w14:paraId="71AAEF52" w14:textId="77777777" w:rsidR="00F87C0B" w:rsidRPr="00FC5806" w:rsidRDefault="00F87C0B" w:rsidP="00DC21BF">
                                  <w:pPr>
                                    <w:pStyle w:val="TAMainText"/>
                                    <w:jc w:val="center"/>
                                    <w:rPr>
                                      <w:rFonts w:cs="Arial"/>
                                      <w:sz w:val="20"/>
                                    </w:rPr>
                                  </w:pPr>
                                  <w:r>
                                    <w:rPr>
                                      <w:color w:val="000000"/>
                                    </w:rPr>
                                    <w:t>1.75</w:t>
                                  </w:r>
                                </w:p>
                              </w:tc>
                            </w:tr>
                            <w:tr w:rsidR="00F87C0B" w:rsidRPr="00A67631" w14:paraId="2DA3553C" w14:textId="77777777" w:rsidTr="00E45380">
                              <w:trPr>
                                <w:trHeight w:hRule="exact" w:val="252"/>
                              </w:trPr>
                              <w:tc>
                                <w:tcPr>
                                  <w:tcW w:w="1188" w:type="dxa"/>
                                  <w:shd w:val="clear" w:color="auto" w:fill="auto"/>
                                  <w:noWrap/>
                                  <w:vAlign w:val="center"/>
                                  <w:hideMark/>
                                </w:tcPr>
                                <w:p w14:paraId="769091A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2330213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0877E0EE" w14:textId="77777777" w:rsidR="00F87C0B" w:rsidRPr="00FC5806" w:rsidRDefault="00F87C0B" w:rsidP="00DC21BF">
                                  <w:pPr>
                                    <w:pStyle w:val="TAMainText"/>
                                    <w:jc w:val="center"/>
                                    <w:rPr>
                                      <w:rFonts w:cs="Arial"/>
                                      <w:sz w:val="20"/>
                                    </w:rPr>
                                  </w:pPr>
                                  <w:r>
                                    <w:rPr>
                                      <w:color w:val="000000"/>
                                    </w:rPr>
                                    <w:t>0.32</w:t>
                                  </w:r>
                                </w:p>
                              </w:tc>
                              <w:tc>
                                <w:tcPr>
                                  <w:tcW w:w="4866" w:type="dxa"/>
                                  <w:vAlign w:val="center"/>
                                </w:tcPr>
                                <w:p w14:paraId="79FCADAD" w14:textId="77777777" w:rsidR="00F87C0B" w:rsidRPr="00A47239" w:rsidRDefault="00F87C0B" w:rsidP="00DC21BF">
                                  <w:pPr>
                                    <w:pStyle w:val="TAMainText"/>
                                    <w:rPr>
                                      <w:rFonts w:cs="Arial"/>
                                      <w:sz w:val="20"/>
                                    </w:rPr>
                                  </w:pPr>
                                  <w:r>
                                    <w:rPr>
                                      <w:color w:val="000000"/>
                                    </w:rPr>
                                    <w:t>Packing around E353 without pNPG</w:t>
                                  </w:r>
                                </w:p>
                              </w:tc>
                              <w:tc>
                                <w:tcPr>
                                  <w:tcW w:w="1080" w:type="dxa"/>
                                  <w:vAlign w:val="center"/>
                                </w:tcPr>
                                <w:p w14:paraId="6D9FADEC"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21E01C1D" w14:textId="77777777" w:rsidR="00F87C0B" w:rsidRPr="00FC5806" w:rsidRDefault="00F87C0B" w:rsidP="00DC21BF">
                                  <w:pPr>
                                    <w:pStyle w:val="TAMainText"/>
                                    <w:jc w:val="center"/>
                                    <w:rPr>
                                      <w:rFonts w:cs="Arial"/>
                                      <w:sz w:val="20"/>
                                    </w:rPr>
                                  </w:pPr>
                                  <w:r>
                                    <w:rPr>
                                      <w:color w:val="000000"/>
                                    </w:rPr>
                                    <w:t>0.99</w:t>
                                  </w:r>
                                </w:p>
                              </w:tc>
                            </w:tr>
                            <w:tr w:rsidR="00F87C0B" w:rsidRPr="00A67631" w14:paraId="53A1D9E7" w14:textId="77777777" w:rsidTr="00E45380">
                              <w:trPr>
                                <w:trHeight w:hRule="exact" w:val="252"/>
                              </w:trPr>
                              <w:tc>
                                <w:tcPr>
                                  <w:tcW w:w="1188" w:type="dxa"/>
                                  <w:shd w:val="clear" w:color="auto" w:fill="auto"/>
                                  <w:noWrap/>
                                  <w:vAlign w:val="center"/>
                                  <w:hideMark/>
                                </w:tcPr>
                                <w:p w14:paraId="6E09AA5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3D80F9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2DADAD1" w14:textId="77777777" w:rsidR="00F87C0B" w:rsidRPr="00FC5806" w:rsidRDefault="00F87C0B" w:rsidP="00DC21BF">
                                  <w:pPr>
                                    <w:pStyle w:val="TAMainText"/>
                                    <w:jc w:val="center"/>
                                    <w:rPr>
                                      <w:rFonts w:cs="Arial"/>
                                      <w:sz w:val="20"/>
                                    </w:rPr>
                                  </w:pPr>
                                  <w:r>
                                    <w:rPr>
                                      <w:color w:val="000000"/>
                                    </w:rPr>
                                    <w:t>0.34</w:t>
                                  </w:r>
                                </w:p>
                              </w:tc>
                              <w:tc>
                                <w:tcPr>
                                  <w:tcW w:w="4866" w:type="dxa"/>
                                  <w:vAlign w:val="center"/>
                                </w:tcPr>
                                <w:p w14:paraId="710937EC" w14:textId="77777777" w:rsidR="00F87C0B" w:rsidRPr="00A47239" w:rsidRDefault="00F87C0B" w:rsidP="00DC21BF">
                                  <w:pPr>
                                    <w:pStyle w:val="TAMainText"/>
                                    <w:rPr>
                                      <w:rFonts w:cs="Arial"/>
                                      <w:sz w:val="20"/>
                                    </w:rPr>
                                  </w:pPr>
                                  <w:r>
                                    <w:rPr>
                                      <w:color w:val="000000"/>
                                    </w:rPr>
                                    <w:t>Packing around E164 without pNPG</w:t>
                                  </w:r>
                                </w:p>
                              </w:tc>
                              <w:tc>
                                <w:tcPr>
                                  <w:tcW w:w="1080" w:type="dxa"/>
                                  <w:vAlign w:val="center"/>
                                </w:tcPr>
                                <w:p w14:paraId="09B35B30"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40BDFD0E" w14:textId="77777777" w:rsidR="00F87C0B" w:rsidRPr="00FC5806" w:rsidRDefault="00F87C0B" w:rsidP="00DC21BF">
                                  <w:pPr>
                                    <w:pStyle w:val="TAMainText"/>
                                    <w:jc w:val="center"/>
                                    <w:rPr>
                                      <w:rFonts w:cs="Arial"/>
                                      <w:sz w:val="20"/>
                                    </w:rPr>
                                  </w:pPr>
                                  <w:r>
                                    <w:rPr>
                                      <w:color w:val="000000"/>
                                    </w:rPr>
                                    <w:t>0.99</w:t>
                                  </w:r>
                                </w:p>
                              </w:tc>
                            </w:tr>
                            <w:tr w:rsidR="00F87C0B" w:rsidRPr="00A67631" w14:paraId="0CB8C474" w14:textId="77777777" w:rsidTr="00E45380">
                              <w:trPr>
                                <w:trHeight w:hRule="exact" w:val="252"/>
                              </w:trPr>
                              <w:tc>
                                <w:tcPr>
                                  <w:tcW w:w="1188" w:type="dxa"/>
                                  <w:shd w:val="clear" w:color="auto" w:fill="auto"/>
                                  <w:noWrap/>
                                  <w:vAlign w:val="center"/>
                                  <w:hideMark/>
                                </w:tcPr>
                                <w:p w14:paraId="03314844"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4AE07E9"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737239C1" w14:textId="77777777" w:rsidR="00F87C0B" w:rsidRPr="00FC5806" w:rsidRDefault="00F87C0B" w:rsidP="00DC21BF">
                                  <w:pPr>
                                    <w:pStyle w:val="TAMainText"/>
                                    <w:jc w:val="center"/>
                                    <w:rPr>
                                      <w:rFonts w:cs="Arial"/>
                                      <w:sz w:val="20"/>
                                    </w:rPr>
                                  </w:pPr>
                                  <w:r>
                                    <w:rPr>
                                      <w:color w:val="000000"/>
                                    </w:rPr>
                                    <w:t>0.38</w:t>
                                  </w:r>
                                </w:p>
                              </w:tc>
                              <w:tc>
                                <w:tcPr>
                                  <w:tcW w:w="4866" w:type="dxa"/>
                                  <w:vAlign w:val="center"/>
                                </w:tcPr>
                                <w:p w14:paraId="001E963B" w14:textId="77777777" w:rsidR="00F87C0B" w:rsidRPr="00A47239" w:rsidRDefault="00F87C0B"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F87C0B" w:rsidRPr="00FC5806" w:rsidRDefault="00F87C0B" w:rsidP="00DC21BF">
                                  <w:pPr>
                                    <w:pStyle w:val="TAMainText"/>
                                    <w:jc w:val="center"/>
                                    <w:rPr>
                                      <w:rFonts w:cs="Arial"/>
                                      <w:sz w:val="20"/>
                                    </w:rPr>
                                  </w:pPr>
                                  <w:r>
                                    <w:rPr>
                                      <w:color w:val="000000"/>
                                    </w:rPr>
                                    <w:t>0.34</w:t>
                                  </w:r>
                                </w:p>
                              </w:tc>
                              <w:tc>
                                <w:tcPr>
                                  <w:tcW w:w="990" w:type="dxa"/>
                                  <w:vAlign w:val="center"/>
                                </w:tcPr>
                                <w:p w14:paraId="3AB6AA87" w14:textId="77777777" w:rsidR="00F87C0B" w:rsidRPr="00FC5806" w:rsidRDefault="00F87C0B" w:rsidP="00DC21BF">
                                  <w:pPr>
                                    <w:pStyle w:val="TAMainText"/>
                                    <w:jc w:val="center"/>
                                    <w:rPr>
                                      <w:rFonts w:cs="Arial"/>
                                      <w:sz w:val="20"/>
                                    </w:rPr>
                                  </w:pPr>
                                  <w:r>
                                    <w:rPr>
                                      <w:color w:val="000000"/>
                                    </w:rPr>
                                    <w:t>0.99</w:t>
                                  </w:r>
                                </w:p>
                              </w:tc>
                            </w:tr>
                            <w:tr w:rsidR="00F87C0B" w:rsidRPr="00A67631" w14:paraId="71596F3F" w14:textId="77777777" w:rsidTr="00E45380">
                              <w:trPr>
                                <w:trHeight w:hRule="exact" w:val="252"/>
                              </w:trPr>
                              <w:tc>
                                <w:tcPr>
                                  <w:tcW w:w="1188" w:type="dxa"/>
                                  <w:shd w:val="clear" w:color="auto" w:fill="auto"/>
                                  <w:noWrap/>
                                  <w:vAlign w:val="center"/>
                                  <w:hideMark/>
                                </w:tcPr>
                                <w:p w14:paraId="27554D97"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E8E5D3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069AEC23" w14:textId="77777777" w:rsidR="00F87C0B" w:rsidRPr="00FC5806" w:rsidRDefault="00F87C0B" w:rsidP="00DC21BF">
                                  <w:pPr>
                                    <w:pStyle w:val="TAMainText"/>
                                    <w:jc w:val="center"/>
                                    <w:rPr>
                                      <w:rFonts w:cs="Arial"/>
                                      <w:sz w:val="20"/>
                                    </w:rPr>
                                  </w:pPr>
                                  <w:r>
                                    <w:rPr>
                                      <w:color w:val="000000"/>
                                    </w:rPr>
                                    <w:t>0.51</w:t>
                                  </w:r>
                                </w:p>
                              </w:tc>
                              <w:tc>
                                <w:tcPr>
                                  <w:tcW w:w="4866" w:type="dxa"/>
                                  <w:vAlign w:val="center"/>
                                </w:tcPr>
                                <w:p w14:paraId="0061B670"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3FA0913F" w14:textId="77777777" w:rsidR="00F87C0B" w:rsidRPr="00FC5806" w:rsidRDefault="00F87C0B" w:rsidP="00DC21BF">
                                  <w:pPr>
                                    <w:pStyle w:val="TAMainText"/>
                                    <w:jc w:val="center"/>
                                    <w:rPr>
                                      <w:rFonts w:cs="Arial"/>
                                      <w:sz w:val="20"/>
                                    </w:rPr>
                                  </w:pPr>
                                  <w:r>
                                    <w:rPr>
                                      <w:color w:val="000000"/>
                                    </w:rPr>
                                    <w:t>0.83</w:t>
                                  </w:r>
                                </w:p>
                              </w:tc>
                              <w:tc>
                                <w:tcPr>
                                  <w:tcW w:w="990" w:type="dxa"/>
                                  <w:vAlign w:val="center"/>
                                </w:tcPr>
                                <w:p w14:paraId="0DF0FE53" w14:textId="77777777" w:rsidR="00F87C0B" w:rsidRPr="00FC5806" w:rsidRDefault="00F87C0B" w:rsidP="00DC21BF">
                                  <w:pPr>
                                    <w:pStyle w:val="TAMainText"/>
                                    <w:jc w:val="center"/>
                                    <w:rPr>
                                      <w:rFonts w:cs="Arial"/>
                                      <w:sz w:val="20"/>
                                    </w:rPr>
                                  </w:pPr>
                                  <w:r>
                                    <w:rPr>
                                      <w:color w:val="000000"/>
                                    </w:rPr>
                                    <w:t>1.53</w:t>
                                  </w:r>
                                </w:p>
                              </w:tc>
                            </w:tr>
                          </w:tbl>
                          <w:p w14:paraId="0308C915" w14:textId="77777777" w:rsidR="00F87C0B" w:rsidRPr="00C5019C" w:rsidRDefault="00F87C0B"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F87C0B" w:rsidRDefault="00F87C0B" w:rsidP="00C5019C">
                      <w:pPr>
                        <w:pStyle w:val="VDTableTitle"/>
                        <w:rPr>
                          <w:b w:val="0"/>
                          <w:i/>
                        </w:rPr>
                      </w:pPr>
                      <w:r w:rsidRPr="00170AC9">
                        <w:t>T</w:t>
                      </w:r>
                      <w:r>
                        <w:t>able 1.</w:t>
                      </w:r>
                      <w:r w:rsidRPr="00170AC9">
                        <w:t xml:space="preserve"> </w:t>
                      </w:r>
                      <w:proofErr w:type="gramStart"/>
                      <w:r>
                        <w:t>Most informative structural features for kinetic constant prediction.</w:t>
                      </w:r>
                      <w:proofErr w:type="gramEnd"/>
                      <w:r>
                        <w:t xml:space="preserve">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proofErr w:type="gramStart"/>
                      <w:r w:rsidRPr="009B7D76">
                        <w:rPr>
                          <w:b w:val="0"/>
                          <w:i/>
                        </w:rPr>
                        <w:t>ns</w:t>
                      </w:r>
                      <w:proofErr w:type="gramEnd"/>
                      <w:r w:rsidRPr="009B7D76">
                        <w:rPr>
                          <w:b w:val="0"/>
                          <w:i/>
                        </w:rPr>
                        <w:t>=feature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F87C0B"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F87C0B" w:rsidRPr="00A67631" w:rsidRDefault="00F87C0B"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F87C0B" w:rsidRPr="00A67631" w:rsidRDefault="00F87C0B" w:rsidP="00DC21BF">
                            <w:pPr>
                              <w:pStyle w:val="TAMainText"/>
                              <w:jc w:val="center"/>
                              <w:rPr>
                                <w:rFonts w:cs="Arial"/>
                                <w:b/>
                                <w:sz w:val="20"/>
                              </w:rPr>
                            </w:pPr>
                            <w:proofErr w:type="gramStart"/>
                            <w:r>
                              <w:rPr>
                                <w:b/>
                                <w:bCs/>
                                <w:i/>
                                <w:iCs/>
                                <w:color w:val="000000"/>
                              </w:rPr>
                              <w:t>k</w:t>
                            </w:r>
                            <w:r>
                              <w:rPr>
                                <w:b/>
                                <w:bCs/>
                                <w:color w:val="000000"/>
                                <w:vertAlign w:val="subscript"/>
                              </w:rPr>
                              <w:t>cat</w:t>
                            </w:r>
                            <w:proofErr w:type="gramEnd"/>
                          </w:p>
                        </w:tc>
                        <w:tc>
                          <w:tcPr>
                            <w:tcW w:w="985" w:type="dxa"/>
                            <w:tcBorders>
                              <w:bottom w:val="double" w:sz="4" w:space="0" w:color="auto"/>
                            </w:tcBorders>
                            <w:shd w:val="clear" w:color="auto" w:fill="auto"/>
                            <w:noWrap/>
                            <w:vAlign w:val="center"/>
                            <w:hideMark/>
                          </w:tcPr>
                          <w:p w14:paraId="61E7F612" w14:textId="15939FFB" w:rsidR="00F87C0B" w:rsidRPr="00A67631" w:rsidRDefault="00F87C0B"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F87C0B" w:rsidRPr="00A67631" w:rsidRDefault="00F87C0B"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F87C0B" w:rsidRPr="00A67631" w:rsidRDefault="00F87C0B"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F87C0B" w:rsidRPr="00A67631" w:rsidRDefault="00F87C0B" w:rsidP="00DC21BF">
                            <w:pPr>
                              <w:pStyle w:val="TAMainText"/>
                              <w:jc w:val="center"/>
                              <w:rPr>
                                <w:rFonts w:cs="Arial"/>
                                <w:b/>
                                <w:sz w:val="20"/>
                              </w:rPr>
                            </w:pPr>
                            <w:r>
                              <w:rPr>
                                <w:b/>
                                <w:bCs/>
                                <w:color w:val="000000"/>
                              </w:rPr>
                              <w:t>Max.</w:t>
                            </w:r>
                          </w:p>
                        </w:tc>
                      </w:tr>
                      <w:tr w:rsidR="00F87C0B" w:rsidRPr="00A67631" w14:paraId="272C30B9" w14:textId="77777777" w:rsidTr="00E45380">
                        <w:trPr>
                          <w:trHeight w:hRule="exact" w:val="252"/>
                        </w:trPr>
                        <w:tc>
                          <w:tcPr>
                            <w:tcW w:w="1188" w:type="dxa"/>
                            <w:shd w:val="clear" w:color="auto" w:fill="auto"/>
                            <w:noWrap/>
                            <w:vAlign w:val="center"/>
                            <w:hideMark/>
                          </w:tcPr>
                          <w:p w14:paraId="76B86A55" w14:textId="77777777" w:rsidR="00F87C0B" w:rsidRPr="00FC5806" w:rsidRDefault="00F87C0B"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369C305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0F823D3" w14:textId="77777777" w:rsidR="00F87C0B" w:rsidRPr="00A47239" w:rsidRDefault="00F87C0B" w:rsidP="00DC21BF">
                            <w:pPr>
                              <w:pStyle w:val="TAMainText"/>
                              <w:rPr>
                                <w:rFonts w:cs="Arial"/>
                                <w:sz w:val="20"/>
                              </w:rPr>
                            </w:pPr>
                            <w:r>
                              <w:rPr>
                                <w:color w:val="000000"/>
                              </w:rPr>
                              <w:t>Hydrogen bonding energy of pNPG</w:t>
                            </w:r>
                          </w:p>
                        </w:tc>
                        <w:tc>
                          <w:tcPr>
                            <w:tcW w:w="1080" w:type="dxa"/>
                            <w:vAlign w:val="center"/>
                          </w:tcPr>
                          <w:p w14:paraId="6A83066E" w14:textId="77777777" w:rsidR="00F87C0B" w:rsidRPr="00FC5806" w:rsidRDefault="00F87C0B" w:rsidP="00DC21BF">
                            <w:pPr>
                              <w:pStyle w:val="TAMainText"/>
                              <w:jc w:val="center"/>
                              <w:rPr>
                                <w:rFonts w:cs="Arial"/>
                                <w:sz w:val="20"/>
                              </w:rPr>
                            </w:pPr>
                            <w:r>
                              <w:rPr>
                                <w:color w:val="000000"/>
                              </w:rPr>
                              <w:t>-4.53</w:t>
                            </w:r>
                          </w:p>
                        </w:tc>
                        <w:tc>
                          <w:tcPr>
                            <w:tcW w:w="990" w:type="dxa"/>
                            <w:vAlign w:val="center"/>
                          </w:tcPr>
                          <w:p w14:paraId="3F9A8D51" w14:textId="77777777" w:rsidR="00F87C0B" w:rsidRPr="00FC5806" w:rsidRDefault="00F87C0B" w:rsidP="00DC21BF">
                            <w:pPr>
                              <w:pStyle w:val="TAMainText"/>
                              <w:jc w:val="center"/>
                              <w:rPr>
                                <w:rFonts w:cs="Arial"/>
                                <w:sz w:val="20"/>
                              </w:rPr>
                            </w:pPr>
                            <w:r>
                              <w:rPr>
                                <w:color w:val="000000"/>
                              </w:rPr>
                              <w:t>-1.8</w:t>
                            </w:r>
                          </w:p>
                        </w:tc>
                      </w:tr>
                      <w:tr w:rsidR="00F87C0B" w:rsidRPr="00A67631" w14:paraId="08C7A0AE" w14:textId="77777777" w:rsidTr="00E45380">
                        <w:trPr>
                          <w:trHeight w:hRule="exact" w:val="252"/>
                        </w:trPr>
                        <w:tc>
                          <w:tcPr>
                            <w:tcW w:w="1188" w:type="dxa"/>
                            <w:shd w:val="clear" w:color="auto" w:fill="auto"/>
                            <w:noWrap/>
                            <w:vAlign w:val="center"/>
                            <w:hideMark/>
                          </w:tcPr>
                          <w:p w14:paraId="6555E9F1" w14:textId="77777777" w:rsidR="00F87C0B" w:rsidRPr="00FC5806" w:rsidRDefault="00F87C0B"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F87C0B" w:rsidRPr="00FC5806" w:rsidRDefault="00F87C0B"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F87C0B" w:rsidRPr="00FC5806" w:rsidRDefault="00F87C0B" w:rsidP="00DC21BF">
                            <w:pPr>
                              <w:pStyle w:val="TAMainText"/>
                              <w:jc w:val="center"/>
                              <w:rPr>
                                <w:rFonts w:cs="Arial"/>
                                <w:sz w:val="20"/>
                              </w:rPr>
                            </w:pPr>
                            <w:r>
                              <w:rPr>
                                <w:color w:val="000000"/>
                              </w:rPr>
                              <w:t>-0.03</w:t>
                            </w:r>
                          </w:p>
                        </w:tc>
                        <w:tc>
                          <w:tcPr>
                            <w:tcW w:w="4866" w:type="dxa"/>
                            <w:vAlign w:val="center"/>
                          </w:tcPr>
                          <w:p w14:paraId="4543B6E8" w14:textId="0F0DAD77" w:rsidR="00F87C0B" w:rsidRPr="00A47239" w:rsidRDefault="00F87C0B"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F87C0B" w:rsidRPr="00FC5806" w:rsidRDefault="00F87C0B" w:rsidP="00DC21BF">
                            <w:pPr>
                              <w:pStyle w:val="TAMainText"/>
                              <w:jc w:val="center"/>
                              <w:rPr>
                                <w:rFonts w:cs="Arial"/>
                                <w:sz w:val="20"/>
                              </w:rPr>
                            </w:pPr>
                            <w:r>
                              <w:rPr>
                                <w:color w:val="000000"/>
                              </w:rPr>
                              <w:t>144</w:t>
                            </w:r>
                          </w:p>
                        </w:tc>
                        <w:tc>
                          <w:tcPr>
                            <w:tcW w:w="990" w:type="dxa"/>
                            <w:vAlign w:val="center"/>
                          </w:tcPr>
                          <w:p w14:paraId="38900975" w14:textId="77777777" w:rsidR="00F87C0B" w:rsidRPr="00FC5806" w:rsidRDefault="00F87C0B" w:rsidP="00DC21BF">
                            <w:pPr>
                              <w:pStyle w:val="TAMainText"/>
                              <w:jc w:val="center"/>
                              <w:rPr>
                                <w:rFonts w:cs="Arial"/>
                                <w:sz w:val="20"/>
                              </w:rPr>
                            </w:pPr>
                            <w:r>
                              <w:rPr>
                                <w:color w:val="000000"/>
                              </w:rPr>
                              <w:t>155</w:t>
                            </w:r>
                          </w:p>
                        </w:tc>
                      </w:tr>
                      <w:tr w:rsidR="00F87C0B" w:rsidRPr="00A67631" w14:paraId="5A81F178" w14:textId="77777777" w:rsidTr="00E45380">
                        <w:trPr>
                          <w:trHeight w:hRule="exact" w:val="252"/>
                        </w:trPr>
                        <w:tc>
                          <w:tcPr>
                            <w:tcW w:w="1188" w:type="dxa"/>
                            <w:shd w:val="clear" w:color="auto" w:fill="auto"/>
                            <w:noWrap/>
                            <w:vAlign w:val="center"/>
                            <w:hideMark/>
                          </w:tcPr>
                          <w:p w14:paraId="6D6BD826" w14:textId="77777777" w:rsidR="00F87C0B" w:rsidRPr="00FC5806" w:rsidRDefault="00F87C0B"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64D05E45"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8BD75B4" w14:textId="77777777" w:rsidR="00F87C0B" w:rsidRPr="00A47239" w:rsidRDefault="00F87C0B" w:rsidP="00DC21BF">
                            <w:pPr>
                              <w:pStyle w:val="TAMainText"/>
                              <w:rPr>
                                <w:rFonts w:cs="Arial"/>
                                <w:sz w:val="20"/>
                              </w:rPr>
                            </w:pPr>
                            <w:r>
                              <w:rPr>
                                <w:color w:val="000000"/>
                              </w:rPr>
                              <w:t>Count of hydrogen bonds to pNPG</w:t>
                            </w:r>
                          </w:p>
                        </w:tc>
                        <w:tc>
                          <w:tcPr>
                            <w:tcW w:w="1080" w:type="dxa"/>
                            <w:vAlign w:val="center"/>
                          </w:tcPr>
                          <w:p w14:paraId="07593ECE" w14:textId="77777777" w:rsidR="00F87C0B" w:rsidRPr="00FC5806" w:rsidRDefault="00F87C0B" w:rsidP="00DC21BF">
                            <w:pPr>
                              <w:pStyle w:val="TAMainText"/>
                              <w:jc w:val="center"/>
                              <w:rPr>
                                <w:rFonts w:cs="Arial"/>
                                <w:sz w:val="20"/>
                              </w:rPr>
                            </w:pPr>
                            <w:r>
                              <w:rPr>
                                <w:color w:val="000000"/>
                              </w:rPr>
                              <w:t>4</w:t>
                            </w:r>
                          </w:p>
                        </w:tc>
                        <w:tc>
                          <w:tcPr>
                            <w:tcW w:w="990" w:type="dxa"/>
                            <w:vAlign w:val="center"/>
                          </w:tcPr>
                          <w:p w14:paraId="05CB1219" w14:textId="77777777" w:rsidR="00F87C0B" w:rsidRPr="00FC5806" w:rsidRDefault="00F87C0B" w:rsidP="00DC21BF">
                            <w:pPr>
                              <w:pStyle w:val="TAMainText"/>
                              <w:jc w:val="center"/>
                              <w:rPr>
                                <w:rFonts w:cs="Arial"/>
                                <w:sz w:val="20"/>
                              </w:rPr>
                            </w:pPr>
                            <w:r>
                              <w:rPr>
                                <w:color w:val="000000"/>
                              </w:rPr>
                              <w:t>9</w:t>
                            </w:r>
                          </w:p>
                        </w:tc>
                      </w:tr>
                      <w:tr w:rsidR="00F87C0B" w:rsidRPr="00A67631" w14:paraId="2CFA0D85" w14:textId="77777777" w:rsidTr="00E45380">
                        <w:trPr>
                          <w:trHeight w:hRule="exact" w:val="252"/>
                        </w:trPr>
                        <w:tc>
                          <w:tcPr>
                            <w:tcW w:w="1188" w:type="dxa"/>
                            <w:shd w:val="clear" w:color="auto" w:fill="auto"/>
                            <w:noWrap/>
                            <w:vAlign w:val="center"/>
                            <w:hideMark/>
                          </w:tcPr>
                          <w:p w14:paraId="46195EC3" w14:textId="77777777" w:rsidR="00F87C0B" w:rsidRPr="00FC5806" w:rsidRDefault="00F87C0B"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DC5846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3D7485D5" w14:textId="77777777" w:rsidR="00F87C0B" w:rsidRPr="00A47239" w:rsidRDefault="00F87C0B"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F87C0B" w:rsidRPr="00FC5806" w:rsidRDefault="00F87C0B" w:rsidP="00DC21BF">
                            <w:pPr>
                              <w:pStyle w:val="TAMainText"/>
                              <w:jc w:val="center"/>
                              <w:rPr>
                                <w:rFonts w:cs="Arial"/>
                                <w:sz w:val="20"/>
                              </w:rPr>
                            </w:pPr>
                            <w:r>
                              <w:rPr>
                                <w:color w:val="000000"/>
                              </w:rPr>
                              <w:t>-0.93</w:t>
                            </w:r>
                          </w:p>
                        </w:tc>
                        <w:tc>
                          <w:tcPr>
                            <w:tcW w:w="990" w:type="dxa"/>
                            <w:vAlign w:val="center"/>
                          </w:tcPr>
                          <w:p w14:paraId="2204CB5A" w14:textId="77777777" w:rsidR="00F87C0B" w:rsidRPr="00FC5806" w:rsidRDefault="00F87C0B" w:rsidP="00DC21BF">
                            <w:pPr>
                              <w:pStyle w:val="TAMainText"/>
                              <w:jc w:val="center"/>
                              <w:rPr>
                                <w:rFonts w:cs="Arial"/>
                                <w:sz w:val="20"/>
                              </w:rPr>
                            </w:pPr>
                            <w:r>
                              <w:rPr>
                                <w:color w:val="000000"/>
                              </w:rPr>
                              <w:t>-0.21</w:t>
                            </w:r>
                          </w:p>
                        </w:tc>
                      </w:tr>
                      <w:tr w:rsidR="00F87C0B" w:rsidRPr="00A67631" w14:paraId="10584214" w14:textId="77777777" w:rsidTr="00E45380">
                        <w:trPr>
                          <w:trHeight w:hRule="exact" w:val="252"/>
                        </w:trPr>
                        <w:tc>
                          <w:tcPr>
                            <w:tcW w:w="1188" w:type="dxa"/>
                            <w:shd w:val="clear" w:color="auto" w:fill="auto"/>
                            <w:noWrap/>
                            <w:vAlign w:val="center"/>
                            <w:hideMark/>
                          </w:tcPr>
                          <w:p w14:paraId="0FE56848" w14:textId="77777777" w:rsidR="00F87C0B" w:rsidRPr="00FC5806" w:rsidRDefault="00F87C0B"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62E82994"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7F8FFE22"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521569B8" w14:textId="77777777" w:rsidR="00F87C0B" w:rsidRPr="00FC5806" w:rsidRDefault="00F87C0B" w:rsidP="00DC21BF">
                            <w:pPr>
                              <w:pStyle w:val="TAMainText"/>
                              <w:jc w:val="center"/>
                              <w:rPr>
                                <w:rFonts w:cs="Arial"/>
                                <w:sz w:val="20"/>
                              </w:rPr>
                            </w:pPr>
                            <w:r>
                              <w:rPr>
                                <w:color w:val="000000"/>
                              </w:rPr>
                              <w:t>0.54</w:t>
                            </w:r>
                          </w:p>
                        </w:tc>
                        <w:tc>
                          <w:tcPr>
                            <w:tcW w:w="990" w:type="dxa"/>
                            <w:vAlign w:val="center"/>
                          </w:tcPr>
                          <w:p w14:paraId="1A858BFE" w14:textId="77777777" w:rsidR="00F87C0B" w:rsidRPr="00FC5806" w:rsidRDefault="00F87C0B" w:rsidP="00DC21BF">
                            <w:pPr>
                              <w:pStyle w:val="TAMainText"/>
                              <w:jc w:val="center"/>
                              <w:rPr>
                                <w:rFonts w:cs="Arial"/>
                                <w:sz w:val="20"/>
                              </w:rPr>
                            </w:pPr>
                            <w:r>
                              <w:rPr>
                                <w:color w:val="000000"/>
                              </w:rPr>
                              <w:t>0.99</w:t>
                            </w:r>
                          </w:p>
                        </w:tc>
                      </w:tr>
                      <w:tr w:rsidR="00F87C0B" w:rsidRPr="00A67631" w14:paraId="060148B5" w14:textId="77777777" w:rsidTr="00E45380">
                        <w:trPr>
                          <w:trHeight w:hRule="exact" w:val="252"/>
                        </w:trPr>
                        <w:tc>
                          <w:tcPr>
                            <w:tcW w:w="1188" w:type="dxa"/>
                            <w:shd w:val="clear" w:color="auto" w:fill="auto"/>
                            <w:noWrap/>
                            <w:vAlign w:val="center"/>
                            <w:hideMark/>
                          </w:tcPr>
                          <w:p w14:paraId="24EBB296" w14:textId="77777777" w:rsidR="00F87C0B" w:rsidRPr="00FC5806" w:rsidRDefault="00F87C0B"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F87C0B" w:rsidRPr="00FC5806" w:rsidRDefault="00F87C0B"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77967B20" w14:textId="1FD8D4B5" w:rsidR="00F87C0B" w:rsidRPr="00A47239" w:rsidRDefault="00F87C0B"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F87C0B" w:rsidRPr="00FC5806" w:rsidRDefault="00F87C0B" w:rsidP="00DC21BF">
                            <w:pPr>
                              <w:pStyle w:val="TAMainText"/>
                              <w:jc w:val="center"/>
                              <w:rPr>
                                <w:rFonts w:cs="Arial"/>
                                <w:sz w:val="20"/>
                              </w:rPr>
                            </w:pPr>
                            <w:r>
                              <w:rPr>
                                <w:color w:val="000000"/>
                              </w:rPr>
                              <w:t>0.86</w:t>
                            </w:r>
                          </w:p>
                        </w:tc>
                        <w:tc>
                          <w:tcPr>
                            <w:tcW w:w="990" w:type="dxa"/>
                            <w:vAlign w:val="center"/>
                          </w:tcPr>
                          <w:p w14:paraId="566BF0CA" w14:textId="77777777" w:rsidR="00F87C0B" w:rsidRPr="00FC5806" w:rsidRDefault="00F87C0B" w:rsidP="00DC21BF">
                            <w:pPr>
                              <w:pStyle w:val="TAMainText"/>
                              <w:jc w:val="center"/>
                              <w:rPr>
                                <w:rFonts w:cs="Arial"/>
                                <w:sz w:val="20"/>
                              </w:rPr>
                            </w:pPr>
                            <w:r>
                              <w:rPr>
                                <w:color w:val="000000"/>
                              </w:rPr>
                              <w:t>0.96</w:t>
                            </w:r>
                          </w:p>
                        </w:tc>
                      </w:tr>
                      <w:tr w:rsidR="00F87C0B" w:rsidRPr="00A67631" w14:paraId="07EC2E83" w14:textId="77777777" w:rsidTr="00E45380">
                        <w:trPr>
                          <w:trHeight w:hRule="exact" w:val="252"/>
                        </w:trPr>
                        <w:tc>
                          <w:tcPr>
                            <w:tcW w:w="1188" w:type="dxa"/>
                            <w:shd w:val="clear" w:color="auto" w:fill="auto"/>
                            <w:noWrap/>
                            <w:vAlign w:val="center"/>
                            <w:hideMark/>
                          </w:tcPr>
                          <w:p w14:paraId="7A4EFAA1"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F87C0B" w:rsidRPr="00FC5806" w:rsidRDefault="00F87C0B"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F87C0B" w:rsidRPr="00FC5806" w:rsidRDefault="00F87C0B" w:rsidP="00DC21BF">
                            <w:pPr>
                              <w:pStyle w:val="TAMainText"/>
                              <w:jc w:val="center"/>
                              <w:rPr>
                                <w:rFonts w:cs="Arial"/>
                                <w:sz w:val="20"/>
                              </w:rPr>
                            </w:pPr>
                            <w:r>
                              <w:rPr>
                                <w:color w:val="000000"/>
                              </w:rPr>
                              <w:t>1.00</w:t>
                            </w:r>
                          </w:p>
                        </w:tc>
                        <w:tc>
                          <w:tcPr>
                            <w:tcW w:w="4866" w:type="dxa"/>
                            <w:vAlign w:val="center"/>
                          </w:tcPr>
                          <w:p w14:paraId="294279E0" w14:textId="77777777" w:rsidR="00F87C0B" w:rsidRPr="00A47239" w:rsidRDefault="00F87C0B" w:rsidP="00DC21BF">
                            <w:pPr>
                              <w:pStyle w:val="TAMainText"/>
                              <w:rPr>
                                <w:rFonts w:cs="Arial"/>
                                <w:sz w:val="20"/>
                              </w:rPr>
                            </w:pPr>
                            <w:r>
                              <w:rPr>
                                <w:color w:val="000000"/>
                              </w:rPr>
                              <w:t>Packing of the system without pNPG</w:t>
                            </w:r>
                          </w:p>
                        </w:tc>
                        <w:tc>
                          <w:tcPr>
                            <w:tcW w:w="1080" w:type="dxa"/>
                            <w:vAlign w:val="center"/>
                          </w:tcPr>
                          <w:p w14:paraId="764A3FB1"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97A67C8" w14:textId="77777777" w:rsidR="00F87C0B" w:rsidRPr="00FC5806" w:rsidRDefault="00F87C0B" w:rsidP="00DC21BF">
                            <w:pPr>
                              <w:pStyle w:val="TAMainText"/>
                              <w:jc w:val="center"/>
                              <w:rPr>
                                <w:rFonts w:cs="Arial"/>
                                <w:sz w:val="20"/>
                              </w:rPr>
                            </w:pPr>
                            <w:r>
                              <w:rPr>
                                <w:color w:val="000000"/>
                              </w:rPr>
                              <w:t>0.72</w:t>
                            </w:r>
                          </w:p>
                        </w:tc>
                      </w:tr>
                      <w:tr w:rsidR="00F87C0B" w:rsidRPr="00A67631" w14:paraId="598C5134" w14:textId="77777777" w:rsidTr="00E45380">
                        <w:trPr>
                          <w:trHeight w:hRule="exact" w:val="252"/>
                        </w:trPr>
                        <w:tc>
                          <w:tcPr>
                            <w:tcW w:w="1188" w:type="dxa"/>
                            <w:shd w:val="clear" w:color="auto" w:fill="auto"/>
                            <w:noWrap/>
                            <w:vAlign w:val="center"/>
                            <w:hideMark/>
                          </w:tcPr>
                          <w:p w14:paraId="0AC11CAD"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F87C0B" w:rsidRPr="00FC5806" w:rsidRDefault="00F87C0B"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F87C0B" w:rsidRPr="00FC5806" w:rsidRDefault="00F87C0B" w:rsidP="00DC21BF">
                            <w:pPr>
                              <w:pStyle w:val="TAMainText"/>
                              <w:jc w:val="center"/>
                              <w:rPr>
                                <w:rFonts w:cs="Arial"/>
                                <w:sz w:val="20"/>
                              </w:rPr>
                            </w:pPr>
                            <w:r>
                              <w:rPr>
                                <w:color w:val="000000"/>
                              </w:rPr>
                              <w:t>0.46</w:t>
                            </w:r>
                          </w:p>
                        </w:tc>
                        <w:tc>
                          <w:tcPr>
                            <w:tcW w:w="4866" w:type="dxa"/>
                            <w:vAlign w:val="center"/>
                          </w:tcPr>
                          <w:p w14:paraId="4EA85A95" w14:textId="77777777" w:rsidR="00F87C0B" w:rsidRPr="00A47239" w:rsidRDefault="00F87C0B" w:rsidP="00DC21BF">
                            <w:pPr>
                              <w:pStyle w:val="TAMainText"/>
                              <w:rPr>
                                <w:rFonts w:cs="Arial"/>
                                <w:sz w:val="20"/>
                              </w:rPr>
                            </w:pPr>
                            <w:r>
                              <w:rPr>
                                <w:color w:val="000000"/>
                              </w:rPr>
                              <w:t>Packing of the system with pNPG</w:t>
                            </w:r>
                          </w:p>
                        </w:tc>
                        <w:tc>
                          <w:tcPr>
                            <w:tcW w:w="1080" w:type="dxa"/>
                            <w:vAlign w:val="center"/>
                          </w:tcPr>
                          <w:p w14:paraId="2BA7E24B"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62A11AC1" w14:textId="77777777" w:rsidR="00F87C0B" w:rsidRPr="00FC5806" w:rsidRDefault="00F87C0B" w:rsidP="00DC21BF">
                            <w:pPr>
                              <w:pStyle w:val="TAMainText"/>
                              <w:jc w:val="center"/>
                              <w:rPr>
                                <w:rFonts w:cs="Arial"/>
                                <w:sz w:val="20"/>
                              </w:rPr>
                            </w:pPr>
                            <w:r>
                              <w:rPr>
                                <w:color w:val="000000"/>
                              </w:rPr>
                              <w:t>0.73</w:t>
                            </w:r>
                          </w:p>
                        </w:tc>
                      </w:tr>
                      <w:tr w:rsidR="00F87C0B" w:rsidRPr="00A67631" w14:paraId="6299623E" w14:textId="77777777" w:rsidTr="00E45380">
                        <w:trPr>
                          <w:trHeight w:hRule="exact" w:val="252"/>
                        </w:trPr>
                        <w:tc>
                          <w:tcPr>
                            <w:tcW w:w="1188" w:type="dxa"/>
                            <w:shd w:val="clear" w:color="auto" w:fill="auto"/>
                            <w:noWrap/>
                            <w:vAlign w:val="center"/>
                            <w:hideMark/>
                          </w:tcPr>
                          <w:p w14:paraId="771411BA" w14:textId="77777777" w:rsidR="00F87C0B" w:rsidRPr="00FC5806" w:rsidRDefault="00F87C0B"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F87C0B" w:rsidRPr="00FC5806" w:rsidRDefault="00F87C0B"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38926BFF" w14:textId="77777777" w:rsidR="00F87C0B" w:rsidRPr="00A47239" w:rsidRDefault="00F87C0B" w:rsidP="00DC21BF">
                            <w:pPr>
                              <w:pStyle w:val="TAMainText"/>
                              <w:rPr>
                                <w:rFonts w:cs="Arial"/>
                                <w:sz w:val="20"/>
                              </w:rPr>
                            </w:pPr>
                            <w:r>
                              <w:rPr>
                                <w:color w:val="000000"/>
                              </w:rPr>
                              <w:t>Hydrogen bonding energy of Y295</w:t>
                            </w:r>
                          </w:p>
                        </w:tc>
                        <w:tc>
                          <w:tcPr>
                            <w:tcW w:w="1080" w:type="dxa"/>
                            <w:vAlign w:val="center"/>
                          </w:tcPr>
                          <w:p w14:paraId="6445D925" w14:textId="77777777" w:rsidR="00F87C0B" w:rsidRPr="00FC5806" w:rsidRDefault="00F87C0B" w:rsidP="00DC21BF">
                            <w:pPr>
                              <w:pStyle w:val="TAMainText"/>
                              <w:jc w:val="center"/>
                              <w:rPr>
                                <w:rFonts w:cs="Arial"/>
                                <w:sz w:val="20"/>
                              </w:rPr>
                            </w:pPr>
                            <w:r>
                              <w:rPr>
                                <w:color w:val="000000"/>
                              </w:rPr>
                              <w:t>-1.28</w:t>
                            </w:r>
                          </w:p>
                        </w:tc>
                        <w:tc>
                          <w:tcPr>
                            <w:tcW w:w="990" w:type="dxa"/>
                            <w:vAlign w:val="center"/>
                          </w:tcPr>
                          <w:p w14:paraId="66A85387" w14:textId="77777777" w:rsidR="00F87C0B" w:rsidRPr="00FC5806" w:rsidRDefault="00F87C0B" w:rsidP="00DC21BF">
                            <w:pPr>
                              <w:pStyle w:val="TAMainText"/>
                              <w:jc w:val="center"/>
                              <w:rPr>
                                <w:rFonts w:cs="Arial"/>
                                <w:sz w:val="20"/>
                              </w:rPr>
                            </w:pPr>
                            <w:r>
                              <w:rPr>
                                <w:color w:val="000000"/>
                              </w:rPr>
                              <w:t>-0.5</w:t>
                            </w:r>
                          </w:p>
                        </w:tc>
                      </w:tr>
                      <w:tr w:rsidR="00F87C0B" w:rsidRPr="00A67631" w14:paraId="7C56AD92" w14:textId="77777777" w:rsidTr="00E45380">
                        <w:trPr>
                          <w:trHeight w:hRule="exact" w:val="252"/>
                        </w:trPr>
                        <w:tc>
                          <w:tcPr>
                            <w:tcW w:w="1188" w:type="dxa"/>
                            <w:shd w:val="clear" w:color="auto" w:fill="auto"/>
                            <w:noWrap/>
                            <w:vAlign w:val="center"/>
                            <w:hideMark/>
                          </w:tcPr>
                          <w:p w14:paraId="315ADC8F"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5CC3358" w14:textId="77777777" w:rsidR="00F87C0B" w:rsidRPr="00FC5806" w:rsidRDefault="00F87C0B"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2574DD22" w14:textId="77777777" w:rsidR="00F87C0B" w:rsidRPr="00A47239" w:rsidRDefault="00F87C0B" w:rsidP="00DC21BF">
                            <w:pPr>
                              <w:pStyle w:val="TAMainText"/>
                              <w:rPr>
                                <w:rFonts w:cs="Arial"/>
                                <w:sz w:val="20"/>
                              </w:rPr>
                            </w:pPr>
                            <w:r>
                              <w:rPr>
                                <w:color w:val="000000"/>
                              </w:rPr>
                              <w:t>Packing with pNPG around E353</w:t>
                            </w:r>
                          </w:p>
                        </w:tc>
                        <w:tc>
                          <w:tcPr>
                            <w:tcW w:w="1080" w:type="dxa"/>
                            <w:vAlign w:val="center"/>
                          </w:tcPr>
                          <w:p w14:paraId="0F542D55" w14:textId="77777777" w:rsidR="00F87C0B" w:rsidRPr="00FC5806" w:rsidRDefault="00F87C0B" w:rsidP="00DC21BF">
                            <w:pPr>
                              <w:pStyle w:val="TAMainText"/>
                              <w:jc w:val="center"/>
                              <w:rPr>
                                <w:rFonts w:cs="Arial"/>
                                <w:sz w:val="20"/>
                              </w:rPr>
                            </w:pPr>
                            <w:r>
                              <w:rPr>
                                <w:color w:val="000000"/>
                              </w:rPr>
                              <w:t>0.19</w:t>
                            </w:r>
                          </w:p>
                        </w:tc>
                        <w:tc>
                          <w:tcPr>
                            <w:tcW w:w="990" w:type="dxa"/>
                            <w:vAlign w:val="center"/>
                          </w:tcPr>
                          <w:p w14:paraId="2B5BD066" w14:textId="77777777" w:rsidR="00F87C0B" w:rsidRPr="00FC5806" w:rsidRDefault="00F87C0B" w:rsidP="00DC21BF">
                            <w:pPr>
                              <w:pStyle w:val="TAMainText"/>
                              <w:jc w:val="center"/>
                              <w:rPr>
                                <w:rFonts w:cs="Arial"/>
                                <w:sz w:val="20"/>
                              </w:rPr>
                            </w:pPr>
                            <w:r>
                              <w:rPr>
                                <w:color w:val="000000"/>
                              </w:rPr>
                              <w:t>1</w:t>
                            </w:r>
                          </w:p>
                        </w:tc>
                      </w:tr>
                      <w:tr w:rsidR="00F87C0B" w:rsidRPr="00A67631" w14:paraId="64CED28E" w14:textId="77777777" w:rsidTr="00E45380">
                        <w:trPr>
                          <w:trHeight w:hRule="exact" w:val="252"/>
                        </w:trPr>
                        <w:tc>
                          <w:tcPr>
                            <w:tcW w:w="1188" w:type="dxa"/>
                            <w:shd w:val="clear" w:color="auto" w:fill="auto"/>
                            <w:noWrap/>
                            <w:vAlign w:val="center"/>
                            <w:hideMark/>
                          </w:tcPr>
                          <w:p w14:paraId="244DB60C"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544DB583" w14:textId="77777777" w:rsidR="00F87C0B" w:rsidRPr="00FC5806" w:rsidRDefault="00F87C0B"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63E12D58" w14:textId="77777777" w:rsidR="00F87C0B" w:rsidRPr="00A47239" w:rsidRDefault="00F87C0B" w:rsidP="00DC21BF">
                            <w:pPr>
                              <w:pStyle w:val="TAMainText"/>
                              <w:rPr>
                                <w:rFonts w:cs="Arial"/>
                                <w:sz w:val="20"/>
                              </w:rPr>
                            </w:pPr>
                            <w:r>
                              <w:rPr>
                                <w:color w:val="000000"/>
                              </w:rPr>
                              <w:t xml:space="preserve">Total system energy </w:t>
                            </w:r>
                          </w:p>
                        </w:tc>
                        <w:tc>
                          <w:tcPr>
                            <w:tcW w:w="1080" w:type="dxa"/>
                            <w:vAlign w:val="center"/>
                          </w:tcPr>
                          <w:p w14:paraId="509580DA" w14:textId="77777777" w:rsidR="00F87C0B" w:rsidRPr="00FC5806" w:rsidRDefault="00F87C0B" w:rsidP="00DC21BF">
                            <w:pPr>
                              <w:pStyle w:val="TAMainText"/>
                              <w:jc w:val="center"/>
                              <w:rPr>
                                <w:rFonts w:cs="Arial"/>
                                <w:sz w:val="20"/>
                              </w:rPr>
                            </w:pPr>
                            <w:r>
                              <w:rPr>
                                <w:color w:val="000000"/>
                              </w:rPr>
                              <w:t>-636.44</w:t>
                            </w:r>
                          </w:p>
                        </w:tc>
                        <w:tc>
                          <w:tcPr>
                            <w:tcW w:w="990" w:type="dxa"/>
                            <w:vAlign w:val="center"/>
                          </w:tcPr>
                          <w:p w14:paraId="127D1D04" w14:textId="77777777" w:rsidR="00F87C0B" w:rsidRPr="00FC5806" w:rsidRDefault="00F87C0B" w:rsidP="00DC21BF">
                            <w:pPr>
                              <w:pStyle w:val="TAMainText"/>
                              <w:jc w:val="center"/>
                              <w:rPr>
                                <w:rFonts w:cs="Arial"/>
                                <w:sz w:val="20"/>
                              </w:rPr>
                            </w:pPr>
                            <w:r>
                              <w:rPr>
                                <w:color w:val="000000"/>
                              </w:rPr>
                              <w:t>-621.6</w:t>
                            </w:r>
                          </w:p>
                        </w:tc>
                      </w:tr>
                      <w:tr w:rsidR="00F87C0B" w:rsidRPr="00A67631" w14:paraId="562DA642" w14:textId="77777777" w:rsidTr="00E45380">
                        <w:trPr>
                          <w:trHeight w:hRule="exact" w:val="252"/>
                        </w:trPr>
                        <w:tc>
                          <w:tcPr>
                            <w:tcW w:w="1188" w:type="dxa"/>
                            <w:shd w:val="clear" w:color="auto" w:fill="auto"/>
                            <w:noWrap/>
                            <w:vAlign w:val="center"/>
                            <w:hideMark/>
                          </w:tcPr>
                          <w:p w14:paraId="6D7082F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05C9DAA" w14:textId="77777777" w:rsidR="00F87C0B" w:rsidRPr="00FC5806" w:rsidRDefault="00F87C0B"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4866" w:type="dxa"/>
                            <w:vAlign w:val="center"/>
                          </w:tcPr>
                          <w:p w14:paraId="7FBDDC65" w14:textId="77777777" w:rsidR="00F87C0B" w:rsidRPr="00A47239" w:rsidRDefault="00F87C0B" w:rsidP="00DC21BF">
                            <w:pPr>
                              <w:pStyle w:val="TAMainText"/>
                              <w:rPr>
                                <w:rFonts w:cs="Arial"/>
                                <w:sz w:val="20"/>
                              </w:rPr>
                            </w:pPr>
                            <w:r>
                              <w:rPr>
                                <w:color w:val="000000"/>
                              </w:rPr>
                              <w:t>Hydrogen bond energy of the total system</w:t>
                            </w:r>
                          </w:p>
                        </w:tc>
                        <w:tc>
                          <w:tcPr>
                            <w:tcW w:w="1080" w:type="dxa"/>
                            <w:vAlign w:val="center"/>
                          </w:tcPr>
                          <w:p w14:paraId="31BD078D" w14:textId="77777777" w:rsidR="00F87C0B" w:rsidRPr="00FC5806" w:rsidRDefault="00F87C0B" w:rsidP="00DC21BF">
                            <w:pPr>
                              <w:pStyle w:val="TAMainText"/>
                              <w:jc w:val="center"/>
                              <w:rPr>
                                <w:rFonts w:cs="Arial"/>
                                <w:sz w:val="20"/>
                              </w:rPr>
                            </w:pPr>
                            <w:r>
                              <w:rPr>
                                <w:color w:val="000000"/>
                              </w:rPr>
                              <w:t>-76.7</w:t>
                            </w:r>
                          </w:p>
                        </w:tc>
                        <w:tc>
                          <w:tcPr>
                            <w:tcW w:w="990" w:type="dxa"/>
                            <w:vAlign w:val="center"/>
                          </w:tcPr>
                          <w:p w14:paraId="3BD7859D" w14:textId="77777777" w:rsidR="00F87C0B" w:rsidRPr="00FC5806" w:rsidRDefault="00F87C0B" w:rsidP="00DC21BF">
                            <w:pPr>
                              <w:pStyle w:val="TAMainText"/>
                              <w:jc w:val="center"/>
                              <w:rPr>
                                <w:rFonts w:cs="Arial"/>
                                <w:sz w:val="20"/>
                              </w:rPr>
                            </w:pPr>
                            <w:r>
                              <w:rPr>
                                <w:color w:val="000000"/>
                              </w:rPr>
                              <w:t>-67.63</w:t>
                            </w:r>
                          </w:p>
                        </w:tc>
                      </w:tr>
                      <w:tr w:rsidR="00F87C0B" w:rsidRPr="00A67631" w14:paraId="631631B3" w14:textId="77777777" w:rsidTr="00E45380">
                        <w:trPr>
                          <w:trHeight w:hRule="exact" w:val="252"/>
                        </w:trPr>
                        <w:tc>
                          <w:tcPr>
                            <w:tcW w:w="1188" w:type="dxa"/>
                            <w:shd w:val="clear" w:color="auto" w:fill="auto"/>
                            <w:noWrap/>
                            <w:vAlign w:val="center"/>
                            <w:hideMark/>
                          </w:tcPr>
                          <w:p w14:paraId="3050241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D8578B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5474258C" w14:textId="77777777" w:rsidR="00F87C0B" w:rsidRPr="00FC5806" w:rsidRDefault="00F87C0B" w:rsidP="00DC21BF">
                            <w:pPr>
                              <w:pStyle w:val="TAMainText"/>
                              <w:jc w:val="center"/>
                              <w:rPr>
                                <w:rFonts w:cs="Arial"/>
                                <w:sz w:val="20"/>
                              </w:rPr>
                            </w:pPr>
                            <w:r>
                              <w:rPr>
                                <w:color w:val="000000"/>
                              </w:rPr>
                              <w:t>0.11</w:t>
                            </w:r>
                          </w:p>
                        </w:tc>
                        <w:tc>
                          <w:tcPr>
                            <w:tcW w:w="4866" w:type="dxa"/>
                            <w:vAlign w:val="center"/>
                          </w:tcPr>
                          <w:p w14:paraId="06D14062"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249F9EE2"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A9F0F2F" w14:textId="77777777" w:rsidR="00F87C0B" w:rsidRPr="00FC5806" w:rsidRDefault="00F87C0B" w:rsidP="00DC21BF">
                            <w:pPr>
                              <w:pStyle w:val="TAMainText"/>
                              <w:jc w:val="center"/>
                              <w:rPr>
                                <w:rFonts w:cs="Arial"/>
                                <w:sz w:val="20"/>
                              </w:rPr>
                            </w:pPr>
                            <w:r>
                              <w:rPr>
                                <w:color w:val="000000"/>
                              </w:rPr>
                              <w:t>1.41</w:t>
                            </w:r>
                          </w:p>
                        </w:tc>
                      </w:tr>
                      <w:tr w:rsidR="00F87C0B" w:rsidRPr="00A67631" w14:paraId="45AC1AE5" w14:textId="77777777" w:rsidTr="00E45380">
                        <w:trPr>
                          <w:trHeight w:hRule="exact" w:val="252"/>
                        </w:trPr>
                        <w:tc>
                          <w:tcPr>
                            <w:tcW w:w="1188" w:type="dxa"/>
                            <w:shd w:val="clear" w:color="auto" w:fill="auto"/>
                            <w:noWrap/>
                            <w:vAlign w:val="center"/>
                            <w:hideMark/>
                          </w:tcPr>
                          <w:p w14:paraId="657D7FA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A96615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621FBC3"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30C42C8D" w14:textId="77777777" w:rsidR="00F87C0B" w:rsidRPr="00A47239" w:rsidRDefault="00F87C0B"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F87C0B" w:rsidRPr="00FC5806" w:rsidRDefault="00F87C0B" w:rsidP="00DC21BF">
                            <w:pPr>
                              <w:pStyle w:val="TAMainText"/>
                              <w:jc w:val="center"/>
                              <w:rPr>
                                <w:rFonts w:cs="Arial"/>
                                <w:sz w:val="20"/>
                              </w:rPr>
                            </w:pPr>
                            <w:r>
                              <w:rPr>
                                <w:color w:val="000000"/>
                              </w:rPr>
                              <w:t>0.51</w:t>
                            </w:r>
                          </w:p>
                        </w:tc>
                        <w:tc>
                          <w:tcPr>
                            <w:tcW w:w="990" w:type="dxa"/>
                            <w:vAlign w:val="center"/>
                          </w:tcPr>
                          <w:p w14:paraId="71AAEF52" w14:textId="77777777" w:rsidR="00F87C0B" w:rsidRPr="00FC5806" w:rsidRDefault="00F87C0B" w:rsidP="00DC21BF">
                            <w:pPr>
                              <w:pStyle w:val="TAMainText"/>
                              <w:jc w:val="center"/>
                              <w:rPr>
                                <w:rFonts w:cs="Arial"/>
                                <w:sz w:val="20"/>
                              </w:rPr>
                            </w:pPr>
                            <w:r>
                              <w:rPr>
                                <w:color w:val="000000"/>
                              </w:rPr>
                              <w:t>1.75</w:t>
                            </w:r>
                          </w:p>
                        </w:tc>
                      </w:tr>
                      <w:tr w:rsidR="00F87C0B" w:rsidRPr="00A67631" w14:paraId="2DA3553C" w14:textId="77777777" w:rsidTr="00E45380">
                        <w:trPr>
                          <w:trHeight w:hRule="exact" w:val="252"/>
                        </w:trPr>
                        <w:tc>
                          <w:tcPr>
                            <w:tcW w:w="1188" w:type="dxa"/>
                            <w:shd w:val="clear" w:color="auto" w:fill="auto"/>
                            <w:noWrap/>
                            <w:vAlign w:val="center"/>
                            <w:hideMark/>
                          </w:tcPr>
                          <w:p w14:paraId="769091A3"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2330213D"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0877E0EE" w14:textId="77777777" w:rsidR="00F87C0B" w:rsidRPr="00FC5806" w:rsidRDefault="00F87C0B" w:rsidP="00DC21BF">
                            <w:pPr>
                              <w:pStyle w:val="TAMainText"/>
                              <w:jc w:val="center"/>
                              <w:rPr>
                                <w:rFonts w:cs="Arial"/>
                                <w:sz w:val="20"/>
                              </w:rPr>
                            </w:pPr>
                            <w:r>
                              <w:rPr>
                                <w:color w:val="000000"/>
                              </w:rPr>
                              <w:t>0.32</w:t>
                            </w:r>
                          </w:p>
                        </w:tc>
                        <w:tc>
                          <w:tcPr>
                            <w:tcW w:w="4866" w:type="dxa"/>
                            <w:vAlign w:val="center"/>
                          </w:tcPr>
                          <w:p w14:paraId="79FCADAD" w14:textId="77777777" w:rsidR="00F87C0B" w:rsidRPr="00A47239" w:rsidRDefault="00F87C0B" w:rsidP="00DC21BF">
                            <w:pPr>
                              <w:pStyle w:val="TAMainText"/>
                              <w:rPr>
                                <w:rFonts w:cs="Arial"/>
                                <w:sz w:val="20"/>
                              </w:rPr>
                            </w:pPr>
                            <w:r>
                              <w:rPr>
                                <w:color w:val="000000"/>
                              </w:rPr>
                              <w:t>Packing around E353 without pNPG</w:t>
                            </w:r>
                          </w:p>
                        </w:tc>
                        <w:tc>
                          <w:tcPr>
                            <w:tcW w:w="1080" w:type="dxa"/>
                            <w:vAlign w:val="center"/>
                          </w:tcPr>
                          <w:p w14:paraId="6D9FADEC"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21E01C1D" w14:textId="77777777" w:rsidR="00F87C0B" w:rsidRPr="00FC5806" w:rsidRDefault="00F87C0B" w:rsidP="00DC21BF">
                            <w:pPr>
                              <w:pStyle w:val="TAMainText"/>
                              <w:jc w:val="center"/>
                              <w:rPr>
                                <w:rFonts w:cs="Arial"/>
                                <w:sz w:val="20"/>
                              </w:rPr>
                            </w:pPr>
                            <w:r>
                              <w:rPr>
                                <w:color w:val="000000"/>
                              </w:rPr>
                              <w:t>0.99</w:t>
                            </w:r>
                          </w:p>
                        </w:tc>
                      </w:tr>
                      <w:tr w:rsidR="00F87C0B" w:rsidRPr="00A67631" w14:paraId="53A1D9E7" w14:textId="77777777" w:rsidTr="00E45380">
                        <w:trPr>
                          <w:trHeight w:hRule="exact" w:val="252"/>
                        </w:trPr>
                        <w:tc>
                          <w:tcPr>
                            <w:tcW w:w="1188" w:type="dxa"/>
                            <w:shd w:val="clear" w:color="auto" w:fill="auto"/>
                            <w:noWrap/>
                            <w:vAlign w:val="center"/>
                            <w:hideMark/>
                          </w:tcPr>
                          <w:p w14:paraId="6E09AA52"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3D80F9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12DADAD1" w14:textId="77777777" w:rsidR="00F87C0B" w:rsidRPr="00FC5806" w:rsidRDefault="00F87C0B" w:rsidP="00DC21BF">
                            <w:pPr>
                              <w:pStyle w:val="TAMainText"/>
                              <w:jc w:val="center"/>
                              <w:rPr>
                                <w:rFonts w:cs="Arial"/>
                                <w:sz w:val="20"/>
                              </w:rPr>
                            </w:pPr>
                            <w:r>
                              <w:rPr>
                                <w:color w:val="000000"/>
                              </w:rPr>
                              <w:t>0.34</w:t>
                            </w:r>
                          </w:p>
                        </w:tc>
                        <w:tc>
                          <w:tcPr>
                            <w:tcW w:w="4866" w:type="dxa"/>
                            <w:vAlign w:val="center"/>
                          </w:tcPr>
                          <w:p w14:paraId="710937EC" w14:textId="77777777" w:rsidR="00F87C0B" w:rsidRPr="00A47239" w:rsidRDefault="00F87C0B" w:rsidP="00DC21BF">
                            <w:pPr>
                              <w:pStyle w:val="TAMainText"/>
                              <w:rPr>
                                <w:rFonts w:cs="Arial"/>
                                <w:sz w:val="20"/>
                              </w:rPr>
                            </w:pPr>
                            <w:r>
                              <w:rPr>
                                <w:color w:val="000000"/>
                              </w:rPr>
                              <w:t>Packing around E164 without pNPG</w:t>
                            </w:r>
                          </w:p>
                        </w:tc>
                        <w:tc>
                          <w:tcPr>
                            <w:tcW w:w="1080" w:type="dxa"/>
                            <w:vAlign w:val="center"/>
                          </w:tcPr>
                          <w:p w14:paraId="09B35B30"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40BDFD0E" w14:textId="77777777" w:rsidR="00F87C0B" w:rsidRPr="00FC5806" w:rsidRDefault="00F87C0B" w:rsidP="00DC21BF">
                            <w:pPr>
                              <w:pStyle w:val="TAMainText"/>
                              <w:jc w:val="center"/>
                              <w:rPr>
                                <w:rFonts w:cs="Arial"/>
                                <w:sz w:val="20"/>
                              </w:rPr>
                            </w:pPr>
                            <w:r>
                              <w:rPr>
                                <w:color w:val="000000"/>
                              </w:rPr>
                              <w:t>0.99</w:t>
                            </w:r>
                          </w:p>
                        </w:tc>
                      </w:tr>
                      <w:tr w:rsidR="00F87C0B" w:rsidRPr="00A67631" w14:paraId="0CB8C474" w14:textId="77777777" w:rsidTr="00E45380">
                        <w:trPr>
                          <w:trHeight w:hRule="exact" w:val="252"/>
                        </w:trPr>
                        <w:tc>
                          <w:tcPr>
                            <w:tcW w:w="1188" w:type="dxa"/>
                            <w:shd w:val="clear" w:color="auto" w:fill="auto"/>
                            <w:noWrap/>
                            <w:vAlign w:val="center"/>
                            <w:hideMark/>
                          </w:tcPr>
                          <w:p w14:paraId="03314844"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14AE07E9"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737239C1" w14:textId="77777777" w:rsidR="00F87C0B" w:rsidRPr="00FC5806" w:rsidRDefault="00F87C0B" w:rsidP="00DC21BF">
                            <w:pPr>
                              <w:pStyle w:val="TAMainText"/>
                              <w:jc w:val="center"/>
                              <w:rPr>
                                <w:rFonts w:cs="Arial"/>
                                <w:sz w:val="20"/>
                              </w:rPr>
                            </w:pPr>
                            <w:r>
                              <w:rPr>
                                <w:color w:val="000000"/>
                              </w:rPr>
                              <w:t>0.38</w:t>
                            </w:r>
                          </w:p>
                        </w:tc>
                        <w:tc>
                          <w:tcPr>
                            <w:tcW w:w="4866" w:type="dxa"/>
                            <w:vAlign w:val="center"/>
                          </w:tcPr>
                          <w:p w14:paraId="001E963B" w14:textId="77777777" w:rsidR="00F87C0B" w:rsidRPr="00A47239" w:rsidRDefault="00F87C0B"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F87C0B" w:rsidRPr="00FC5806" w:rsidRDefault="00F87C0B" w:rsidP="00DC21BF">
                            <w:pPr>
                              <w:pStyle w:val="TAMainText"/>
                              <w:jc w:val="center"/>
                              <w:rPr>
                                <w:rFonts w:cs="Arial"/>
                                <w:sz w:val="20"/>
                              </w:rPr>
                            </w:pPr>
                            <w:r>
                              <w:rPr>
                                <w:color w:val="000000"/>
                              </w:rPr>
                              <w:t>0.34</w:t>
                            </w:r>
                          </w:p>
                        </w:tc>
                        <w:tc>
                          <w:tcPr>
                            <w:tcW w:w="990" w:type="dxa"/>
                            <w:vAlign w:val="center"/>
                          </w:tcPr>
                          <w:p w14:paraId="3AB6AA87" w14:textId="77777777" w:rsidR="00F87C0B" w:rsidRPr="00FC5806" w:rsidRDefault="00F87C0B" w:rsidP="00DC21BF">
                            <w:pPr>
                              <w:pStyle w:val="TAMainText"/>
                              <w:jc w:val="center"/>
                              <w:rPr>
                                <w:rFonts w:cs="Arial"/>
                                <w:sz w:val="20"/>
                              </w:rPr>
                            </w:pPr>
                            <w:r>
                              <w:rPr>
                                <w:color w:val="000000"/>
                              </w:rPr>
                              <w:t>0.99</w:t>
                            </w:r>
                          </w:p>
                        </w:tc>
                      </w:tr>
                      <w:tr w:rsidR="00F87C0B" w:rsidRPr="00A67631" w14:paraId="71596F3F" w14:textId="77777777" w:rsidTr="00E45380">
                        <w:trPr>
                          <w:trHeight w:hRule="exact" w:val="252"/>
                        </w:trPr>
                        <w:tc>
                          <w:tcPr>
                            <w:tcW w:w="1188" w:type="dxa"/>
                            <w:shd w:val="clear" w:color="auto" w:fill="auto"/>
                            <w:noWrap/>
                            <w:vAlign w:val="center"/>
                            <w:hideMark/>
                          </w:tcPr>
                          <w:p w14:paraId="27554D97"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810" w:type="dxa"/>
                            <w:shd w:val="clear" w:color="auto" w:fill="auto"/>
                            <w:noWrap/>
                            <w:vAlign w:val="center"/>
                            <w:hideMark/>
                          </w:tcPr>
                          <w:p w14:paraId="0E8E5D38" w14:textId="77777777" w:rsidR="00F87C0B" w:rsidRPr="00FC5806" w:rsidRDefault="00F87C0B" w:rsidP="00DC21BF">
                            <w:pPr>
                              <w:pStyle w:val="TAMainText"/>
                              <w:jc w:val="center"/>
                              <w:rPr>
                                <w:rFonts w:cs="Arial"/>
                                <w:sz w:val="20"/>
                              </w:rPr>
                            </w:pPr>
                            <w:proofErr w:type="gramStart"/>
                            <w:r>
                              <w:rPr>
                                <w:color w:val="000000"/>
                              </w:rPr>
                              <w:t>ns</w:t>
                            </w:r>
                            <w:proofErr w:type="gramEnd"/>
                          </w:p>
                        </w:tc>
                        <w:tc>
                          <w:tcPr>
                            <w:tcW w:w="985" w:type="dxa"/>
                            <w:shd w:val="clear" w:color="auto" w:fill="auto"/>
                            <w:noWrap/>
                            <w:vAlign w:val="center"/>
                            <w:hideMark/>
                          </w:tcPr>
                          <w:p w14:paraId="069AEC23" w14:textId="77777777" w:rsidR="00F87C0B" w:rsidRPr="00FC5806" w:rsidRDefault="00F87C0B" w:rsidP="00DC21BF">
                            <w:pPr>
                              <w:pStyle w:val="TAMainText"/>
                              <w:jc w:val="center"/>
                              <w:rPr>
                                <w:rFonts w:cs="Arial"/>
                                <w:sz w:val="20"/>
                              </w:rPr>
                            </w:pPr>
                            <w:r>
                              <w:rPr>
                                <w:color w:val="000000"/>
                              </w:rPr>
                              <w:t>0.51</w:t>
                            </w:r>
                          </w:p>
                        </w:tc>
                        <w:tc>
                          <w:tcPr>
                            <w:tcW w:w="4866" w:type="dxa"/>
                            <w:vAlign w:val="center"/>
                          </w:tcPr>
                          <w:p w14:paraId="0061B670" w14:textId="77777777" w:rsidR="00F87C0B" w:rsidRPr="00A47239" w:rsidRDefault="00F87C0B" w:rsidP="00DC21BF">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3FA0913F" w14:textId="77777777" w:rsidR="00F87C0B" w:rsidRPr="00FC5806" w:rsidRDefault="00F87C0B" w:rsidP="00DC21BF">
                            <w:pPr>
                              <w:pStyle w:val="TAMainText"/>
                              <w:jc w:val="center"/>
                              <w:rPr>
                                <w:rFonts w:cs="Arial"/>
                                <w:sz w:val="20"/>
                              </w:rPr>
                            </w:pPr>
                            <w:r>
                              <w:rPr>
                                <w:color w:val="000000"/>
                              </w:rPr>
                              <w:t>0.83</w:t>
                            </w:r>
                          </w:p>
                        </w:tc>
                        <w:tc>
                          <w:tcPr>
                            <w:tcW w:w="990" w:type="dxa"/>
                            <w:vAlign w:val="center"/>
                          </w:tcPr>
                          <w:p w14:paraId="0DF0FE53" w14:textId="77777777" w:rsidR="00F87C0B" w:rsidRPr="00FC5806" w:rsidRDefault="00F87C0B" w:rsidP="00DC21BF">
                            <w:pPr>
                              <w:pStyle w:val="TAMainText"/>
                              <w:jc w:val="center"/>
                              <w:rPr>
                                <w:rFonts w:cs="Arial"/>
                                <w:sz w:val="20"/>
                              </w:rPr>
                            </w:pPr>
                            <w:r>
                              <w:rPr>
                                <w:color w:val="000000"/>
                              </w:rPr>
                              <w:t>1.53</w:t>
                            </w:r>
                          </w:p>
                        </w:tc>
                      </w:tr>
                    </w:tbl>
                    <w:p w14:paraId="0308C915" w14:textId="77777777" w:rsidR="00F87C0B" w:rsidRPr="00C5019C" w:rsidRDefault="00F87C0B"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F87C0B" w:rsidRPr="00095769" w:rsidRDefault="00F87C0B"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1917065"/>
                                          </a:xfrm>
                                          <a:prstGeom prst="rect">
                                            <a:avLst/>
                                          </a:prstGeom>
                                        </pic:spPr>
                                      </pic:pic>
                                    </a:graphicData>
                                  </a:graphic>
                                </wp:inline>
                              </w:drawing>
                            </w:r>
                          </w:p>
                          <w:p w14:paraId="2B803EE0" w14:textId="6BC7501A" w:rsidR="00F87C0B" w:rsidRPr="003F3A31" w:rsidRDefault="00F87C0B" w:rsidP="00EA415B">
                            <w:pPr>
                              <w:pStyle w:val="VAFigureCaption"/>
                              <w:rPr>
                                <w:b w:val="0"/>
                              </w:rPr>
                            </w:pPr>
                            <w:r w:rsidRPr="003F3A31">
                              <w:t xml:space="preserve">Figure 4. </w:t>
                            </w:r>
                            <w:r>
                              <w:t>Correlation between m</w:t>
                            </w:r>
                            <w:r w:rsidRPr="003F3A31">
                              <w:t xml:space="preserve">achine learning predictions </w:t>
                            </w:r>
                            <w:r>
                              <w:t xml:space="preserve">and </w:t>
                            </w:r>
                            <w:proofErr w:type="gramStart"/>
                            <w:r w:rsidRPr="003F3A31">
                              <w:t>experimentally-determined</w:t>
                            </w:r>
                            <w:proofErr w:type="gramEnd"/>
                            <w:r w:rsidRPr="003F3A31">
                              <w:t xml:space="preserve">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w:t>
                            </w:r>
                            <w:proofErr w:type="gramStart"/>
                            <w:r>
                              <w:rPr>
                                <w:b w:val="0"/>
                              </w:rPr>
                              <w:t>experimentally-determined</w:t>
                            </w:r>
                            <w:proofErr w:type="gramEnd"/>
                            <w:r>
                              <w:rPr>
                                <w:b w:val="0"/>
                              </w:rPr>
                              <w:t xml:space="preserve">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F87C0B" w:rsidRPr="003F3A31" w:rsidRDefault="00F87C0B"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 xml:space="preserve">selected for subsequent </w:t>
      </w:r>
      <w:commentRangeStart w:id="116"/>
      <w:r w:rsidR="006522F5" w:rsidRPr="00802FCC">
        <w:t>structural</w:t>
      </w:r>
      <w:commentRangeEnd w:id="116"/>
      <w:r w:rsidR="00E975D1">
        <w:rPr>
          <w:rStyle w:val="CommentReference"/>
          <w:rFonts w:ascii="Times" w:hAnsi="Times"/>
          <w:kern w:val="0"/>
        </w:rPr>
        <w:commentReference w:id="116"/>
      </w:r>
      <w:r w:rsidR="006522F5" w:rsidRPr="00802FCC">
        <w:t xml:space="preserve"> analysis</w:t>
      </w:r>
      <w:r w:rsidR="00CF33F4" w:rsidRPr="00802FCC">
        <w:t xml:space="preserve">. </w:t>
      </w:r>
      <w:r w:rsidR="00C41E4E" w:rsidRPr="00802FCC">
        <w:t xml:space="preserve">A value for </w:t>
      </w:r>
      <w:r w:rsidR="00916AA4">
        <w:t xml:space="preserve">each of </w:t>
      </w:r>
      <w:commentRangeStart w:id="117"/>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commentRangeEnd w:id="117"/>
      <w:ins w:id="118" w:author="Jeremy Mills" w:date="2015-04-21T14:20:00Z">
        <w:r w:rsidR="00E975D1">
          <w:t xml:space="preserve"> such as </w:t>
        </w:r>
      </w:ins>
      <w:r w:rsidR="00E975D1">
        <w:rPr>
          <w:rStyle w:val="CommentReference"/>
          <w:rFonts w:ascii="Times" w:hAnsi="Times"/>
          <w:kern w:val="0"/>
        </w:rPr>
        <w:commentReference w:id="117"/>
      </w:r>
      <w:ins w:id="119" w:author="Jeremy Mills" w:date="2015-04-21T14:22:00Z">
        <w:r w:rsidR="009650CE" w:rsidRPr="00802FCC">
          <w:t>predicted interface energy, number of hydrogen bonds between protein and ligand, and change in so</w:t>
        </w:r>
        <w:r w:rsidR="009650CE" w:rsidRPr="00802FCC">
          <w:t>l</w:t>
        </w:r>
        <w:r w:rsidR="009650CE" w:rsidRPr="00802FCC">
          <w:t>vent accessible surface area upon ligand binding</w:t>
        </w:r>
      </w:ins>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del w:id="120" w:author="Jeremy Mills" w:date="2015-04-21T14:22:00Z">
        <w:r w:rsidR="00133960" w:rsidRPr="00802FCC" w:rsidDel="009650CE">
          <w:delText>Structural</w:delText>
        </w:r>
        <w:r w:rsidR="005F2DF7" w:rsidRPr="00802FCC" w:rsidDel="009650CE">
          <w:delText xml:space="preserve"> features</w:delText>
        </w:r>
        <w:r w:rsidR="00CD2B42" w:rsidRPr="00802FCC" w:rsidDel="009650CE">
          <w:delText xml:space="preserve"> include</w:delText>
        </w:r>
        <w:r w:rsidR="005F2DF7" w:rsidRPr="00802FCC" w:rsidDel="009650CE">
          <w:delText>d</w:delText>
        </w:r>
        <w:r w:rsidR="00E277AB" w:rsidRPr="00802FCC" w:rsidDel="009650CE">
          <w:delText xml:space="preserve"> predicted inte</w:delText>
        </w:r>
        <w:r w:rsidR="00E277AB" w:rsidRPr="00802FCC" w:rsidDel="009650CE">
          <w:delText>r</w:delText>
        </w:r>
        <w:r w:rsidR="00E277AB" w:rsidRPr="00802FCC" w:rsidDel="009650CE">
          <w:delText>face energy, number of h</w:delText>
        </w:r>
        <w:r w:rsidR="00E277AB" w:rsidRPr="00802FCC" w:rsidDel="009650CE">
          <w:delText>y</w:delText>
        </w:r>
        <w:r w:rsidR="00E277AB" w:rsidRPr="00802FCC" w:rsidDel="009650CE">
          <w:delText xml:space="preserve">drogen bonds </w:delText>
        </w:r>
        <w:r w:rsidR="005F2DF7" w:rsidRPr="00802FCC" w:rsidDel="009650CE">
          <w:delText xml:space="preserve">between protein and </w:delText>
        </w:r>
        <w:r w:rsidR="00E277AB" w:rsidRPr="00802FCC" w:rsidDel="009650CE">
          <w:delText>ligand, and change in so</w:delText>
        </w:r>
        <w:r w:rsidR="00E277AB" w:rsidRPr="00802FCC" w:rsidDel="009650CE">
          <w:delText>l</w:delText>
        </w:r>
        <w:r w:rsidR="00E277AB" w:rsidRPr="00802FCC" w:rsidDel="009650CE">
          <w:delText xml:space="preserve">vent accessible surface area upon </w:delText>
        </w:r>
        <w:r w:rsidR="00E365A3" w:rsidRPr="00802FCC" w:rsidDel="009650CE">
          <w:delText xml:space="preserve">ligand binding. </w:delText>
        </w:r>
      </w:del>
      <w:r w:rsidR="004829FE" w:rsidRPr="00802FCC">
        <w:t>C</w:t>
      </w:r>
      <w:r w:rsidR="00EA3689" w:rsidRPr="00802FCC">
        <w:t xml:space="preserve">orrelation </w:t>
      </w:r>
      <w:r w:rsidR="004829FE" w:rsidRPr="00802FCC">
        <w:t>of</w:t>
      </w:r>
      <w:r w:rsidR="00EA3689" w:rsidRPr="00802FCC">
        <w:t xml:space="preserve"> the calculated stru</w:t>
      </w:r>
      <w:r w:rsidR="00EA3689" w:rsidRPr="00802FCC">
        <w:t>c</w:t>
      </w:r>
      <w:r w:rsidR="00EA3689" w:rsidRPr="00802FCC">
        <w:t xml:space="preserve">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correlation o</w:t>
      </w:r>
      <w:r w:rsidR="00710CC1" w:rsidRPr="00802FCC">
        <w:t>b</w:t>
      </w:r>
      <w:r w:rsidR="00710CC1" w:rsidRPr="00802FCC">
        <w:t xml:space="preserve">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w:t>
      </w:r>
      <w:r w:rsidR="00421F4A" w:rsidRPr="00802FCC">
        <w:t>dues separated by more than 8 s</w:t>
      </w:r>
      <w:r w:rsidR="00421F4A" w:rsidRPr="00802FCC">
        <w:t>e</w:t>
      </w:r>
      <w:r w:rsidR="00421F4A" w:rsidRPr="00802FCC">
        <w:t>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w:t>
      </w:r>
      <w:r w:rsidR="00A151BB" w:rsidRPr="00802FCC">
        <w:t>c</w:t>
      </w:r>
      <w:r w:rsidR="00A151BB" w:rsidRPr="00802FCC">
        <w:t>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 xml:space="preserve">to the </w:t>
      </w:r>
      <w:commentRangeStart w:id="121"/>
      <w:r w:rsidR="006C3DC9" w:rsidRPr="00802FCC">
        <w:t>total</w:t>
      </w:r>
      <w:r w:rsidR="00EA3689" w:rsidRPr="00802FCC">
        <w:t xml:space="preserve"> number of hydrogen bonds in</w:t>
      </w:r>
      <w:r w:rsidR="006C3DC9" w:rsidRPr="00802FCC">
        <w:t xml:space="preserve"> each BglB model</w:t>
      </w:r>
      <w:commentRangeEnd w:id="121"/>
      <w:r w:rsidR="00103EB2">
        <w:rPr>
          <w:rStyle w:val="CommentReference"/>
          <w:rFonts w:ascii="Times" w:hAnsi="Times"/>
          <w:kern w:val="0"/>
        </w:rPr>
        <w:commentReference w:id="121"/>
      </w:r>
      <w:r w:rsidR="006C3DC9" w:rsidRPr="00802FCC">
        <w:t xml:space="preserve">.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w:t>
      </w:r>
      <w:r w:rsidR="005449BF" w:rsidRPr="00802FCC">
        <w:t>t</w:t>
      </w:r>
      <w:r w:rsidR="005449BF" w:rsidRPr="00802FCC">
        <w: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w:t>
      </w:r>
      <w:r w:rsidR="005449BF" w:rsidRPr="00802FCC">
        <w:lastRenderedPageBreak/>
        <w:t>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w:t>
      </w:r>
      <w:r w:rsidRPr="00802FCC">
        <w:t>n</w:t>
      </w:r>
      <w:r w:rsidRPr="00802FCC">
        <w:t>stants</w:t>
      </w:r>
    </w:p>
    <w:p w14:paraId="5A5E4E2A" w14:textId="326C1451" w:rsidR="00275889" w:rsidRPr="00802FCC" w:rsidRDefault="00AD44E8" w:rsidP="00DA79F3">
      <w:pPr>
        <w:pStyle w:val="TAMainText"/>
        <w:ind w:firstLine="0"/>
      </w:pPr>
      <w:del w:id="122" w:author="Jeremy Mills" w:date="2015-04-21T14:29:00Z">
        <w:r w:rsidRPr="00802FCC" w:rsidDel="00103EB2">
          <w:delText xml:space="preserve">Since </w:delText>
        </w:r>
      </w:del>
      <w:ins w:id="123" w:author="Jeremy Mills" w:date="2015-04-21T14:29:00Z">
        <w:r w:rsidR="00103EB2">
          <w:t>Because</w:t>
        </w:r>
        <w:r w:rsidR="00103EB2" w:rsidRPr="00802FCC">
          <w:t xml:space="preserve"> </w:t>
        </w:r>
      </w:ins>
      <w:r w:rsidRPr="00802FCC">
        <w:t>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w:t>
      </w:r>
      <w:r w:rsidR="005D4B87" w:rsidRPr="00802FCC">
        <w:t>s</w:t>
      </w:r>
      <w:r w:rsidR="005D4B87" w:rsidRPr="00802FCC">
        <w:t>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w:t>
      </w:r>
      <w:r w:rsidRPr="00802FCC">
        <w:t>n</w:t>
      </w:r>
      <w:r w:rsidRPr="00802FCC">
        <w:t>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w:t>
      </w:r>
      <w:r w:rsidR="005449BF" w:rsidRPr="00802FCC">
        <w:t>g</w:t>
      </w:r>
      <w:r w:rsidR="005449BF" w:rsidRPr="00802FCC">
        <w:t xml:space="preserve">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w:t>
      </w:r>
      <w:proofErr w:type="gramStart"/>
      <w:r w:rsidR="00F84F96" w:rsidRPr="00802FCC">
        <w:t>experimentally-measured</w:t>
      </w:r>
      <w:proofErr w:type="gramEnd"/>
      <w:r w:rsidR="00F84F96" w:rsidRPr="00802FCC">
        <w:t xml:space="preserve"> values. </w:t>
      </w:r>
    </w:p>
    <w:p w14:paraId="165A8D32" w14:textId="2FBE75ED"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w:t>
      </w:r>
      <w:del w:id="124" w:author="Jeremy Mills" w:date="2015-04-21T14:32:00Z">
        <w:r w:rsidDel="00601188">
          <w:delText>,</w:delText>
        </w:r>
      </w:del>
      <w:r>
        <w:t xml:space="preserve"> </w:t>
      </w:r>
      <w:commentRangeStart w:id="125"/>
      <w:ins w:id="126" w:author="Jeremy Mills" w:date="2015-04-21T14:32:00Z">
        <w:r w:rsidR="00601188">
          <w:t>including</w:t>
        </w:r>
      </w:ins>
      <w:ins w:id="127" w:author="Jeremy Mills" w:date="2015-04-21T14:33:00Z">
        <w:r w:rsidR="00601188">
          <w:t>…</w:t>
        </w:r>
        <w:commentRangeEnd w:id="125"/>
        <w:r w:rsidR="00601188">
          <w:rPr>
            <w:rStyle w:val="CommentReference"/>
            <w:rFonts w:ascii="Times" w:hAnsi="Times"/>
            <w:kern w:val="0"/>
          </w:rPr>
          <w:commentReference w:id="125"/>
        </w:r>
      </w:ins>
      <w:ins w:id="129" w:author="Jeremy Mills" w:date="2015-04-21T14:32:00Z">
        <w:r w:rsidR="00601188">
          <w:t xml:space="preserve"> </w:t>
        </w:r>
      </w:ins>
      <w:r>
        <w:t>the substrate binding affinity is e</w:t>
      </w:r>
      <w:r>
        <w:t>x</w:t>
      </w:r>
      <w:r>
        <w:t xml:space="preserve">pected to have a </w:t>
      </w:r>
      <w:r w:rsidR="00226E88">
        <w:t>significant</w:t>
      </w:r>
      <w:r>
        <w:t xml:space="preserve"> effect on its value.  Therefore, this suggests that BglB </w:t>
      </w:r>
      <w:commentRangeStart w:id="130"/>
      <w:r>
        <w:t xml:space="preserve">requires room around each catalytic residue and the entire protein in order to optimally </w:t>
      </w:r>
      <w:r w:rsidR="00226E88">
        <w:t>accommodate</w:t>
      </w:r>
      <w:r>
        <w:t xml:space="preserve"> K</w:t>
      </w:r>
      <w:r w:rsidRPr="00E45380">
        <w:rPr>
          <w:vertAlign w:val="subscript"/>
        </w:rPr>
        <w:t>M</w:t>
      </w:r>
      <w:commentRangeEnd w:id="130"/>
      <w:r w:rsidR="00AA2609">
        <w:rPr>
          <w:rStyle w:val="CommentReference"/>
          <w:rFonts w:ascii="Times" w:hAnsi="Times"/>
          <w:kern w:val="0"/>
        </w:rPr>
        <w:commentReference w:id="130"/>
      </w:r>
      <w:r>
        <w:t>.</w:t>
      </w:r>
      <w:r w:rsidR="00226E88">
        <w:t xml:space="preserve"> </w:t>
      </w:r>
      <w:r>
        <w:t xml:space="preserve">This would </w:t>
      </w:r>
      <w:ins w:id="131" w:author="Jeremy Mills" w:date="2015-04-21T14:36:00Z">
        <w:r w:rsidR="00CA47DC">
          <w:t xml:space="preserve">suggest </w:t>
        </w:r>
      </w:ins>
      <w:del w:id="132" w:author="Jeremy Mills" w:date="2015-04-21T14:36:00Z">
        <w:r w:rsidDel="00CA47DC">
          <w:delText xml:space="preserve">be indicative </w:delText>
        </w:r>
      </w:del>
      <w:r>
        <w:t>that BglB operates t</w:t>
      </w:r>
      <w:r w:rsidR="00226E88">
        <w:t xml:space="preserve">hrough an induced fit mechanism. </w:t>
      </w:r>
      <w:commentRangeStart w:id="133"/>
      <w:r w:rsidR="00226E88">
        <w:t>H</w:t>
      </w:r>
      <w:r>
        <w:t xml:space="preserve">owever the </w:t>
      </w:r>
      <w:r w:rsidR="00226E88">
        <w:t>induced structural</w:t>
      </w:r>
      <w:r>
        <w:t xml:space="preserve"> changes </w:t>
      </w:r>
      <w:r w:rsidR="00226E88">
        <w:t>must be</w:t>
      </w:r>
      <w:r>
        <w:t xml:space="preserve"> small </w:t>
      </w:r>
      <w:r w:rsidR="00226E88">
        <w:t>since the RMSD between the apo and transition state an</w:t>
      </w:r>
      <w:r w:rsidR="00226E88">
        <w:t>a</w:t>
      </w:r>
      <w:r w:rsidR="00226E88">
        <w:t>logue bound forms of the proteins is &lt;0.2 A</w:t>
      </w:r>
      <w:commentRangeEnd w:id="133"/>
      <w:r w:rsidR="00CA47DC">
        <w:rPr>
          <w:rStyle w:val="CommentReference"/>
          <w:rFonts w:ascii="Times" w:hAnsi="Times"/>
          <w:kern w:val="0"/>
        </w:rPr>
        <w:commentReference w:id="133"/>
      </w:r>
      <w:r w:rsidR="00226E88">
        <w:t xml:space="preserve">. </w:t>
      </w:r>
    </w:p>
    <w:p w14:paraId="284A8669" w14:textId="3FC9F962"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 xml:space="preserve">the accumulated positive charge on the </w:t>
      </w:r>
      <w:proofErr w:type="spellStart"/>
      <w:r w:rsidR="00A23327">
        <w:t>oxocarbenium</w:t>
      </w:r>
      <w:proofErr w:type="spellEnd"/>
      <w:r w:rsidR="00A23327">
        <w:t xml:space="preserve">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w:t>
      </w:r>
      <w:r w:rsidR="00CA6C46">
        <w:t>d</w:t>
      </w:r>
      <w:r w:rsidR="00CA6C46">
        <w:t>ing</w:t>
      </w:r>
      <w:ins w:id="134" w:author="Jeremy Mills" w:date="2015-04-21T14:38:00Z">
        <w:r w:rsidR="00CA47DC">
          <w:t xml:space="preserve"> See SI XXX?</w:t>
        </w:r>
      </w:ins>
      <w:r w:rsidR="001632BE">
        <w:t>)</w:t>
      </w:r>
      <w:r w:rsidR="00744404">
        <w:t xml:space="preserve">. Taken together with the finding that residues such as E222 which do not make direct molecular interactions with the substrate nonetheless play a key role in catalysis, the </w:t>
      </w:r>
      <w:del w:id="135" w:author="Jeremy Mills" w:date="2015-04-21T14:39:00Z">
        <w:r w:rsidR="00744404" w:rsidDel="00CA47DC">
          <w:delText xml:space="preserve">selection </w:delText>
        </w:r>
      </w:del>
      <w:ins w:id="136" w:author="Jeremy Mills" w:date="2015-04-21T14:39:00Z">
        <w:r w:rsidR="00CA47DC">
          <w:t>identific</w:t>
        </w:r>
        <w:r w:rsidR="00CA47DC">
          <w:t>a</w:t>
        </w:r>
        <w:r w:rsidR="00CA47DC">
          <w:t xml:space="preserve">tion </w:t>
        </w:r>
      </w:ins>
      <w:r w:rsidR="00744404">
        <w:t xml:space="preserve">of these features </w:t>
      </w:r>
      <w:ins w:id="137" w:author="Jeremy Mills" w:date="2015-04-21T14:39:00Z">
        <w:r w:rsidR="00D77AD3">
          <w:t xml:space="preserve">as being important </w:t>
        </w:r>
      </w:ins>
      <w:r w:rsidR="00744404">
        <w:t xml:space="preserve">by the machine learning algorithm </w:t>
      </w:r>
      <w:r w:rsidR="00226E88">
        <w:t>is consistent with the fine</w:t>
      </w:r>
      <w:r w:rsidR="00646C4A">
        <w:t>ly-</w:t>
      </w:r>
      <w:r w:rsidR="00226E88">
        <w:t xml:space="preserve">tuned </w:t>
      </w:r>
      <w:r w:rsidR="00744404">
        <w:t>electrostatic env</w:t>
      </w:r>
      <w:r w:rsidR="00744404">
        <w:t>i</w:t>
      </w:r>
      <w:r w:rsidR="00744404">
        <w:t xml:space="preserve">ronment of the </w:t>
      </w:r>
      <w:r w:rsidR="00226E88">
        <w:t xml:space="preserve">BglB </w:t>
      </w:r>
      <w:r w:rsidR="00744404">
        <w:t xml:space="preserve">active site </w:t>
      </w:r>
      <w:r w:rsidR="00226E88">
        <w:t>being of primary importance for c</w:t>
      </w:r>
      <w:r w:rsidR="00226E88">
        <w:t>a</w:t>
      </w:r>
      <w:r w:rsidR="00226E88">
        <w:t>talysis</w:t>
      </w:r>
      <w:r w:rsidR="00B40F59">
        <w:t xml:space="preserve">. </w:t>
      </w:r>
    </w:p>
    <w:p w14:paraId="49932A74" w14:textId="268C8824"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feature</w:t>
      </w:r>
      <w:r w:rsidR="00417DFF">
        <w:t xml:space="preserve"> indicates the </w:t>
      </w:r>
      <w:r w:rsidR="00183ABE">
        <w:t xml:space="preserve">importance </w:t>
      </w:r>
      <w:proofErr w:type="gramStart"/>
      <w:r w:rsidR="00183ABE">
        <w:t xml:space="preserve">of </w:t>
      </w:r>
      <w:r w:rsidR="00417DFF">
        <w:t xml:space="preserve"> protein</w:t>
      </w:r>
      <w:proofErr w:type="gramEnd"/>
      <w:r w:rsidR="00417DFF">
        <w:t xml:space="preserve">–ligand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w:t>
      </w:r>
      <w:proofErr w:type="gramStart"/>
      <w:r w:rsidR="00226E88">
        <w:t>This is further</w:t>
      </w:r>
      <w:r w:rsidR="00585C58">
        <w:t xml:space="preserve"> supported by the finding</w:t>
      </w:r>
      <w:proofErr w:type="gramEnd"/>
      <w:r w:rsidR="00585C58">
        <w:t xml:space="preserve">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commentRangeStart w:id="138"/>
      <w:r>
        <w:t xml:space="preserve">It is interesting to note that </w:t>
      </w:r>
      <w:r w:rsidR="00226E88">
        <w:t xml:space="preserve">the only significant </w:t>
      </w:r>
      <w:r>
        <w:t>f</w:t>
      </w:r>
      <w:r w:rsidRPr="00802FCC">
        <w:t>eatures corr</w:t>
      </w:r>
      <w:r w:rsidRPr="00802FCC">
        <w:t>e</w:t>
      </w:r>
      <w:r w:rsidRPr="00802FCC">
        <w:t xml:space="preserve">lated to all three kinetic constants </w:t>
      </w:r>
      <w:r w:rsidR="00226E88">
        <w:t>are</w:t>
      </w:r>
      <w:r w:rsidRPr="00802FCC">
        <w:t xml:space="preserve"> total system metrics, while features correlated to only one kinetic constant were metrics capturing a particular aspect (e.g. packing or hydrogen bond e</w:t>
      </w:r>
      <w:r w:rsidRPr="00802FCC">
        <w:t>n</w:t>
      </w:r>
      <w:r w:rsidRPr="00802FCC">
        <w:t xml:space="preserve">ergy) </w:t>
      </w:r>
      <w:r w:rsidR="00226E88">
        <w:t>of the BglB structure</w:t>
      </w:r>
      <w:commentRangeEnd w:id="138"/>
      <w:r w:rsidR="00D77AD3">
        <w:rPr>
          <w:rStyle w:val="CommentReference"/>
          <w:rFonts w:ascii="Times" w:hAnsi="Times"/>
          <w:kern w:val="0"/>
        </w:rPr>
        <w:commentReference w:id="138"/>
      </w:r>
      <w:r w:rsidRPr="00802FCC">
        <w:t>.</w:t>
      </w:r>
      <w:r>
        <w:t xml:space="preserve"> It is also interesting that the most common metric used for successful enzyme designs, interface </w:t>
      </w:r>
      <w:r>
        <w:lastRenderedPageBreak/>
        <w:t>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6319FD49"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ins w:id="139" w:author="Jeremy Mills" w:date="2015-04-21T14:42:00Z">
        <w:r w:rsidR="00D77AD3">
          <w:t xml:space="preserve">of a </w:t>
        </w:r>
      </w:ins>
      <w:r w:rsidR="004D1B98" w:rsidRPr="00802FCC">
        <w:t>wide range of enzyme fun</w:t>
      </w:r>
      <w:r w:rsidR="004D1B98" w:rsidRPr="00802FCC">
        <w:t>c</w:t>
      </w:r>
      <w:r w:rsidR="004D1B98" w:rsidRPr="00802FCC">
        <w:t>tions</w:t>
      </w:r>
      <w:r w:rsidRPr="00802FCC">
        <w:t>. However, there has been a limited ability to benchmark its pr</w:t>
      </w:r>
      <w:r w:rsidRPr="00802FCC">
        <w:t>e</w:t>
      </w:r>
      <w:r w:rsidRPr="00802FCC">
        <w:t>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w:t>
      </w:r>
      <w:r w:rsidRPr="00802FCC">
        <w:t>a</w:t>
      </w:r>
      <w:r w:rsidRPr="00802FCC">
        <w:t>tions.</w:t>
      </w:r>
      <w:r w:rsidR="00E63F61" w:rsidRPr="00802FCC">
        <w:t xml:space="preserve"> </w:t>
      </w:r>
    </w:p>
    <w:p w14:paraId="0FFB7146" w14:textId="09916ED4"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w:t>
      </w:r>
      <w:ins w:id="140" w:author="Jeremy Mills" w:date="2015-04-21T14:43:00Z">
        <w:r w:rsidR="00ED420C">
          <w:t xml:space="preserve">almost </w:t>
        </w:r>
      </w:ins>
      <w:r w:rsidRPr="00802FCC">
        <w:t xml:space="preserve">as important to catalysis as the </w:t>
      </w:r>
      <w:r w:rsidR="00226E88">
        <w:t>two</w:t>
      </w:r>
      <w:r w:rsidR="00226E88" w:rsidRPr="00802FCC">
        <w:t xml:space="preserve"> </w:t>
      </w:r>
      <w:r w:rsidRPr="00802FCC">
        <w:t xml:space="preserve">residues which are directly involved in the chemistry. </w:t>
      </w:r>
    </w:p>
    <w:p w14:paraId="6C5E6B4B" w14:textId="4284D61A" w:rsidR="00D2311A" w:rsidRPr="00802FCC" w:rsidRDefault="008641B4" w:rsidP="00652379">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w:t>
      </w:r>
      <w:ins w:id="141" w:author="Jeremy Mills" w:date="2015-04-21T14:44:00Z">
        <w:r w:rsidR="00ED420C">
          <w:t xml:space="preserve"> with respect to </w:t>
        </w:r>
        <w:proofErr w:type="gramStart"/>
        <w:r w:rsidR="00ED420C">
          <w:t>homologues(</w:t>
        </w:r>
        <w:proofErr w:type="gramEnd"/>
        <w:r w:rsidR="00ED420C">
          <w:t>?)</w:t>
        </w:r>
      </w:ins>
      <w:r>
        <w:t xml:space="preserve">.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w:t>
      </w:r>
      <w:r w:rsidR="00761027" w:rsidRPr="00802FCC">
        <w:t>p</w:t>
      </w:r>
      <w:r w:rsidR="00761027" w:rsidRPr="00802FCC">
        <w:t>p</w:t>
      </w:r>
      <w:r w:rsidR="008F4EE8" w:rsidRPr="00802FCC">
        <w:t>lemental</w:t>
      </w:r>
      <w:r w:rsidR="00761027" w:rsidRPr="00802FCC">
        <w:t xml:space="preserve"> T</w:t>
      </w:r>
      <w:r w:rsidR="00761027" w:rsidRPr="00802FCC">
        <w:t>a</w:t>
      </w:r>
      <w:r w:rsidR="00761027" w:rsidRPr="00802FCC">
        <w:t>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wit</w:t>
      </w:r>
      <w:r w:rsidR="00FB72DF" w:rsidRPr="00802FCC">
        <w:t>h</w:t>
      </w:r>
      <w:r w:rsidR="00FB72DF" w:rsidRPr="00802FCC">
        <w:t xml:space="preserve">in 12 Å of the active site </w:t>
      </w:r>
      <w:r w:rsidR="00A53929" w:rsidRPr="00802FCC">
        <w:t xml:space="preserve">are </w:t>
      </w:r>
      <w:r w:rsidR="00D72D06" w:rsidRPr="00802FCC">
        <w:t>&gt;</w:t>
      </w:r>
      <w:r w:rsidR="001A5353" w:rsidRPr="00802FCC">
        <w:t xml:space="preserve">80% conserved. </w:t>
      </w:r>
      <w:del w:id="142" w:author="Jeremy Mills" w:date="2015-04-21T14:45:00Z">
        <w:r w:rsidR="00AC14DB" w:rsidRPr="00802FCC" w:rsidDel="00ED420C">
          <w:delText>When mutating</w:delText>
        </w:r>
      </w:del>
      <w:ins w:id="143" w:author="Jeremy Mills" w:date="2015-04-21T14:45:00Z">
        <w:r w:rsidR="00ED420C">
          <w:t>Among the X res</w:t>
        </w:r>
        <w:r w:rsidR="00ED420C">
          <w:t>i</w:t>
        </w:r>
        <w:r w:rsidR="00ED420C">
          <w:t>dues within Y Å of the active site</w:t>
        </w:r>
      </w:ins>
      <w:del w:id="144" w:author="Jeremy Mills" w:date="2015-04-21T14:45:00Z">
        <w:r w:rsidR="00AC14DB" w:rsidRPr="00802FCC" w:rsidDel="00ED420C">
          <w:delText xml:space="preserve"> each </w:delText>
        </w:r>
        <w:r w:rsidR="0048596D" w:rsidRPr="00802FCC" w:rsidDel="00ED420C">
          <w:delText>res</w:delText>
        </w:r>
        <w:r w:rsidR="0048596D" w:rsidRPr="00802FCC" w:rsidDel="00ED420C">
          <w:delText>i</w:delText>
        </w:r>
        <w:r w:rsidR="0048596D" w:rsidRPr="00802FCC" w:rsidDel="00ED420C">
          <w:delText xml:space="preserve">due near the active site </w:delText>
        </w:r>
        <w:r w:rsidR="00AC14DB" w:rsidRPr="00802FCC" w:rsidDel="00ED420C">
          <w:delText>to alanine</w:delText>
        </w:r>
      </w:del>
      <w:r w:rsidR="001A5353" w:rsidRPr="00802FCC">
        <w:t>,</w:t>
      </w:r>
      <w:r w:rsidR="00AC14DB" w:rsidRPr="00802FCC">
        <w:t xml:space="preserve"> </w:t>
      </w:r>
      <w:r w:rsidR="0048596D" w:rsidRPr="00802FCC">
        <w:t xml:space="preserve">only </w:t>
      </w:r>
      <w:r w:rsidR="00AC14DB" w:rsidRPr="00802FCC">
        <w:t xml:space="preserve">19 </w:t>
      </w:r>
      <w:ins w:id="145" w:author="Jeremy Mills" w:date="2015-04-21T14:46:00Z">
        <w:r w:rsidR="00ED420C">
          <w:t xml:space="preserve">alanine </w:t>
        </w:r>
      </w:ins>
      <w:r w:rsidR="001A5353" w:rsidRPr="00802FCC">
        <w:t xml:space="preserve">mutations </w:t>
      </w:r>
      <w:r w:rsidR="0048596D" w:rsidRPr="00802FCC">
        <w:t>r</w:t>
      </w:r>
      <w:r w:rsidR="0048596D" w:rsidRPr="00802FCC">
        <w:t>e</w:t>
      </w:r>
      <w:r w:rsidR="0048596D" w:rsidRPr="00802FCC">
        <w:t>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w:t>
      </w:r>
      <w:r w:rsidR="0048596D" w:rsidRPr="00802FCC">
        <w:t>i</w:t>
      </w:r>
      <w:r w:rsidR="0048596D" w:rsidRPr="00802FCC">
        <w:t>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del w:id="146" w:author="Jeremy Mills" w:date="2015-04-21T14:46:00Z">
        <w:r w:rsidDel="00442464">
          <w:delText xml:space="preserve">conservation </w:delText>
        </w:r>
      </w:del>
      <w:ins w:id="147" w:author="Jeremy Mills" w:date="2015-04-21T14:46:00Z">
        <w:r w:rsidR="00442464">
          <w:t xml:space="preserve">residue </w:t>
        </w:r>
        <w:proofErr w:type="gramStart"/>
        <w:r w:rsidR="00442464">
          <w:t>identity</w:t>
        </w:r>
        <w:proofErr w:type="gramEnd"/>
        <w:r w:rsidR="00442464">
          <w:t xml:space="preserve"> </w:t>
        </w:r>
      </w:ins>
      <w:r>
        <w:t xml:space="preserve">and function if </w:t>
      </w:r>
      <w:del w:id="148" w:author="Jeremy Mills" w:date="2015-04-21T14:46:00Z">
        <w:r w:rsidDel="00442464">
          <w:delText>co</w:delText>
        </w:r>
        <w:r w:rsidDel="00442464">
          <w:delText>n</w:delText>
        </w:r>
        <w:r w:rsidDel="00442464">
          <w:delText xml:space="preserve">servation </w:delText>
        </w:r>
      </w:del>
      <w:ins w:id="149" w:author="Jeremy Mills" w:date="2015-04-21T14:46:00Z">
        <w:r w:rsidR="00442464">
          <w:t>a pa</w:t>
        </w:r>
        <w:r w:rsidR="00442464">
          <w:t>r</w:t>
        </w:r>
        <w:r w:rsidR="00442464">
          <w:t xml:space="preserve">ticular residue </w:t>
        </w:r>
      </w:ins>
      <w:r>
        <w:t>is &lt;</w:t>
      </w:r>
      <w:r w:rsidR="00C1351D" w:rsidRPr="00802FCC">
        <w:t>85%</w:t>
      </w:r>
      <w:ins w:id="150" w:author="Jeremy Mills" w:date="2015-04-21T14:46:00Z">
        <w:r w:rsidR="00442464">
          <w:t xml:space="preserve"> conserved</w:t>
        </w:r>
      </w:ins>
      <w:r w:rsidR="00AD7432" w:rsidRPr="00802FCC">
        <w:t>.</w:t>
      </w:r>
      <w:r w:rsidR="0048596D" w:rsidRPr="00802FCC">
        <w:t xml:space="preserve"> </w:t>
      </w:r>
      <w:r>
        <w:t>Finally</w:t>
      </w:r>
      <w:r w:rsidR="0048596D" w:rsidRPr="00802FCC">
        <w:t>, the mutation</w:t>
      </w:r>
      <w:r w:rsidR="008C17EB" w:rsidRPr="00802FCC">
        <w:t xml:space="preserve"> R240A, </w:t>
      </w:r>
      <w:r w:rsidR="0048596D" w:rsidRPr="00802FCC">
        <w:t xml:space="preserve">which is </w:t>
      </w:r>
      <w:r w:rsidR="008C17EB" w:rsidRPr="00802FCC">
        <w:t xml:space="preserve">not observed in any natural variant in the </w:t>
      </w:r>
      <w:proofErr w:type="spellStart"/>
      <w:r w:rsidR="008C17EB" w:rsidRPr="00802FCC">
        <w:t>glycosyl</w:t>
      </w:r>
      <w:proofErr w:type="spellEnd"/>
      <w:r w:rsidR="008C17EB" w:rsidRPr="00802FCC">
        <w:t xml:space="preserve"> hydr</w:t>
      </w:r>
      <w:r w:rsidR="008C17EB" w:rsidRPr="00802FCC">
        <w:t>o</w:t>
      </w:r>
      <w:r w:rsidR="008C17EB" w:rsidRPr="00802FCC">
        <w:t>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w:t>
      </w:r>
      <w:r w:rsidR="008C17EB" w:rsidRPr="00802FCC">
        <w:t>s</w:t>
      </w:r>
      <w:r w:rsidR="008C17EB" w:rsidRPr="00802FCC">
        <w:t>ly observed in nature when engineering fun</w:t>
      </w:r>
      <w:r w:rsidR="008C17EB" w:rsidRPr="00802FCC">
        <w:t>c</w:t>
      </w:r>
      <w:r w:rsidR="008C17EB" w:rsidRPr="00802FCC">
        <w:t>tion towards a non-natural substrate.</w:t>
      </w:r>
      <w:r w:rsidR="00AC14DB" w:rsidRPr="00802FCC">
        <w:t xml:space="preserve"> </w:t>
      </w:r>
    </w:p>
    <w:p w14:paraId="37AC3880" w14:textId="2914F0D1"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w:t>
      </w:r>
      <w:proofErr w:type="gramStart"/>
      <w:r w:rsidR="008C17EB" w:rsidRPr="00802FCC">
        <w:t xml:space="preserve">techniques </w:t>
      </w:r>
      <w:r w:rsidRPr="00802FCC">
        <w:t>which</w:t>
      </w:r>
      <w:proofErr w:type="gramEnd"/>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w:t>
      </w:r>
      <w:ins w:id="151" w:author="Jeremy Mills" w:date="2015-04-21T14:47:00Z">
        <w:r w:rsidR="00442464">
          <w:t xml:space="preserve">currently </w:t>
        </w:r>
      </w:ins>
      <w:r w:rsidR="007A0F09" w:rsidRPr="00802FCC">
        <w:t xml:space="preserve">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w:t>
      </w:r>
      <w:ins w:id="152" w:author="Jeremy Mills" w:date="2015-04-21T14:47:00Z">
        <w:r w:rsidR="00442464">
          <w:t xml:space="preserve">additional </w:t>
        </w:r>
      </w:ins>
      <w:r w:rsidR="007A0F09" w:rsidRPr="00802FCC">
        <w:t xml:space="preserve">training </w:t>
      </w:r>
      <w:proofErr w:type="gramStart"/>
      <w:r w:rsidR="007A0F09" w:rsidRPr="00802FCC">
        <w:t>d</w:t>
      </w:r>
      <w:r w:rsidR="007A0F09" w:rsidRPr="00802FCC">
        <w:t>a</w:t>
      </w:r>
      <w:r w:rsidR="007A0F09" w:rsidRPr="00802FCC">
        <w:t>tasets,</w:t>
      </w:r>
      <w:proofErr w:type="gramEnd"/>
      <w:r w:rsidR="007A0F09" w:rsidRPr="00802FCC">
        <w:t xml:space="preserve"> such as we have done </w:t>
      </w:r>
      <w:del w:id="153" w:author="Jeremy Mills" w:date="2015-04-21T14:47:00Z">
        <w:r w:rsidR="007A0F09" w:rsidRPr="00802FCC" w:rsidDel="00442464">
          <w:delText xml:space="preserve">here </w:delText>
        </w:r>
      </w:del>
      <w:r w:rsidR="007A0F09" w:rsidRPr="00802FCC">
        <w:t xml:space="preserve">for BglB, in order to </w:t>
      </w:r>
      <w:ins w:id="154" w:author="Jeremy Mills" w:date="2015-04-21T14:47:00Z">
        <w:r w:rsidR="00442464">
          <w:t xml:space="preserve">further </w:t>
        </w:r>
      </w:ins>
      <w:del w:id="155" w:author="Jeremy Mills" w:date="2015-04-21T14:47:00Z">
        <w:r w:rsidR="007A0F09" w:rsidRPr="00802FCC" w:rsidDel="00442464">
          <w:delText xml:space="preserve">identify </w:delText>
        </w:r>
      </w:del>
      <w:ins w:id="156" w:author="Jeremy Mills" w:date="2015-04-21T14:47:00Z">
        <w:r w:rsidR="00442464">
          <w:t>quantify</w:t>
        </w:r>
        <w:r w:rsidR="00442464" w:rsidRPr="00802FCC">
          <w:t xml:space="preserve"> </w:t>
        </w:r>
      </w:ins>
      <w:r w:rsidR="007A0F09" w:rsidRPr="00802FCC">
        <w:t>the appropriate me</w:t>
      </w:r>
      <w:r w:rsidR="007A0F09" w:rsidRPr="00802FCC">
        <w:t>t</w:t>
      </w:r>
      <w:r w:rsidR="007A0F09" w:rsidRPr="00802FCC">
        <w:t xml:space="preserve">rics </w:t>
      </w:r>
      <w:r w:rsidR="00422E07" w:rsidRPr="00802FCC">
        <w:t>to be used</w:t>
      </w:r>
      <w:r w:rsidR="007A0F09" w:rsidRPr="00802FCC">
        <w:t xml:space="preserve"> for selecting designed mutants to functionally characte</w:t>
      </w:r>
      <w:r w:rsidR="007A0F09" w:rsidRPr="00802FCC">
        <w:t>r</w:t>
      </w:r>
      <w:r w:rsidR="007A0F09" w:rsidRPr="00802FCC">
        <w:t>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commentRangeStart w:id="157"/>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w:t>
      </w:r>
      <w:r w:rsidR="00B15D4F" w:rsidRPr="00802FCC">
        <w:lastRenderedPageBreak/>
        <w:t xml:space="preserve">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commentRangeEnd w:id="157"/>
      <w:r w:rsidR="00442464">
        <w:rPr>
          <w:rStyle w:val="CommentReference"/>
          <w:rFonts w:ascii="Times" w:hAnsi="Times"/>
          <w:kern w:val="0"/>
        </w:rPr>
        <w:commentReference w:id="157"/>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 xml:space="preserve">In this work, over 100 </w:t>
      </w:r>
      <w:proofErr w:type="gramStart"/>
      <w:r w:rsidRPr="00802FCC">
        <w:t>computationally-designed</w:t>
      </w:r>
      <w:proofErr w:type="gramEnd"/>
      <w:r w:rsidRPr="00802FCC">
        <w:t xml:space="preserve">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w:t>
      </w:r>
      <w:r w:rsidRPr="00802FCC">
        <w:t>l</w:t>
      </w:r>
      <w:r w:rsidRPr="00802FCC">
        <w:t>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commentRangeStart w:id="158"/>
      <w:r w:rsidRPr="00802FCC">
        <w:t>The crystal structure</w:t>
      </w:r>
      <w:commentRangeEnd w:id="158"/>
      <w:r w:rsidR="00F87C0B">
        <w:rPr>
          <w:rStyle w:val="CommentReference"/>
          <w:rFonts w:ascii="Times" w:hAnsi="Times"/>
          <w:kern w:val="0"/>
        </w:rPr>
        <w:commentReference w:id="158"/>
      </w:r>
      <w:r w:rsidRPr="00802FCC">
        <w:t xml:space="preserv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w:t>
      </w:r>
      <w:proofErr w:type="spellStart"/>
      <w:r w:rsidRPr="00802FCC">
        <w:t>aliquotted</w:t>
      </w:r>
      <w:proofErr w:type="spellEnd"/>
      <w:r w:rsidRPr="00802FCC">
        <w:t xml:space="preserve"> in triplicate in 25 µL volumes and 75 µL of </w:t>
      </w:r>
      <w:r w:rsidR="009B2A0F"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Pr="00802FCC">
        <w:t xml:space="preserve"> (100 </w:t>
      </w:r>
      <w:proofErr w:type="spellStart"/>
      <w:r w:rsidRPr="00802FCC">
        <w:t>mM</w:t>
      </w:r>
      <w:proofErr w:type="spellEnd"/>
      <w:r w:rsidRPr="00802FCC">
        <w:t xml:space="preserve">, 25 </w:t>
      </w:r>
      <w:proofErr w:type="spellStart"/>
      <w:r w:rsidRPr="00802FCC">
        <w:t>mM</w:t>
      </w:r>
      <w:proofErr w:type="spellEnd"/>
      <w:r w:rsidRPr="00802FCC">
        <w:t xml:space="preserve">, 6.25 </w:t>
      </w:r>
      <w:proofErr w:type="spellStart"/>
      <w:r w:rsidRPr="00802FCC">
        <w:t>mM</w:t>
      </w:r>
      <w:proofErr w:type="spellEnd"/>
      <w:r w:rsidRPr="00802FCC">
        <w:t xml:space="preserve">, 1.6 </w:t>
      </w:r>
      <w:proofErr w:type="spellStart"/>
      <w:r w:rsidRPr="00802FCC">
        <w:t>mM</w:t>
      </w:r>
      <w:proofErr w:type="spellEnd"/>
      <w:r w:rsidRPr="00802FCC">
        <w:t xml:space="preserve">, 0.4 </w:t>
      </w:r>
      <w:proofErr w:type="spellStart"/>
      <w:r w:rsidRPr="00802FCC">
        <w:t>mM</w:t>
      </w:r>
      <w:proofErr w:type="spellEnd"/>
      <w:r w:rsidRPr="00802FCC">
        <w:t xml:space="preserve">, 0.1 </w:t>
      </w:r>
      <w:proofErr w:type="spellStart"/>
      <w:r w:rsidRPr="00802FCC">
        <w:t>mM</w:t>
      </w:r>
      <w:proofErr w:type="spellEnd"/>
      <w:r w:rsidRPr="00802FCC">
        <w:t xml:space="preserve">, or 0.02 </w:t>
      </w:r>
      <w:proofErr w:type="spellStart"/>
      <w:r w:rsidRPr="00802FCC">
        <w:t>mM</w:t>
      </w:r>
      <w:proofErr w:type="spellEnd"/>
      <w:r w:rsidRPr="00802FCC">
        <w:t>)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proofErr w:type="spellStart"/>
      <w:r w:rsidRPr="00802FCC">
        <w:t>SciPy</w:t>
      </w:r>
      <w:proofErr w:type="spellEnd"/>
      <w:r w:rsidRPr="00802FCC">
        <w:t>.</w:t>
      </w:r>
      <w:r w:rsidR="00D61D6C" w:rsidRPr="00802FCC">
        <w:t xml:space="preserve"> </w:t>
      </w:r>
    </w:p>
    <w:p w14:paraId="33FCD89B" w14:textId="5205187E" w:rsidR="00735FBC" w:rsidRPr="00802FCC" w:rsidRDefault="00D33847" w:rsidP="006522F5">
      <w:pPr>
        <w:pStyle w:val="Heading2"/>
      </w:pPr>
      <w:r w:rsidRPr="00802FCC">
        <w:lastRenderedPageBreak/>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P-values were calculated based on the Wilcoxon signed-rank test after features and kinetic constants were norma</w:t>
      </w:r>
      <w:r w:rsidR="00185A12" w:rsidRPr="00802FCC">
        <w:t>l</w:t>
      </w:r>
      <w:r w:rsidR="00185A12" w:rsidRPr="00802FCC">
        <w:t xml:space="preserve">ized in the [0,1] interval. </w:t>
      </w:r>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proofErr w:type="gramStart"/>
      <w:r w:rsidRPr="00802FCC">
        <w:t>pNPG</w:t>
      </w:r>
      <w:proofErr w:type="gramEnd"/>
      <w:r w:rsidR="00E71831" w:rsidRPr="00802FCC">
        <w:t xml:space="preserve">, </w:t>
      </w:r>
      <w:r w:rsidR="005F6497"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w:t>
      </w:r>
      <w:proofErr w:type="spellStart"/>
      <w:r w:rsidRPr="00802FCC">
        <w:t>TF_References_Section</w:t>
      </w:r>
      <w:proofErr w:type="spellEnd"/>
      <w:r w:rsidRPr="00802FCC">
        <w:t>").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9"/>
      <w:footerReference w:type="even" r:id="rId20"/>
      <w:footerReference w:type="default" r:id="rId21"/>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remy Mills" w:date="2015-04-21T12:44:00Z" w:initials="JM">
    <w:p w14:paraId="287BC496" w14:textId="18B01326" w:rsidR="00F87C0B" w:rsidRDefault="00F87C0B">
      <w:pPr>
        <w:pStyle w:val="CommentText"/>
      </w:pPr>
      <w:ins w:id="4" w:author="Jeremy Mills" w:date="2015-04-21T12:44:00Z">
        <w:r>
          <w:rPr>
            <w:rStyle w:val="CommentReference"/>
          </w:rPr>
          <w:annotationRef/>
        </w:r>
      </w:ins>
      <w:r>
        <w:t>I haven’t read the paper yet, but if you did accomplish the second half of the title, I think “enables” is more compelling!</w:t>
      </w:r>
    </w:p>
  </w:comment>
  <w:comment w:id="15" w:author="Jeremy Mills" w:date="2015-04-21T12:49:00Z" w:initials="JM">
    <w:p w14:paraId="057DE8B9" w14:textId="0A23DBAA" w:rsidR="00F87C0B" w:rsidRDefault="00F87C0B">
      <w:pPr>
        <w:pStyle w:val="CommentText"/>
      </w:pPr>
      <w:ins w:id="17" w:author="Jeremy Mills" w:date="2015-04-21T12:48:00Z">
        <w:r>
          <w:rPr>
            <w:rStyle w:val="CommentReference"/>
          </w:rPr>
          <w:annotationRef/>
        </w:r>
      </w:ins>
      <w:r>
        <w:t>I don’t know if “kinetically cha</w:t>
      </w:r>
      <w:r>
        <w:t>r</w:t>
      </w:r>
      <w:r>
        <w:t>acterized” actually makes sense, but “kinetic co</w:t>
      </w:r>
      <w:r>
        <w:t>n</w:t>
      </w:r>
      <w:r>
        <w:t>stants determined” seems to want “</w:t>
      </w:r>
      <w:r w:rsidRPr="00DA3C1A">
        <w:rPr>
          <w:b/>
        </w:rPr>
        <w:t>had their</w:t>
      </w:r>
      <w:r>
        <w:t xml:space="preserve"> kinetic constants determined” which I don’t particularly like the sound of…</w:t>
      </w:r>
    </w:p>
  </w:comment>
  <w:comment w:id="49" w:author="Jeremy Mills" w:date="2015-04-21T13:18:00Z" w:initials="JM">
    <w:p w14:paraId="70CC2B1E" w14:textId="2481D745" w:rsidR="00F87C0B" w:rsidRDefault="00F87C0B">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w:t>
      </w:r>
      <w:r>
        <w:t>e</w:t>
      </w:r>
      <w:r>
        <w:t xml:space="preserve">signs tested work, they </w:t>
      </w:r>
      <w:r w:rsidRPr="00981DA8">
        <w:rPr>
          <w:b/>
          <w:bCs/>
        </w:rPr>
        <w:t>do</w:t>
      </w:r>
      <w:r>
        <w:t xml:space="preserve"> work. I’ve added a bit to the end of the sentence, but obviously you should change it to say what you want to say.</w:t>
      </w:r>
    </w:p>
  </w:comment>
  <w:comment w:id="59" w:author="Jeremy Mills" w:date="2015-04-21T13:25:00Z" w:initials="JM">
    <w:p w14:paraId="0BC2E85A" w14:textId="1CE2E08B" w:rsidR="00F87C0B" w:rsidRDefault="00F87C0B">
      <w:pPr>
        <w:pStyle w:val="CommentText"/>
      </w:pPr>
      <w:r>
        <w:rPr>
          <w:rStyle w:val="CommentReference"/>
        </w:rPr>
        <w:annotationRef/>
      </w:r>
      <w:r>
        <w:t>Could probably cite each of the papers about the databases mentioned here... Mea</w:t>
      </w:r>
      <w:r>
        <w:t>n</w:t>
      </w:r>
      <w:r>
        <w:t>ing in addition to the citations about how they've been used w/ Rosetta to improve the underlying algorithms.</w:t>
      </w:r>
    </w:p>
  </w:comment>
  <w:comment w:id="64" w:author="Jeremy Mills" w:date="2015-04-21T13:37:00Z" w:initials="JM">
    <w:p w14:paraId="02F2B27F" w14:textId="5E9618A5" w:rsidR="00F87C0B" w:rsidRDefault="00F87C0B">
      <w:pPr>
        <w:pStyle w:val="CommentText"/>
      </w:pPr>
      <w:r>
        <w:t xml:space="preserve">I </w:t>
      </w:r>
      <w:proofErr w:type="spellStart"/>
      <w:r>
        <w:t>wo</w:t>
      </w:r>
      <w:proofErr w:type="spellEnd"/>
      <w:r>
        <w:t>rry that "sequence recovery" is a niche term related to Rosetta or at least comput</w:t>
      </w:r>
      <w:r>
        <w:t>a</w:t>
      </w:r>
      <w:r>
        <w:t>tional analysis. A bit more explanation here might be warranted.</w:t>
      </w:r>
      <w:r>
        <w:rPr>
          <w:rStyle w:val="CommentReference"/>
        </w:rPr>
        <w:annotationRef/>
      </w:r>
    </w:p>
  </w:comment>
  <w:comment w:id="75" w:author="Jeremy Mills" w:date="2015-04-21T13:42:00Z" w:initials="JM">
    <w:p w14:paraId="390C07C3" w14:textId="68FC51F4" w:rsidR="00F87C0B" w:rsidRDefault="00F87C0B">
      <w:pPr>
        <w:pStyle w:val="CommentText"/>
      </w:pPr>
      <w:r>
        <w:rPr>
          <w:rStyle w:val="CommentReference"/>
        </w:rPr>
        <w:annotationRef/>
      </w:r>
      <w:r>
        <w:t>I have never used pro-</w:t>
      </w:r>
      <w:proofErr w:type="spellStart"/>
      <w:r>
        <w:t>therm</w:t>
      </w:r>
      <w:proofErr w:type="spellEnd"/>
      <w:r>
        <w:t>, so seeing it written about doesn’t really do much for me. I think it’s fine to describe what you want to do in the context of the mention of other databases above.</w:t>
      </w:r>
    </w:p>
  </w:comment>
  <w:comment w:id="84" w:author="Jeremy Mills" w:date="2015-04-21T13:45:00Z" w:initials="JM">
    <w:p w14:paraId="3F4A2A4F" w14:textId="4E905410" w:rsidR="00F87C0B" w:rsidRDefault="00F87C0B">
      <w:pPr>
        <w:pStyle w:val="CommentText"/>
      </w:pPr>
      <w:r>
        <w:rPr>
          <w:rStyle w:val="CommentReference"/>
        </w:rPr>
        <w:annotationRef/>
      </w:r>
      <w:r>
        <w:t>Consider higher resolution version of figure 1 B once it goes in.</w:t>
      </w:r>
    </w:p>
  </w:comment>
  <w:comment w:id="85" w:author="Jeremy Mills" w:date="2015-04-21T13:46:00Z" w:initials="JM">
    <w:p w14:paraId="3C98FAA5" w14:textId="72BAB632" w:rsidR="00F87C0B" w:rsidRDefault="00F87C0B">
      <w:pPr>
        <w:pStyle w:val="CommentText"/>
      </w:pPr>
      <w:r>
        <w:rPr>
          <w:rStyle w:val="CommentReference"/>
        </w:rPr>
        <w:annotationRef/>
      </w:r>
      <w:r>
        <w:t>The above sections are good. It sounds like you’re the first one that enabled machine learning to be applied to this problem. If so, you could probably harp on the novelty of this approach a bit.</w:t>
      </w:r>
    </w:p>
  </w:comment>
  <w:comment w:id="86" w:author="Jeremy Mills" w:date="2015-04-21T13:47:00Z" w:initials="JM">
    <w:p w14:paraId="49928630" w14:textId="7ABFD5A1" w:rsidR="00F87C0B" w:rsidRDefault="00F87C0B">
      <w:pPr>
        <w:pStyle w:val="CommentText"/>
      </w:pPr>
      <w:r>
        <w:rPr>
          <w:rStyle w:val="CommentReference"/>
        </w:rPr>
        <w:annotationRef/>
      </w:r>
      <w:r>
        <w:t>Add PDB ID.</w:t>
      </w:r>
    </w:p>
  </w:comment>
  <w:comment w:id="89" w:author="Jeremy Mills" w:date="2015-04-21T13:49:00Z" w:initials="JM">
    <w:p w14:paraId="3A92AD45" w14:textId="017E68D4" w:rsidR="00F87C0B" w:rsidRDefault="00F87C0B">
      <w:pPr>
        <w:pStyle w:val="CommentText"/>
      </w:pPr>
      <w:r>
        <w:rPr>
          <w:rStyle w:val="CommentReference"/>
        </w:rPr>
        <w:annotationRef/>
      </w:r>
      <w:r>
        <w:t>Good opportunity to bolster the citation count of the gluten paper! (</w:t>
      </w:r>
      <w:proofErr w:type="gramStart"/>
      <w:r>
        <w:t>even</w:t>
      </w:r>
      <w:proofErr w:type="gramEnd"/>
      <w:r>
        <w:t xml:space="preserve"> though my </w:t>
      </w:r>
      <w:proofErr w:type="spellStart"/>
      <w:r>
        <w:t>metallo</w:t>
      </w:r>
      <w:proofErr w:type="spellEnd"/>
      <w:r>
        <w:t xml:space="preserve"> paper is currently ahead by 1… </w:t>
      </w:r>
      <w:proofErr w:type="spellStart"/>
      <w:r>
        <w:t>heh</w:t>
      </w:r>
      <w:proofErr w:type="spellEnd"/>
      <w:r>
        <w:t>).</w:t>
      </w:r>
    </w:p>
  </w:comment>
  <w:comment w:id="90" w:author="Jeremy Mills" w:date="2015-04-21T13:50:00Z" w:initials="JM">
    <w:p w14:paraId="45108520" w14:textId="3D3CAE25" w:rsidR="00F87C0B" w:rsidRDefault="00F87C0B">
      <w:pPr>
        <w:pStyle w:val="CommentText"/>
      </w:pPr>
      <w:r>
        <w:rPr>
          <w:rStyle w:val="CommentReference"/>
        </w:rPr>
        <w:annotationRef/>
      </w:r>
      <w:r>
        <w:t>No one will know what this is, though I doubt they have anything published about what they do…</w:t>
      </w:r>
    </w:p>
  </w:comment>
  <w:comment w:id="93" w:author="Jeremy Mills" w:date="2015-04-21T13:55:00Z" w:initials="JM">
    <w:p w14:paraId="50526F32" w14:textId="50CD684E" w:rsidR="00F87C0B" w:rsidRDefault="00F87C0B">
      <w:pPr>
        <w:pStyle w:val="CommentText"/>
      </w:pPr>
      <w:r>
        <w:rPr>
          <w:rStyle w:val="CommentReference"/>
        </w:rPr>
        <w:annotationRef/>
      </w:r>
      <w:r>
        <w:t xml:space="preserve">Control would be straight lysate (a la DA paper) showing that your kinetic data on slightly impure proteins wouldn’t be useless because of </w:t>
      </w:r>
      <w:proofErr w:type="spellStart"/>
      <w:r>
        <w:t>wt</w:t>
      </w:r>
      <w:proofErr w:type="spellEnd"/>
      <w:r>
        <w:t xml:space="preserve"> contamination (</w:t>
      </w:r>
      <w:proofErr w:type="spellStart"/>
      <w:r>
        <w:t>Hellinga</w:t>
      </w:r>
      <w:proofErr w:type="spellEnd"/>
      <w:r>
        <w:t xml:space="preserve"> debacle). I don’t know if e. coli proteins do this, but still, it’s good to mention that they don’t.</w:t>
      </w:r>
    </w:p>
  </w:comment>
  <w:comment w:id="94" w:author="Jeremy Mills" w:date="2015-04-21T13:57:00Z" w:initials="JM">
    <w:p w14:paraId="18519928" w14:textId="3CA6D766" w:rsidR="00F87C0B" w:rsidRDefault="00F87C0B">
      <w:pPr>
        <w:pStyle w:val="CommentText"/>
      </w:pPr>
      <w:r>
        <w:rPr>
          <w:rStyle w:val="CommentReference"/>
        </w:rPr>
        <w:annotationRef/>
      </w:r>
      <w:r>
        <w:t>Does this mean that you’re ge</w:t>
      </w:r>
      <w:r>
        <w:t>t</w:t>
      </w:r>
      <w:r>
        <w:t>ting 1.2 g / L of expression? To me, things in mg / mL are generally after purification / concentration, but the yields / L of expression are more in the 10-100 mg levels.</w:t>
      </w:r>
    </w:p>
  </w:comment>
  <w:comment w:id="103" w:author="Jeremy Mills" w:date="2015-04-21T14:08:00Z" w:initials="JM">
    <w:p w14:paraId="6FDE7D51" w14:textId="18C3AA87" w:rsidR="00F87C0B" w:rsidRDefault="00F87C0B">
      <w:pPr>
        <w:pStyle w:val="CommentText"/>
      </w:pPr>
      <w:r>
        <w:rPr>
          <w:rStyle w:val="CommentReference"/>
        </w:rPr>
        <w:annotationRef/>
      </w:r>
      <w:r>
        <w:t>Am I correct that this is based on the existing crystal structure? If so, you should make it more clear that 1) this isn’t a computational model and 2) that it’s from the PDB. As computational people, I think we have to be explicit about this, especially since I bet you’ll be talking about comp</w:t>
      </w:r>
      <w:r>
        <w:t>u</w:t>
      </w:r>
      <w:r>
        <w:t>tational models later.</w:t>
      </w:r>
    </w:p>
  </w:comment>
  <w:comment w:id="104" w:author="Jeremy Mills" w:date="2015-04-21T14:10:00Z" w:initials="JM">
    <w:p w14:paraId="2C517EBB" w14:textId="57728200" w:rsidR="00F87C0B" w:rsidRDefault="00F87C0B">
      <w:pPr>
        <w:pStyle w:val="CommentText"/>
      </w:pPr>
      <w:r>
        <w:rPr>
          <w:rStyle w:val="CommentReference"/>
        </w:rPr>
        <w:annotationRef/>
      </w:r>
      <w:r>
        <w:t xml:space="preserve">I’m not an enzymologist, but I’m not totally surprised that a residue that makes </w:t>
      </w:r>
      <w:r w:rsidRPr="005B37B9">
        <w:rPr>
          <w:b/>
          <w:bCs/>
        </w:rPr>
        <w:t>2</w:t>
      </w:r>
      <w:r>
        <w:t xml:space="preserve"> crucial interactions with the substrate (and probably orients it for catalysis) leads to a 57,000 fold redu</w:t>
      </w:r>
      <w:r>
        <w:t>c</w:t>
      </w:r>
      <w:r>
        <w:t>tion in catalytic efficiency!</w:t>
      </w:r>
    </w:p>
  </w:comment>
  <w:comment w:id="107" w:author="Jeremy Mills" w:date="2015-04-21T14:16:00Z" w:initials="JM">
    <w:p w14:paraId="2C4831FA" w14:textId="6ED57DAA" w:rsidR="00F87C0B" w:rsidRDefault="00F87C0B">
      <w:pPr>
        <w:pStyle w:val="CommentText"/>
      </w:pPr>
      <w:r>
        <w:rPr>
          <w:rStyle w:val="CommentReference"/>
        </w:rPr>
        <w:annotationRef/>
      </w:r>
      <w:r>
        <w:t xml:space="preserve">Was this Rosetta? I’m less knowledgeable about the energy function than I should be, but I wonder if that’s not just some good </w:t>
      </w:r>
      <w:proofErr w:type="spellStart"/>
      <w:r>
        <w:t>rotamer</w:t>
      </w:r>
      <w:proofErr w:type="spellEnd"/>
      <w:r>
        <w:t xml:space="preserve"> and H-bonding interaction. I suppose I’m asking </w:t>
      </w:r>
      <w:r w:rsidRPr="00A34A89">
        <w:rPr>
          <w:b/>
          <w:bCs/>
        </w:rPr>
        <w:t>why</w:t>
      </w:r>
      <w:r>
        <w:t xml:space="preserve"> Rosetta thinks it would adopt this co</w:t>
      </w:r>
      <w:r>
        <w:t>n</w:t>
      </w:r>
      <w:r>
        <w:t>formation. I’m sure you know which score terms dominate this model, but for people that are Rosetta sa</w:t>
      </w:r>
      <w:r>
        <w:t>v</w:t>
      </w:r>
      <w:r>
        <w:t xml:space="preserve">vy, this might be interesting. Especially in light of the </w:t>
      </w:r>
      <w:proofErr w:type="spellStart"/>
      <w:r>
        <w:t>Warshel</w:t>
      </w:r>
      <w:proofErr w:type="spellEnd"/>
      <w:r>
        <w:t xml:space="preserve"> refe</w:t>
      </w:r>
      <w:r>
        <w:t>r</w:t>
      </w:r>
      <w:r>
        <w:t>ence which you’re proposing to support.</w:t>
      </w:r>
    </w:p>
  </w:comment>
  <w:comment w:id="110" w:author="Jeremy Mills" w:date="2015-04-21T14:16:00Z" w:initials="JM">
    <w:p w14:paraId="07C29FC1" w14:textId="2B3CDF7C" w:rsidR="00F87C0B" w:rsidRDefault="00F87C0B">
      <w:pPr>
        <w:pStyle w:val="CommentText"/>
      </w:pPr>
      <w:r>
        <w:rPr>
          <w:rStyle w:val="CommentReference"/>
        </w:rPr>
        <w:annotationRef/>
      </w:r>
      <w:r>
        <w:t>Maybe reference SI methods?</w:t>
      </w:r>
    </w:p>
  </w:comment>
  <w:comment w:id="111" w:author="Jeremy Mills" w:date="2015-04-21T14:18:00Z" w:initials="JM">
    <w:p w14:paraId="13BAAF3C" w14:textId="28D30F38" w:rsidR="00F87C0B" w:rsidRDefault="00F87C0B">
      <w:pPr>
        <w:pStyle w:val="CommentText"/>
      </w:pPr>
      <w:ins w:id="114" w:author="Jeremy Mills" w:date="2015-04-21T14:17:00Z">
        <w:r>
          <w:rPr>
            <w:rStyle w:val="CommentReference"/>
          </w:rPr>
          <w:annotationRef/>
        </w:r>
      </w:ins>
      <w:r>
        <w:t>Colons can be used as periods which is why I start the second sentence with a cap</w:t>
      </w:r>
      <w:r>
        <w:t>i</w:t>
      </w:r>
      <w:r>
        <w:t>tal. I do think the bit that follows should be made into a co</w:t>
      </w:r>
      <w:r>
        <w:t>m</w:t>
      </w:r>
      <w:r>
        <w:t>plete sentence.</w:t>
      </w:r>
    </w:p>
  </w:comment>
  <w:comment w:id="116" w:author="Jeremy Mills" w:date="2015-04-21T14:19:00Z" w:initials="JM">
    <w:p w14:paraId="6CF24EC7" w14:textId="3183F67D" w:rsidR="00F87C0B" w:rsidRDefault="00F87C0B">
      <w:pPr>
        <w:pStyle w:val="CommentText"/>
      </w:pPr>
      <w:r>
        <w:rPr>
          <w:rStyle w:val="CommentReference"/>
        </w:rPr>
        <w:annotationRef/>
      </w:r>
      <w:r>
        <w:t>Again, this sounds like you mean you tried to solve the structures.</w:t>
      </w:r>
    </w:p>
  </w:comment>
  <w:comment w:id="117" w:author="Jeremy Mills" w:date="2015-04-21T14:20:00Z" w:initials="JM">
    <w:p w14:paraId="7F173354" w14:textId="44D8C216" w:rsidR="00F87C0B" w:rsidRDefault="00F87C0B">
      <w:pPr>
        <w:pStyle w:val="CommentText"/>
      </w:pPr>
      <w:r>
        <w:rPr>
          <w:rStyle w:val="CommentReference"/>
        </w:rPr>
        <w:annotationRef/>
      </w:r>
      <w:r>
        <w:t>As written, you don’t know you’re about to explain what those features are. I’ve changed it to be what I’d use, but feel free to change it back.</w:t>
      </w:r>
    </w:p>
  </w:comment>
  <w:comment w:id="121" w:author="Jeremy Mills" w:date="2015-04-21T14:29:00Z" w:initials="JM">
    <w:p w14:paraId="74B175F8" w14:textId="6334EF14" w:rsidR="00F87C0B" w:rsidRDefault="00F87C0B">
      <w:pPr>
        <w:pStyle w:val="CommentText"/>
      </w:pPr>
      <w:r>
        <w:rPr>
          <w:rStyle w:val="CommentReference"/>
        </w:rPr>
        <w:annotationRef/>
      </w:r>
      <w:r>
        <w:t>Jumping the gun here, but this certainly jibes with your observation about the Q</w:t>
      </w:r>
      <w:r>
        <w:sym w:font="Wingdings" w:char="F0E0"/>
      </w:r>
      <w:r>
        <w:t>A mutation.</w:t>
      </w:r>
    </w:p>
  </w:comment>
  <w:comment w:id="125" w:author="Jeremy Mills" w:date="2015-04-21T14:35:00Z" w:initials="JM">
    <w:p w14:paraId="0BB164D6" w14:textId="6DEAB4C6" w:rsidR="00F87C0B" w:rsidRPr="00AA2609" w:rsidRDefault="00F87C0B">
      <w:pPr>
        <w:pStyle w:val="CommentText"/>
      </w:pPr>
      <w:ins w:id="128" w:author="Jeremy Mills" w:date="2015-04-21T14:33:00Z">
        <w:r>
          <w:rPr>
            <w:rStyle w:val="CommentReference"/>
          </w:rPr>
          <w:annotationRef/>
        </w:r>
      </w:ins>
      <w:r>
        <w:t>I am guessing that what you mean by the “complex” part of the K</w:t>
      </w:r>
      <w:r w:rsidRPr="00601188">
        <w:rPr>
          <w:vertAlign w:val="subscript"/>
        </w:rPr>
        <w:t>M</w:t>
      </w:r>
      <w:r>
        <w:t xml:space="preserve"> would include things like dynamics of the protein (e.g. pre-organization of certain substrate bin</w:t>
      </w:r>
      <w:r>
        <w:t>d</w:t>
      </w:r>
      <w:r>
        <w:t>ing residues, but with sufficient plasticity that it can loosely bind conformers of the su</w:t>
      </w:r>
      <w:r>
        <w:t>b</w:t>
      </w:r>
      <w:r>
        <w:t>strate and then “shepherd” them into the correct binding orientation? If so, maybe a bit more explan</w:t>
      </w:r>
      <w:r>
        <w:t>a</w:t>
      </w:r>
      <w:r>
        <w:t>tion of why K</w:t>
      </w:r>
      <w:r w:rsidRPr="00601188">
        <w:rPr>
          <w:vertAlign w:val="subscript"/>
        </w:rPr>
        <w:t>M</w:t>
      </w:r>
      <w:r>
        <w:t xml:space="preserve"> is complex would be useful.</w:t>
      </w:r>
    </w:p>
  </w:comment>
  <w:comment w:id="130" w:author="Jeremy Mills" w:date="2015-04-21T14:36:00Z" w:initials="JM">
    <w:p w14:paraId="20978966" w14:textId="37925493" w:rsidR="00F87C0B" w:rsidRDefault="00F87C0B">
      <w:pPr>
        <w:pStyle w:val="CommentText"/>
      </w:pPr>
      <w:r>
        <w:rPr>
          <w:rStyle w:val="CommentReference"/>
        </w:rPr>
        <w:annotationRef/>
      </w:r>
      <w:r>
        <w:t>I don’t know what this means…</w:t>
      </w:r>
    </w:p>
  </w:comment>
  <w:comment w:id="133" w:author="Jeremy Mills" w:date="2015-04-21T14:38:00Z" w:initials="JM">
    <w:p w14:paraId="7BDF6F22" w14:textId="04991F89" w:rsidR="00F87C0B" w:rsidRDefault="00F87C0B">
      <w:pPr>
        <w:pStyle w:val="CommentText"/>
      </w:pPr>
      <w:r>
        <w:rPr>
          <w:rStyle w:val="CommentReference"/>
        </w:rPr>
        <w:annotationRef/>
      </w:r>
      <w:r>
        <w:t xml:space="preserve">Yeah, but this is also likely in </w:t>
      </w:r>
      <w:proofErr w:type="spellStart"/>
      <w:r>
        <w:t>cryo</w:t>
      </w:r>
      <w:proofErr w:type="spellEnd"/>
      <w:r>
        <w:t xml:space="preserve"> crystallography… Who knows what this would look like in NMR, even though I’ll bet that they wouldn’t move </w:t>
      </w:r>
      <w:r w:rsidRPr="00CA47DC">
        <w:rPr>
          <w:b/>
          <w:bCs/>
        </w:rPr>
        <w:t>that</w:t>
      </w:r>
      <w:r>
        <w:t xml:space="preserve"> much!</w:t>
      </w:r>
    </w:p>
  </w:comment>
  <w:comment w:id="138" w:author="Jeremy Mills" w:date="2015-04-21T14:43:00Z" w:initials="JM">
    <w:p w14:paraId="2A8F1139" w14:textId="15B771AC" w:rsidR="00F87C0B" w:rsidRDefault="00F87C0B">
      <w:pPr>
        <w:pStyle w:val="CommentText"/>
      </w:pPr>
      <w:r>
        <w:rPr>
          <w:rStyle w:val="CommentReference"/>
        </w:rPr>
        <w:annotationRef/>
      </w:r>
      <w:r>
        <w:t>What is the implication for this? Maybe that the Rosetta energy function is pretty good as a whole, but analysis of specific features can do better from the perspective of addressing partic</w:t>
      </w:r>
      <w:r>
        <w:t>u</w:t>
      </w:r>
      <w:r>
        <w:t xml:space="preserve">lar issues? Like if you want to change substrate </w:t>
      </w:r>
      <w:proofErr w:type="spellStart"/>
      <w:r>
        <w:t>specificifity</w:t>
      </w:r>
      <w:proofErr w:type="spellEnd"/>
      <w:r>
        <w:t>, you want to look at X, but if you want to change catalytic ability, you look at Y? I haven’t read the discussion yet, but this could go into that.</w:t>
      </w:r>
    </w:p>
  </w:comment>
  <w:comment w:id="157" w:author="Jeremy Mills" w:date="2015-04-21T14:49:00Z" w:initials="JM">
    <w:p w14:paraId="0063411F" w14:textId="0352C498" w:rsidR="00F87C0B" w:rsidRDefault="00F87C0B">
      <w:pPr>
        <w:pStyle w:val="CommentText"/>
      </w:pPr>
      <w:r>
        <w:rPr>
          <w:rStyle w:val="CommentReference"/>
        </w:rPr>
        <w:annotationRef/>
      </w:r>
      <w:r>
        <w:t>I think this paragraph could be combined with the previous one. That’s why I was starting to change the previous paragraph to look more like this one.</w:t>
      </w:r>
    </w:p>
  </w:comment>
  <w:comment w:id="158" w:author="Jeremy Mills" w:date="2015-04-21T14:50:00Z" w:initials="JM">
    <w:p w14:paraId="766C6E94" w14:textId="68211E20" w:rsidR="00F87C0B" w:rsidRDefault="00F87C0B">
      <w:pPr>
        <w:pStyle w:val="CommentText"/>
      </w:pPr>
      <w:r>
        <w:rPr>
          <w:rStyle w:val="CommentReference"/>
        </w:rPr>
        <w:annotationRef/>
      </w:r>
      <w:r>
        <w:t>Again, the PDB ID needs to be somewhere in this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F87C0B" w:rsidRDefault="00F87C0B">
      <w:r>
        <w:separator/>
      </w:r>
    </w:p>
    <w:p w14:paraId="18C41B7B" w14:textId="77777777" w:rsidR="00F87C0B" w:rsidRDefault="00F87C0B"/>
  </w:endnote>
  <w:endnote w:type="continuationSeparator" w:id="0">
    <w:p w14:paraId="76110423" w14:textId="77777777" w:rsidR="00F87C0B" w:rsidRDefault="00F87C0B">
      <w:r>
        <w:continuationSeparator/>
      </w:r>
    </w:p>
    <w:p w14:paraId="05D8AE80" w14:textId="77777777" w:rsidR="00F87C0B" w:rsidRDefault="00F87C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altName w:val="Myriad Pro Semibold It"/>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F87C0B" w:rsidRDefault="00F87C0B">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71B51B0B" w14:textId="77777777" w:rsidR="00F87C0B" w:rsidRDefault="00F87C0B">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F87C0B" w:rsidRDefault="00F87C0B">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F87C0B" w:rsidRDefault="00F87C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F87C0B" w:rsidRDefault="00F87C0B">
    <w:pPr>
      <w:pStyle w:val="Footer"/>
      <w:ind w:right="360"/>
    </w:pPr>
  </w:p>
  <w:p w14:paraId="1609084D" w14:textId="77777777" w:rsidR="00F87C0B" w:rsidRDefault="00F87C0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F87C0B" w:rsidRDefault="00F87C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F87C0B" w:rsidRDefault="00F87C0B">
    <w:pPr>
      <w:pStyle w:val="Footer"/>
      <w:ind w:right="360"/>
    </w:pPr>
  </w:p>
  <w:p w14:paraId="2E40F30B" w14:textId="77777777" w:rsidR="00F87C0B" w:rsidRDefault="00F87C0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F87C0B" w:rsidRDefault="00F87C0B">
      <w:r>
        <w:separator/>
      </w:r>
    </w:p>
    <w:p w14:paraId="18A2D7E8" w14:textId="77777777" w:rsidR="00F87C0B" w:rsidRDefault="00F87C0B"/>
  </w:footnote>
  <w:footnote w:type="continuationSeparator" w:id="0">
    <w:p w14:paraId="0370CE14" w14:textId="77777777" w:rsidR="00F87C0B" w:rsidRDefault="00F87C0B">
      <w:r>
        <w:continuationSeparator/>
      </w:r>
    </w:p>
    <w:p w14:paraId="199E9615" w14:textId="77777777" w:rsidR="00F87C0B" w:rsidRDefault="00F87C0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F87C0B" w:rsidRDefault="00F87C0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97D8F"/>
    <w:rsid w:val="000A12E1"/>
    <w:rsid w:val="000A5F3A"/>
    <w:rsid w:val="000A7E35"/>
    <w:rsid w:val="000B1749"/>
    <w:rsid w:val="000B1ED3"/>
    <w:rsid w:val="000B242F"/>
    <w:rsid w:val="000B36F4"/>
    <w:rsid w:val="000B3756"/>
    <w:rsid w:val="000C11DB"/>
    <w:rsid w:val="000C135D"/>
    <w:rsid w:val="000C33C6"/>
    <w:rsid w:val="000C4F1E"/>
    <w:rsid w:val="000C52FB"/>
    <w:rsid w:val="000C5A29"/>
    <w:rsid w:val="000C6856"/>
    <w:rsid w:val="000C6EE1"/>
    <w:rsid w:val="000C78AB"/>
    <w:rsid w:val="000C797E"/>
    <w:rsid w:val="000D36C1"/>
    <w:rsid w:val="000D4685"/>
    <w:rsid w:val="000D4B43"/>
    <w:rsid w:val="000D5EFE"/>
    <w:rsid w:val="000D6790"/>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4BB"/>
    <w:rsid w:val="000F5F62"/>
    <w:rsid w:val="000F6EA8"/>
    <w:rsid w:val="000F6EDF"/>
    <w:rsid w:val="0010294C"/>
    <w:rsid w:val="00102AD0"/>
    <w:rsid w:val="00103EB2"/>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2F82"/>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464"/>
    <w:rsid w:val="00442888"/>
    <w:rsid w:val="0044301A"/>
    <w:rsid w:val="00444FBE"/>
    <w:rsid w:val="004510D5"/>
    <w:rsid w:val="0045149D"/>
    <w:rsid w:val="00451F75"/>
    <w:rsid w:val="0045782B"/>
    <w:rsid w:val="004620F2"/>
    <w:rsid w:val="00462BDC"/>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A9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7B9"/>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188"/>
    <w:rsid w:val="006013C9"/>
    <w:rsid w:val="00601DF6"/>
    <w:rsid w:val="0060712E"/>
    <w:rsid w:val="00610D33"/>
    <w:rsid w:val="00611ABC"/>
    <w:rsid w:val="00611B91"/>
    <w:rsid w:val="00611BD6"/>
    <w:rsid w:val="006133F4"/>
    <w:rsid w:val="0061525C"/>
    <w:rsid w:val="0061570D"/>
    <w:rsid w:val="006161DA"/>
    <w:rsid w:val="00620F81"/>
    <w:rsid w:val="006229D4"/>
    <w:rsid w:val="00623084"/>
    <w:rsid w:val="00623DA4"/>
    <w:rsid w:val="006245D3"/>
    <w:rsid w:val="00627D61"/>
    <w:rsid w:val="00627E2E"/>
    <w:rsid w:val="00630090"/>
    <w:rsid w:val="00632EA8"/>
    <w:rsid w:val="00634789"/>
    <w:rsid w:val="0063749A"/>
    <w:rsid w:val="0064082F"/>
    <w:rsid w:val="00641029"/>
    <w:rsid w:val="00642821"/>
    <w:rsid w:val="00644C4B"/>
    <w:rsid w:val="00646AD3"/>
    <w:rsid w:val="00646C4A"/>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09E6"/>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9EB"/>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5DE1"/>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6CB"/>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20C9"/>
    <w:rsid w:val="0096320C"/>
    <w:rsid w:val="00963350"/>
    <w:rsid w:val="00964D5F"/>
    <w:rsid w:val="009650CE"/>
    <w:rsid w:val="00967D24"/>
    <w:rsid w:val="00981DA8"/>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A89"/>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2609"/>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E784B"/>
    <w:rsid w:val="00AF023C"/>
    <w:rsid w:val="00AF082E"/>
    <w:rsid w:val="00AF1FC7"/>
    <w:rsid w:val="00AF5F55"/>
    <w:rsid w:val="00B00F40"/>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5E55"/>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188D"/>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571F"/>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8AA"/>
    <w:rsid w:val="00C80AE9"/>
    <w:rsid w:val="00C812C1"/>
    <w:rsid w:val="00C8531D"/>
    <w:rsid w:val="00C865CA"/>
    <w:rsid w:val="00C9209C"/>
    <w:rsid w:val="00C9244B"/>
    <w:rsid w:val="00C932B6"/>
    <w:rsid w:val="00C96326"/>
    <w:rsid w:val="00C96711"/>
    <w:rsid w:val="00CA3222"/>
    <w:rsid w:val="00CA47DC"/>
    <w:rsid w:val="00CA6C46"/>
    <w:rsid w:val="00CB3003"/>
    <w:rsid w:val="00CB3519"/>
    <w:rsid w:val="00CB4E8F"/>
    <w:rsid w:val="00CB5169"/>
    <w:rsid w:val="00CB5A2A"/>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77AD3"/>
    <w:rsid w:val="00D80B7A"/>
    <w:rsid w:val="00D876E8"/>
    <w:rsid w:val="00D95433"/>
    <w:rsid w:val="00DA3C1A"/>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29F0"/>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2270"/>
    <w:rsid w:val="00E930FD"/>
    <w:rsid w:val="00E934D0"/>
    <w:rsid w:val="00E975D1"/>
    <w:rsid w:val="00EA007D"/>
    <w:rsid w:val="00EA0F04"/>
    <w:rsid w:val="00EA3689"/>
    <w:rsid w:val="00EA415B"/>
    <w:rsid w:val="00EA5CFE"/>
    <w:rsid w:val="00EB2F06"/>
    <w:rsid w:val="00EB3D83"/>
    <w:rsid w:val="00EB4C83"/>
    <w:rsid w:val="00EC0673"/>
    <w:rsid w:val="00EC5155"/>
    <w:rsid w:val="00EC76AC"/>
    <w:rsid w:val="00ED420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87C0B"/>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D75A0"/>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fontTable" Target="fontTable.xml"/><Relationship Id="rId23"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30.png"/><Relationship Id="rId17" Type="http://schemas.openxmlformats.org/officeDocument/2006/relationships/image" Target="media/image4.png"/><Relationship Id="rId18" Type="http://schemas.openxmlformats.org/officeDocument/2006/relationships/image" Target="media/image4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A60D1-FE15-254C-90DD-1B3F27751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4016</Words>
  <Characters>22894</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26857</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Jeremy Mills</cp:lastModifiedBy>
  <cp:revision>2</cp:revision>
  <cp:lastPrinted>2015-03-27T20:08:00Z</cp:lastPrinted>
  <dcterms:created xsi:type="dcterms:W3CDTF">2015-04-21T21:52:00Z</dcterms:created>
  <dcterms:modified xsi:type="dcterms:W3CDTF">2015-04-21T21:52:00Z</dcterms:modified>
</cp:coreProperties>
</file>