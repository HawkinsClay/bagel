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Betzenderfer†, CX Chen†, VM Duong†, </w:t>
      </w:r>
      <w:r w:rsidR="00A479C0" w:rsidRPr="00802FCC">
        <w:t xml:space="preserve">CV Ryklansky†, </w:t>
      </w:r>
      <w:r w:rsidRPr="00802FCC">
        <w:t>A Alpekin†, N Beaumont†, H Kapoor†, N Kim†, H Mohabbot†, B Pang†, R Teel</w:t>
      </w:r>
      <w:r w:rsidR="00302038" w:rsidRPr="00802FCC">
        <w:t xml:space="preserve"> </w:t>
      </w:r>
      <w:r w:rsidRPr="00802FCC">
        <w:t>†, L Whithaus†, I Tagkopoulos</w:t>
      </w:r>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8"/>
          <w:footerReference w:type="default" r:id="rId9"/>
          <w:type w:val="continuous"/>
          <w:pgSz w:w="12240" w:h="15840" w:code="1"/>
          <w:pgMar w:top="720" w:right="1094" w:bottom="720" w:left="1094" w:header="720" w:footer="720" w:gutter="0"/>
          <w:cols w:space="720"/>
          <w:titlePg/>
        </w:sectPr>
      </w:pPr>
    </w:p>
    <w:p w14:paraId="41207976" w14:textId="0FDC5254"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by constructing a dataset of over 100 mutant enzymes, each of which were produced, purified, and </w:t>
      </w:r>
      <w:commentRangeStart w:id="1"/>
      <w:r w:rsidR="00243332" w:rsidRPr="00802FCC">
        <w:t xml:space="preserve">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w:t>
      </w:r>
      <w:commentRangeEnd w:id="1"/>
      <w:r w:rsidR="009243BB">
        <w:rPr>
          <w:rStyle w:val="CommentReference"/>
          <w:rFonts w:ascii="Times" w:hAnsi="Times"/>
          <w:kern w:val="0"/>
        </w:rPr>
        <w:commentReference w:id="1"/>
      </w:r>
      <w:r w:rsidR="00243332" w:rsidRPr="00802FCC">
        <w:t>. We illustrate the importance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FA033A">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1B48F5F0" w:rsidR="00243332" w:rsidRPr="00802FCC" w:rsidRDefault="00890DDE" w:rsidP="00FA033A">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0C5A29" w:rsidRDefault="000C5A2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0C5A29" w:rsidRPr="00F20DB0" w:rsidRDefault="000C5A2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0C5A29" w:rsidRDefault="000C5A29"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D926D" id="_x0000_t202" coordsize="21600,21600" o:spt="202" path="m,l,21600r21600,l216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" filled="f" stroked="f">
                <v:textbox>
                  <w:txbxContent>
                    <w:p w14:paraId="51DE78B5" w14:textId="7422DA10" w:rsidR="000C5A29" w:rsidRDefault="000C5A29"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0C5A29" w:rsidRPr="00F20DB0" w:rsidRDefault="000C5A29"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0C5A29" w:rsidRDefault="000C5A29"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w:t>
      </w:r>
      <w:del w:id="2" w:author="James Edward Lucas" w:date="2015-04-24T08:10:00Z">
        <w:r w:rsidR="00243332" w:rsidRPr="00802FCC" w:rsidDel="008A1CBD">
          <w:delText>to allow</w:delText>
        </w:r>
      </w:del>
      <w:ins w:id="3" w:author="James Edward Lucas" w:date="2015-04-24T08:10:00Z">
        <w:r w:rsidR="008A1CBD">
          <w:t>for</w:t>
        </w:r>
      </w:ins>
      <w:r w:rsidR="00243332" w:rsidRPr="00802FCC">
        <w:t xml:space="preserve"> the development of highly efficient and specific catalysts tailored for needs beyond </w:t>
      </w:r>
      <w:del w:id="4" w:author="James Edward Lucas" w:date="2015-04-24T07:26:00Z">
        <w:r w:rsidR="00243332" w:rsidRPr="00802FCC" w:rsidDel="009243BB">
          <w:delText>what was</w:delText>
        </w:r>
      </w:del>
      <w:ins w:id="5" w:author="James Edward Lucas" w:date="2015-04-24T07:26:00Z">
        <w:r w:rsidR="009243BB">
          <w:t>those</w:t>
        </w:r>
      </w:ins>
      <w:r w:rsidR="00243332" w:rsidRPr="00802FCC">
        <w:t xml:space="preserve">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mutant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w:t>
      </w:r>
      <w:r w:rsidR="00DC21BF">
        <w:t>ed functional effect.</w:t>
      </w:r>
    </w:p>
    <w:p w14:paraId="2B17CDE7" w14:textId="6F5D56D8" w:rsidR="00327106" w:rsidRPr="00802FCC" w:rsidRDefault="00243332" w:rsidP="00FA033A">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00DC21BF">
        <w:t>sequence and function.</w:t>
      </w:r>
      <w:r w:rsidR="007851B1">
        <w:t xml:space="preserve"> </w:t>
      </w:r>
      <w:commentRangeStart w:id="6"/>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thermostability, and have played a </w:t>
      </w:r>
      <w:r w:rsidR="00005140" w:rsidRPr="00802FCC">
        <w:t>key</w:t>
      </w:r>
      <w:r w:rsidRPr="00802FCC">
        <w:t xml:space="preserve"> role in evaluating and improving computational algorithms to accurately model and design </w:t>
      </w:r>
      <w:r w:rsidR="00393B37" w:rsidRPr="00802FCC">
        <w:t>protein–protein interactions and thermostable proteins</w:t>
      </w:r>
      <w:r w:rsidRPr="00802FCC">
        <w:t>.</w:t>
      </w:r>
      <w:commentRangeEnd w:id="6"/>
      <w:r w:rsidR="009243BB">
        <w:rPr>
          <w:rStyle w:val="CommentReference"/>
          <w:rFonts w:ascii="Times" w:hAnsi="Times"/>
          <w:kern w:val="0"/>
        </w:rPr>
        <w:commentReference w:id="6"/>
      </w:r>
      <w:r w:rsidR="0083728B" w:rsidRPr="00802FCC">
        <w:t xml:space="preserve"> </w:t>
      </w:r>
      <w:r w:rsidR="007403A0">
        <w:t xml:space="preserve">[] </w:t>
      </w:r>
      <w:r w:rsidRPr="00802FCC">
        <w:t xml:space="preserve">However, there is no equivalent dataset of sequenced, purified, and kinetically characterized enzyme mutants.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 xml:space="preserve">a small subset of the libraries are produced, </w:t>
      </w:r>
      <w:r w:rsidR="008D7902" w:rsidRPr="00802FCC">
        <w:lastRenderedPageBreak/>
        <w:t>purified, and kinetically characterized to determine</w:t>
      </w:r>
      <w:r w:rsidR="00EF33C6" w:rsidRPr="00802FCC">
        <w:t xml:space="preserve"> Michaelis-Menten constants</w:t>
      </w:r>
      <w:r w:rsidR="00774DD9" w:rsidRPr="00802FCC">
        <w:t xml:space="preserve"> for each </w:t>
      </w:r>
      <w:commentRangeStart w:id="7"/>
      <w:r w:rsidR="00774DD9" w:rsidRPr="00802FCC">
        <w:t>mutant</w:t>
      </w:r>
      <w:commentRangeEnd w:id="7"/>
      <w:r w:rsidR="008A1CBD">
        <w:rPr>
          <w:rStyle w:val="CommentReference"/>
          <w:rFonts w:ascii="Times" w:hAnsi="Times"/>
          <w:kern w:val="0"/>
        </w:rPr>
        <w:commentReference w:id="7"/>
      </w:r>
      <w:r w:rsidR="00DC21BF">
        <w:t>.</w:t>
      </w:r>
      <w:r w:rsidR="002A3B23">
        <w:t xml:space="preserve"> </w:t>
      </w:r>
      <w:r w:rsidRPr="00802FCC">
        <w:t xml:space="preserve">Due to the </w:t>
      </w:r>
      <w:r w:rsidRPr="00802FCC">
        <w:lastRenderedPageBreak/>
        <w:t xml:space="preserve">lack of quantitative sequence-function datasets for enzymes, </w:t>
      </w:r>
      <w:commentRangeStart w:id="8"/>
      <w:del w:id="9" w:author="James Edward Lucas" w:date="2015-04-24T08:14:00Z">
        <w:r w:rsidR="008D7902" w:rsidRPr="00802FCC" w:rsidDel="008A1CBD">
          <w:delText>many</w:delText>
        </w:r>
        <w:r w:rsidRPr="00802FCC" w:rsidDel="008A1CBD">
          <w:delText xml:space="preserve"> </w:delText>
        </w:r>
      </w:del>
      <w:commentRangeEnd w:id="8"/>
      <w:r w:rsidR="008A1CBD">
        <w:rPr>
          <w:rStyle w:val="CommentReference"/>
          <w:rFonts w:ascii="Times" w:hAnsi="Times"/>
          <w:kern w:val="0"/>
        </w:rPr>
        <w:commentReference w:id="8"/>
      </w:r>
      <w:r w:rsidRPr="00802FCC">
        <w:t xml:space="preserve">efforts to </w:t>
      </w:r>
      <w:r w:rsidR="00A87F63" w:rsidRPr="00802FCC">
        <w:t>develop</w:t>
      </w:r>
      <w:r w:rsidRPr="00802FCC">
        <w:t xml:space="preserve"> and </w:t>
      </w:r>
      <w:r w:rsidR="00A87F63" w:rsidRPr="00802FCC">
        <w:t>evaluate</w:t>
      </w:r>
      <w:r w:rsidRPr="00802FCC">
        <w:t xml:space="preserve"> modeling algorithms have focused around sequence recovery as opposed to recapitulation of experimentally characterized effects.</w:t>
      </w:r>
      <w:r w:rsidR="002A3B23">
        <w:t xml:space="preserve"> []</w:t>
      </w:r>
      <w:r w:rsidRPr="00802FCC">
        <w:t xml:space="preserve"> </w:t>
      </w:r>
      <w:r w:rsidR="001D6056" w:rsidRPr="00802FCC">
        <w:t>However, s</w:t>
      </w:r>
      <w:r w:rsidRPr="00802FCC">
        <w:t xml:space="preserve">equence recovery is a non-ideal metric as there are many </w:t>
      </w:r>
      <w:r w:rsidR="00890DDE" w:rsidRPr="00802FCC">
        <w:t xml:space="preserve">mutations that are </w:t>
      </w:r>
      <w:r w:rsidRPr="00802FCC">
        <w:t>neutral or beneficial to function</w:t>
      </w:r>
      <w:r w:rsidR="00DC21BF">
        <w:t xml:space="preserve"> being assessed</w:t>
      </w:r>
      <w:r w:rsidRPr="00802FCC">
        <w:t>.</w:t>
      </w:r>
    </w:p>
    <w:p w14:paraId="099F1002" w14:textId="0C18340A" w:rsidR="00393B37" w:rsidRPr="00802FCC" w:rsidRDefault="00243332" w:rsidP="00FA033A">
      <w:pPr>
        <w:pStyle w:val="TAMainText"/>
      </w:pPr>
      <w:r w:rsidRPr="00802FCC">
        <w:t>We aimed to address this by determining kineti</w:t>
      </w:r>
      <w:r w:rsidR="00AB590A">
        <w:t>c constants for &gt;100</w:t>
      </w:r>
      <w:r w:rsidRPr="00802FCC">
        <w:t xml:space="preserve"> enzyme mutants, </w:t>
      </w:r>
      <w:r w:rsidR="00F44340">
        <w:t xml:space="preserve">which provides a large enough dataset to </w:t>
      </w:r>
      <w:r w:rsidR="008F10CC">
        <w:t>use</w:t>
      </w:r>
      <w:r w:rsidR="00F44340">
        <w:t xml:space="preserve"> machine learning approaches to select calculated structural features correlated to function</w:t>
      </w:r>
      <w:r w:rsidRPr="00802FCC">
        <w:t xml:space="preserve">. </w:t>
      </w:r>
      <w:r w:rsidR="00C04965" w:rsidRPr="00802FCC">
        <w:t>T</w:t>
      </w:r>
      <w:r w:rsidRPr="00802FCC">
        <w:t>his d</w:t>
      </w:r>
      <w:r w:rsidR="00A5675E" w:rsidRPr="00802FCC">
        <w:t>ataset is the first step toward</w:t>
      </w:r>
      <w:r w:rsidRPr="00802FCC">
        <w:t xml:space="preserve"> an enzyme datab</w:t>
      </w:r>
      <w:r w:rsidR="00393B37" w:rsidRPr="00802FCC">
        <w:t xml:space="preserve">ase equivalent to ProTherm </w:t>
      </w:r>
      <w:r w:rsidR="00A5675E" w:rsidRPr="00802FCC">
        <w:t xml:space="preserve">but </w:t>
      </w:r>
      <w:r w:rsidR="00393B37" w:rsidRPr="00802FCC">
        <w:t>relating enzyme sequence–</w:t>
      </w:r>
      <w:r w:rsidRPr="00802FCC">
        <w:t xml:space="preserve">function as opposed </w:t>
      </w:r>
      <w:r w:rsidR="00393B37" w:rsidRPr="00802FCC">
        <w:t>to protein sequence–</w:t>
      </w:r>
      <w:r w:rsidRPr="00802FCC">
        <w:t xml:space="preserve">thermostability. </w:t>
      </w:r>
    </w:p>
    <w:p w14:paraId="3C083763" w14:textId="0CA7D578" w:rsidR="00243332" w:rsidRPr="00802FCC" w:rsidRDefault="0011134B" w:rsidP="00FA033A">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26B26E0C">
                <wp:simplePos x="0" y="0"/>
                <wp:positionH relativeFrom="margin">
                  <wp:posOffset>3315335</wp:posOffset>
                </wp:positionH>
                <wp:positionV relativeFrom="margin">
                  <wp:posOffset>3886200</wp:posOffset>
                </wp:positionV>
                <wp:extent cx="3067050" cy="5248275"/>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24827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0C5A29" w:rsidRDefault="000C5A29"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13C702B8" w:rsidR="000C5A29" w:rsidRPr="003D706D" w:rsidRDefault="000C5A29"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10" w:author="James Edward Lucas" w:date="2015-04-24T08:21:00Z">
                              <w:r w:rsidDel="00203C6F">
                                <w:rPr>
                                  <w:rFonts w:ascii="Arno Pro" w:hAnsi="Arno Pro"/>
                                  <w:kern w:val="20"/>
                                  <w:sz w:val="18"/>
                                </w:rPr>
                                <w:delText xml:space="preserve">the </w:delText>
                              </w:r>
                            </w:del>
                            <w:ins w:id="11" w:author="James Edward Lucas" w:date="2015-04-24T08:21:00Z">
                              <w:r w:rsidR="00203C6F">
                                <w:rPr>
                                  <w:rFonts w:ascii="Arno Pro" w:hAnsi="Arno Pro"/>
                                  <w:kern w:val="20"/>
                                  <w:sz w:val="18"/>
                                </w:rPr>
                                <w:t xml:space="preserve">each </w:t>
                              </w:r>
                            </w:ins>
                            <w:r>
                              <w:rPr>
                                <w:rFonts w:ascii="Arno Pro" w:hAnsi="Arno Pro"/>
                                <w:kern w:val="20"/>
                                <w:sz w:val="18"/>
                              </w:rPr>
                              <w:t>mutation on each 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w:t>
                            </w:r>
                            <w:bookmarkStart w:id="12" w:name="_GoBack"/>
                            <w:bookmarkEnd w:id="12"/>
                            <w:r w:rsidRPr="008D7902">
                              <w:rPr>
                                <w:rFonts w:ascii="Arno Pro" w:hAnsi="Arno Pro"/>
                                <w:kern w:val="20"/>
                                <w:sz w:val="18"/>
                              </w:rPr>
                              <w:t>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8184" id="Text Box 10" o:spid="_x0000_s1027" type="#_x0000_t202" style="position:absolute;left:0;text-align:left;margin-left:261.05pt;margin-top:306pt;width:241.5pt;height:41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" filled="f" stroked="f">
                <v:textbox>
                  <w:txbxContent>
                    <w:p w14:paraId="329F3B0E" w14:textId="75FCC25C" w:rsidR="000C5A29" w:rsidRDefault="000C5A29"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13C702B8" w:rsidR="000C5A29" w:rsidRPr="003D706D" w:rsidRDefault="000C5A29"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w:t>
                      </w:r>
                      <w:del w:id="13" w:author="James Edward Lucas" w:date="2015-04-24T08:21:00Z">
                        <w:r w:rsidDel="00203C6F">
                          <w:rPr>
                            <w:rFonts w:ascii="Arno Pro" w:hAnsi="Arno Pro"/>
                            <w:kern w:val="20"/>
                            <w:sz w:val="18"/>
                          </w:rPr>
                          <w:delText xml:space="preserve">the </w:delText>
                        </w:r>
                      </w:del>
                      <w:ins w:id="14" w:author="James Edward Lucas" w:date="2015-04-24T08:21:00Z">
                        <w:r w:rsidR="00203C6F">
                          <w:rPr>
                            <w:rFonts w:ascii="Arno Pro" w:hAnsi="Arno Pro"/>
                            <w:kern w:val="20"/>
                            <w:sz w:val="18"/>
                          </w:rPr>
                          <w:t xml:space="preserve">each </w:t>
                        </w:r>
                      </w:ins>
                      <w:r>
                        <w:rPr>
                          <w:rFonts w:ascii="Arno Pro" w:hAnsi="Arno Pro"/>
                          <w:kern w:val="20"/>
                          <w:sz w:val="18"/>
                        </w:rPr>
                        <w:t>mutation on each 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w:t>
                      </w:r>
                      <w:bookmarkStart w:id="15" w:name="_GoBack"/>
                      <w:bookmarkEnd w:id="15"/>
                      <w:r w:rsidRPr="008D7902">
                        <w:rPr>
                          <w:rFonts w:ascii="Arno Pro" w:hAnsi="Arno Pro"/>
                          <w:kern w:val="20"/>
                          <w:sz w:val="18"/>
                        </w:rPr>
                        <w:t>aterials.</w:t>
                      </w:r>
                    </w:p>
                  </w:txbxContent>
                </v:textbox>
                <w10:wrap type="square" anchorx="margin" anchory="margin"/>
              </v:shape>
            </w:pict>
          </mc:Fallback>
        </mc:AlternateContent>
      </w:r>
      <w:r w:rsidR="00243332" w:rsidRPr="00802FCC">
        <w:t xml:space="preserve">The enzyme </w:t>
      </w:r>
      <w:r w:rsidR="00317A01" w:rsidRPr="00802FCC">
        <w:t>ch</w:t>
      </w:r>
      <w:r w:rsidR="00662D5A" w:rsidRPr="00802FCC">
        <w:t xml:space="preserve">osen </w:t>
      </w:r>
      <w:r w:rsidR="00243332" w:rsidRPr="00802FCC">
        <w:t>as the first entry to this dataset is ß-glucosidase B</w:t>
      </w:r>
      <w:r w:rsidR="00C04965" w:rsidRPr="00802FCC">
        <w:t xml:space="preserve"> from </w:t>
      </w:r>
      <w:r w:rsidR="00B30D31" w:rsidRPr="00802FCC">
        <w:rPr>
          <w:i/>
        </w:rPr>
        <w:t>Paenibacillus polymyxa</w:t>
      </w:r>
      <w:r w:rsidR="00B30D31" w:rsidRPr="00802FCC" w:rsidDel="00B30D31">
        <w:t xml:space="preserve"> </w:t>
      </w:r>
      <w:r w:rsidR="00C04965" w:rsidRPr="00802FCC">
        <w:t>(BglB)</w:t>
      </w:r>
      <w:r w:rsidR="00243332" w:rsidRPr="00802FCC">
        <w:t>, a family 1 glycoside hydrolase. Family 1 glycoside</w:t>
      </w:r>
      <w:r w:rsidR="008E2C2A" w:rsidRPr="00802FCC">
        <w:t xml:space="preserve"> </w:t>
      </w:r>
      <w:r w:rsidR="00243332" w:rsidRPr="00802FCC">
        <w:t xml:space="preserve">hydrolases have been the subject of numerous structural and kinetic studies due to their importance </w:t>
      </w:r>
      <w:r w:rsidR="00393B37" w:rsidRPr="00802FCC">
        <w:t>as</w:t>
      </w:r>
      <w:r w:rsidR="00243332" w:rsidRPr="00802FCC">
        <w:t xml:space="preserve"> the penultimate step in cellular ligno-cellulose utilization. </w:t>
      </w:r>
      <w:r w:rsidR="008964DA">
        <w:t xml:space="preserve">[] </w:t>
      </w:r>
      <w:commentRangeStart w:id="16"/>
      <w:r w:rsidR="00243332" w:rsidRPr="00802FCC">
        <w:t>An X-ray crystal struc</w:t>
      </w:r>
      <w:r w:rsidR="00BC2B5B" w:rsidRPr="00802FCC">
        <w:t xml:space="preserve">ture of BglB </w:t>
      </w:r>
      <w:commentRangeEnd w:id="16"/>
      <w:r w:rsidR="009243BB">
        <w:rPr>
          <w:rStyle w:val="CommentReference"/>
          <w:rFonts w:ascii="Times" w:hAnsi="Times"/>
          <w:kern w:val="0"/>
        </w:rPr>
        <w:commentReference w:id="16"/>
      </w:r>
      <w:r w:rsidR="00BC2B5B" w:rsidRPr="00802FCC">
        <w:t>i</w:t>
      </w:r>
      <w:r w:rsidR="00243332" w:rsidRPr="00802FCC">
        <w:t xml:space="preserve">ndicates that BglB follows a classical Koshland double-displacement mechanism in which E353 performs a nucleophilic attack on the anomeric carbon of the </w:t>
      </w:r>
      <w:commentRangeStart w:id="17"/>
      <w:r w:rsidR="00243332" w:rsidRPr="00802FCC">
        <w:t>substrate’s</w:t>
      </w:r>
      <w:commentRangeEnd w:id="17"/>
      <w:r w:rsidR="009243BB">
        <w:rPr>
          <w:rStyle w:val="CommentReference"/>
          <w:rFonts w:ascii="Times" w:hAnsi="Times"/>
          <w:kern w:val="0"/>
        </w:rPr>
        <w:commentReference w:id="17"/>
      </w:r>
      <w:r w:rsidR="00243332" w:rsidRPr="00802FCC">
        <w:t xml:space="preserve"> glucose moiety. The leaving group</w:t>
      </w:r>
      <w:r w:rsidR="00C04965" w:rsidRPr="00802FCC">
        <w:t xml:space="preserve"> </w:t>
      </w:r>
      <w:r w:rsidR="00243332" w:rsidRPr="00802FCC">
        <w:t xml:space="preserve">is protonated by E164. </w:t>
      </w:r>
      <w:r w:rsidR="00C04965" w:rsidRPr="00802FCC">
        <w:t xml:space="preserve">A third active site residue, </w:t>
      </w:r>
      <w:r w:rsidR="00243332" w:rsidRPr="00802FCC">
        <w:t>Y295</w:t>
      </w:r>
      <w:r w:rsidR="00C04965" w:rsidRPr="00802FCC">
        <w:t>,</w:t>
      </w:r>
      <w:r w:rsidR="00243332"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commentRangeStart w:id="18"/>
      <w:r w:rsidR="00BC2B5B" w:rsidRPr="00802FCC">
        <w:rPr>
          <w:b/>
        </w:rPr>
        <w:t>Figure 1</w:t>
      </w:r>
      <w:commentRangeEnd w:id="18"/>
      <w:r>
        <w:rPr>
          <w:rStyle w:val="CommentReference"/>
          <w:rFonts w:ascii="Times" w:hAnsi="Times"/>
          <w:kern w:val="0"/>
        </w:rPr>
        <w:commentReference w:id="18"/>
      </w:r>
      <w:r w:rsidR="004620F2" w:rsidRPr="00802FCC">
        <w:t xml:space="preserve">. </w:t>
      </w:r>
    </w:p>
    <w:p w14:paraId="708BF5C9" w14:textId="5C142A4E" w:rsidR="00732216" w:rsidRPr="00802FCC" w:rsidRDefault="009C7714" w:rsidP="00FA033A">
      <w:pPr>
        <w:pStyle w:val="TAMainText"/>
      </w:pPr>
      <w:r w:rsidRPr="00802FCC">
        <w:t>Here, we report</w:t>
      </w:r>
      <w:r w:rsidR="00230276" w:rsidRPr="00802FCC">
        <w:t xml:space="preserve"> a large data</w:t>
      </w:r>
      <w:r w:rsidR="00243332" w:rsidRPr="00802FCC">
        <w:t xml:space="preserve">set of kinetic constants of 104 computationally designed variants of BglB, each of which was produced, purified, and </w:t>
      </w:r>
      <w:commentRangeStart w:id="19"/>
      <w:r w:rsidR="00243332" w:rsidRPr="00802FCC">
        <w:t>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w:t>
      </w:r>
      <w:commentRangeEnd w:id="19"/>
      <w:r w:rsidR="0011134B">
        <w:rPr>
          <w:rStyle w:val="CommentReference"/>
          <w:rFonts w:ascii="Times" w:hAnsi="Times"/>
          <w:kern w:val="0"/>
        </w:rPr>
        <w:commentReference w:id="19"/>
      </w:r>
      <w:r w:rsidR="00393B37" w:rsidRPr="00802FCC">
        <w:t xml:space="preserve">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r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FA033A">
      <w:pPr>
        <w:pStyle w:val="TAMainText"/>
      </w:pPr>
      <w:commentRangeStart w:id="20"/>
      <w:r w:rsidRPr="00802FCC">
        <w:t>The crystal structure of recombinant BglB with the substrate analog 2-deoxy-2-fluoro-</w:t>
      </w:r>
      <w:r w:rsidR="00EA007D" w:rsidRPr="00802FCC">
        <w:t>alpha</w:t>
      </w:r>
      <w:r w:rsidRPr="00802FCC">
        <w:t xml:space="preserve">-D-glucopyranose bound </w:t>
      </w:r>
      <w:commentRangeEnd w:id="20"/>
      <w:r w:rsidR="0011134B">
        <w:rPr>
          <w:rStyle w:val="CommentReference"/>
          <w:rFonts w:ascii="Times" w:hAnsi="Times"/>
          <w:kern w:val="0"/>
        </w:rPr>
        <w:commentReference w:id="20"/>
      </w:r>
      <w:r w:rsidRPr="00802FCC">
        <w:t xml:space="preserve">was used to identify the substrate binding pocket and the catalytic residues. To generate a molecular model which approximates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w:t>
      </w:r>
      <w:r w:rsidRPr="00802FCC">
        <w:lastRenderedPageBreak/>
        <w:t xml:space="preserve">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0BF849BF" w:rsidR="00E277AB" w:rsidRPr="00802FCC" w:rsidRDefault="00857B46" w:rsidP="00FA033A">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 xml:space="preserve">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xml:space="preserv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stem by greater than 5 Rosetta energy u</w:t>
      </w:r>
      <w:r w:rsidR="00E277AB" w:rsidRPr="00802FCC">
        <w:t xml:space="preserve">nits were chosen </w:t>
      </w:r>
      <w:del w:id="21" w:author="James Edward Lucas" w:date="2015-04-24T07:35:00Z">
        <w:r w:rsidR="00E277AB" w:rsidRPr="00802FCC" w:rsidDel="0011134B">
          <w:delText>to synthesize and experimentally characterize</w:delText>
        </w:r>
      </w:del>
      <w:ins w:id="22" w:author="James Edward Lucas" w:date="2015-04-24T07:35:00Z">
        <w:r w:rsidR="0011134B">
          <w:t>for synthesis and experimental characterization</w:t>
        </w:r>
      </w:ins>
      <w:r w:rsidR="00E277AB" w:rsidRPr="00802FCC">
        <w:t>.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w:t>
      </w:r>
      <w:r w:rsidR="00E277AB" w:rsidRPr="00802FCC">
        <w:lastRenderedPageBreak/>
        <w:t>total of 69 positions</w:t>
      </w:r>
      <w:r w:rsidR="00627D61" w:rsidRPr="00802FCC">
        <w:t xml:space="preserve"> were </w:t>
      </w:r>
      <w:commentRangeStart w:id="23"/>
      <w:r w:rsidR="00627D61" w:rsidRPr="00802FCC">
        <w:t xml:space="preserve">covered </w:t>
      </w:r>
      <w:commentRangeEnd w:id="23"/>
      <w:r w:rsidR="00203C6F">
        <w:rPr>
          <w:rStyle w:val="CommentReference"/>
          <w:rFonts w:ascii="Times" w:hAnsi="Times"/>
          <w:kern w:val="0"/>
        </w:rPr>
        <w:commentReference w:id="23"/>
      </w:r>
      <w:r w:rsidR="00627D61" w:rsidRPr="00802FCC">
        <w:t>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1D2F4CF8" w:rsidR="00E277AB" w:rsidRPr="00802FCC" w:rsidRDefault="00B02E10" w:rsidP="00FA033A">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commentRangeStart w:id="24"/>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fter protein expression indu</w:t>
      </w:r>
      <w:r w:rsidR="00930B0D" w:rsidRPr="00802FCC">
        <w:t>c</w:t>
      </w:r>
      <w:r w:rsidR="00910FFA" w:rsidRPr="00802FCC">
        <w:t xml:space="preserve">ed by 1 mM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w:t>
      </w:r>
      <w:commentRangeStart w:id="25"/>
      <w:r w:rsidR="00E277AB" w:rsidRPr="00802FCC">
        <w:t xml:space="preserve">metal </w:t>
      </w:r>
      <w:commentRangeEnd w:id="25"/>
      <w:r w:rsidR="0011134B">
        <w:rPr>
          <w:rStyle w:val="CommentReference"/>
          <w:rFonts w:ascii="Times" w:hAnsi="Times"/>
          <w:kern w:val="0"/>
        </w:rPr>
        <w:commentReference w:id="25"/>
      </w:r>
      <w:r w:rsidR="00E277AB" w:rsidRPr="00802FCC">
        <w:t xml:space="preserve">affinity chromatography. </w:t>
      </w:r>
      <w:commentRangeEnd w:id="24"/>
      <w:r w:rsidR="0011134B">
        <w:rPr>
          <w:rStyle w:val="CommentReference"/>
          <w:rFonts w:ascii="Times" w:hAnsi="Times"/>
          <w:kern w:val="0"/>
        </w:rPr>
        <w:commentReference w:id="24"/>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7676B87B" w:rsidR="0098420F" w:rsidRPr="00802FCC" w:rsidRDefault="00E277AB" w:rsidP="00FA033A">
      <w:pPr>
        <w:pStyle w:val="TAMainText"/>
      </w:pPr>
      <w:commentRangeStart w:id="26"/>
      <w:r w:rsidRPr="00802FCC">
        <w:t>A total of ten biological replicates of the native BglB were used to assess expres</w:t>
      </w:r>
      <w:r w:rsidR="00781957" w:rsidRPr="00802FCC">
        <w:t xml:space="preserve">sion and purification. </w:t>
      </w:r>
      <w:commentRangeEnd w:id="26"/>
      <w:r w:rsidR="005C2828">
        <w:rPr>
          <w:rStyle w:val="CommentReference"/>
          <w:rFonts w:ascii="Times" w:hAnsi="Times"/>
          <w:kern w:val="0"/>
        </w:rPr>
        <w:commentReference w:id="26"/>
      </w:r>
      <w:r w:rsidR="00781957" w:rsidRPr="00802FCC">
        <w:t>T</w:t>
      </w:r>
      <w:r w:rsidRPr="00802FCC">
        <w:t xml:space="preserve">he average yield was found to be </w:t>
      </w:r>
      <w:r w:rsidR="00DE61E4" w:rsidRPr="00802FCC">
        <w:t>1.2 ± 0.4</w:t>
      </w:r>
      <w:r w:rsidRPr="00802FCC">
        <w:t xml:space="preserve"> mg/mL.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FA033A">
      <w:pPr>
        <w:pStyle w:val="TAMainText"/>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w:t>
      </w:r>
      <w:r w:rsidR="00691837" w:rsidRPr="00802FCC">
        <w:lastRenderedPageBreak/>
        <w:t>mine kinetic constants, o</w:t>
      </w:r>
      <w:r w:rsidRPr="00802FCC">
        <w:t xml:space="preserve">bserved </w:t>
      </w:r>
      <w:commentRangeStart w:id="27"/>
      <w:r w:rsidRPr="00802FCC">
        <w:t xml:space="preserve">rates </w:t>
      </w:r>
      <w:commentRangeEnd w:id="27"/>
      <w:r w:rsidR="00334DCB">
        <w:rPr>
          <w:rStyle w:val="CommentReference"/>
          <w:rFonts w:ascii="Times" w:hAnsi="Times"/>
          <w:kern w:val="0"/>
        </w:rPr>
        <w:commentReference w:id="27"/>
      </w:r>
      <w:r w:rsidRPr="00802FCC">
        <w:t>at 8 substrate concentrations were fit to the Michaelis-Menten equation.</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06BA8734" w:rsidR="00D13B19" w:rsidRPr="00802FCC" w:rsidRDefault="00E277AB" w:rsidP="00FA033A">
      <w:pPr>
        <w:pStyle w:val="TAMainText"/>
      </w:pPr>
      <w:r w:rsidRPr="00802FCC">
        <w:t>Based on the maximum concentration of enzyme used in our assays and colorimetric absorbance changes at the highest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BglB, four mutants exhibited </w:t>
      </w:r>
      <w:r w:rsidR="001118DE" w:rsidRPr="00802FCC">
        <w:t xml:space="preserve">measurable substrate inhibition (the </w:t>
      </w:r>
      <w:r w:rsidR="00B51B8F" w:rsidRPr="00802FCC">
        <w:t xml:space="preserve">inhibition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0C5A29" w:rsidRDefault="000C5A29"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0C5A29" w:rsidRPr="00A151BB" w:rsidRDefault="000C5A29"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C7DD"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" filled="f" stroked="f">
                <v:textbox>
                  <w:txbxContent>
                    <w:p w14:paraId="0443756C" w14:textId="3186D7E6" w:rsidR="000C5A29" w:rsidRDefault="000C5A29"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0C5A29" w:rsidRPr="00A151BB" w:rsidRDefault="000C5A29"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D37AB65" w:rsidR="000F53A5" w:rsidRPr="00802FCC" w:rsidRDefault="00BE735E" w:rsidP="00FA033A">
      <w:pPr>
        <w:pStyle w:val="TAMainText"/>
      </w:pPr>
      <w:r w:rsidRPr="00802FCC">
        <w:t xml:space="preserve">In agreement with previous studies, our </w:t>
      </w:r>
      <w:r w:rsidR="004D5E12" w:rsidRPr="00802FCC">
        <w:t xml:space="preserve">results demonstrate </w:t>
      </w:r>
      <w:r w:rsidR="00D876E8">
        <w:t xml:space="preserve">the importance of </w:t>
      </w:r>
      <w:r w:rsidRPr="00802FCC">
        <w:t>E164, E353, and Y295</w:t>
      </w:r>
      <w:r w:rsidR="00D876E8">
        <w:t xml:space="preserve"> for catalysis</w:t>
      </w:r>
      <w:r w:rsidRPr="00802FCC">
        <w:t xml:space="preserve">. Mutating any of these residues to alanine results in a </w:t>
      </w:r>
      <w:r w:rsidR="00B901B0">
        <w:t>&gt;</w:t>
      </w:r>
      <w:r w:rsidRPr="00802FCC">
        <w:t xml:space="preserve">85,000-fold reduction in catalytic efficiency. </w:t>
      </w:r>
      <w:r w:rsidR="00D876E8">
        <w:t>However,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 xml:space="preserve">revealed unexpected structure-function relationships in BglB. </w:t>
      </w:r>
    </w:p>
    <w:p w14:paraId="728E5E68" w14:textId="134A1752" w:rsidR="00BE735E" w:rsidRPr="00802FCC" w:rsidRDefault="00BE735E" w:rsidP="00FA033A">
      <w:pPr>
        <w:pStyle w:val="TAMainText"/>
      </w:pPr>
      <w:r w:rsidRPr="00802FCC">
        <w:t xml:space="preserve">One of the residues that had an unexpected effect on function was Q19.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hydroxyl groups</w:t>
      </w:r>
      <w:r w:rsidR="00C9244B" w:rsidRPr="00802FCC">
        <w:t xml:space="preserve"> (</w:t>
      </w:r>
      <w:r w:rsidR="00C9244B" w:rsidRPr="00802FCC">
        <w:rPr>
          <w:b/>
        </w:rPr>
        <w:t xml:space="preserve">Figure </w:t>
      </w:r>
      <w:r w:rsidR="00D876E8">
        <w:rPr>
          <w:b/>
        </w:rPr>
        <w:t>3</w:t>
      </w:r>
      <w:r w:rsidR="004E2468" w:rsidRPr="00802FCC">
        <w:rPr>
          <w:b/>
        </w:rPr>
        <w:t>A</w:t>
      </w:r>
      <w:r w:rsidRPr="00802FCC">
        <w:t xml:space="preserve">). </w:t>
      </w:r>
      <w:r w:rsidR="00903566" w:rsidRPr="00802FCC">
        <w:t>Based on a multiple sequence alignment of the Pfam database for the BglB enzyme family comprising 1,554 non-redundant proteins, Q19 is 95% conserved (</w:t>
      </w:r>
      <w:r w:rsidR="00903566" w:rsidRPr="00802FCC">
        <w:rPr>
          <w:b/>
        </w:rPr>
        <w:t xml:space="preserve">Figure </w:t>
      </w:r>
      <w:r w:rsidR="00D876E8">
        <w:rPr>
          <w:b/>
        </w:rPr>
        <w:t>3</w:t>
      </w:r>
      <w:r w:rsidR="00903566" w:rsidRPr="00802FCC">
        <w:rPr>
          <w:b/>
        </w:rPr>
        <w:t>B</w:t>
      </w:r>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 xml:space="preserve">the established catalytic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D876E8">
        <w:t>chemistry of the reaction</w:t>
      </w:r>
      <w:r w:rsidRPr="00802FCC">
        <w:t xml:space="preserve">. A crystal structure in complex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11ACCFE7" w:rsidR="00D05BDB" w:rsidRPr="00802FCC" w:rsidRDefault="005A5833" w:rsidP="00FA033A">
      <w:pPr>
        <w:pStyle w:val="TAMainText"/>
      </w:pPr>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w:t>
      </w:r>
      <w:del w:id="28" w:author="James Edward Lucas" w:date="2015-04-24T07:49:00Z">
        <w:r w:rsidRPr="00836D42" w:rsidDel="00334DCB">
          <w:delText xml:space="preserve"> </w:delText>
        </w:r>
        <w:r w:rsidR="00E3252E" w:rsidDel="00334DCB">
          <w:delText>there</w:delText>
        </w:r>
      </w:del>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7D96A7CB" w:rsidR="00E277AB" w:rsidRPr="00802FCC" w:rsidRDefault="005E203D" w:rsidP="00D05BDB">
      <w:pPr>
        <w:pStyle w:val="Heading3"/>
        <w:ind w:left="0"/>
      </w:pPr>
      <w:commentRangeStart w:id="29"/>
      <w:r w:rsidRPr="00802FCC">
        <w:lastRenderedPageBreak/>
        <w:t>C</w:t>
      </w:r>
      <w:r w:rsidR="00E277AB" w:rsidRPr="00802FCC">
        <w:t>omputational modeling</w:t>
      </w:r>
      <w:r w:rsidRPr="00802FCC">
        <w:t xml:space="preserve"> and </w:t>
      </w:r>
      <w:del w:id="30" w:author="James Edward Lucas" w:date="2015-04-24T08:39:00Z">
        <w:r w:rsidRPr="00802FCC" w:rsidDel="00AF4094">
          <w:delText>evalutation</w:delText>
        </w:r>
      </w:del>
      <w:ins w:id="31" w:author="James Edward Lucas" w:date="2015-04-24T08:39:00Z">
        <w:r w:rsidR="00AF4094" w:rsidRPr="00802FCC">
          <w:t>evaluation</w:t>
        </w:r>
      </w:ins>
      <w:r w:rsidRPr="00802FCC">
        <w:t xml:space="preserve"> of predictive ability</w:t>
      </w:r>
      <w:commentRangeEnd w:id="29"/>
      <w:r w:rsidR="00AF4094">
        <w:rPr>
          <w:rStyle w:val="CommentReference"/>
          <w:rFonts w:ascii="Times" w:hAnsi="Times" w:cs="Times New Roman"/>
          <w:b w:val="0"/>
          <w:bCs w:val="0"/>
        </w:rPr>
        <w:commentReference w:id="29"/>
      </w:r>
    </w:p>
    <w:p w14:paraId="0DD589BE" w14:textId="185A13F9" w:rsidR="00E277AB" w:rsidRPr="00802FCC" w:rsidRDefault="0083728B" w:rsidP="00FA033A">
      <w:pPr>
        <w:pStyle w:val="TAMainText"/>
      </w:pPr>
      <w:r w:rsidRPr="00802FCC">
        <w:t>In order to evaluate the Rosetta Molecular Modeling Suite’s ability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structural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27909AF4" w:rsidR="007840E0" w:rsidRPr="00802FCC" w:rsidRDefault="00C5019C" w:rsidP="00FA033A">
      <w:pPr>
        <w:pStyle w:val="TAMainText"/>
      </w:pPr>
      <w:commentRangeStart w:id="32"/>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0C5A29" w:rsidRDefault="000C5A29"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0C5A29"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0C5A29" w:rsidRPr="00A67631" w:rsidRDefault="000C5A29" w:rsidP="00FA033A">
                                  <w:pPr>
                                    <w:pStyle w:val="TAMainText"/>
                                    <w:rPr>
                                      <w:rFonts w:cs="Arial"/>
                                      <w:sz w:val="20"/>
                                    </w:rPr>
                                    <w:pPrChange w:id="33" w:author="James Edward Lucas" w:date="2015-04-24T08:45:00Z">
                                      <w:pPr>
                                        <w:pStyle w:val="TAMainText"/>
                                        <w:jc w:val="center"/>
                                      </w:pPr>
                                    </w:pPrChange>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1F53837C" w14:textId="77777777" w:rsidR="000C5A29" w:rsidRPr="00A67631" w:rsidRDefault="000C5A29" w:rsidP="00FA033A">
                                  <w:pPr>
                                    <w:pStyle w:val="TAMainText"/>
                                    <w:rPr>
                                      <w:rFonts w:cs="Arial"/>
                                      <w:sz w:val="20"/>
                                    </w:rPr>
                                    <w:pPrChange w:id="34" w:author="James Edward Lucas" w:date="2015-04-24T08:45:00Z">
                                      <w:pPr>
                                        <w:pStyle w:val="TAMainText"/>
                                        <w:jc w:val="center"/>
                                      </w:pPr>
                                    </w:pPrChange>
                                  </w:pPr>
                                  <w:r>
                                    <w:rPr>
                                      <w:i/>
                                      <w:iCs/>
                                    </w:rPr>
                                    <w:t>k</w:t>
                                  </w:r>
                                  <w:r>
                                    <w:rPr>
                                      <w:vertAlign w:val="subscript"/>
                                    </w:rPr>
                                    <w:t>cat</w:t>
                                  </w:r>
                                </w:p>
                              </w:tc>
                              <w:tc>
                                <w:tcPr>
                                  <w:tcW w:w="985" w:type="dxa"/>
                                  <w:tcBorders>
                                    <w:bottom w:val="double" w:sz="4" w:space="0" w:color="auto"/>
                                  </w:tcBorders>
                                  <w:shd w:val="clear" w:color="auto" w:fill="auto"/>
                                  <w:noWrap/>
                                  <w:vAlign w:val="center"/>
                                  <w:hideMark/>
                                </w:tcPr>
                                <w:p w14:paraId="61E7F612" w14:textId="15939FFB" w:rsidR="000C5A29" w:rsidRPr="00A67631" w:rsidRDefault="000C5A29" w:rsidP="00FA033A">
                                  <w:pPr>
                                    <w:pStyle w:val="TAMainText"/>
                                    <w:rPr>
                                      <w:rFonts w:cs="Arial"/>
                                      <w:sz w:val="20"/>
                                    </w:rPr>
                                    <w:pPrChange w:id="35" w:author="James Edward Lucas" w:date="2015-04-24T08:45:00Z">
                                      <w:pPr>
                                        <w:pStyle w:val="TAMainText"/>
                                        <w:jc w:val="center"/>
                                      </w:pPr>
                                    </w:pPrChange>
                                  </w:pPr>
                                  <w:r>
                                    <w:t>1/K</w:t>
                                  </w:r>
                                  <w:r>
                                    <w:rPr>
                                      <w:vertAlign w:val="subscript"/>
                                    </w:rPr>
                                    <w:t>M</w:t>
                                  </w:r>
                                </w:p>
                              </w:tc>
                              <w:tc>
                                <w:tcPr>
                                  <w:tcW w:w="4866" w:type="dxa"/>
                                  <w:tcBorders>
                                    <w:bottom w:val="double" w:sz="4" w:space="0" w:color="auto"/>
                                  </w:tcBorders>
                                  <w:vAlign w:val="center"/>
                                </w:tcPr>
                                <w:p w14:paraId="1AD7F46C" w14:textId="77777777" w:rsidR="000C5A29" w:rsidRPr="00A67631" w:rsidRDefault="000C5A29" w:rsidP="00FA033A">
                                  <w:pPr>
                                    <w:pStyle w:val="TAMainText"/>
                                    <w:rPr>
                                      <w:rFonts w:cs="Arial"/>
                                      <w:sz w:val="20"/>
                                    </w:rPr>
                                  </w:pPr>
                                  <w:r>
                                    <w:t>Description</w:t>
                                  </w:r>
                                </w:p>
                              </w:tc>
                              <w:tc>
                                <w:tcPr>
                                  <w:tcW w:w="1080" w:type="dxa"/>
                                  <w:tcBorders>
                                    <w:bottom w:val="double" w:sz="4" w:space="0" w:color="auto"/>
                                  </w:tcBorders>
                                  <w:vAlign w:val="center"/>
                                </w:tcPr>
                                <w:p w14:paraId="69C88B94" w14:textId="77777777" w:rsidR="000C5A29" w:rsidRPr="00A67631" w:rsidRDefault="000C5A29" w:rsidP="00FA033A">
                                  <w:pPr>
                                    <w:pStyle w:val="TAMainText"/>
                                    <w:rPr>
                                      <w:rFonts w:cs="Arial"/>
                                      <w:sz w:val="20"/>
                                    </w:rPr>
                                    <w:pPrChange w:id="36" w:author="James Edward Lucas" w:date="2015-04-24T08:45:00Z">
                                      <w:pPr>
                                        <w:pStyle w:val="TAMainText"/>
                                        <w:jc w:val="center"/>
                                      </w:pPr>
                                    </w:pPrChange>
                                  </w:pPr>
                                  <w:r>
                                    <w:t>Min.</w:t>
                                  </w:r>
                                </w:p>
                              </w:tc>
                              <w:tc>
                                <w:tcPr>
                                  <w:tcW w:w="990" w:type="dxa"/>
                                  <w:tcBorders>
                                    <w:bottom w:val="double" w:sz="4" w:space="0" w:color="auto"/>
                                  </w:tcBorders>
                                  <w:vAlign w:val="center"/>
                                </w:tcPr>
                                <w:p w14:paraId="4D9F9D62" w14:textId="77777777" w:rsidR="000C5A29" w:rsidRPr="00A67631" w:rsidRDefault="000C5A29" w:rsidP="00FA033A">
                                  <w:pPr>
                                    <w:pStyle w:val="TAMainText"/>
                                    <w:rPr>
                                      <w:rFonts w:cs="Arial"/>
                                      <w:sz w:val="20"/>
                                    </w:rPr>
                                    <w:pPrChange w:id="37" w:author="James Edward Lucas" w:date="2015-04-24T08:45:00Z">
                                      <w:pPr>
                                        <w:pStyle w:val="TAMainText"/>
                                        <w:jc w:val="center"/>
                                      </w:pPr>
                                    </w:pPrChange>
                                  </w:pPr>
                                  <w:r>
                                    <w:t>Max.</w:t>
                                  </w:r>
                                </w:p>
                              </w:tc>
                            </w:tr>
                            <w:tr w:rsidR="000C5A29" w:rsidRPr="00A67631" w14:paraId="272C30B9" w14:textId="77777777" w:rsidTr="00E45380">
                              <w:trPr>
                                <w:trHeight w:hRule="exact" w:val="252"/>
                              </w:trPr>
                              <w:tc>
                                <w:tcPr>
                                  <w:tcW w:w="1188" w:type="dxa"/>
                                  <w:shd w:val="clear" w:color="auto" w:fill="auto"/>
                                  <w:noWrap/>
                                  <w:vAlign w:val="center"/>
                                  <w:hideMark/>
                                </w:tcPr>
                                <w:p w14:paraId="76B86A55" w14:textId="77777777" w:rsidR="000C5A29" w:rsidRPr="00FC5806" w:rsidRDefault="000C5A29" w:rsidP="00FA033A">
                                  <w:pPr>
                                    <w:pStyle w:val="TAMainText"/>
                                    <w:rPr>
                                      <w:rFonts w:cs="Arial"/>
                                      <w:sz w:val="20"/>
                                    </w:rPr>
                                    <w:pPrChange w:id="38" w:author="James Edward Lucas" w:date="2015-04-24T08:45:00Z">
                                      <w:pPr>
                                        <w:pStyle w:val="TAMainText"/>
                                        <w:jc w:val="center"/>
                                      </w:pPr>
                                    </w:pPrChange>
                                  </w:pPr>
                                  <w:r>
                                    <w:t>-1.00</w:t>
                                  </w:r>
                                </w:p>
                              </w:tc>
                              <w:tc>
                                <w:tcPr>
                                  <w:tcW w:w="810" w:type="dxa"/>
                                  <w:shd w:val="clear" w:color="auto" w:fill="auto"/>
                                  <w:noWrap/>
                                  <w:vAlign w:val="center"/>
                                  <w:hideMark/>
                                </w:tcPr>
                                <w:p w14:paraId="1BD43259" w14:textId="77777777" w:rsidR="000C5A29" w:rsidRPr="00FC5806" w:rsidRDefault="000C5A29" w:rsidP="00FA033A">
                                  <w:pPr>
                                    <w:pStyle w:val="TAMainText"/>
                                    <w:rPr>
                                      <w:rFonts w:cs="Arial"/>
                                      <w:sz w:val="20"/>
                                    </w:rPr>
                                    <w:pPrChange w:id="39" w:author="James Edward Lucas" w:date="2015-04-24T08:45:00Z">
                                      <w:pPr>
                                        <w:pStyle w:val="TAMainText"/>
                                        <w:jc w:val="center"/>
                                      </w:pPr>
                                    </w:pPrChange>
                                  </w:pPr>
                                  <w:r>
                                    <w:t>ns</w:t>
                                  </w:r>
                                </w:p>
                              </w:tc>
                              <w:tc>
                                <w:tcPr>
                                  <w:tcW w:w="985" w:type="dxa"/>
                                  <w:shd w:val="clear" w:color="auto" w:fill="auto"/>
                                  <w:noWrap/>
                                  <w:vAlign w:val="center"/>
                                  <w:hideMark/>
                                </w:tcPr>
                                <w:p w14:paraId="369C305D" w14:textId="77777777" w:rsidR="000C5A29" w:rsidRPr="00FC5806" w:rsidRDefault="000C5A29" w:rsidP="00FA033A">
                                  <w:pPr>
                                    <w:pStyle w:val="TAMainText"/>
                                    <w:rPr>
                                      <w:rFonts w:cs="Arial"/>
                                      <w:sz w:val="20"/>
                                    </w:rPr>
                                    <w:pPrChange w:id="40" w:author="James Edward Lucas" w:date="2015-04-24T08:45:00Z">
                                      <w:pPr>
                                        <w:pStyle w:val="TAMainText"/>
                                        <w:jc w:val="center"/>
                                      </w:pPr>
                                    </w:pPrChange>
                                  </w:pPr>
                                  <w:r>
                                    <w:t>ns</w:t>
                                  </w:r>
                                </w:p>
                              </w:tc>
                              <w:tc>
                                <w:tcPr>
                                  <w:tcW w:w="4866" w:type="dxa"/>
                                  <w:vAlign w:val="center"/>
                                </w:tcPr>
                                <w:p w14:paraId="20F823D3" w14:textId="77777777" w:rsidR="000C5A29" w:rsidRPr="00A47239" w:rsidRDefault="000C5A29" w:rsidP="00FA033A">
                                  <w:pPr>
                                    <w:pStyle w:val="TAMainText"/>
                                    <w:rPr>
                                      <w:rFonts w:cs="Arial"/>
                                      <w:sz w:val="20"/>
                                    </w:rPr>
                                  </w:pPr>
                                  <w:r>
                                    <w:t>Hydrogen bonding energy of pNPG</w:t>
                                  </w:r>
                                </w:p>
                              </w:tc>
                              <w:tc>
                                <w:tcPr>
                                  <w:tcW w:w="1080" w:type="dxa"/>
                                  <w:vAlign w:val="center"/>
                                </w:tcPr>
                                <w:p w14:paraId="6A83066E" w14:textId="77777777" w:rsidR="000C5A29" w:rsidRPr="00FC5806" w:rsidRDefault="000C5A29" w:rsidP="00FA033A">
                                  <w:pPr>
                                    <w:pStyle w:val="TAMainText"/>
                                    <w:rPr>
                                      <w:rFonts w:cs="Arial"/>
                                      <w:sz w:val="20"/>
                                    </w:rPr>
                                    <w:pPrChange w:id="41" w:author="James Edward Lucas" w:date="2015-04-24T08:45:00Z">
                                      <w:pPr>
                                        <w:pStyle w:val="TAMainText"/>
                                        <w:jc w:val="center"/>
                                      </w:pPr>
                                    </w:pPrChange>
                                  </w:pPr>
                                  <w:r>
                                    <w:t>-4.53</w:t>
                                  </w:r>
                                </w:p>
                              </w:tc>
                              <w:tc>
                                <w:tcPr>
                                  <w:tcW w:w="990" w:type="dxa"/>
                                  <w:vAlign w:val="center"/>
                                </w:tcPr>
                                <w:p w14:paraId="3F9A8D51" w14:textId="77777777" w:rsidR="000C5A29" w:rsidRPr="00FC5806" w:rsidRDefault="000C5A29" w:rsidP="00FA033A">
                                  <w:pPr>
                                    <w:pStyle w:val="TAMainText"/>
                                    <w:rPr>
                                      <w:rFonts w:cs="Arial"/>
                                      <w:sz w:val="20"/>
                                    </w:rPr>
                                    <w:pPrChange w:id="42" w:author="James Edward Lucas" w:date="2015-04-24T08:45:00Z">
                                      <w:pPr>
                                        <w:pStyle w:val="TAMainText"/>
                                        <w:jc w:val="center"/>
                                      </w:pPr>
                                    </w:pPrChange>
                                  </w:pPr>
                                  <w:r>
                                    <w:t>-1.8</w:t>
                                  </w:r>
                                </w:p>
                              </w:tc>
                            </w:tr>
                            <w:tr w:rsidR="000C5A29" w:rsidRPr="00A67631" w14:paraId="08C7A0AE" w14:textId="77777777" w:rsidTr="00E45380">
                              <w:trPr>
                                <w:trHeight w:hRule="exact" w:val="252"/>
                              </w:trPr>
                              <w:tc>
                                <w:tcPr>
                                  <w:tcW w:w="1188" w:type="dxa"/>
                                  <w:shd w:val="clear" w:color="auto" w:fill="auto"/>
                                  <w:noWrap/>
                                  <w:vAlign w:val="center"/>
                                  <w:hideMark/>
                                </w:tcPr>
                                <w:p w14:paraId="6555E9F1" w14:textId="77777777" w:rsidR="000C5A29" w:rsidRPr="00FC5806" w:rsidRDefault="000C5A29" w:rsidP="00FA033A">
                                  <w:pPr>
                                    <w:pStyle w:val="TAMainText"/>
                                    <w:rPr>
                                      <w:rFonts w:cs="Arial"/>
                                      <w:sz w:val="20"/>
                                    </w:rPr>
                                    <w:pPrChange w:id="43" w:author="James Edward Lucas" w:date="2015-04-24T08:45:00Z">
                                      <w:pPr>
                                        <w:pStyle w:val="TAMainText"/>
                                        <w:jc w:val="center"/>
                                      </w:pPr>
                                    </w:pPrChange>
                                  </w:pPr>
                                  <w:r>
                                    <w:t>-0.63</w:t>
                                  </w:r>
                                </w:p>
                              </w:tc>
                              <w:tc>
                                <w:tcPr>
                                  <w:tcW w:w="810" w:type="dxa"/>
                                  <w:shd w:val="clear" w:color="auto" w:fill="auto"/>
                                  <w:noWrap/>
                                  <w:vAlign w:val="center"/>
                                  <w:hideMark/>
                                </w:tcPr>
                                <w:p w14:paraId="2BFCC05B" w14:textId="77777777" w:rsidR="000C5A29" w:rsidRPr="00FC5806" w:rsidRDefault="000C5A29" w:rsidP="00FA033A">
                                  <w:pPr>
                                    <w:pStyle w:val="TAMainText"/>
                                    <w:rPr>
                                      <w:rFonts w:cs="Arial"/>
                                      <w:sz w:val="20"/>
                                    </w:rPr>
                                    <w:pPrChange w:id="44" w:author="James Edward Lucas" w:date="2015-04-24T08:45:00Z">
                                      <w:pPr>
                                        <w:pStyle w:val="TAMainText"/>
                                        <w:jc w:val="center"/>
                                      </w:pPr>
                                    </w:pPrChange>
                                  </w:pPr>
                                  <w:r>
                                    <w:t>1.00</w:t>
                                  </w:r>
                                </w:p>
                              </w:tc>
                              <w:tc>
                                <w:tcPr>
                                  <w:tcW w:w="985" w:type="dxa"/>
                                  <w:shd w:val="clear" w:color="auto" w:fill="auto"/>
                                  <w:noWrap/>
                                  <w:vAlign w:val="center"/>
                                  <w:hideMark/>
                                </w:tcPr>
                                <w:p w14:paraId="1A6C3BED" w14:textId="77777777" w:rsidR="000C5A29" w:rsidRPr="00FC5806" w:rsidRDefault="000C5A29" w:rsidP="00FA033A">
                                  <w:pPr>
                                    <w:pStyle w:val="TAMainText"/>
                                    <w:rPr>
                                      <w:rFonts w:cs="Arial"/>
                                      <w:sz w:val="20"/>
                                    </w:rPr>
                                    <w:pPrChange w:id="45" w:author="James Edward Lucas" w:date="2015-04-24T08:45:00Z">
                                      <w:pPr>
                                        <w:pStyle w:val="TAMainText"/>
                                        <w:jc w:val="center"/>
                                      </w:pPr>
                                    </w:pPrChange>
                                  </w:pPr>
                                  <w:r>
                                    <w:t>-0.03</w:t>
                                  </w:r>
                                </w:p>
                              </w:tc>
                              <w:tc>
                                <w:tcPr>
                                  <w:tcW w:w="4866" w:type="dxa"/>
                                  <w:vAlign w:val="center"/>
                                </w:tcPr>
                                <w:p w14:paraId="4543B6E8" w14:textId="0F0DAD77" w:rsidR="000C5A29" w:rsidRPr="00A47239" w:rsidRDefault="000C5A29" w:rsidP="00FA033A">
                                  <w:pPr>
                                    <w:pStyle w:val="TAMainText"/>
                                    <w:rPr>
                                      <w:rFonts w:cs="Arial"/>
                                      <w:sz w:val="20"/>
                                    </w:rPr>
                                  </w:pPr>
                                  <w:r>
                                    <w:t xml:space="preserve">Total number of polar contacts </w:t>
                                  </w:r>
                                </w:p>
                              </w:tc>
                              <w:tc>
                                <w:tcPr>
                                  <w:tcW w:w="1080" w:type="dxa"/>
                                  <w:vAlign w:val="center"/>
                                </w:tcPr>
                                <w:p w14:paraId="51CCCAE1" w14:textId="77777777" w:rsidR="000C5A29" w:rsidRPr="00FC5806" w:rsidRDefault="000C5A29" w:rsidP="00FA033A">
                                  <w:pPr>
                                    <w:pStyle w:val="TAMainText"/>
                                    <w:rPr>
                                      <w:rFonts w:cs="Arial"/>
                                      <w:sz w:val="20"/>
                                    </w:rPr>
                                    <w:pPrChange w:id="46" w:author="James Edward Lucas" w:date="2015-04-24T08:45:00Z">
                                      <w:pPr>
                                        <w:pStyle w:val="TAMainText"/>
                                        <w:jc w:val="center"/>
                                      </w:pPr>
                                    </w:pPrChange>
                                  </w:pPr>
                                  <w:r>
                                    <w:t>144</w:t>
                                  </w:r>
                                </w:p>
                              </w:tc>
                              <w:tc>
                                <w:tcPr>
                                  <w:tcW w:w="990" w:type="dxa"/>
                                  <w:vAlign w:val="center"/>
                                </w:tcPr>
                                <w:p w14:paraId="38900975" w14:textId="77777777" w:rsidR="000C5A29" w:rsidRPr="00FC5806" w:rsidRDefault="000C5A29" w:rsidP="00FA033A">
                                  <w:pPr>
                                    <w:pStyle w:val="TAMainText"/>
                                    <w:rPr>
                                      <w:rFonts w:cs="Arial"/>
                                      <w:sz w:val="20"/>
                                    </w:rPr>
                                    <w:pPrChange w:id="47" w:author="James Edward Lucas" w:date="2015-04-24T08:45:00Z">
                                      <w:pPr>
                                        <w:pStyle w:val="TAMainText"/>
                                        <w:jc w:val="center"/>
                                      </w:pPr>
                                    </w:pPrChange>
                                  </w:pPr>
                                  <w:r>
                                    <w:t>155</w:t>
                                  </w:r>
                                </w:p>
                              </w:tc>
                            </w:tr>
                            <w:tr w:rsidR="000C5A29" w:rsidRPr="00A67631" w14:paraId="5A81F178" w14:textId="77777777" w:rsidTr="00E45380">
                              <w:trPr>
                                <w:trHeight w:hRule="exact" w:val="252"/>
                              </w:trPr>
                              <w:tc>
                                <w:tcPr>
                                  <w:tcW w:w="1188" w:type="dxa"/>
                                  <w:shd w:val="clear" w:color="auto" w:fill="auto"/>
                                  <w:noWrap/>
                                  <w:vAlign w:val="center"/>
                                  <w:hideMark/>
                                </w:tcPr>
                                <w:p w14:paraId="6D6BD826" w14:textId="77777777" w:rsidR="000C5A29" w:rsidRPr="00FC5806" w:rsidRDefault="000C5A29" w:rsidP="00FA033A">
                                  <w:pPr>
                                    <w:pStyle w:val="TAMainText"/>
                                    <w:rPr>
                                      <w:rFonts w:cs="Arial"/>
                                      <w:sz w:val="20"/>
                                    </w:rPr>
                                    <w:pPrChange w:id="48" w:author="James Edward Lucas" w:date="2015-04-24T08:45:00Z">
                                      <w:pPr>
                                        <w:pStyle w:val="TAMainText"/>
                                        <w:jc w:val="center"/>
                                      </w:pPr>
                                    </w:pPrChange>
                                  </w:pPr>
                                  <w:r>
                                    <w:t>-0.43</w:t>
                                  </w:r>
                                </w:p>
                              </w:tc>
                              <w:tc>
                                <w:tcPr>
                                  <w:tcW w:w="810" w:type="dxa"/>
                                  <w:shd w:val="clear" w:color="auto" w:fill="auto"/>
                                  <w:noWrap/>
                                  <w:vAlign w:val="center"/>
                                  <w:hideMark/>
                                </w:tcPr>
                                <w:p w14:paraId="5D5018B2" w14:textId="77777777" w:rsidR="000C5A29" w:rsidRPr="00FC5806" w:rsidRDefault="000C5A29" w:rsidP="00FA033A">
                                  <w:pPr>
                                    <w:pStyle w:val="TAMainText"/>
                                    <w:rPr>
                                      <w:rFonts w:cs="Arial"/>
                                      <w:sz w:val="20"/>
                                    </w:rPr>
                                    <w:pPrChange w:id="49" w:author="James Edward Lucas" w:date="2015-04-24T08:45:00Z">
                                      <w:pPr>
                                        <w:pStyle w:val="TAMainText"/>
                                        <w:jc w:val="center"/>
                                      </w:pPr>
                                    </w:pPrChange>
                                  </w:pPr>
                                  <w:r>
                                    <w:t>ns</w:t>
                                  </w:r>
                                </w:p>
                              </w:tc>
                              <w:tc>
                                <w:tcPr>
                                  <w:tcW w:w="985" w:type="dxa"/>
                                  <w:shd w:val="clear" w:color="auto" w:fill="auto"/>
                                  <w:noWrap/>
                                  <w:vAlign w:val="center"/>
                                  <w:hideMark/>
                                </w:tcPr>
                                <w:p w14:paraId="64D05E45" w14:textId="77777777" w:rsidR="000C5A29" w:rsidRPr="00FC5806" w:rsidRDefault="000C5A29" w:rsidP="00FA033A">
                                  <w:pPr>
                                    <w:pStyle w:val="TAMainText"/>
                                    <w:rPr>
                                      <w:rFonts w:cs="Arial"/>
                                      <w:sz w:val="20"/>
                                    </w:rPr>
                                    <w:pPrChange w:id="50" w:author="James Edward Lucas" w:date="2015-04-24T08:45:00Z">
                                      <w:pPr>
                                        <w:pStyle w:val="TAMainText"/>
                                        <w:jc w:val="center"/>
                                      </w:pPr>
                                    </w:pPrChange>
                                  </w:pPr>
                                  <w:r>
                                    <w:t>ns</w:t>
                                  </w:r>
                                </w:p>
                              </w:tc>
                              <w:tc>
                                <w:tcPr>
                                  <w:tcW w:w="4866" w:type="dxa"/>
                                  <w:vAlign w:val="center"/>
                                </w:tcPr>
                                <w:p w14:paraId="28BD75B4" w14:textId="77777777" w:rsidR="000C5A29" w:rsidRPr="00A47239" w:rsidRDefault="000C5A29" w:rsidP="00FA033A">
                                  <w:pPr>
                                    <w:pStyle w:val="TAMainText"/>
                                    <w:rPr>
                                      <w:rFonts w:cs="Arial"/>
                                      <w:sz w:val="20"/>
                                    </w:rPr>
                                  </w:pPr>
                                  <w:r>
                                    <w:t>Count of hydrogen bonds to pNPG</w:t>
                                  </w:r>
                                </w:p>
                              </w:tc>
                              <w:tc>
                                <w:tcPr>
                                  <w:tcW w:w="1080" w:type="dxa"/>
                                  <w:vAlign w:val="center"/>
                                </w:tcPr>
                                <w:p w14:paraId="07593ECE" w14:textId="77777777" w:rsidR="000C5A29" w:rsidRPr="00FC5806" w:rsidRDefault="000C5A29" w:rsidP="00FA033A">
                                  <w:pPr>
                                    <w:pStyle w:val="TAMainText"/>
                                    <w:rPr>
                                      <w:rFonts w:cs="Arial"/>
                                      <w:sz w:val="20"/>
                                    </w:rPr>
                                    <w:pPrChange w:id="51" w:author="James Edward Lucas" w:date="2015-04-24T08:45:00Z">
                                      <w:pPr>
                                        <w:pStyle w:val="TAMainText"/>
                                        <w:jc w:val="center"/>
                                      </w:pPr>
                                    </w:pPrChange>
                                  </w:pPr>
                                  <w:r>
                                    <w:t>4</w:t>
                                  </w:r>
                                </w:p>
                              </w:tc>
                              <w:tc>
                                <w:tcPr>
                                  <w:tcW w:w="990" w:type="dxa"/>
                                  <w:vAlign w:val="center"/>
                                </w:tcPr>
                                <w:p w14:paraId="05CB1219" w14:textId="77777777" w:rsidR="000C5A29" w:rsidRPr="00FC5806" w:rsidRDefault="000C5A29" w:rsidP="00FA033A">
                                  <w:pPr>
                                    <w:pStyle w:val="TAMainText"/>
                                    <w:rPr>
                                      <w:rFonts w:cs="Arial"/>
                                      <w:sz w:val="20"/>
                                    </w:rPr>
                                    <w:pPrChange w:id="52" w:author="James Edward Lucas" w:date="2015-04-24T08:45:00Z">
                                      <w:pPr>
                                        <w:pStyle w:val="TAMainText"/>
                                        <w:jc w:val="center"/>
                                      </w:pPr>
                                    </w:pPrChange>
                                  </w:pPr>
                                  <w:r>
                                    <w:t>9</w:t>
                                  </w:r>
                                </w:p>
                              </w:tc>
                            </w:tr>
                            <w:tr w:rsidR="000C5A29" w:rsidRPr="00A67631" w14:paraId="2CFA0D85" w14:textId="77777777" w:rsidTr="00E45380">
                              <w:trPr>
                                <w:trHeight w:hRule="exact" w:val="252"/>
                              </w:trPr>
                              <w:tc>
                                <w:tcPr>
                                  <w:tcW w:w="1188" w:type="dxa"/>
                                  <w:shd w:val="clear" w:color="auto" w:fill="auto"/>
                                  <w:noWrap/>
                                  <w:vAlign w:val="center"/>
                                  <w:hideMark/>
                                </w:tcPr>
                                <w:p w14:paraId="46195EC3" w14:textId="77777777" w:rsidR="000C5A29" w:rsidRPr="00FC5806" w:rsidRDefault="000C5A29" w:rsidP="00FA033A">
                                  <w:pPr>
                                    <w:pStyle w:val="TAMainText"/>
                                    <w:rPr>
                                      <w:rFonts w:cs="Arial"/>
                                      <w:sz w:val="20"/>
                                    </w:rPr>
                                    <w:pPrChange w:id="53" w:author="James Edward Lucas" w:date="2015-04-24T08:45:00Z">
                                      <w:pPr>
                                        <w:pStyle w:val="TAMainText"/>
                                        <w:jc w:val="center"/>
                                      </w:pPr>
                                    </w:pPrChange>
                                  </w:pPr>
                                  <w:r>
                                    <w:t>-0.03</w:t>
                                  </w:r>
                                </w:p>
                              </w:tc>
                              <w:tc>
                                <w:tcPr>
                                  <w:tcW w:w="810" w:type="dxa"/>
                                  <w:shd w:val="clear" w:color="auto" w:fill="auto"/>
                                  <w:noWrap/>
                                  <w:vAlign w:val="center"/>
                                  <w:hideMark/>
                                </w:tcPr>
                                <w:p w14:paraId="56553455" w14:textId="77777777" w:rsidR="000C5A29" w:rsidRPr="00FC5806" w:rsidRDefault="000C5A29" w:rsidP="00FA033A">
                                  <w:pPr>
                                    <w:pStyle w:val="TAMainText"/>
                                    <w:rPr>
                                      <w:rFonts w:cs="Arial"/>
                                      <w:sz w:val="20"/>
                                    </w:rPr>
                                    <w:pPrChange w:id="54" w:author="James Edward Lucas" w:date="2015-04-24T08:45:00Z">
                                      <w:pPr>
                                        <w:pStyle w:val="TAMainText"/>
                                        <w:jc w:val="center"/>
                                      </w:pPr>
                                    </w:pPrChange>
                                  </w:pPr>
                                  <w:r>
                                    <w:t>ns</w:t>
                                  </w:r>
                                </w:p>
                              </w:tc>
                              <w:tc>
                                <w:tcPr>
                                  <w:tcW w:w="985" w:type="dxa"/>
                                  <w:shd w:val="clear" w:color="auto" w:fill="auto"/>
                                  <w:noWrap/>
                                  <w:vAlign w:val="center"/>
                                  <w:hideMark/>
                                </w:tcPr>
                                <w:p w14:paraId="1DC58463" w14:textId="77777777" w:rsidR="000C5A29" w:rsidRPr="00FC5806" w:rsidRDefault="000C5A29" w:rsidP="00FA033A">
                                  <w:pPr>
                                    <w:pStyle w:val="TAMainText"/>
                                    <w:rPr>
                                      <w:rFonts w:cs="Arial"/>
                                      <w:sz w:val="20"/>
                                    </w:rPr>
                                    <w:pPrChange w:id="55" w:author="James Edward Lucas" w:date="2015-04-24T08:45:00Z">
                                      <w:pPr>
                                        <w:pStyle w:val="TAMainText"/>
                                        <w:jc w:val="center"/>
                                      </w:pPr>
                                    </w:pPrChange>
                                  </w:pPr>
                                  <w:r>
                                    <w:t>ns</w:t>
                                  </w:r>
                                </w:p>
                              </w:tc>
                              <w:tc>
                                <w:tcPr>
                                  <w:tcW w:w="4866" w:type="dxa"/>
                                  <w:vAlign w:val="center"/>
                                </w:tcPr>
                                <w:p w14:paraId="3D7485D5" w14:textId="77777777" w:rsidR="000C5A29" w:rsidRPr="00A47239" w:rsidRDefault="000C5A29" w:rsidP="00FA033A">
                                  <w:pPr>
                                    <w:pStyle w:val="TAMainText"/>
                                    <w:rPr>
                                      <w:rFonts w:cs="Arial"/>
                                      <w:sz w:val="20"/>
                                    </w:rPr>
                                  </w:pPr>
                                  <w:r>
                                    <w:t xml:space="preserve">Hydrogen bonding energy of E164 </w:t>
                                  </w:r>
                                </w:p>
                              </w:tc>
                              <w:tc>
                                <w:tcPr>
                                  <w:tcW w:w="1080" w:type="dxa"/>
                                  <w:vAlign w:val="center"/>
                                </w:tcPr>
                                <w:p w14:paraId="3A3F1B3D" w14:textId="77777777" w:rsidR="000C5A29" w:rsidRPr="00FC5806" w:rsidRDefault="000C5A29" w:rsidP="00FA033A">
                                  <w:pPr>
                                    <w:pStyle w:val="TAMainText"/>
                                    <w:rPr>
                                      <w:rFonts w:cs="Arial"/>
                                      <w:sz w:val="20"/>
                                    </w:rPr>
                                    <w:pPrChange w:id="56" w:author="James Edward Lucas" w:date="2015-04-24T08:45:00Z">
                                      <w:pPr>
                                        <w:pStyle w:val="TAMainText"/>
                                        <w:jc w:val="center"/>
                                      </w:pPr>
                                    </w:pPrChange>
                                  </w:pPr>
                                  <w:r>
                                    <w:t>-0.93</w:t>
                                  </w:r>
                                </w:p>
                              </w:tc>
                              <w:tc>
                                <w:tcPr>
                                  <w:tcW w:w="990" w:type="dxa"/>
                                  <w:vAlign w:val="center"/>
                                </w:tcPr>
                                <w:p w14:paraId="2204CB5A" w14:textId="77777777" w:rsidR="000C5A29" w:rsidRPr="00FC5806" w:rsidRDefault="000C5A29" w:rsidP="00FA033A">
                                  <w:pPr>
                                    <w:pStyle w:val="TAMainText"/>
                                    <w:rPr>
                                      <w:rFonts w:cs="Arial"/>
                                      <w:sz w:val="20"/>
                                    </w:rPr>
                                    <w:pPrChange w:id="57" w:author="James Edward Lucas" w:date="2015-04-24T08:45:00Z">
                                      <w:pPr>
                                        <w:pStyle w:val="TAMainText"/>
                                        <w:jc w:val="center"/>
                                      </w:pPr>
                                    </w:pPrChange>
                                  </w:pPr>
                                  <w:r>
                                    <w:t>-0.21</w:t>
                                  </w:r>
                                </w:p>
                              </w:tc>
                            </w:tr>
                            <w:tr w:rsidR="000C5A29" w:rsidRPr="00A67631" w14:paraId="10584214" w14:textId="77777777" w:rsidTr="00E45380">
                              <w:trPr>
                                <w:trHeight w:hRule="exact" w:val="252"/>
                              </w:trPr>
                              <w:tc>
                                <w:tcPr>
                                  <w:tcW w:w="1188" w:type="dxa"/>
                                  <w:shd w:val="clear" w:color="auto" w:fill="auto"/>
                                  <w:noWrap/>
                                  <w:vAlign w:val="center"/>
                                  <w:hideMark/>
                                </w:tcPr>
                                <w:p w14:paraId="0FE56848" w14:textId="77777777" w:rsidR="000C5A29" w:rsidRPr="00FC5806" w:rsidRDefault="000C5A29" w:rsidP="00FA033A">
                                  <w:pPr>
                                    <w:pStyle w:val="TAMainText"/>
                                    <w:rPr>
                                      <w:rFonts w:cs="Arial"/>
                                      <w:sz w:val="20"/>
                                    </w:rPr>
                                    <w:pPrChange w:id="58" w:author="James Edward Lucas" w:date="2015-04-24T08:45:00Z">
                                      <w:pPr>
                                        <w:pStyle w:val="TAMainText"/>
                                        <w:jc w:val="center"/>
                                      </w:pPr>
                                    </w:pPrChange>
                                  </w:pPr>
                                  <w:r>
                                    <w:t>0.29</w:t>
                                  </w:r>
                                </w:p>
                              </w:tc>
                              <w:tc>
                                <w:tcPr>
                                  <w:tcW w:w="810" w:type="dxa"/>
                                  <w:shd w:val="clear" w:color="auto" w:fill="auto"/>
                                  <w:noWrap/>
                                  <w:vAlign w:val="center"/>
                                  <w:hideMark/>
                                </w:tcPr>
                                <w:p w14:paraId="6EDE5823" w14:textId="77777777" w:rsidR="000C5A29" w:rsidRPr="00FC5806" w:rsidRDefault="000C5A29" w:rsidP="00FA033A">
                                  <w:pPr>
                                    <w:pStyle w:val="TAMainText"/>
                                    <w:rPr>
                                      <w:rFonts w:cs="Arial"/>
                                      <w:sz w:val="20"/>
                                    </w:rPr>
                                    <w:pPrChange w:id="59" w:author="James Edward Lucas" w:date="2015-04-24T08:45:00Z">
                                      <w:pPr>
                                        <w:pStyle w:val="TAMainText"/>
                                        <w:jc w:val="center"/>
                                      </w:pPr>
                                    </w:pPrChange>
                                  </w:pPr>
                                  <w:r>
                                    <w:t>ns</w:t>
                                  </w:r>
                                </w:p>
                              </w:tc>
                              <w:tc>
                                <w:tcPr>
                                  <w:tcW w:w="985" w:type="dxa"/>
                                  <w:shd w:val="clear" w:color="auto" w:fill="auto"/>
                                  <w:noWrap/>
                                  <w:vAlign w:val="center"/>
                                  <w:hideMark/>
                                </w:tcPr>
                                <w:p w14:paraId="62E82994" w14:textId="77777777" w:rsidR="000C5A29" w:rsidRPr="00FC5806" w:rsidRDefault="000C5A29" w:rsidP="00FA033A">
                                  <w:pPr>
                                    <w:pStyle w:val="TAMainText"/>
                                    <w:rPr>
                                      <w:rFonts w:cs="Arial"/>
                                      <w:sz w:val="20"/>
                                    </w:rPr>
                                    <w:pPrChange w:id="60" w:author="James Edward Lucas" w:date="2015-04-24T08:45:00Z">
                                      <w:pPr>
                                        <w:pStyle w:val="TAMainText"/>
                                        <w:jc w:val="center"/>
                                      </w:pPr>
                                    </w:pPrChange>
                                  </w:pPr>
                                  <w:r>
                                    <w:t>-0.27</w:t>
                                  </w:r>
                                </w:p>
                              </w:tc>
                              <w:tc>
                                <w:tcPr>
                                  <w:tcW w:w="4866" w:type="dxa"/>
                                  <w:vAlign w:val="center"/>
                                </w:tcPr>
                                <w:p w14:paraId="7F8FFE22" w14:textId="77777777" w:rsidR="000C5A29" w:rsidRPr="00A47239" w:rsidRDefault="000C5A29" w:rsidP="00FA033A">
                                  <w:pPr>
                                    <w:pStyle w:val="TAMainText"/>
                                    <w:rPr>
                                      <w:rFonts w:cs="Arial"/>
                                      <w:sz w:val="20"/>
                                    </w:rPr>
                                  </w:pPr>
                                  <w:r>
                                    <w:t>Lennard-Jones repulsion of Y295</w:t>
                                  </w:r>
                                </w:p>
                              </w:tc>
                              <w:tc>
                                <w:tcPr>
                                  <w:tcW w:w="1080" w:type="dxa"/>
                                  <w:vAlign w:val="center"/>
                                </w:tcPr>
                                <w:p w14:paraId="521569B8" w14:textId="77777777" w:rsidR="000C5A29" w:rsidRPr="00FC5806" w:rsidRDefault="000C5A29" w:rsidP="00FA033A">
                                  <w:pPr>
                                    <w:pStyle w:val="TAMainText"/>
                                    <w:rPr>
                                      <w:rFonts w:cs="Arial"/>
                                      <w:sz w:val="20"/>
                                    </w:rPr>
                                    <w:pPrChange w:id="61" w:author="James Edward Lucas" w:date="2015-04-24T08:45:00Z">
                                      <w:pPr>
                                        <w:pStyle w:val="TAMainText"/>
                                        <w:jc w:val="center"/>
                                      </w:pPr>
                                    </w:pPrChange>
                                  </w:pPr>
                                  <w:r>
                                    <w:t>0.54</w:t>
                                  </w:r>
                                </w:p>
                              </w:tc>
                              <w:tc>
                                <w:tcPr>
                                  <w:tcW w:w="990" w:type="dxa"/>
                                  <w:vAlign w:val="center"/>
                                </w:tcPr>
                                <w:p w14:paraId="1A858BFE" w14:textId="77777777" w:rsidR="000C5A29" w:rsidRPr="00FC5806" w:rsidRDefault="000C5A29" w:rsidP="00FA033A">
                                  <w:pPr>
                                    <w:pStyle w:val="TAMainText"/>
                                    <w:rPr>
                                      <w:rFonts w:cs="Arial"/>
                                      <w:sz w:val="20"/>
                                    </w:rPr>
                                    <w:pPrChange w:id="62" w:author="James Edward Lucas" w:date="2015-04-24T08:45:00Z">
                                      <w:pPr>
                                        <w:pStyle w:val="TAMainText"/>
                                        <w:jc w:val="center"/>
                                      </w:pPr>
                                    </w:pPrChange>
                                  </w:pPr>
                                  <w:r>
                                    <w:t>0.99</w:t>
                                  </w:r>
                                </w:p>
                              </w:tc>
                            </w:tr>
                            <w:tr w:rsidR="000C5A29" w:rsidRPr="00A67631" w14:paraId="060148B5" w14:textId="77777777" w:rsidTr="00E45380">
                              <w:trPr>
                                <w:trHeight w:hRule="exact" w:val="252"/>
                              </w:trPr>
                              <w:tc>
                                <w:tcPr>
                                  <w:tcW w:w="1188" w:type="dxa"/>
                                  <w:shd w:val="clear" w:color="auto" w:fill="auto"/>
                                  <w:noWrap/>
                                  <w:vAlign w:val="center"/>
                                  <w:hideMark/>
                                </w:tcPr>
                                <w:p w14:paraId="24EBB296" w14:textId="77777777" w:rsidR="000C5A29" w:rsidRPr="00FC5806" w:rsidRDefault="000C5A29" w:rsidP="00FA033A">
                                  <w:pPr>
                                    <w:pStyle w:val="TAMainText"/>
                                    <w:rPr>
                                      <w:rFonts w:cs="Arial"/>
                                      <w:sz w:val="20"/>
                                    </w:rPr>
                                    <w:pPrChange w:id="63" w:author="James Edward Lucas" w:date="2015-04-24T08:45:00Z">
                                      <w:pPr>
                                        <w:pStyle w:val="TAMainText"/>
                                        <w:jc w:val="center"/>
                                      </w:pPr>
                                    </w:pPrChange>
                                  </w:pPr>
                                  <w:r>
                                    <w:t>0.39</w:t>
                                  </w:r>
                                </w:p>
                              </w:tc>
                              <w:tc>
                                <w:tcPr>
                                  <w:tcW w:w="810" w:type="dxa"/>
                                  <w:shd w:val="clear" w:color="auto" w:fill="auto"/>
                                  <w:noWrap/>
                                  <w:vAlign w:val="center"/>
                                  <w:hideMark/>
                                </w:tcPr>
                                <w:p w14:paraId="012EFC9D" w14:textId="77777777" w:rsidR="000C5A29" w:rsidRPr="00FC5806" w:rsidRDefault="000C5A29" w:rsidP="00FA033A">
                                  <w:pPr>
                                    <w:pStyle w:val="TAMainText"/>
                                    <w:rPr>
                                      <w:rFonts w:cs="Arial"/>
                                      <w:sz w:val="20"/>
                                    </w:rPr>
                                    <w:pPrChange w:id="64" w:author="James Edward Lucas" w:date="2015-04-24T08:45:00Z">
                                      <w:pPr>
                                        <w:pStyle w:val="TAMainText"/>
                                        <w:jc w:val="center"/>
                                      </w:pPr>
                                    </w:pPrChange>
                                  </w:pPr>
                                  <w:r>
                                    <w:t>0.92</w:t>
                                  </w:r>
                                </w:p>
                              </w:tc>
                              <w:tc>
                                <w:tcPr>
                                  <w:tcW w:w="985" w:type="dxa"/>
                                  <w:shd w:val="clear" w:color="auto" w:fill="auto"/>
                                  <w:noWrap/>
                                  <w:vAlign w:val="center"/>
                                  <w:hideMark/>
                                </w:tcPr>
                                <w:p w14:paraId="029DB788" w14:textId="77777777" w:rsidR="000C5A29" w:rsidRPr="00FC5806" w:rsidRDefault="000C5A29" w:rsidP="00FA033A">
                                  <w:pPr>
                                    <w:pStyle w:val="TAMainText"/>
                                    <w:rPr>
                                      <w:rFonts w:cs="Arial"/>
                                      <w:sz w:val="20"/>
                                    </w:rPr>
                                    <w:pPrChange w:id="65" w:author="James Edward Lucas" w:date="2015-04-24T08:45:00Z">
                                      <w:pPr>
                                        <w:pStyle w:val="TAMainText"/>
                                        <w:jc w:val="center"/>
                                      </w:pPr>
                                    </w:pPrChange>
                                  </w:pPr>
                                  <w:r>
                                    <w:t>ns</w:t>
                                  </w:r>
                                </w:p>
                              </w:tc>
                              <w:tc>
                                <w:tcPr>
                                  <w:tcW w:w="4866" w:type="dxa"/>
                                  <w:vAlign w:val="center"/>
                                </w:tcPr>
                                <w:p w14:paraId="77967B20" w14:textId="1FD8D4B5" w:rsidR="000C5A29" w:rsidRPr="00A47239" w:rsidRDefault="000C5A29" w:rsidP="00FA033A">
                                  <w:pPr>
                                    <w:pStyle w:val="TAMainText"/>
                                    <w:rPr>
                                      <w:rFonts w:cs="Arial"/>
                                      <w:sz w:val="20"/>
                                    </w:rPr>
                                  </w:pPr>
                                  <w:r>
                                    <w:t>Change in pNPG solvent-accessible surface upon binding</w:t>
                                  </w:r>
                                </w:p>
                              </w:tc>
                              <w:tc>
                                <w:tcPr>
                                  <w:tcW w:w="1080" w:type="dxa"/>
                                  <w:vAlign w:val="center"/>
                                </w:tcPr>
                                <w:p w14:paraId="62FE7218" w14:textId="77777777" w:rsidR="000C5A29" w:rsidRPr="00FC5806" w:rsidRDefault="000C5A29" w:rsidP="00FA033A">
                                  <w:pPr>
                                    <w:pStyle w:val="TAMainText"/>
                                    <w:rPr>
                                      <w:rFonts w:cs="Arial"/>
                                      <w:sz w:val="20"/>
                                    </w:rPr>
                                    <w:pPrChange w:id="66" w:author="James Edward Lucas" w:date="2015-04-24T08:45:00Z">
                                      <w:pPr>
                                        <w:pStyle w:val="TAMainText"/>
                                        <w:jc w:val="center"/>
                                      </w:pPr>
                                    </w:pPrChange>
                                  </w:pPr>
                                  <w:r>
                                    <w:t>0.86</w:t>
                                  </w:r>
                                </w:p>
                              </w:tc>
                              <w:tc>
                                <w:tcPr>
                                  <w:tcW w:w="990" w:type="dxa"/>
                                  <w:vAlign w:val="center"/>
                                </w:tcPr>
                                <w:p w14:paraId="566BF0CA" w14:textId="77777777" w:rsidR="000C5A29" w:rsidRPr="00FC5806" w:rsidRDefault="000C5A29" w:rsidP="00FA033A">
                                  <w:pPr>
                                    <w:pStyle w:val="TAMainText"/>
                                    <w:rPr>
                                      <w:rFonts w:cs="Arial"/>
                                      <w:sz w:val="20"/>
                                    </w:rPr>
                                    <w:pPrChange w:id="67" w:author="James Edward Lucas" w:date="2015-04-24T08:45:00Z">
                                      <w:pPr>
                                        <w:pStyle w:val="TAMainText"/>
                                        <w:jc w:val="center"/>
                                      </w:pPr>
                                    </w:pPrChange>
                                  </w:pPr>
                                  <w:r>
                                    <w:t>0.96</w:t>
                                  </w:r>
                                </w:p>
                              </w:tc>
                            </w:tr>
                            <w:tr w:rsidR="000C5A29" w:rsidRPr="00A67631" w14:paraId="07EC2E83" w14:textId="77777777" w:rsidTr="00E45380">
                              <w:trPr>
                                <w:trHeight w:hRule="exact" w:val="252"/>
                              </w:trPr>
                              <w:tc>
                                <w:tcPr>
                                  <w:tcW w:w="1188" w:type="dxa"/>
                                  <w:shd w:val="clear" w:color="auto" w:fill="auto"/>
                                  <w:noWrap/>
                                  <w:vAlign w:val="center"/>
                                  <w:hideMark/>
                                </w:tcPr>
                                <w:p w14:paraId="7A4EFAA1" w14:textId="77777777" w:rsidR="000C5A29" w:rsidRPr="00FC5806" w:rsidRDefault="000C5A29" w:rsidP="00FA033A">
                                  <w:pPr>
                                    <w:pStyle w:val="TAMainText"/>
                                    <w:rPr>
                                      <w:rFonts w:cs="Arial"/>
                                      <w:sz w:val="20"/>
                                    </w:rPr>
                                    <w:pPrChange w:id="68" w:author="James Edward Lucas" w:date="2015-04-24T08:45:00Z">
                                      <w:pPr>
                                        <w:pStyle w:val="TAMainText"/>
                                        <w:jc w:val="center"/>
                                      </w:pPr>
                                    </w:pPrChange>
                                  </w:pPr>
                                  <w:r>
                                    <w:t>0.44</w:t>
                                  </w:r>
                                </w:p>
                              </w:tc>
                              <w:tc>
                                <w:tcPr>
                                  <w:tcW w:w="810" w:type="dxa"/>
                                  <w:shd w:val="clear" w:color="auto" w:fill="auto"/>
                                  <w:noWrap/>
                                  <w:vAlign w:val="center"/>
                                  <w:hideMark/>
                                </w:tcPr>
                                <w:p w14:paraId="42F1D924" w14:textId="77777777" w:rsidR="000C5A29" w:rsidRPr="00FC5806" w:rsidRDefault="000C5A29" w:rsidP="00FA033A">
                                  <w:pPr>
                                    <w:pStyle w:val="TAMainText"/>
                                    <w:rPr>
                                      <w:rFonts w:cs="Arial"/>
                                      <w:sz w:val="20"/>
                                    </w:rPr>
                                    <w:pPrChange w:id="69" w:author="James Edward Lucas" w:date="2015-04-24T08:45:00Z">
                                      <w:pPr>
                                        <w:pStyle w:val="TAMainText"/>
                                        <w:jc w:val="center"/>
                                      </w:pPr>
                                    </w:pPrChange>
                                  </w:pPr>
                                  <w:r>
                                    <w:t>0.15</w:t>
                                  </w:r>
                                </w:p>
                              </w:tc>
                              <w:tc>
                                <w:tcPr>
                                  <w:tcW w:w="985" w:type="dxa"/>
                                  <w:shd w:val="clear" w:color="auto" w:fill="auto"/>
                                  <w:noWrap/>
                                  <w:vAlign w:val="center"/>
                                  <w:hideMark/>
                                </w:tcPr>
                                <w:p w14:paraId="53240E39" w14:textId="77777777" w:rsidR="000C5A29" w:rsidRPr="00FC5806" w:rsidRDefault="000C5A29" w:rsidP="00FA033A">
                                  <w:pPr>
                                    <w:pStyle w:val="TAMainText"/>
                                    <w:rPr>
                                      <w:rFonts w:cs="Arial"/>
                                      <w:sz w:val="20"/>
                                    </w:rPr>
                                    <w:pPrChange w:id="70" w:author="James Edward Lucas" w:date="2015-04-24T08:45:00Z">
                                      <w:pPr>
                                        <w:pStyle w:val="TAMainText"/>
                                        <w:jc w:val="center"/>
                                      </w:pPr>
                                    </w:pPrChange>
                                  </w:pPr>
                                  <w:r>
                                    <w:t>1.00</w:t>
                                  </w:r>
                                </w:p>
                              </w:tc>
                              <w:tc>
                                <w:tcPr>
                                  <w:tcW w:w="4866" w:type="dxa"/>
                                  <w:vAlign w:val="center"/>
                                </w:tcPr>
                                <w:p w14:paraId="294279E0" w14:textId="77777777" w:rsidR="000C5A29" w:rsidRPr="00A47239" w:rsidRDefault="000C5A29" w:rsidP="00FA033A">
                                  <w:pPr>
                                    <w:pStyle w:val="TAMainText"/>
                                    <w:rPr>
                                      <w:rFonts w:cs="Arial"/>
                                      <w:sz w:val="20"/>
                                    </w:rPr>
                                  </w:pPr>
                                  <w:r>
                                    <w:t>Packing of the system without pNPG</w:t>
                                  </w:r>
                                </w:p>
                              </w:tc>
                              <w:tc>
                                <w:tcPr>
                                  <w:tcW w:w="1080" w:type="dxa"/>
                                  <w:vAlign w:val="center"/>
                                </w:tcPr>
                                <w:p w14:paraId="764A3FB1" w14:textId="77777777" w:rsidR="000C5A29" w:rsidRPr="00FC5806" w:rsidRDefault="000C5A29" w:rsidP="00FA033A">
                                  <w:pPr>
                                    <w:pStyle w:val="TAMainText"/>
                                    <w:rPr>
                                      <w:rFonts w:cs="Arial"/>
                                      <w:sz w:val="20"/>
                                    </w:rPr>
                                    <w:pPrChange w:id="71" w:author="James Edward Lucas" w:date="2015-04-24T08:45:00Z">
                                      <w:pPr>
                                        <w:pStyle w:val="TAMainText"/>
                                        <w:jc w:val="center"/>
                                      </w:pPr>
                                    </w:pPrChange>
                                  </w:pPr>
                                  <w:r>
                                    <w:t>0.67</w:t>
                                  </w:r>
                                </w:p>
                              </w:tc>
                              <w:tc>
                                <w:tcPr>
                                  <w:tcW w:w="990" w:type="dxa"/>
                                  <w:vAlign w:val="center"/>
                                </w:tcPr>
                                <w:p w14:paraId="197A67C8" w14:textId="77777777" w:rsidR="000C5A29" w:rsidRPr="00FC5806" w:rsidRDefault="000C5A29" w:rsidP="00FA033A">
                                  <w:pPr>
                                    <w:pStyle w:val="TAMainText"/>
                                    <w:rPr>
                                      <w:rFonts w:cs="Arial"/>
                                      <w:sz w:val="20"/>
                                    </w:rPr>
                                    <w:pPrChange w:id="72" w:author="James Edward Lucas" w:date="2015-04-24T08:45:00Z">
                                      <w:pPr>
                                        <w:pStyle w:val="TAMainText"/>
                                        <w:jc w:val="center"/>
                                      </w:pPr>
                                    </w:pPrChange>
                                  </w:pPr>
                                  <w:r>
                                    <w:t>0.72</w:t>
                                  </w:r>
                                </w:p>
                              </w:tc>
                            </w:tr>
                            <w:tr w:rsidR="000C5A29" w:rsidRPr="00A67631" w14:paraId="598C5134" w14:textId="77777777" w:rsidTr="00E45380">
                              <w:trPr>
                                <w:trHeight w:hRule="exact" w:val="252"/>
                              </w:trPr>
                              <w:tc>
                                <w:tcPr>
                                  <w:tcW w:w="1188" w:type="dxa"/>
                                  <w:shd w:val="clear" w:color="auto" w:fill="auto"/>
                                  <w:noWrap/>
                                  <w:vAlign w:val="center"/>
                                  <w:hideMark/>
                                </w:tcPr>
                                <w:p w14:paraId="0AC11CAD" w14:textId="77777777" w:rsidR="000C5A29" w:rsidRPr="00FC5806" w:rsidRDefault="000C5A29" w:rsidP="00FA033A">
                                  <w:pPr>
                                    <w:pStyle w:val="TAMainText"/>
                                    <w:rPr>
                                      <w:rFonts w:cs="Arial"/>
                                      <w:sz w:val="20"/>
                                    </w:rPr>
                                    <w:pPrChange w:id="73" w:author="James Edward Lucas" w:date="2015-04-24T08:45:00Z">
                                      <w:pPr>
                                        <w:pStyle w:val="TAMainText"/>
                                        <w:jc w:val="center"/>
                                      </w:pPr>
                                    </w:pPrChange>
                                  </w:pPr>
                                  <w:r>
                                    <w:t>0.44</w:t>
                                  </w:r>
                                </w:p>
                              </w:tc>
                              <w:tc>
                                <w:tcPr>
                                  <w:tcW w:w="810" w:type="dxa"/>
                                  <w:shd w:val="clear" w:color="auto" w:fill="auto"/>
                                  <w:noWrap/>
                                  <w:vAlign w:val="center"/>
                                  <w:hideMark/>
                                </w:tcPr>
                                <w:p w14:paraId="2D75DE75" w14:textId="77777777" w:rsidR="000C5A29" w:rsidRPr="00FC5806" w:rsidRDefault="000C5A29" w:rsidP="00FA033A">
                                  <w:pPr>
                                    <w:pStyle w:val="TAMainText"/>
                                    <w:rPr>
                                      <w:rFonts w:cs="Arial"/>
                                      <w:sz w:val="20"/>
                                    </w:rPr>
                                    <w:pPrChange w:id="74" w:author="James Edward Lucas" w:date="2015-04-24T08:45:00Z">
                                      <w:pPr>
                                        <w:pStyle w:val="TAMainText"/>
                                        <w:jc w:val="center"/>
                                      </w:pPr>
                                    </w:pPrChange>
                                  </w:pPr>
                                  <w:r>
                                    <w:t>0.53</w:t>
                                  </w:r>
                                </w:p>
                              </w:tc>
                              <w:tc>
                                <w:tcPr>
                                  <w:tcW w:w="985" w:type="dxa"/>
                                  <w:shd w:val="clear" w:color="auto" w:fill="auto"/>
                                  <w:noWrap/>
                                  <w:vAlign w:val="center"/>
                                  <w:hideMark/>
                                </w:tcPr>
                                <w:p w14:paraId="1DE3FE88" w14:textId="77777777" w:rsidR="000C5A29" w:rsidRPr="00FC5806" w:rsidRDefault="000C5A29" w:rsidP="00FA033A">
                                  <w:pPr>
                                    <w:pStyle w:val="TAMainText"/>
                                    <w:rPr>
                                      <w:rFonts w:cs="Arial"/>
                                      <w:sz w:val="20"/>
                                    </w:rPr>
                                    <w:pPrChange w:id="75" w:author="James Edward Lucas" w:date="2015-04-24T08:45:00Z">
                                      <w:pPr>
                                        <w:pStyle w:val="TAMainText"/>
                                        <w:jc w:val="center"/>
                                      </w:pPr>
                                    </w:pPrChange>
                                  </w:pPr>
                                  <w:r>
                                    <w:t>0.46</w:t>
                                  </w:r>
                                </w:p>
                              </w:tc>
                              <w:tc>
                                <w:tcPr>
                                  <w:tcW w:w="4866" w:type="dxa"/>
                                  <w:vAlign w:val="center"/>
                                </w:tcPr>
                                <w:p w14:paraId="4EA85A95" w14:textId="77777777" w:rsidR="000C5A29" w:rsidRPr="00A47239" w:rsidRDefault="000C5A29" w:rsidP="00FA033A">
                                  <w:pPr>
                                    <w:pStyle w:val="TAMainText"/>
                                    <w:rPr>
                                      <w:rFonts w:cs="Arial"/>
                                      <w:sz w:val="20"/>
                                    </w:rPr>
                                  </w:pPr>
                                  <w:r>
                                    <w:t>Packing of the system with pNPG</w:t>
                                  </w:r>
                                </w:p>
                              </w:tc>
                              <w:tc>
                                <w:tcPr>
                                  <w:tcW w:w="1080" w:type="dxa"/>
                                  <w:vAlign w:val="center"/>
                                </w:tcPr>
                                <w:p w14:paraId="2BA7E24B" w14:textId="77777777" w:rsidR="000C5A29" w:rsidRPr="00FC5806" w:rsidRDefault="000C5A29" w:rsidP="00FA033A">
                                  <w:pPr>
                                    <w:pStyle w:val="TAMainText"/>
                                    <w:rPr>
                                      <w:rFonts w:cs="Arial"/>
                                      <w:sz w:val="20"/>
                                    </w:rPr>
                                    <w:pPrChange w:id="76" w:author="James Edward Lucas" w:date="2015-04-24T08:45:00Z">
                                      <w:pPr>
                                        <w:pStyle w:val="TAMainText"/>
                                        <w:jc w:val="center"/>
                                      </w:pPr>
                                    </w:pPrChange>
                                  </w:pPr>
                                  <w:r>
                                    <w:t>0.67</w:t>
                                  </w:r>
                                </w:p>
                              </w:tc>
                              <w:tc>
                                <w:tcPr>
                                  <w:tcW w:w="990" w:type="dxa"/>
                                  <w:vAlign w:val="center"/>
                                </w:tcPr>
                                <w:p w14:paraId="62A11AC1" w14:textId="77777777" w:rsidR="000C5A29" w:rsidRPr="00FC5806" w:rsidRDefault="000C5A29" w:rsidP="00FA033A">
                                  <w:pPr>
                                    <w:pStyle w:val="TAMainText"/>
                                    <w:rPr>
                                      <w:rFonts w:cs="Arial"/>
                                      <w:sz w:val="20"/>
                                    </w:rPr>
                                    <w:pPrChange w:id="77" w:author="James Edward Lucas" w:date="2015-04-24T08:45:00Z">
                                      <w:pPr>
                                        <w:pStyle w:val="TAMainText"/>
                                        <w:jc w:val="center"/>
                                      </w:pPr>
                                    </w:pPrChange>
                                  </w:pPr>
                                  <w:r>
                                    <w:t>0.73</w:t>
                                  </w:r>
                                </w:p>
                              </w:tc>
                            </w:tr>
                            <w:tr w:rsidR="000C5A29" w:rsidRPr="00A67631" w14:paraId="6299623E" w14:textId="77777777" w:rsidTr="00E45380">
                              <w:trPr>
                                <w:trHeight w:hRule="exact" w:val="252"/>
                              </w:trPr>
                              <w:tc>
                                <w:tcPr>
                                  <w:tcW w:w="1188" w:type="dxa"/>
                                  <w:shd w:val="clear" w:color="auto" w:fill="auto"/>
                                  <w:noWrap/>
                                  <w:vAlign w:val="center"/>
                                  <w:hideMark/>
                                </w:tcPr>
                                <w:p w14:paraId="771411BA" w14:textId="77777777" w:rsidR="000C5A29" w:rsidRPr="00FC5806" w:rsidRDefault="000C5A29" w:rsidP="00FA033A">
                                  <w:pPr>
                                    <w:pStyle w:val="TAMainText"/>
                                    <w:rPr>
                                      <w:rFonts w:cs="Arial"/>
                                      <w:sz w:val="20"/>
                                    </w:rPr>
                                    <w:pPrChange w:id="78" w:author="James Edward Lucas" w:date="2015-04-24T08:45:00Z">
                                      <w:pPr>
                                        <w:pStyle w:val="TAMainText"/>
                                        <w:jc w:val="center"/>
                                      </w:pPr>
                                    </w:pPrChange>
                                  </w:pPr>
                                  <w:r>
                                    <w:t>0.98</w:t>
                                  </w:r>
                                </w:p>
                              </w:tc>
                              <w:tc>
                                <w:tcPr>
                                  <w:tcW w:w="810" w:type="dxa"/>
                                  <w:shd w:val="clear" w:color="auto" w:fill="auto"/>
                                  <w:noWrap/>
                                  <w:vAlign w:val="center"/>
                                  <w:hideMark/>
                                </w:tcPr>
                                <w:p w14:paraId="57F9049B" w14:textId="77777777" w:rsidR="000C5A29" w:rsidRPr="00FC5806" w:rsidRDefault="000C5A29" w:rsidP="00FA033A">
                                  <w:pPr>
                                    <w:pStyle w:val="TAMainText"/>
                                    <w:rPr>
                                      <w:rFonts w:cs="Arial"/>
                                      <w:sz w:val="20"/>
                                    </w:rPr>
                                    <w:pPrChange w:id="79" w:author="James Edward Lucas" w:date="2015-04-24T08:45:00Z">
                                      <w:pPr>
                                        <w:pStyle w:val="TAMainText"/>
                                        <w:jc w:val="center"/>
                                      </w:pPr>
                                    </w:pPrChange>
                                  </w:pPr>
                                  <w:r>
                                    <w:t>0.09</w:t>
                                  </w:r>
                                </w:p>
                              </w:tc>
                              <w:tc>
                                <w:tcPr>
                                  <w:tcW w:w="985" w:type="dxa"/>
                                  <w:shd w:val="clear" w:color="auto" w:fill="auto"/>
                                  <w:noWrap/>
                                  <w:vAlign w:val="center"/>
                                  <w:hideMark/>
                                </w:tcPr>
                                <w:p w14:paraId="073287DA" w14:textId="77777777" w:rsidR="000C5A29" w:rsidRPr="00FC5806" w:rsidRDefault="000C5A29" w:rsidP="00FA033A">
                                  <w:pPr>
                                    <w:pStyle w:val="TAMainText"/>
                                    <w:rPr>
                                      <w:rFonts w:cs="Arial"/>
                                      <w:sz w:val="20"/>
                                    </w:rPr>
                                    <w:pPrChange w:id="80" w:author="James Edward Lucas" w:date="2015-04-24T08:45:00Z">
                                      <w:pPr>
                                        <w:pStyle w:val="TAMainText"/>
                                        <w:jc w:val="center"/>
                                      </w:pPr>
                                    </w:pPrChange>
                                  </w:pPr>
                                  <w:r>
                                    <w:t>ns</w:t>
                                  </w:r>
                                </w:p>
                              </w:tc>
                              <w:tc>
                                <w:tcPr>
                                  <w:tcW w:w="4866" w:type="dxa"/>
                                  <w:vAlign w:val="center"/>
                                </w:tcPr>
                                <w:p w14:paraId="38926BFF" w14:textId="77777777" w:rsidR="000C5A29" w:rsidRPr="00A47239" w:rsidRDefault="000C5A29" w:rsidP="00FA033A">
                                  <w:pPr>
                                    <w:pStyle w:val="TAMainText"/>
                                    <w:rPr>
                                      <w:rFonts w:cs="Arial"/>
                                      <w:sz w:val="20"/>
                                    </w:rPr>
                                  </w:pPr>
                                  <w:r>
                                    <w:t>Hydrogen bonding energy of Y295</w:t>
                                  </w:r>
                                </w:p>
                              </w:tc>
                              <w:tc>
                                <w:tcPr>
                                  <w:tcW w:w="1080" w:type="dxa"/>
                                  <w:vAlign w:val="center"/>
                                </w:tcPr>
                                <w:p w14:paraId="6445D925" w14:textId="77777777" w:rsidR="000C5A29" w:rsidRPr="00FC5806" w:rsidRDefault="000C5A29" w:rsidP="00FA033A">
                                  <w:pPr>
                                    <w:pStyle w:val="TAMainText"/>
                                    <w:rPr>
                                      <w:rFonts w:cs="Arial"/>
                                      <w:sz w:val="20"/>
                                    </w:rPr>
                                    <w:pPrChange w:id="81" w:author="James Edward Lucas" w:date="2015-04-24T08:45:00Z">
                                      <w:pPr>
                                        <w:pStyle w:val="TAMainText"/>
                                        <w:jc w:val="center"/>
                                      </w:pPr>
                                    </w:pPrChange>
                                  </w:pPr>
                                  <w:r>
                                    <w:t>-1.28</w:t>
                                  </w:r>
                                </w:p>
                              </w:tc>
                              <w:tc>
                                <w:tcPr>
                                  <w:tcW w:w="990" w:type="dxa"/>
                                  <w:vAlign w:val="center"/>
                                </w:tcPr>
                                <w:p w14:paraId="66A85387" w14:textId="77777777" w:rsidR="000C5A29" w:rsidRPr="00FC5806" w:rsidRDefault="000C5A29" w:rsidP="00FA033A">
                                  <w:pPr>
                                    <w:pStyle w:val="TAMainText"/>
                                    <w:rPr>
                                      <w:rFonts w:cs="Arial"/>
                                      <w:sz w:val="20"/>
                                    </w:rPr>
                                    <w:pPrChange w:id="82" w:author="James Edward Lucas" w:date="2015-04-24T08:45:00Z">
                                      <w:pPr>
                                        <w:pStyle w:val="TAMainText"/>
                                        <w:jc w:val="center"/>
                                      </w:pPr>
                                    </w:pPrChange>
                                  </w:pPr>
                                  <w:r>
                                    <w:t>-0.5</w:t>
                                  </w:r>
                                </w:p>
                              </w:tc>
                            </w:tr>
                            <w:tr w:rsidR="000C5A29" w:rsidRPr="00A67631" w14:paraId="7C56AD92" w14:textId="77777777" w:rsidTr="00E45380">
                              <w:trPr>
                                <w:trHeight w:hRule="exact" w:val="252"/>
                              </w:trPr>
                              <w:tc>
                                <w:tcPr>
                                  <w:tcW w:w="1188" w:type="dxa"/>
                                  <w:shd w:val="clear" w:color="auto" w:fill="auto"/>
                                  <w:noWrap/>
                                  <w:vAlign w:val="center"/>
                                  <w:hideMark/>
                                </w:tcPr>
                                <w:p w14:paraId="315ADC8F" w14:textId="77777777" w:rsidR="000C5A29" w:rsidRPr="00FC5806" w:rsidRDefault="000C5A29" w:rsidP="00FA033A">
                                  <w:pPr>
                                    <w:pStyle w:val="TAMainText"/>
                                    <w:rPr>
                                      <w:rFonts w:cs="Arial"/>
                                      <w:sz w:val="20"/>
                                    </w:rPr>
                                    <w:pPrChange w:id="83" w:author="James Edward Lucas" w:date="2015-04-24T08:45:00Z">
                                      <w:pPr>
                                        <w:pStyle w:val="TAMainText"/>
                                        <w:jc w:val="center"/>
                                      </w:pPr>
                                    </w:pPrChange>
                                  </w:pPr>
                                  <w:r>
                                    <w:t>ns</w:t>
                                  </w:r>
                                </w:p>
                              </w:tc>
                              <w:tc>
                                <w:tcPr>
                                  <w:tcW w:w="810" w:type="dxa"/>
                                  <w:shd w:val="clear" w:color="auto" w:fill="auto"/>
                                  <w:noWrap/>
                                  <w:vAlign w:val="center"/>
                                  <w:hideMark/>
                                </w:tcPr>
                                <w:p w14:paraId="05CC3358" w14:textId="77777777" w:rsidR="000C5A29" w:rsidRPr="00FC5806" w:rsidRDefault="000C5A29" w:rsidP="00FA033A">
                                  <w:pPr>
                                    <w:pStyle w:val="TAMainText"/>
                                    <w:rPr>
                                      <w:rFonts w:cs="Arial"/>
                                      <w:sz w:val="20"/>
                                    </w:rPr>
                                    <w:pPrChange w:id="84" w:author="James Edward Lucas" w:date="2015-04-24T08:45:00Z">
                                      <w:pPr>
                                        <w:pStyle w:val="TAMainText"/>
                                        <w:jc w:val="center"/>
                                      </w:pPr>
                                    </w:pPrChange>
                                  </w:pPr>
                                  <w:r>
                                    <w:t>-0.51</w:t>
                                  </w:r>
                                </w:p>
                              </w:tc>
                              <w:tc>
                                <w:tcPr>
                                  <w:tcW w:w="985" w:type="dxa"/>
                                  <w:shd w:val="clear" w:color="auto" w:fill="auto"/>
                                  <w:noWrap/>
                                  <w:vAlign w:val="center"/>
                                  <w:hideMark/>
                                </w:tcPr>
                                <w:p w14:paraId="05DA5ED6" w14:textId="77777777" w:rsidR="000C5A29" w:rsidRPr="00FC5806" w:rsidRDefault="000C5A29" w:rsidP="00FA033A">
                                  <w:pPr>
                                    <w:pStyle w:val="TAMainText"/>
                                    <w:rPr>
                                      <w:rFonts w:cs="Arial"/>
                                      <w:sz w:val="20"/>
                                    </w:rPr>
                                    <w:pPrChange w:id="85" w:author="James Edward Lucas" w:date="2015-04-24T08:45:00Z">
                                      <w:pPr>
                                        <w:pStyle w:val="TAMainText"/>
                                        <w:jc w:val="center"/>
                                      </w:pPr>
                                    </w:pPrChange>
                                  </w:pPr>
                                  <w:r>
                                    <w:t>ns</w:t>
                                  </w:r>
                                </w:p>
                              </w:tc>
                              <w:tc>
                                <w:tcPr>
                                  <w:tcW w:w="4866" w:type="dxa"/>
                                  <w:vAlign w:val="center"/>
                                </w:tcPr>
                                <w:p w14:paraId="2574DD22" w14:textId="77777777" w:rsidR="000C5A29" w:rsidRPr="00A47239" w:rsidRDefault="000C5A29" w:rsidP="00FA033A">
                                  <w:pPr>
                                    <w:pStyle w:val="TAMainText"/>
                                    <w:rPr>
                                      <w:rFonts w:cs="Arial"/>
                                      <w:sz w:val="20"/>
                                    </w:rPr>
                                  </w:pPr>
                                  <w:r>
                                    <w:t>Packing with pNPG around E353</w:t>
                                  </w:r>
                                </w:p>
                              </w:tc>
                              <w:tc>
                                <w:tcPr>
                                  <w:tcW w:w="1080" w:type="dxa"/>
                                  <w:vAlign w:val="center"/>
                                </w:tcPr>
                                <w:p w14:paraId="0F542D55" w14:textId="77777777" w:rsidR="000C5A29" w:rsidRPr="00FC5806" w:rsidRDefault="000C5A29" w:rsidP="00FA033A">
                                  <w:pPr>
                                    <w:pStyle w:val="TAMainText"/>
                                    <w:rPr>
                                      <w:rFonts w:cs="Arial"/>
                                      <w:sz w:val="20"/>
                                    </w:rPr>
                                    <w:pPrChange w:id="86" w:author="James Edward Lucas" w:date="2015-04-24T08:45:00Z">
                                      <w:pPr>
                                        <w:pStyle w:val="TAMainText"/>
                                        <w:jc w:val="center"/>
                                      </w:pPr>
                                    </w:pPrChange>
                                  </w:pPr>
                                  <w:r>
                                    <w:t>0.19</w:t>
                                  </w:r>
                                </w:p>
                              </w:tc>
                              <w:tc>
                                <w:tcPr>
                                  <w:tcW w:w="990" w:type="dxa"/>
                                  <w:vAlign w:val="center"/>
                                </w:tcPr>
                                <w:p w14:paraId="2B5BD066" w14:textId="77777777" w:rsidR="000C5A29" w:rsidRPr="00FC5806" w:rsidRDefault="000C5A29" w:rsidP="00FA033A">
                                  <w:pPr>
                                    <w:pStyle w:val="TAMainText"/>
                                    <w:rPr>
                                      <w:rFonts w:cs="Arial"/>
                                      <w:sz w:val="20"/>
                                    </w:rPr>
                                    <w:pPrChange w:id="87" w:author="James Edward Lucas" w:date="2015-04-24T08:45:00Z">
                                      <w:pPr>
                                        <w:pStyle w:val="TAMainText"/>
                                        <w:jc w:val="center"/>
                                      </w:pPr>
                                    </w:pPrChange>
                                  </w:pPr>
                                  <w:r>
                                    <w:t>1</w:t>
                                  </w:r>
                                </w:p>
                              </w:tc>
                            </w:tr>
                            <w:tr w:rsidR="000C5A29" w:rsidRPr="00A67631" w14:paraId="64CED28E" w14:textId="77777777" w:rsidTr="00E45380">
                              <w:trPr>
                                <w:trHeight w:hRule="exact" w:val="252"/>
                              </w:trPr>
                              <w:tc>
                                <w:tcPr>
                                  <w:tcW w:w="1188" w:type="dxa"/>
                                  <w:shd w:val="clear" w:color="auto" w:fill="auto"/>
                                  <w:noWrap/>
                                  <w:vAlign w:val="center"/>
                                  <w:hideMark/>
                                </w:tcPr>
                                <w:p w14:paraId="244DB60C" w14:textId="77777777" w:rsidR="000C5A29" w:rsidRPr="00FC5806" w:rsidRDefault="000C5A29" w:rsidP="00FA033A">
                                  <w:pPr>
                                    <w:pStyle w:val="TAMainText"/>
                                    <w:rPr>
                                      <w:rFonts w:cs="Arial"/>
                                      <w:sz w:val="20"/>
                                    </w:rPr>
                                    <w:pPrChange w:id="88" w:author="James Edward Lucas" w:date="2015-04-24T08:45:00Z">
                                      <w:pPr>
                                        <w:pStyle w:val="TAMainText"/>
                                        <w:jc w:val="center"/>
                                      </w:pPr>
                                    </w:pPrChange>
                                  </w:pPr>
                                  <w:r>
                                    <w:t>ns</w:t>
                                  </w:r>
                                </w:p>
                              </w:tc>
                              <w:tc>
                                <w:tcPr>
                                  <w:tcW w:w="810" w:type="dxa"/>
                                  <w:shd w:val="clear" w:color="auto" w:fill="auto"/>
                                  <w:noWrap/>
                                  <w:vAlign w:val="center"/>
                                  <w:hideMark/>
                                </w:tcPr>
                                <w:p w14:paraId="544DB583" w14:textId="77777777" w:rsidR="000C5A29" w:rsidRPr="00FC5806" w:rsidRDefault="000C5A29" w:rsidP="00FA033A">
                                  <w:pPr>
                                    <w:pStyle w:val="TAMainText"/>
                                    <w:rPr>
                                      <w:rFonts w:cs="Arial"/>
                                      <w:sz w:val="20"/>
                                    </w:rPr>
                                    <w:pPrChange w:id="89" w:author="James Edward Lucas" w:date="2015-04-24T08:45:00Z">
                                      <w:pPr>
                                        <w:pStyle w:val="TAMainText"/>
                                        <w:jc w:val="center"/>
                                      </w:pPr>
                                    </w:pPrChange>
                                  </w:pPr>
                                  <w:r>
                                    <w:t>-0.10</w:t>
                                  </w:r>
                                </w:p>
                              </w:tc>
                              <w:tc>
                                <w:tcPr>
                                  <w:tcW w:w="985" w:type="dxa"/>
                                  <w:shd w:val="clear" w:color="auto" w:fill="auto"/>
                                  <w:noWrap/>
                                  <w:vAlign w:val="center"/>
                                  <w:hideMark/>
                                </w:tcPr>
                                <w:p w14:paraId="4439438C" w14:textId="77777777" w:rsidR="000C5A29" w:rsidRPr="00FC5806" w:rsidRDefault="000C5A29" w:rsidP="00FA033A">
                                  <w:pPr>
                                    <w:pStyle w:val="TAMainText"/>
                                    <w:rPr>
                                      <w:rFonts w:cs="Arial"/>
                                      <w:sz w:val="20"/>
                                    </w:rPr>
                                    <w:pPrChange w:id="90" w:author="James Edward Lucas" w:date="2015-04-24T08:45:00Z">
                                      <w:pPr>
                                        <w:pStyle w:val="TAMainText"/>
                                        <w:jc w:val="center"/>
                                      </w:pPr>
                                    </w:pPrChange>
                                  </w:pPr>
                                  <w:r>
                                    <w:t>ns</w:t>
                                  </w:r>
                                </w:p>
                              </w:tc>
                              <w:tc>
                                <w:tcPr>
                                  <w:tcW w:w="4866" w:type="dxa"/>
                                  <w:vAlign w:val="center"/>
                                </w:tcPr>
                                <w:p w14:paraId="63E12D58" w14:textId="77777777" w:rsidR="000C5A29" w:rsidRPr="00A47239" w:rsidRDefault="000C5A29" w:rsidP="00FA033A">
                                  <w:pPr>
                                    <w:pStyle w:val="TAMainText"/>
                                    <w:rPr>
                                      <w:rFonts w:cs="Arial"/>
                                      <w:sz w:val="20"/>
                                    </w:rPr>
                                  </w:pPr>
                                  <w:r>
                                    <w:t xml:space="preserve">Total system energy </w:t>
                                  </w:r>
                                </w:p>
                              </w:tc>
                              <w:tc>
                                <w:tcPr>
                                  <w:tcW w:w="1080" w:type="dxa"/>
                                  <w:vAlign w:val="center"/>
                                </w:tcPr>
                                <w:p w14:paraId="509580DA" w14:textId="77777777" w:rsidR="000C5A29" w:rsidRPr="00FC5806" w:rsidRDefault="000C5A29" w:rsidP="00FA033A">
                                  <w:pPr>
                                    <w:pStyle w:val="TAMainText"/>
                                    <w:rPr>
                                      <w:rFonts w:cs="Arial"/>
                                      <w:sz w:val="20"/>
                                    </w:rPr>
                                    <w:pPrChange w:id="91" w:author="James Edward Lucas" w:date="2015-04-24T08:45:00Z">
                                      <w:pPr>
                                        <w:pStyle w:val="TAMainText"/>
                                        <w:jc w:val="center"/>
                                      </w:pPr>
                                    </w:pPrChange>
                                  </w:pPr>
                                  <w:r>
                                    <w:t>-636.44</w:t>
                                  </w:r>
                                </w:p>
                              </w:tc>
                              <w:tc>
                                <w:tcPr>
                                  <w:tcW w:w="990" w:type="dxa"/>
                                  <w:vAlign w:val="center"/>
                                </w:tcPr>
                                <w:p w14:paraId="127D1D04" w14:textId="77777777" w:rsidR="000C5A29" w:rsidRPr="00FC5806" w:rsidRDefault="000C5A29" w:rsidP="00FA033A">
                                  <w:pPr>
                                    <w:pStyle w:val="TAMainText"/>
                                    <w:rPr>
                                      <w:rFonts w:cs="Arial"/>
                                      <w:sz w:val="20"/>
                                    </w:rPr>
                                    <w:pPrChange w:id="92" w:author="James Edward Lucas" w:date="2015-04-24T08:45:00Z">
                                      <w:pPr>
                                        <w:pStyle w:val="TAMainText"/>
                                        <w:jc w:val="center"/>
                                      </w:pPr>
                                    </w:pPrChange>
                                  </w:pPr>
                                  <w:r>
                                    <w:t>-621.6</w:t>
                                  </w:r>
                                </w:p>
                              </w:tc>
                            </w:tr>
                            <w:tr w:rsidR="000C5A29" w:rsidRPr="00A67631" w14:paraId="562DA642" w14:textId="77777777" w:rsidTr="00E45380">
                              <w:trPr>
                                <w:trHeight w:hRule="exact" w:val="252"/>
                              </w:trPr>
                              <w:tc>
                                <w:tcPr>
                                  <w:tcW w:w="1188" w:type="dxa"/>
                                  <w:shd w:val="clear" w:color="auto" w:fill="auto"/>
                                  <w:noWrap/>
                                  <w:vAlign w:val="center"/>
                                  <w:hideMark/>
                                </w:tcPr>
                                <w:p w14:paraId="6D7082F3" w14:textId="77777777" w:rsidR="000C5A29" w:rsidRPr="00FC5806" w:rsidRDefault="000C5A29" w:rsidP="00FA033A">
                                  <w:pPr>
                                    <w:pStyle w:val="TAMainText"/>
                                    <w:rPr>
                                      <w:rFonts w:cs="Arial"/>
                                      <w:sz w:val="20"/>
                                    </w:rPr>
                                    <w:pPrChange w:id="93" w:author="James Edward Lucas" w:date="2015-04-24T08:45:00Z">
                                      <w:pPr>
                                        <w:pStyle w:val="TAMainText"/>
                                        <w:jc w:val="center"/>
                                      </w:pPr>
                                    </w:pPrChange>
                                  </w:pPr>
                                  <w:r>
                                    <w:t>ns</w:t>
                                  </w:r>
                                </w:p>
                              </w:tc>
                              <w:tc>
                                <w:tcPr>
                                  <w:tcW w:w="810" w:type="dxa"/>
                                  <w:shd w:val="clear" w:color="auto" w:fill="auto"/>
                                  <w:noWrap/>
                                  <w:vAlign w:val="center"/>
                                  <w:hideMark/>
                                </w:tcPr>
                                <w:p w14:paraId="105C9DAA" w14:textId="77777777" w:rsidR="000C5A29" w:rsidRPr="00FC5806" w:rsidRDefault="000C5A29" w:rsidP="00FA033A">
                                  <w:pPr>
                                    <w:pStyle w:val="TAMainText"/>
                                    <w:rPr>
                                      <w:rFonts w:cs="Arial"/>
                                      <w:sz w:val="20"/>
                                    </w:rPr>
                                    <w:pPrChange w:id="94" w:author="James Edward Lucas" w:date="2015-04-24T08:45:00Z">
                                      <w:pPr>
                                        <w:pStyle w:val="TAMainText"/>
                                        <w:jc w:val="center"/>
                                      </w:pPr>
                                    </w:pPrChange>
                                  </w:pPr>
                                  <w:r>
                                    <w:t>-0.01</w:t>
                                  </w:r>
                                </w:p>
                              </w:tc>
                              <w:tc>
                                <w:tcPr>
                                  <w:tcW w:w="985" w:type="dxa"/>
                                  <w:shd w:val="clear" w:color="auto" w:fill="auto"/>
                                  <w:noWrap/>
                                  <w:vAlign w:val="center"/>
                                  <w:hideMark/>
                                </w:tcPr>
                                <w:p w14:paraId="4C194020" w14:textId="77777777" w:rsidR="000C5A29" w:rsidRPr="00FC5806" w:rsidRDefault="000C5A29" w:rsidP="00FA033A">
                                  <w:pPr>
                                    <w:pStyle w:val="TAMainText"/>
                                    <w:rPr>
                                      <w:rFonts w:cs="Arial"/>
                                      <w:sz w:val="20"/>
                                    </w:rPr>
                                    <w:pPrChange w:id="95" w:author="James Edward Lucas" w:date="2015-04-24T08:45:00Z">
                                      <w:pPr>
                                        <w:pStyle w:val="TAMainText"/>
                                        <w:jc w:val="center"/>
                                      </w:pPr>
                                    </w:pPrChange>
                                  </w:pPr>
                                  <w:r>
                                    <w:t>ns</w:t>
                                  </w:r>
                                </w:p>
                              </w:tc>
                              <w:tc>
                                <w:tcPr>
                                  <w:tcW w:w="4866" w:type="dxa"/>
                                  <w:vAlign w:val="center"/>
                                </w:tcPr>
                                <w:p w14:paraId="7FBDDC65" w14:textId="77777777" w:rsidR="000C5A29" w:rsidRPr="00A47239" w:rsidRDefault="000C5A29" w:rsidP="00FA033A">
                                  <w:pPr>
                                    <w:pStyle w:val="TAMainText"/>
                                    <w:rPr>
                                      <w:rFonts w:cs="Arial"/>
                                      <w:sz w:val="20"/>
                                    </w:rPr>
                                  </w:pPr>
                                  <w:r>
                                    <w:t>Hydrogen bond energy of the total system</w:t>
                                  </w:r>
                                </w:p>
                              </w:tc>
                              <w:tc>
                                <w:tcPr>
                                  <w:tcW w:w="1080" w:type="dxa"/>
                                  <w:vAlign w:val="center"/>
                                </w:tcPr>
                                <w:p w14:paraId="31BD078D" w14:textId="77777777" w:rsidR="000C5A29" w:rsidRPr="00FC5806" w:rsidRDefault="000C5A29" w:rsidP="00FA033A">
                                  <w:pPr>
                                    <w:pStyle w:val="TAMainText"/>
                                    <w:rPr>
                                      <w:rFonts w:cs="Arial"/>
                                      <w:sz w:val="20"/>
                                    </w:rPr>
                                    <w:pPrChange w:id="96" w:author="James Edward Lucas" w:date="2015-04-24T08:45:00Z">
                                      <w:pPr>
                                        <w:pStyle w:val="TAMainText"/>
                                        <w:jc w:val="center"/>
                                      </w:pPr>
                                    </w:pPrChange>
                                  </w:pPr>
                                  <w:r>
                                    <w:t>-76.7</w:t>
                                  </w:r>
                                </w:p>
                              </w:tc>
                              <w:tc>
                                <w:tcPr>
                                  <w:tcW w:w="990" w:type="dxa"/>
                                  <w:vAlign w:val="center"/>
                                </w:tcPr>
                                <w:p w14:paraId="3BD7859D" w14:textId="77777777" w:rsidR="000C5A29" w:rsidRPr="00FC5806" w:rsidRDefault="000C5A29" w:rsidP="00FA033A">
                                  <w:pPr>
                                    <w:pStyle w:val="TAMainText"/>
                                    <w:rPr>
                                      <w:rFonts w:cs="Arial"/>
                                      <w:sz w:val="20"/>
                                    </w:rPr>
                                    <w:pPrChange w:id="97" w:author="James Edward Lucas" w:date="2015-04-24T08:45:00Z">
                                      <w:pPr>
                                        <w:pStyle w:val="TAMainText"/>
                                        <w:jc w:val="center"/>
                                      </w:pPr>
                                    </w:pPrChange>
                                  </w:pPr>
                                  <w:r>
                                    <w:t>-67.63</w:t>
                                  </w:r>
                                </w:p>
                              </w:tc>
                            </w:tr>
                            <w:tr w:rsidR="000C5A29" w:rsidRPr="00A67631" w14:paraId="631631B3" w14:textId="77777777" w:rsidTr="00E45380">
                              <w:trPr>
                                <w:trHeight w:hRule="exact" w:val="252"/>
                              </w:trPr>
                              <w:tc>
                                <w:tcPr>
                                  <w:tcW w:w="1188" w:type="dxa"/>
                                  <w:shd w:val="clear" w:color="auto" w:fill="auto"/>
                                  <w:noWrap/>
                                  <w:vAlign w:val="center"/>
                                  <w:hideMark/>
                                </w:tcPr>
                                <w:p w14:paraId="30502418" w14:textId="77777777" w:rsidR="000C5A29" w:rsidRPr="00FC5806" w:rsidRDefault="000C5A29" w:rsidP="00FA033A">
                                  <w:pPr>
                                    <w:pStyle w:val="TAMainText"/>
                                    <w:rPr>
                                      <w:rFonts w:cs="Arial"/>
                                      <w:sz w:val="20"/>
                                    </w:rPr>
                                    <w:pPrChange w:id="98" w:author="James Edward Lucas" w:date="2015-04-24T08:45:00Z">
                                      <w:pPr>
                                        <w:pStyle w:val="TAMainText"/>
                                        <w:jc w:val="center"/>
                                      </w:pPr>
                                    </w:pPrChange>
                                  </w:pPr>
                                  <w:r>
                                    <w:t>ns</w:t>
                                  </w:r>
                                </w:p>
                              </w:tc>
                              <w:tc>
                                <w:tcPr>
                                  <w:tcW w:w="810" w:type="dxa"/>
                                  <w:shd w:val="clear" w:color="auto" w:fill="auto"/>
                                  <w:noWrap/>
                                  <w:vAlign w:val="center"/>
                                  <w:hideMark/>
                                </w:tcPr>
                                <w:p w14:paraId="0D8578B3" w14:textId="77777777" w:rsidR="000C5A29" w:rsidRPr="00FC5806" w:rsidRDefault="000C5A29" w:rsidP="00FA033A">
                                  <w:pPr>
                                    <w:pStyle w:val="TAMainText"/>
                                    <w:rPr>
                                      <w:rFonts w:cs="Arial"/>
                                      <w:sz w:val="20"/>
                                    </w:rPr>
                                    <w:pPrChange w:id="99" w:author="James Edward Lucas" w:date="2015-04-24T08:45:00Z">
                                      <w:pPr>
                                        <w:pStyle w:val="TAMainText"/>
                                        <w:jc w:val="center"/>
                                      </w:pPr>
                                    </w:pPrChange>
                                  </w:pPr>
                                  <w:r>
                                    <w:t>ns</w:t>
                                  </w:r>
                                </w:p>
                              </w:tc>
                              <w:tc>
                                <w:tcPr>
                                  <w:tcW w:w="985" w:type="dxa"/>
                                  <w:shd w:val="clear" w:color="auto" w:fill="auto"/>
                                  <w:noWrap/>
                                  <w:vAlign w:val="center"/>
                                  <w:hideMark/>
                                </w:tcPr>
                                <w:p w14:paraId="5474258C" w14:textId="77777777" w:rsidR="000C5A29" w:rsidRPr="00FC5806" w:rsidRDefault="000C5A29" w:rsidP="00FA033A">
                                  <w:pPr>
                                    <w:pStyle w:val="TAMainText"/>
                                    <w:rPr>
                                      <w:rFonts w:cs="Arial"/>
                                      <w:sz w:val="20"/>
                                    </w:rPr>
                                    <w:pPrChange w:id="100" w:author="James Edward Lucas" w:date="2015-04-24T08:45:00Z">
                                      <w:pPr>
                                        <w:pStyle w:val="TAMainText"/>
                                        <w:jc w:val="center"/>
                                      </w:pPr>
                                    </w:pPrChange>
                                  </w:pPr>
                                  <w:r>
                                    <w:t>0.11</w:t>
                                  </w:r>
                                </w:p>
                              </w:tc>
                              <w:tc>
                                <w:tcPr>
                                  <w:tcW w:w="4866" w:type="dxa"/>
                                  <w:vAlign w:val="center"/>
                                </w:tcPr>
                                <w:p w14:paraId="06D14062" w14:textId="77777777" w:rsidR="000C5A29" w:rsidRPr="00A47239" w:rsidRDefault="000C5A29" w:rsidP="00FA033A">
                                  <w:pPr>
                                    <w:pStyle w:val="TAMainText"/>
                                    <w:rPr>
                                      <w:rFonts w:cs="Arial"/>
                                      <w:sz w:val="20"/>
                                    </w:rPr>
                                  </w:pPr>
                                  <w:r>
                                    <w:t>Lennard-Jones repulsion around E353</w:t>
                                  </w:r>
                                </w:p>
                              </w:tc>
                              <w:tc>
                                <w:tcPr>
                                  <w:tcW w:w="1080" w:type="dxa"/>
                                  <w:vAlign w:val="center"/>
                                </w:tcPr>
                                <w:p w14:paraId="249F9EE2" w14:textId="77777777" w:rsidR="000C5A29" w:rsidRPr="00FC5806" w:rsidRDefault="000C5A29" w:rsidP="00FA033A">
                                  <w:pPr>
                                    <w:pStyle w:val="TAMainText"/>
                                    <w:rPr>
                                      <w:rFonts w:cs="Arial"/>
                                      <w:sz w:val="20"/>
                                    </w:rPr>
                                    <w:pPrChange w:id="101" w:author="James Edward Lucas" w:date="2015-04-24T08:45:00Z">
                                      <w:pPr>
                                        <w:pStyle w:val="TAMainText"/>
                                        <w:jc w:val="center"/>
                                      </w:pPr>
                                    </w:pPrChange>
                                  </w:pPr>
                                  <w:r>
                                    <w:t>0.67</w:t>
                                  </w:r>
                                </w:p>
                              </w:tc>
                              <w:tc>
                                <w:tcPr>
                                  <w:tcW w:w="990" w:type="dxa"/>
                                  <w:vAlign w:val="center"/>
                                </w:tcPr>
                                <w:p w14:paraId="1A9F0F2F" w14:textId="77777777" w:rsidR="000C5A29" w:rsidRPr="00FC5806" w:rsidRDefault="000C5A29" w:rsidP="00FA033A">
                                  <w:pPr>
                                    <w:pStyle w:val="TAMainText"/>
                                    <w:rPr>
                                      <w:rFonts w:cs="Arial"/>
                                      <w:sz w:val="20"/>
                                    </w:rPr>
                                    <w:pPrChange w:id="102" w:author="James Edward Lucas" w:date="2015-04-24T08:45:00Z">
                                      <w:pPr>
                                        <w:pStyle w:val="TAMainText"/>
                                        <w:jc w:val="center"/>
                                      </w:pPr>
                                    </w:pPrChange>
                                  </w:pPr>
                                  <w:r>
                                    <w:t>1.41</w:t>
                                  </w:r>
                                </w:p>
                              </w:tc>
                            </w:tr>
                            <w:tr w:rsidR="000C5A29" w:rsidRPr="00A67631" w14:paraId="45AC1AE5" w14:textId="77777777" w:rsidTr="00E45380">
                              <w:trPr>
                                <w:trHeight w:hRule="exact" w:val="252"/>
                              </w:trPr>
                              <w:tc>
                                <w:tcPr>
                                  <w:tcW w:w="1188" w:type="dxa"/>
                                  <w:shd w:val="clear" w:color="auto" w:fill="auto"/>
                                  <w:noWrap/>
                                  <w:vAlign w:val="center"/>
                                  <w:hideMark/>
                                </w:tcPr>
                                <w:p w14:paraId="657D7FA2" w14:textId="77777777" w:rsidR="000C5A29" w:rsidRPr="00FC5806" w:rsidRDefault="000C5A29" w:rsidP="00FA033A">
                                  <w:pPr>
                                    <w:pStyle w:val="TAMainText"/>
                                    <w:rPr>
                                      <w:rFonts w:cs="Arial"/>
                                      <w:sz w:val="20"/>
                                    </w:rPr>
                                    <w:pPrChange w:id="103" w:author="James Edward Lucas" w:date="2015-04-24T08:45:00Z">
                                      <w:pPr>
                                        <w:pStyle w:val="TAMainText"/>
                                        <w:jc w:val="center"/>
                                      </w:pPr>
                                    </w:pPrChange>
                                  </w:pPr>
                                  <w:r>
                                    <w:t>ns</w:t>
                                  </w:r>
                                </w:p>
                              </w:tc>
                              <w:tc>
                                <w:tcPr>
                                  <w:tcW w:w="810" w:type="dxa"/>
                                  <w:shd w:val="clear" w:color="auto" w:fill="auto"/>
                                  <w:noWrap/>
                                  <w:vAlign w:val="center"/>
                                  <w:hideMark/>
                                </w:tcPr>
                                <w:p w14:paraId="1A96615D" w14:textId="77777777" w:rsidR="000C5A29" w:rsidRPr="00FC5806" w:rsidRDefault="000C5A29" w:rsidP="00FA033A">
                                  <w:pPr>
                                    <w:pStyle w:val="TAMainText"/>
                                    <w:rPr>
                                      <w:rFonts w:cs="Arial"/>
                                      <w:sz w:val="20"/>
                                    </w:rPr>
                                    <w:pPrChange w:id="104" w:author="James Edward Lucas" w:date="2015-04-24T08:45:00Z">
                                      <w:pPr>
                                        <w:pStyle w:val="TAMainText"/>
                                        <w:jc w:val="center"/>
                                      </w:pPr>
                                    </w:pPrChange>
                                  </w:pPr>
                                  <w:r>
                                    <w:t>ns</w:t>
                                  </w:r>
                                </w:p>
                              </w:tc>
                              <w:tc>
                                <w:tcPr>
                                  <w:tcW w:w="985" w:type="dxa"/>
                                  <w:shd w:val="clear" w:color="auto" w:fill="auto"/>
                                  <w:noWrap/>
                                  <w:vAlign w:val="center"/>
                                  <w:hideMark/>
                                </w:tcPr>
                                <w:p w14:paraId="1621FBC3" w14:textId="77777777" w:rsidR="000C5A29" w:rsidRPr="00FC5806" w:rsidRDefault="000C5A29" w:rsidP="00FA033A">
                                  <w:pPr>
                                    <w:pStyle w:val="TAMainText"/>
                                    <w:rPr>
                                      <w:rFonts w:cs="Arial"/>
                                      <w:sz w:val="20"/>
                                    </w:rPr>
                                    <w:pPrChange w:id="105" w:author="James Edward Lucas" w:date="2015-04-24T08:45:00Z">
                                      <w:pPr>
                                        <w:pStyle w:val="TAMainText"/>
                                        <w:jc w:val="center"/>
                                      </w:pPr>
                                    </w:pPrChange>
                                  </w:pPr>
                                  <w:r>
                                    <w:t>0.27</w:t>
                                  </w:r>
                                </w:p>
                              </w:tc>
                              <w:tc>
                                <w:tcPr>
                                  <w:tcW w:w="4866" w:type="dxa"/>
                                  <w:vAlign w:val="center"/>
                                </w:tcPr>
                                <w:p w14:paraId="30C42C8D" w14:textId="77777777" w:rsidR="000C5A29" w:rsidRPr="00A47239" w:rsidRDefault="000C5A29" w:rsidP="00FA033A">
                                  <w:pPr>
                                    <w:pStyle w:val="TAMainText"/>
                                    <w:rPr>
                                      <w:rFonts w:cs="Arial"/>
                                      <w:sz w:val="20"/>
                                    </w:rPr>
                                  </w:pPr>
                                  <w:r>
                                    <w:t>Average hydrophobic surface area without pNPG</w:t>
                                  </w:r>
                                </w:p>
                              </w:tc>
                              <w:tc>
                                <w:tcPr>
                                  <w:tcW w:w="1080" w:type="dxa"/>
                                  <w:vAlign w:val="center"/>
                                </w:tcPr>
                                <w:p w14:paraId="70EDE65A" w14:textId="77777777" w:rsidR="000C5A29" w:rsidRPr="00FC5806" w:rsidRDefault="000C5A29" w:rsidP="00FA033A">
                                  <w:pPr>
                                    <w:pStyle w:val="TAMainText"/>
                                    <w:rPr>
                                      <w:rFonts w:cs="Arial"/>
                                      <w:sz w:val="20"/>
                                    </w:rPr>
                                    <w:pPrChange w:id="106" w:author="James Edward Lucas" w:date="2015-04-24T08:45:00Z">
                                      <w:pPr>
                                        <w:pStyle w:val="TAMainText"/>
                                        <w:jc w:val="center"/>
                                      </w:pPr>
                                    </w:pPrChange>
                                  </w:pPr>
                                  <w:r>
                                    <w:t>0.51</w:t>
                                  </w:r>
                                </w:p>
                              </w:tc>
                              <w:tc>
                                <w:tcPr>
                                  <w:tcW w:w="990" w:type="dxa"/>
                                  <w:vAlign w:val="center"/>
                                </w:tcPr>
                                <w:p w14:paraId="71AAEF52" w14:textId="77777777" w:rsidR="000C5A29" w:rsidRPr="00FC5806" w:rsidRDefault="000C5A29" w:rsidP="00FA033A">
                                  <w:pPr>
                                    <w:pStyle w:val="TAMainText"/>
                                    <w:rPr>
                                      <w:rFonts w:cs="Arial"/>
                                      <w:sz w:val="20"/>
                                    </w:rPr>
                                    <w:pPrChange w:id="107" w:author="James Edward Lucas" w:date="2015-04-24T08:45:00Z">
                                      <w:pPr>
                                        <w:pStyle w:val="TAMainText"/>
                                        <w:jc w:val="center"/>
                                      </w:pPr>
                                    </w:pPrChange>
                                  </w:pPr>
                                  <w:r>
                                    <w:t>1.75</w:t>
                                  </w:r>
                                </w:p>
                              </w:tc>
                            </w:tr>
                            <w:tr w:rsidR="000C5A29" w:rsidRPr="00A67631" w14:paraId="2DA3553C" w14:textId="77777777" w:rsidTr="00E45380">
                              <w:trPr>
                                <w:trHeight w:hRule="exact" w:val="252"/>
                              </w:trPr>
                              <w:tc>
                                <w:tcPr>
                                  <w:tcW w:w="1188" w:type="dxa"/>
                                  <w:shd w:val="clear" w:color="auto" w:fill="auto"/>
                                  <w:noWrap/>
                                  <w:vAlign w:val="center"/>
                                  <w:hideMark/>
                                </w:tcPr>
                                <w:p w14:paraId="769091A3" w14:textId="77777777" w:rsidR="000C5A29" w:rsidRPr="00FC5806" w:rsidRDefault="000C5A29" w:rsidP="00FA033A">
                                  <w:pPr>
                                    <w:pStyle w:val="TAMainText"/>
                                    <w:rPr>
                                      <w:rFonts w:cs="Arial"/>
                                      <w:sz w:val="20"/>
                                    </w:rPr>
                                    <w:pPrChange w:id="108" w:author="James Edward Lucas" w:date="2015-04-24T08:45:00Z">
                                      <w:pPr>
                                        <w:pStyle w:val="TAMainText"/>
                                        <w:jc w:val="center"/>
                                      </w:pPr>
                                    </w:pPrChange>
                                  </w:pPr>
                                  <w:r>
                                    <w:t>ns</w:t>
                                  </w:r>
                                </w:p>
                              </w:tc>
                              <w:tc>
                                <w:tcPr>
                                  <w:tcW w:w="810" w:type="dxa"/>
                                  <w:shd w:val="clear" w:color="auto" w:fill="auto"/>
                                  <w:noWrap/>
                                  <w:vAlign w:val="center"/>
                                  <w:hideMark/>
                                </w:tcPr>
                                <w:p w14:paraId="2330213D" w14:textId="77777777" w:rsidR="000C5A29" w:rsidRPr="00FC5806" w:rsidRDefault="000C5A29" w:rsidP="00FA033A">
                                  <w:pPr>
                                    <w:pStyle w:val="TAMainText"/>
                                    <w:rPr>
                                      <w:rFonts w:cs="Arial"/>
                                      <w:sz w:val="20"/>
                                    </w:rPr>
                                    <w:pPrChange w:id="109" w:author="James Edward Lucas" w:date="2015-04-24T08:45:00Z">
                                      <w:pPr>
                                        <w:pStyle w:val="TAMainText"/>
                                        <w:jc w:val="center"/>
                                      </w:pPr>
                                    </w:pPrChange>
                                  </w:pPr>
                                  <w:r>
                                    <w:t>ns</w:t>
                                  </w:r>
                                </w:p>
                              </w:tc>
                              <w:tc>
                                <w:tcPr>
                                  <w:tcW w:w="985" w:type="dxa"/>
                                  <w:shd w:val="clear" w:color="auto" w:fill="auto"/>
                                  <w:noWrap/>
                                  <w:vAlign w:val="center"/>
                                  <w:hideMark/>
                                </w:tcPr>
                                <w:p w14:paraId="0877E0EE" w14:textId="77777777" w:rsidR="000C5A29" w:rsidRPr="00FC5806" w:rsidRDefault="000C5A29" w:rsidP="00FA033A">
                                  <w:pPr>
                                    <w:pStyle w:val="TAMainText"/>
                                    <w:rPr>
                                      <w:rFonts w:cs="Arial"/>
                                      <w:sz w:val="20"/>
                                    </w:rPr>
                                    <w:pPrChange w:id="110" w:author="James Edward Lucas" w:date="2015-04-24T08:45:00Z">
                                      <w:pPr>
                                        <w:pStyle w:val="TAMainText"/>
                                        <w:jc w:val="center"/>
                                      </w:pPr>
                                    </w:pPrChange>
                                  </w:pPr>
                                  <w:r>
                                    <w:t>0.32</w:t>
                                  </w:r>
                                </w:p>
                              </w:tc>
                              <w:tc>
                                <w:tcPr>
                                  <w:tcW w:w="4866" w:type="dxa"/>
                                  <w:vAlign w:val="center"/>
                                </w:tcPr>
                                <w:p w14:paraId="79FCADAD" w14:textId="77777777" w:rsidR="000C5A29" w:rsidRPr="00A47239" w:rsidRDefault="000C5A29" w:rsidP="00FA033A">
                                  <w:pPr>
                                    <w:pStyle w:val="TAMainText"/>
                                    <w:rPr>
                                      <w:rFonts w:cs="Arial"/>
                                      <w:sz w:val="20"/>
                                    </w:rPr>
                                  </w:pPr>
                                  <w:r>
                                    <w:t>Packing around E353 without pNPG</w:t>
                                  </w:r>
                                </w:p>
                              </w:tc>
                              <w:tc>
                                <w:tcPr>
                                  <w:tcW w:w="1080" w:type="dxa"/>
                                  <w:vAlign w:val="center"/>
                                </w:tcPr>
                                <w:p w14:paraId="6D9FADEC" w14:textId="77777777" w:rsidR="000C5A29" w:rsidRPr="00FC5806" w:rsidRDefault="000C5A29" w:rsidP="00FA033A">
                                  <w:pPr>
                                    <w:pStyle w:val="TAMainText"/>
                                    <w:rPr>
                                      <w:rFonts w:cs="Arial"/>
                                      <w:sz w:val="20"/>
                                    </w:rPr>
                                    <w:pPrChange w:id="111" w:author="James Edward Lucas" w:date="2015-04-24T08:45:00Z">
                                      <w:pPr>
                                        <w:pStyle w:val="TAMainText"/>
                                        <w:jc w:val="center"/>
                                      </w:pPr>
                                    </w:pPrChange>
                                  </w:pPr>
                                  <w:r>
                                    <w:t>0.37</w:t>
                                  </w:r>
                                </w:p>
                              </w:tc>
                              <w:tc>
                                <w:tcPr>
                                  <w:tcW w:w="990" w:type="dxa"/>
                                  <w:vAlign w:val="center"/>
                                </w:tcPr>
                                <w:p w14:paraId="21E01C1D" w14:textId="77777777" w:rsidR="000C5A29" w:rsidRPr="00FC5806" w:rsidRDefault="000C5A29" w:rsidP="00FA033A">
                                  <w:pPr>
                                    <w:pStyle w:val="TAMainText"/>
                                    <w:rPr>
                                      <w:rFonts w:cs="Arial"/>
                                      <w:sz w:val="20"/>
                                    </w:rPr>
                                    <w:pPrChange w:id="112" w:author="James Edward Lucas" w:date="2015-04-24T08:45:00Z">
                                      <w:pPr>
                                        <w:pStyle w:val="TAMainText"/>
                                        <w:jc w:val="center"/>
                                      </w:pPr>
                                    </w:pPrChange>
                                  </w:pPr>
                                  <w:r>
                                    <w:t>0.99</w:t>
                                  </w:r>
                                </w:p>
                              </w:tc>
                            </w:tr>
                            <w:tr w:rsidR="000C5A29" w:rsidRPr="00A67631" w14:paraId="53A1D9E7" w14:textId="77777777" w:rsidTr="00E45380">
                              <w:trPr>
                                <w:trHeight w:hRule="exact" w:val="252"/>
                              </w:trPr>
                              <w:tc>
                                <w:tcPr>
                                  <w:tcW w:w="1188" w:type="dxa"/>
                                  <w:shd w:val="clear" w:color="auto" w:fill="auto"/>
                                  <w:noWrap/>
                                  <w:vAlign w:val="center"/>
                                  <w:hideMark/>
                                </w:tcPr>
                                <w:p w14:paraId="6E09AA52" w14:textId="77777777" w:rsidR="000C5A29" w:rsidRPr="00FC5806" w:rsidRDefault="000C5A29" w:rsidP="00FA033A">
                                  <w:pPr>
                                    <w:pStyle w:val="TAMainText"/>
                                    <w:rPr>
                                      <w:rFonts w:cs="Arial"/>
                                      <w:sz w:val="20"/>
                                    </w:rPr>
                                    <w:pPrChange w:id="113" w:author="James Edward Lucas" w:date="2015-04-24T08:45:00Z">
                                      <w:pPr>
                                        <w:pStyle w:val="TAMainText"/>
                                        <w:jc w:val="center"/>
                                      </w:pPr>
                                    </w:pPrChange>
                                  </w:pPr>
                                  <w:r>
                                    <w:t>ns</w:t>
                                  </w:r>
                                </w:p>
                              </w:tc>
                              <w:tc>
                                <w:tcPr>
                                  <w:tcW w:w="810" w:type="dxa"/>
                                  <w:shd w:val="clear" w:color="auto" w:fill="auto"/>
                                  <w:noWrap/>
                                  <w:vAlign w:val="center"/>
                                  <w:hideMark/>
                                </w:tcPr>
                                <w:p w14:paraId="03D80F98" w14:textId="77777777" w:rsidR="000C5A29" w:rsidRPr="00FC5806" w:rsidRDefault="000C5A29" w:rsidP="00FA033A">
                                  <w:pPr>
                                    <w:pStyle w:val="TAMainText"/>
                                    <w:rPr>
                                      <w:rFonts w:cs="Arial"/>
                                      <w:sz w:val="20"/>
                                    </w:rPr>
                                    <w:pPrChange w:id="114" w:author="James Edward Lucas" w:date="2015-04-24T08:45:00Z">
                                      <w:pPr>
                                        <w:pStyle w:val="TAMainText"/>
                                        <w:jc w:val="center"/>
                                      </w:pPr>
                                    </w:pPrChange>
                                  </w:pPr>
                                  <w:r>
                                    <w:t>ns</w:t>
                                  </w:r>
                                </w:p>
                              </w:tc>
                              <w:tc>
                                <w:tcPr>
                                  <w:tcW w:w="985" w:type="dxa"/>
                                  <w:shd w:val="clear" w:color="auto" w:fill="auto"/>
                                  <w:noWrap/>
                                  <w:vAlign w:val="center"/>
                                  <w:hideMark/>
                                </w:tcPr>
                                <w:p w14:paraId="12DADAD1" w14:textId="77777777" w:rsidR="000C5A29" w:rsidRPr="00FC5806" w:rsidRDefault="000C5A29" w:rsidP="00FA033A">
                                  <w:pPr>
                                    <w:pStyle w:val="TAMainText"/>
                                    <w:rPr>
                                      <w:rFonts w:cs="Arial"/>
                                      <w:sz w:val="20"/>
                                    </w:rPr>
                                    <w:pPrChange w:id="115" w:author="James Edward Lucas" w:date="2015-04-24T08:45:00Z">
                                      <w:pPr>
                                        <w:pStyle w:val="TAMainText"/>
                                        <w:jc w:val="center"/>
                                      </w:pPr>
                                    </w:pPrChange>
                                  </w:pPr>
                                  <w:r>
                                    <w:t>0.34</w:t>
                                  </w:r>
                                </w:p>
                              </w:tc>
                              <w:tc>
                                <w:tcPr>
                                  <w:tcW w:w="4866" w:type="dxa"/>
                                  <w:vAlign w:val="center"/>
                                </w:tcPr>
                                <w:p w14:paraId="710937EC" w14:textId="77777777" w:rsidR="000C5A29" w:rsidRPr="00A47239" w:rsidRDefault="000C5A29" w:rsidP="00FA033A">
                                  <w:pPr>
                                    <w:pStyle w:val="TAMainText"/>
                                    <w:rPr>
                                      <w:rFonts w:cs="Arial"/>
                                      <w:sz w:val="20"/>
                                    </w:rPr>
                                  </w:pPr>
                                  <w:r>
                                    <w:t>Packing around E164 without pNPG</w:t>
                                  </w:r>
                                </w:p>
                              </w:tc>
                              <w:tc>
                                <w:tcPr>
                                  <w:tcW w:w="1080" w:type="dxa"/>
                                  <w:vAlign w:val="center"/>
                                </w:tcPr>
                                <w:p w14:paraId="09B35B30" w14:textId="77777777" w:rsidR="000C5A29" w:rsidRPr="00FC5806" w:rsidRDefault="000C5A29" w:rsidP="00FA033A">
                                  <w:pPr>
                                    <w:pStyle w:val="TAMainText"/>
                                    <w:rPr>
                                      <w:rFonts w:cs="Arial"/>
                                      <w:sz w:val="20"/>
                                    </w:rPr>
                                    <w:pPrChange w:id="116" w:author="James Edward Lucas" w:date="2015-04-24T08:45:00Z">
                                      <w:pPr>
                                        <w:pStyle w:val="TAMainText"/>
                                        <w:jc w:val="center"/>
                                      </w:pPr>
                                    </w:pPrChange>
                                  </w:pPr>
                                  <w:r>
                                    <w:t>0.37</w:t>
                                  </w:r>
                                </w:p>
                              </w:tc>
                              <w:tc>
                                <w:tcPr>
                                  <w:tcW w:w="990" w:type="dxa"/>
                                  <w:vAlign w:val="center"/>
                                </w:tcPr>
                                <w:p w14:paraId="40BDFD0E" w14:textId="77777777" w:rsidR="000C5A29" w:rsidRPr="00FC5806" w:rsidRDefault="000C5A29" w:rsidP="00FA033A">
                                  <w:pPr>
                                    <w:pStyle w:val="TAMainText"/>
                                    <w:rPr>
                                      <w:rFonts w:cs="Arial"/>
                                      <w:sz w:val="20"/>
                                    </w:rPr>
                                    <w:pPrChange w:id="117" w:author="James Edward Lucas" w:date="2015-04-24T08:45:00Z">
                                      <w:pPr>
                                        <w:pStyle w:val="TAMainText"/>
                                        <w:jc w:val="center"/>
                                      </w:pPr>
                                    </w:pPrChange>
                                  </w:pPr>
                                  <w:r>
                                    <w:t>0.99</w:t>
                                  </w:r>
                                </w:p>
                              </w:tc>
                            </w:tr>
                            <w:tr w:rsidR="000C5A29" w:rsidRPr="00A67631" w14:paraId="0CB8C474" w14:textId="77777777" w:rsidTr="00E45380">
                              <w:trPr>
                                <w:trHeight w:hRule="exact" w:val="252"/>
                              </w:trPr>
                              <w:tc>
                                <w:tcPr>
                                  <w:tcW w:w="1188" w:type="dxa"/>
                                  <w:shd w:val="clear" w:color="auto" w:fill="auto"/>
                                  <w:noWrap/>
                                  <w:vAlign w:val="center"/>
                                  <w:hideMark/>
                                </w:tcPr>
                                <w:p w14:paraId="03314844" w14:textId="77777777" w:rsidR="000C5A29" w:rsidRPr="00FC5806" w:rsidRDefault="000C5A29" w:rsidP="00FA033A">
                                  <w:pPr>
                                    <w:pStyle w:val="TAMainText"/>
                                    <w:rPr>
                                      <w:rFonts w:cs="Arial"/>
                                      <w:sz w:val="20"/>
                                    </w:rPr>
                                    <w:pPrChange w:id="118" w:author="James Edward Lucas" w:date="2015-04-24T08:45:00Z">
                                      <w:pPr>
                                        <w:pStyle w:val="TAMainText"/>
                                        <w:jc w:val="center"/>
                                      </w:pPr>
                                    </w:pPrChange>
                                  </w:pPr>
                                  <w:r>
                                    <w:t>ns</w:t>
                                  </w:r>
                                </w:p>
                              </w:tc>
                              <w:tc>
                                <w:tcPr>
                                  <w:tcW w:w="810" w:type="dxa"/>
                                  <w:shd w:val="clear" w:color="auto" w:fill="auto"/>
                                  <w:noWrap/>
                                  <w:vAlign w:val="center"/>
                                  <w:hideMark/>
                                </w:tcPr>
                                <w:p w14:paraId="14AE07E9" w14:textId="77777777" w:rsidR="000C5A29" w:rsidRPr="00FC5806" w:rsidRDefault="000C5A29" w:rsidP="00FA033A">
                                  <w:pPr>
                                    <w:pStyle w:val="TAMainText"/>
                                    <w:rPr>
                                      <w:rFonts w:cs="Arial"/>
                                      <w:sz w:val="20"/>
                                    </w:rPr>
                                    <w:pPrChange w:id="119" w:author="James Edward Lucas" w:date="2015-04-24T08:45:00Z">
                                      <w:pPr>
                                        <w:pStyle w:val="TAMainText"/>
                                        <w:jc w:val="center"/>
                                      </w:pPr>
                                    </w:pPrChange>
                                  </w:pPr>
                                  <w:r>
                                    <w:t>ns</w:t>
                                  </w:r>
                                </w:p>
                              </w:tc>
                              <w:tc>
                                <w:tcPr>
                                  <w:tcW w:w="985" w:type="dxa"/>
                                  <w:shd w:val="clear" w:color="auto" w:fill="auto"/>
                                  <w:noWrap/>
                                  <w:vAlign w:val="center"/>
                                  <w:hideMark/>
                                </w:tcPr>
                                <w:p w14:paraId="737239C1" w14:textId="77777777" w:rsidR="000C5A29" w:rsidRPr="00FC5806" w:rsidRDefault="000C5A29" w:rsidP="00FA033A">
                                  <w:pPr>
                                    <w:pStyle w:val="TAMainText"/>
                                    <w:rPr>
                                      <w:rFonts w:cs="Arial"/>
                                      <w:sz w:val="20"/>
                                    </w:rPr>
                                    <w:pPrChange w:id="120" w:author="James Edward Lucas" w:date="2015-04-24T08:45:00Z">
                                      <w:pPr>
                                        <w:pStyle w:val="TAMainText"/>
                                        <w:jc w:val="center"/>
                                      </w:pPr>
                                    </w:pPrChange>
                                  </w:pPr>
                                  <w:r>
                                    <w:t>0.38</w:t>
                                  </w:r>
                                </w:p>
                              </w:tc>
                              <w:tc>
                                <w:tcPr>
                                  <w:tcW w:w="4866" w:type="dxa"/>
                                  <w:vAlign w:val="center"/>
                                </w:tcPr>
                                <w:p w14:paraId="001E963B" w14:textId="77777777" w:rsidR="000C5A29" w:rsidRPr="00A47239" w:rsidRDefault="000C5A29" w:rsidP="00FA033A">
                                  <w:pPr>
                                    <w:pStyle w:val="TAMainText"/>
                                    <w:rPr>
                                      <w:rFonts w:cs="Arial"/>
                                      <w:sz w:val="20"/>
                                    </w:rPr>
                                    <w:pPrChange w:id="121" w:author="James Edward Lucas" w:date="2015-04-24T08:45:00Z">
                                      <w:pPr>
                                        <w:pStyle w:val="TAMainText"/>
                                        <w:ind w:left="720" w:hanging="540"/>
                                      </w:pPr>
                                    </w:pPrChange>
                                  </w:pPr>
                                  <w:r>
                                    <w:t>Packing around Y295 without pNPG</w:t>
                                  </w:r>
                                </w:p>
                              </w:tc>
                              <w:tc>
                                <w:tcPr>
                                  <w:tcW w:w="1080" w:type="dxa"/>
                                  <w:vAlign w:val="center"/>
                                </w:tcPr>
                                <w:p w14:paraId="30760550" w14:textId="77777777" w:rsidR="000C5A29" w:rsidRPr="00FC5806" w:rsidRDefault="000C5A29" w:rsidP="00FA033A">
                                  <w:pPr>
                                    <w:pStyle w:val="TAMainText"/>
                                    <w:rPr>
                                      <w:rFonts w:cs="Arial"/>
                                      <w:sz w:val="20"/>
                                    </w:rPr>
                                    <w:pPrChange w:id="122" w:author="James Edward Lucas" w:date="2015-04-24T08:45:00Z">
                                      <w:pPr>
                                        <w:pStyle w:val="TAMainText"/>
                                        <w:jc w:val="center"/>
                                      </w:pPr>
                                    </w:pPrChange>
                                  </w:pPr>
                                  <w:r>
                                    <w:t>0.34</w:t>
                                  </w:r>
                                </w:p>
                              </w:tc>
                              <w:tc>
                                <w:tcPr>
                                  <w:tcW w:w="990" w:type="dxa"/>
                                  <w:vAlign w:val="center"/>
                                </w:tcPr>
                                <w:p w14:paraId="3AB6AA87" w14:textId="77777777" w:rsidR="000C5A29" w:rsidRPr="00FC5806" w:rsidRDefault="000C5A29" w:rsidP="00FA033A">
                                  <w:pPr>
                                    <w:pStyle w:val="TAMainText"/>
                                    <w:rPr>
                                      <w:rFonts w:cs="Arial"/>
                                      <w:sz w:val="20"/>
                                    </w:rPr>
                                    <w:pPrChange w:id="123" w:author="James Edward Lucas" w:date="2015-04-24T08:45:00Z">
                                      <w:pPr>
                                        <w:pStyle w:val="TAMainText"/>
                                        <w:jc w:val="center"/>
                                      </w:pPr>
                                    </w:pPrChange>
                                  </w:pPr>
                                  <w:r>
                                    <w:t>0.99</w:t>
                                  </w:r>
                                </w:p>
                              </w:tc>
                            </w:tr>
                            <w:tr w:rsidR="000C5A29" w:rsidRPr="00A67631" w14:paraId="71596F3F" w14:textId="77777777" w:rsidTr="00E45380">
                              <w:trPr>
                                <w:trHeight w:hRule="exact" w:val="252"/>
                              </w:trPr>
                              <w:tc>
                                <w:tcPr>
                                  <w:tcW w:w="1188" w:type="dxa"/>
                                  <w:shd w:val="clear" w:color="auto" w:fill="auto"/>
                                  <w:noWrap/>
                                  <w:vAlign w:val="center"/>
                                  <w:hideMark/>
                                </w:tcPr>
                                <w:p w14:paraId="27554D97" w14:textId="77777777" w:rsidR="000C5A29" w:rsidRPr="00FC5806" w:rsidRDefault="000C5A29" w:rsidP="00FA033A">
                                  <w:pPr>
                                    <w:pStyle w:val="TAMainText"/>
                                    <w:rPr>
                                      <w:rFonts w:cs="Arial"/>
                                      <w:sz w:val="20"/>
                                    </w:rPr>
                                    <w:pPrChange w:id="124" w:author="James Edward Lucas" w:date="2015-04-24T08:45:00Z">
                                      <w:pPr>
                                        <w:pStyle w:val="TAMainText"/>
                                        <w:jc w:val="center"/>
                                      </w:pPr>
                                    </w:pPrChange>
                                  </w:pPr>
                                  <w:r>
                                    <w:t>ns</w:t>
                                  </w:r>
                                </w:p>
                              </w:tc>
                              <w:tc>
                                <w:tcPr>
                                  <w:tcW w:w="810" w:type="dxa"/>
                                  <w:shd w:val="clear" w:color="auto" w:fill="auto"/>
                                  <w:noWrap/>
                                  <w:vAlign w:val="center"/>
                                  <w:hideMark/>
                                </w:tcPr>
                                <w:p w14:paraId="0E8E5D38" w14:textId="77777777" w:rsidR="000C5A29" w:rsidRPr="00FC5806" w:rsidRDefault="000C5A29" w:rsidP="00FA033A">
                                  <w:pPr>
                                    <w:pStyle w:val="TAMainText"/>
                                    <w:rPr>
                                      <w:rFonts w:cs="Arial"/>
                                      <w:sz w:val="20"/>
                                    </w:rPr>
                                    <w:pPrChange w:id="125" w:author="James Edward Lucas" w:date="2015-04-24T08:45:00Z">
                                      <w:pPr>
                                        <w:pStyle w:val="TAMainText"/>
                                        <w:jc w:val="center"/>
                                      </w:pPr>
                                    </w:pPrChange>
                                  </w:pPr>
                                  <w:r>
                                    <w:t>ns</w:t>
                                  </w:r>
                                </w:p>
                              </w:tc>
                              <w:tc>
                                <w:tcPr>
                                  <w:tcW w:w="985" w:type="dxa"/>
                                  <w:shd w:val="clear" w:color="auto" w:fill="auto"/>
                                  <w:noWrap/>
                                  <w:vAlign w:val="center"/>
                                  <w:hideMark/>
                                </w:tcPr>
                                <w:p w14:paraId="069AEC23" w14:textId="77777777" w:rsidR="000C5A29" w:rsidRPr="00FC5806" w:rsidRDefault="000C5A29" w:rsidP="00FA033A">
                                  <w:pPr>
                                    <w:pStyle w:val="TAMainText"/>
                                    <w:rPr>
                                      <w:rFonts w:cs="Arial"/>
                                      <w:sz w:val="20"/>
                                    </w:rPr>
                                    <w:pPrChange w:id="126" w:author="James Edward Lucas" w:date="2015-04-24T08:45:00Z">
                                      <w:pPr>
                                        <w:pStyle w:val="TAMainText"/>
                                        <w:jc w:val="center"/>
                                      </w:pPr>
                                    </w:pPrChange>
                                  </w:pPr>
                                  <w:r>
                                    <w:t>0.51</w:t>
                                  </w:r>
                                </w:p>
                              </w:tc>
                              <w:tc>
                                <w:tcPr>
                                  <w:tcW w:w="4866" w:type="dxa"/>
                                  <w:vAlign w:val="center"/>
                                </w:tcPr>
                                <w:p w14:paraId="0061B670" w14:textId="77777777" w:rsidR="000C5A29" w:rsidRPr="00A47239" w:rsidRDefault="000C5A29" w:rsidP="00FA033A">
                                  <w:pPr>
                                    <w:pStyle w:val="TAMainText"/>
                                    <w:rPr>
                                      <w:rFonts w:cs="Arial"/>
                                      <w:sz w:val="20"/>
                                    </w:rPr>
                                  </w:pPr>
                                  <w:r>
                                    <w:t>Lennard-Jones repulsion of E164</w:t>
                                  </w:r>
                                </w:p>
                              </w:tc>
                              <w:tc>
                                <w:tcPr>
                                  <w:tcW w:w="1080" w:type="dxa"/>
                                  <w:vAlign w:val="center"/>
                                </w:tcPr>
                                <w:p w14:paraId="3FA0913F" w14:textId="77777777" w:rsidR="000C5A29" w:rsidRPr="00FC5806" w:rsidRDefault="000C5A29" w:rsidP="00FA033A">
                                  <w:pPr>
                                    <w:pStyle w:val="TAMainText"/>
                                    <w:rPr>
                                      <w:rFonts w:cs="Arial"/>
                                      <w:sz w:val="20"/>
                                    </w:rPr>
                                    <w:pPrChange w:id="127" w:author="James Edward Lucas" w:date="2015-04-24T08:45:00Z">
                                      <w:pPr>
                                        <w:pStyle w:val="TAMainText"/>
                                        <w:jc w:val="center"/>
                                      </w:pPr>
                                    </w:pPrChange>
                                  </w:pPr>
                                  <w:r>
                                    <w:t>0.83</w:t>
                                  </w:r>
                                </w:p>
                              </w:tc>
                              <w:tc>
                                <w:tcPr>
                                  <w:tcW w:w="990" w:type="dxa"/>
                                  <w:vAlign w:val="center"/>
                                </w:tcPr>
                                <w:p w14:paraId="0DF0FE53" w14:textId="77777777" w:rsidR="000C5A29" w:rsidRPr="00FC5806" w:rsidRDefault="000C5A29" w:rsidP="00FA033A">
                                  <w:pPr>
                                    <w:pStyle w:val="TAMainText"/>
                                    <w:rPr>
                                      <w:rFonts w:cs="Arial"/>
                                      <w:sz w:val="20"/>
                                    </w:rPr>
                                    <w:pPrChange w:id="128" w:author="James Edward Lucas" w:date="2015-04-24T08:45:00Z">
                                      <w:pPr>
                                        <w:pStyle w:val="TAMainText"/>
                                        <w:jc w:val="center"/>
                                      </w:pPr>
                                    </w:pPrChange>
                                  </w:pPr>
                                  <w:r>
                                    <w:t>1.53</w:t>
                                  </w:r>
                                </w:p>
                              </w:tc>
                            </w:tr>
                          </w:tbl>
                          <w:p w14:paraId="0308C915" w14:textId="77777777" w:rsidR="000C5A29" w:rsidRPr="00C5019C" w:rsidRDefault="000C5A29"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3B356"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" filled="f" stroked="f">
                <v:textbox inset="0">
                  <w:txbxContent>
                    <w:p w14:paraId="648CEEA8" w14:textId="061C3423" w:rsidR="000C5A29" w:rsidRDefault="000C5A29"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0C5A29"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0C5A29" w:rsidRPr="00A67631" w:rsidRDefault="000C5A29" w:rsidP="00FA033A">
                            <w:pPr>
                              <w:pStyle w:val="TAMainText"/>
                              <w:rPr>
                                <w:rFonts w:cs="Arial"/>
                                <w:sz w:val="20"/>
                              </w:rPr>
                              <w:pPrChange w:id="129" w:author="James Edward Lucas" w:date="2015-04-24T08:45:00Z">
                                <w:pPr>
                                  <w:pStyle w:val="TAMainText"/>
                                  <w:jc w:val="center"/>
                                </w:pPr>
                              </w:pPrChange>
                            </w:pPr>
                            <w:r>
                              <w:rPr>
                                <w:i/>
                                <w:iCs/>
                              </w:rPr>
                              <w:t>k</w:t>
                            </w:r>
                            <w:r>
                              <w:rPr>
                                <w:vertAlign w:val="subscript"/>
                              </w:rPr>
                              <w:t>cat</w:t>
                            </w:r>
                            <w:r>
                              <w:t>/K</w:t>
                            </w:r>
                            <w:r>
                              <w:rPr>
                                <w:vertAlign w:val="subscript"/>
                              </w:rPr>
                              <w:t>M</w:t>
                            </w:r>
                          </w:p>
                        </w:tc>
                        <w:tc>
                          <w:tcPr>
                            <w:tcW w:w="810" w:type="dxa"/>
                            <w:tcBorders>
                              <w:bottom w:val="double" w:sz="4" w:space="0" w:color="auto"/>
                            </w:tcBorders>
                            <w:shd w:val="clear" w:color="auto" w:fill="auto"/>
                            <w:noWrap/>
                            <w:vAlign w:val="center"/>
                            <w:hideMark/>
                          </w:tcPr>
                          <w:p w14:paraId="1F53837C" w14:textId="77777777" w:rsidR="000C5A29" w:rsidRPr="00A67631" w:rsidRDefault="000C5A29" w:rsidP="00FA033A">
                            <w:pPr>
                              <w:pStyle w:val="TAMainText"/>
                              <w:rPr>
                                <w:rFonts w:cs="Arial"/>
                                <w:sz w:val="20"/>
                              </w:rPr>
                              <w:pPrChange w:id="130" w:author="James Edward Lucas" w:date="2015-04-24T08:45:00Z">
                                <w:pPr>
                                  <w:pStyle w:val="TAMainText"/>
                                  <w:jc w:val="center"/>
                                </w:pPr>
                              </w:pPrChange>
                            </w:pPr>
                            <w:r>
                              <w:rPr>
                                <w:i/>
                                <w:iCs/>
                              </w:rPr>
                              <w:t>k</w:t>
                            </w:r>
                            <w:r>
                              <w:rPr>
                                <w:vertAlign w:val="subscript"/>
                              </w:rPr>
                              <w:t>cat</w:t>
                            </w:r>
                          </w:p>
                        </w:tc>
                        <w:tc>
                          <w:tcPr>
                            <w:tcW w:w="985" w:type="dxa"/>
                            <w:tcBorders>
                              <w:bottom w:val="double" w:sz="4" w:space="0" w:color="auto"/>
                            </w:tcBorders>
                            <w:shd w:val="clear" w:color="auto" w:fill="auto"/>
                            <w:noWrap/>
                            <w:vAlign w:val="center"/>
                            <w:hideMark/>
                          </w:tcPr>
                          <w:p w14:paraId="61E7F612" w14:textId="15939FFB" w:rsidR="000C5A29" w:rsidRPr="00A67631" w:rsidRDefault="000C5A29" w:rsidP="00FA033A">
                            <w:pPr>
                              <w:pStyle w:val="TAMainText"/>
                              <w:rPr>
                                <w:rFonts w:cs="Arial"/>
                                <w:sz w:val="20"/>
                              </w:rPr>
                              <w:pPrChange w:id="131" w:author="James Edward Lucas" w:date="2015-04-24T08:45:00Z">
                                <w:pPr>
                                  <w:pStyle w:val="TAMainText"/>
                                  <w:jc w:val="center"/>
                                </w:pPr>
                              </w:pPrChange>
                            </w:pPr>
                            <w:r>
                              <w:t>1/K</w:t>
                            </w:r>
                            <w:r>
                              <w:rPr>
                                <w:vertAlign w:val="subscript"/>
                              </w:rPr>
                              <w:t>M</w:t>
                            </w:r>
                          </w:p>
                        </w:tc>
                        <w:tc>
                          <w:tcPr>
                            <w:tcW w:w="4866" w:type="dxa"/>
                            <w:tcBorders>
                              <w:bottom w:val="double" w:sz="4" w:space="0" w:color="auto"/>
                            </w:tcBorders>
                            <w:vAlign w:val="center"/>
                          </w:tcPr>
                          <w:p w14:paraId="1AD7F46C" w14:textId="77777777" w:rsidR="000C5A29" w:rsidRPr="00A67631" w:rsidRDefault="000C5A29" w:rsidP="00FA033A">
                            <w:pPr>
                              <w:pStyle w:val="TAMainText"/>
                              <w:rPr>
                                <w:rFonts w:cs="Arial"/>
                                <w:sz w:val="20"/>
                              </w:rPr>
                            </w:pPr>
                            <w:r>
                              <w:t>Description</w:t>
                            </w:r>
                          </w:p>
                        </w:tc>
                        <w:tc>
                          <w:tcPr>
                            <w:tcW w:w="1080" w:type="dxa"/>
                            <w:tcBorders>
                              <w:bottom w:val="double" w:sz="4" w:space="0" w:color="auto"/>
                            </w:tcBorders>
                            <w:vAlign w:val="center"/>
                          </w:tcPr>
                          <w:p w14:paraId="69C88B94" w14:textId="77777777" w:rsidR="000C5A29" w:rsidRPr="00A67631" w:rsidRDefault="000C5A29" w:rsidP="00FA033A">
                            <w:pPr>
                              <w:pStyle w:val="TAMainText"/>
                              <w:rPr>
                                <w:rFonts w:cs="Arial"/>
                                <w:sz w:val="20"/>
                              </w:rPr>
                              <w:pPrChange w:id="132" w:author="James Edward Lucas" w:date="2015-04-24T08:45:00Z">
                                <w:pPr>
                                  <w:pStyle w:val="TAMainText"/>
                                  <w:jc w:val="center"/>
                                </w:pPr>
                              </w:pPrChange>
                            </w:pPr>
                            <w:r>
                              <w:t>Min.</w:t>
                            </w:r>
                          </w:p>
                        </w:tc>
                        <w:tc>
                          <w:tcPr>
                            <w:tcW w:w="990" w:type="dxa"/>
                            <w:tcBorders>
                              <w:bottom w:val="double" w:sz="4" w:space="0" w:color="auto"/>
                            </w:tcBorders>
                            <w:vAlign w:val="center"/>
                          </w:tcPr>
                          <w:p w14:paraId="4D9F9D62" w14:textId="77777777" w:rsidR="000C5A29" w:rsidRPr="00A67631" w:rsidRDefault="000C5A29" w:rsidP="00FA033A">
                            <w:pPr>
                              <w:pStyle w:val="TAMainText"/>
                              <w:rPr>
                                <w:rFonts w:cs="Arial"/>
                                <w:sz w:val="20"/>
                              </w:rPr>
                              <w:pPrChange w:id="133" w:author="James Edward Lucas" w:date="2015-04-24T08:45:00Z">
                                <w:pPr>
                                  <w:pStyle w:val="TAMainText"/>
                                  <w:jc w:val="center"/>
                                </w:pPr>
                              </w:pPrChange>
                            </w:pPr>
                            <w:r>
                              <w:t>Max.</w:t>
                            </w:r>
                          </w:p>
                        </w:tc>
                      </w:tr>
                      <w:tr w:rsidR="000C5A29" w:rsidRPr="00A67631" w14:paraId="272C30B9" w14:textId="77777777" w:rsidTr="00E45380">
                        <w:trPr>
                          <w:trHeight w:hRule="exact" w:val="252"/>
                        </w:trPr>
                        <w:tc>
                          <w:tcPr>
                            <w:tcW w:w="1188" w:type="dxa"/>
                            <w:shd w:val="clear" w:color="auto" w:fill="auto"/>
                            <w:noWrap/>
                            <w:vAlign w:val="center"/>
                            <w:hideMark/>
                          </w:tcPr>
                          <w:p w14:paraId="76B86A55" w14:textId="77777777" w:rsidR="000C5A29" w:rsidRPr="00FC5806" w:rsidRDefault="000C5A29" w:rsidP="00FA033A">
                            <w:pPr>
                              <w:pStyle w:val="TAMainText"/>
                              <w:rPr>
                                <w:rFonts w:cs="Arial"/>
                                <w:sz w:val="20"/>
                              </w:rPr>
                              <w:pPrChange w:id="134" w:author="James Edward Lucas" w:date="2015-04-24T08:45:00Z">
                                <w:pPr>
                                  <w:pStyle w:val="TAMainText"/>
                                  <w:jc w:val="center"/>
                                </w:pPr>
                              </w:pPrChange>
                            </w:pPr>
                            <w:r>
                              <w:t>-1.00</w:t>
                            </w:r>
                          </w:p>
                        </w:tc>
                        <w:tc>
                          <w:tcPr>
                            <w:tcW w:w="810" w:type="dxa"/>
                            <w:shd w:val="clear" w:color="auto" w:fill="auto"/>
                            <w:noWrap/>
                            <w:vAlign w:val="center"/>
                            <w:hideMark/>
                          </w:tcPr>
                          <w:p w14:paraId="1BD43259" w14:textId="77777777" w:rsidR="000C5A29" w:rsidRPr="00FC5806" w:rsidRDefault="000C5A29" w:rsidP="00FA033A">
                            <w:pPr>
                              <w:pStyle w:val="TAMainText"/>
                              <w:rPr>
                                <w:rFonts w:cs="Arial"/>
                                <w:sz w:val="20"/>
                              </w:rPr>
                              <w:pPrChange w:id="135" w:author="James Edward Lucas" w:date="2015-04-24T08:45:00Z">
                                <w:pPr>
                                  <w:pStyle w:val="TAMainText"/>
                                  <w:jc w:val="center"/>
                                </w:pPr>
                              </w:pPrChange>
                            </w:pPr>
                            <w:r>
                              <w:t>ns</w:t>
                            </w:r>
                          </w:p>
                        </w:tc>
                        <w:tc>
                          <w:tcPr>
                            <w:tcW w:w="985" w:type="dxa"/>
                            <w:shd w:val="clear" w:color="auto" w:fill="auto"/>
                            <w:noWrap/>
                            <w:vAlign w:val="center"/>
                            <w:hideMark/>
                          </w:tcPr>
                          <w:p w14:paraId="369C305D" w14:textId="77777777" w:rsidR="000C5A29" w:rsidRPr="00FC5806" w:rsidRDefault="000C5A29" w:rsidP="00FA033A">
                            <w:pPr>
                              <w:pStyle w:val="TAMainText"/>
                              <w:rPr>
                                <w:rFonts w:cs="Arial"/>
                                <w:sz w:val="20"/>
                              </w:rPr>
                              <w:pPrChange w:id="136" w:author="James Edward Lucas" w:date="2015-04-24T08:45:00Z">
                                <w:pPr>
                                  <w:pStyle w:val="TAMainText"/>
                                  <w:jc w:val="center"/>
                                </w:pPr>
                              </w:pPrChange>
                            </w:pPr>
                            <w:r>
                              <w:t>ns</w:t>
                            </w:r>
                          </w:p>
                        </w:tc>
                        <w:tc>
                          <w:tcPr>
                            <w:tcW w:w="4866" w:type="dxa"/>
                            <w:vAlign w:val="center"/>
                          </w:tcPr>
                          <w:p w14:paraId="20F823D3" w14:textId="77777777" w:rsidR="000C5A29" w:rsidRPr="00A47239" w:rsidRDefault="000C5A29" w:rsidP="00FA033A">
                            <w:pPr>
                              <w:pStyle w:val="TAMainText"/>
                              <w:rPr>
                                <w:rFonts w:cs="Arial"/>
                                <w:sz w:val="20"/>
                              </w:rPr>
                            </w:pPr>
                            <w:r>
                              <w:t>Hydrogen bonding energy of pNPG</w:t>
                            </w:r>
                          </w:p>
                        </w:tc>
                        <w:tc>
                          <w:tcPr>
                            <w:tcW w:w="1080" w:type="dxa"/>
                            <w:vAlign w:val="center"/>
                          </w:tcPr>
                          <w:p w14:paraId="6A83066E" w14:textId="77777777" w:rsidR="000C5A29" w:rsidRPr="00FC5806" w:rsidRDefault="000C5A29" w:rsidP="00FA033A">
                            <w:pPr>
                              <w:pStyle w:val="TAMainText"/>
                              <w:rPr>
                                <w:rFonts w:cs="Arial"/>
                                <w:sz w:val="20"/>
                              </w:rPr>
                              <w:pPrChange w:id="137" w:author="James Edward Lucas" w:date="2015-04-24T08:45:00Z">
                                <w:pPr>
                                  <w:pStyle w:val="TAMainText"/>
                                  <w:jc w:val="center"/>
                                </w:pPr>
                              </w:pPrChange>
                            </w:pPr>
                            <w:r>
                              <w:t>-4.53</w:t>
                            </w:r>
                          </w:p>
                        </w:tc>
                        <w:tc>
                          <w:tcPr>
                            <w:tcW w:w="990" w:type="dxa"/>
                            <w:vAlign w:val="center"/>
                          </w:tcPr>
                          <w:p w14:paraId="3F9A8D51" w14:textId="77777777" w:rsidR="000C5A29" w:rsidRPr="00FC5806" w:rsidRDefault="000C5A29" w:rsidP="00FA033A">
                            <w:pPr>
                              <w:pStyle w:val="TAMainText"/>
                              <w:rPr>
                                <w:rFonts w:cs="Arial"/>
                                <w:sz w:val="20"/>
                              </w:rPr>
                              <w:pPrChange w:id="138" w:author="James Edward Lucas" w:date="2015-04-24T08:45:00Z">
                                <w:pPr>
                                  <w:pStyle w:val="TAMainText"/>
                                  <w:jc w:val="center"/>
                                </w:pPr>
                              </w:pPrChange>
                            </w:pPr>
                            <w:r>
                              <w:t>-1.8</w:t>
                            </w:r>
                          </w:p>
                        </w:tc>
                      </w:tr>
                      <w:tr w:rsidR="000C5A29" w:rsidRPr="00A67631" w14:paraId="08C7A0AE" w14:textId="77777777" w:rsidTr="00E45380">
                        <w:trPr>
                          <w:trHeight w:hRule="exact" w:val="252"/>
                        </w:trPr>
                        <w:tc>
                          <w:tcPr>
                            <w:tcW w:w="1188" w:type="dxa"/>
                            <w:shd w:val="clear" w:color="auto" w:fill="auto"/>
                            <w:noWrap/>
                            <w:vAlign w:val="center"/>
                            <w:hideMark/>
                          </w:tcPr>
                          <w:p w14:paraId="6555E9F1" w14:textId="77777777" w:rsidR="000C5A29" w:rsidRPr="00FC5806" w:rsidRDefault="000C5A29" w:rsidP="00FA033A">
                            <w:pPr>
                              <w:pStyle w:val="TAMainText"/>
                              <w:rPr>
                                <w:rFonts w:cs="Arial"/>
                                <w:sz w:val="20"/>
                              </w:rPr>
                              <w:pPrChange w:id="139" w:author="James Edward Lucas" w:date="2015-04-24T08:45:00Z">
                                <w:pPr>
                                  <w:pStyle w:val="TAMainText"/>
                                  <w:jc w:val="center"/>
                                </w:pPr>
                              </w:pPrChange>
                            </w:pPr>
                            <w:r>
                              <w:t>-0.63</w:t>
                            </w:r>
                          </w:p>
                        </w:tc>
                        <w:tc>
                          <w:tcPr>
                            <w:tcW w:w="810" w:type="dxa"/>
                            <w:shd w:val="clear" w:color="auto" w:fill="auto"/>
                            <w:noWrap/>
                            <w:vAlign w:val="center"/>
                            <w:hideMark/>
                          </w:tcPr>
                          <w:p w14:paraId="2BFCC05B" w14:textId="77777777" w:rsidR="000C5A29" w:rsidRPr="00FC5806" w:rsidRDefault="000C5A29" w:rsidP="00FA033A">
                            <w:pPr>
                              <w:pStyle w:val="TAMainText"/>
                              <w:rPr>
                                <w:rFonts w:cs="Arial"/>
                                <w:sz w:val="20"/>
                              </w:rPr>
                              <w:pPrChange w:id="140" w:author="James Edward Lucas" w:date="2015-04-24T08:45:00Z">
                                <w:pPr>
                                  <w:pStyle w:val="TAMainText"/>
                                  <w:jc w:val="center"/>
                                </w:pPr>
                              </w:pPrChange>
                            </w:pPr>
                            <w:r>
                              <w:t>1.00</w:t>
                            </w:r>
                          </w:p>
                        </w:tc>
                        <w:tc>
                          <w:tcPr>
                            <w:tcW w:w="985" w:type="dxa"/>
                            <w:shd w:val="clear" w:color="auto" w:fill="auto"/>
                            <w:noWrap/>
                            <w:vAlign w:val="center"/>
                            <w:hideMark/>
                          </w:tcPr>
                          <w:p w14:paraId="1A6C3BED" w14:textId="77777777" w:rsidR="000C5A29" w:rsidRPr="00FC5806" w:rsidRDefault="000C5A29" w:rsidP="00FA033A">
                            <w:pPr>
                              <w:pStyle w:val="TAMainText"/>
                              <w:rPr>
                                <w:rFonts w:cs="Arial"/>
                                <w:sz w:val="20"/>
                              </w:rPr>
                              <w:pPrChange w:id="141" w:author="James Edward Lucas" w:date="2015-04-24T08:45:00Z">
                                <w:pPr>
                                  <w:pStyle w:val="TAMainText"/>
                                  <w:jc w:val="center"/>
                                </w:pPr>
                              </w:pPrChange>
                            </w:pPr>
                            <w:r>
                              <w:t>-0.03</w:t>
                            </w:r>
                          </w:p>
                        </w:tc>
                        <w:tc>
                          <w:tcPr>
                            <w:tcW w:w="4866" w:type="dxa"/>
                            <w:vAlign w:val="center"/>
                          </w:tcPr>
                          <w:p w14:paraId="4543B6E8" w14:textId="0F0DAD77" w:rsidR="000C5A29" w:rsidRPr="00A47239" w:rsidRDefault="000C5A29" w:rsidP="00FA033A">
                            <w:pPr>
                              <w:pStyle w:val="TAMainText"/>
                              <w:rPr>
                                <w:rFonts w:cs="Arial"/>
                                <w:sz w:val="20"/>
                              </w:rPr>
                            </w:pPr>
                            <w:r>
                              <w:t xml:space="preserve">Total number of polar contacts </w:t>
                            </w:r>
                          </w:p>
                        </w:tc>
                        <w:tc>
                          <w:tcPr>
                            <w:tcW w:w="1080" w:type="dxa"/>
                            <w:vAlign w:val="center"/>
                          </w:tcPr>
                          <w:p w14:paraId="51CCCAE1" w14:textId="77777777" w:rsidR="000C5A29" w:rsidRPr="00FC5806" w:rsidRDefault="000C5A29" w:rsidP="00FA033A">
                            <w:pPr>
                              <w:pStyle w:val="TAMainText"/>
                              <w:rPr>
                                <w:rFonts w:cs="Arial"/>
                                <w:sz w:val="20"/>
                              </w:rPr>
                              <w:pPrChange w:id="142" w:author="James Edward Lucas" w:date="2015-04-24T08:45:00Z">
                                <w:pPr>
                                  <w:pStyle w:val="TAMainText"/>
                                  <w:jc w:val="center"/>
                                </w:pPr>
                              </w:pPrChange>
                            </w:pPr>
                            <w:r>
                              <w:t>144</w:t>
                            </w:r>
                          </w:p>
                        </w:tc>
                        <w:tc>
                          <w:tcPr>
                            <w:tcW w:w="990" w:type="dxa"/>
                            <w:vAlign w:val="center"/>
                          </w:tcPr>
                          <w:p w14:paraId="38900975" w14:textId="77777777" w:rsidR="000C5A29" w:rsidRPr="00FC5806" w:rsidRDefault="000C5A29" w:rsidP="00FA033A">
                            <w:pPr>
                              <w:pStyle w:val="TAMainText"/>
                              <w:rPr>
                                <w:rFonts w:cs="Arial"/>
                                <w:sz w:val="20"/>
                              </w:rPr>
                              <w:pPrChange w:id="143" w:author="James Edward Lucas" w:date="2015-04-24T08:45:00Z">
                                <w:pPr>
                                  <w:pStyle w:val="TAMainText"/>
                                  <w:jc w:val="center"/>
                                </w:pPr>
                              </w:pPrChange>
                            </w:pPr>
                            <w:r>
                              <w:t>155</w:t>
                            </w:r>
                          </w:p>
                        </w:tc>
                      </w:tr>
                      <w:tr w:rsidR="000C5A29" w:rsidRPr="00A67631" w14:paraId="5A81F178" w14:textId="77777777" w:rsidTr="00E45380">
                        <w:trPr>
                          <w:trHeight w:hRule="exact" w:val="252"/>
                        </w:trPr>
                        <w:tc>
                          <w:tcPr>
                            <w:tcW w:w="1188" w:type="dxa"/>
                            <w:shd w:val="clear" w:color="auto" w:fill="auto"/>
                            <w:noWrap/>
                            <w:vAlign w:val="center"/>
                            <w:hideMark/>
                          </w:tcPr>
                          <w:p w14:paraId="6D6BD826" w14:textId="77777777" w:rsidR="000C5A29" w:rsidRPr="00FC5806" w:rsidRDefault="000C5A29" w:rsidP="00FA033A">
                            <w:pPr>
                              <w:pStyle w:val="TAMainText"/>
                              <w:rPr>
                                <w:rFonts w:cs="Arial"/>
                                <w:sz w:val="20"/>
                              </w:rPr>
                              <w:pPrChange w:id="144" w:author="James Edward Lucas" w:date="2015-04-24T08:45:00Z">
                                <w:pPr>
                                  <w:pStyle w:val="TAMainText"/>
                                  <w:jc w:val="center"/>
                                </w:pPr>
                              </w:pPrChange>
                            </w:pPr>
                            <w:r>
                              <w:t>-0.43</w:t>
                            </w:r>
                          </w:p>
                        </w:tc>
                        <w:tc>
                          <w:tcPr>
                            <w:tcW w:w="810" w:type="dxa"/>
                            <w:shd w:val="clear" w:color="auto" w:fill="auto"/>
                            <w:noWrap/>
                            <w:vAlign w:val="center"/>
                            <w:hideMark/>
                          </w:tcPr>
                          <w:p w14:paraId="5D5018B2" w14:textId="77777777" w:rsidR="000C5A29" w:rsidRPr="00FC5806" w:rsidRDefault="000C5A29" w:rsidP="00FA033A">
                            <w:pPr>
                              <w:pStyle w:val="TAMainText"/>
                              <w:rPr>
                                <w:rFonts w:cs="Arial"/>
                                <w:sz w:val="20"/>
                              </w:rPr>
                              <w:pPrChange w:id="145" w:author="James Edward Lucas" w:date="2015-04-24T08:45:00Z">
                                <w:pPr>
                                  <w:pStyle w:val="TAMainText"/>
                                  <w:jc w:val="center"/>
                                </w:pPr>
                              </w:pPrChange>
                            </w:pPr>
                            <w:r>
                              <w:t>ns</w:t>
                            </w:r>
                          </w:p>
                        </w:tc>
                        <w:tc>
                          <w:tcPr>
                            <w:tcW w:w="985" w:type="dxa"/>
                            <w:shd w:val="clear" w:color="auto" w:fill="auto"/>
                            <w:noWrap/>
                            <w:vAlign w:val="center"/>
                            <w:hideMark/>
                          </w:tcPr>
                          <w:p w14:paraId="64D05E45" w14:textId="77777777" w:rsidR="000C5A29" w:rsidRPr="00FC5806" w:rsidRDefault="000C5A29" w:rsidP="00FA033A">
                            <w:pPr>
                              <w:pStyle w:val="TAMainText"/>
                              <w:rPr>
                                <w:rFonts w:cs="Arial"/>
                                <w:sz w:val="20"/>
                              </w:rPr>
                              <w:pPrChange w:id="146" w:author="James Edward Lucas" w:date="2015-04-24T08:45:00Z">
                                <w:pPr>
                                  <w:pStyle w:val="TAMainText"/>
                                  <w:jc w:val="center"/>
                                </w:pPr>
                              </w:pPrChange>
                            </w:pPr>
                            <w:r>
                              <w:t>ns</w:t>
                            </w:r>
                          </w:p>
                        </w:tc>
                        <w:tc>
                          <w:tcPr>
                            <w:tcW w:w="4866" w:type="dxa"/>
                            <w:vAlign w:val="center"/>
                          </w:tcPr>
                          <w:p w14:paraId="28BD75B4" w14:textId="77777777" w:rsidR="000C5A29" w:rsidRPr="00A47239" w:rsidRDefault="000C5A29" w:rsidP="00FA033A">
                            <w:pPr>
                              <w:pStyle w:val="TAMainText"/>
                              <w:rPr>
                                <w:rFonts w:cs="Arial"/>
                                <w:sz w:val="20"/>
                              </w:rPr>
                            </w:pPr>
                            <w:r>
                              <w:t>Count of hydrogen bonds to pNPG</w:t>
                            </w:r>
                          </w:p>
                        </w:tc>
                        <w:tc>
                          <w:tcPr>
                            <w:tcW w:w="1080" w:type="dxa"/>
                            <w:vAlign w:val="center"/>
                          </w:tcPr>
                          <w:p w14:paraId="07593ECE" w14:textId="77777777" w:rsidR="000C5A29" w:rsidRPr="00FC5806" w:rsidRDefault="000C5A29" w:rsidP="00FA033A">
                            <w:pPr>
                              <w:pStyle w:val="TAMainText"/>
                              <w:rPr>
                                <w:rFonts w:cs="Arial"/>
                                <w:sz w:val="20"/>
                              </w:rPr>
                              <w:pPrChange w:id="147" w:author="James Edward Lucas" w:date="2015-04-24T08:45:00Z">
                                <w:pPr>
                                  <w:pStyle w:val="TAMainText"/>
                                  <w:jc w:val="center"/>
                                </w:pPr>
                              </w:pPrChange>
                            </w:pPr>
                            <w:r>
                              <w:t>4</w:t>
                            </w:r>
                          </w:p>
                        </w:tc>
                        <w:tc>
                          <w:tcPr>
                            <w:tcW w:w="990" w:type="dxa"/>
                            <w:vAlign w:val="center"/>
                          </w:tcPr>
                          <w:p w14:paraId="05CB1219" w14:textId="77777777" w:rsidR="000C5A29" w:rsidRPr="00FC5806" w:rsidRDefault="000C5A29" w:rsidP="00FA033A">
                            <w:pPr>
                              <w:pStyle w:val="TAMainText"/>
                              <w:rPr>
                                <w:rFonts w:cs="Arial"/>
                                <w:sz w:val="20"/>
                              </w:rPr>
                              <w:pPrChange w:id="148" w:author="James Edward Lucas" w:date="2015-04-24T08:45:00Z">
                                <w:pPr>
                                  <w:pStyle w:val="TAMainText"/>
                                  <w:jc w:val="center"/>
                                </w:pPr>
                              </w:pPrChange>
                            </w:pPr>
                            <w:r>
                              <w:t>9</w:t>
                            </w:r>
                          </w:p>
                        </w:tc>
                      </w:tr>
                      <w:tr w:rsidR="000C5A29" w:rsidRPr="00A67631" w14:paraId="2CFA0D85" w14:textId="77777777" w:rsidTr="00E45380">
                        <w:trPr>
                          <w:trHeight w:hRule="exact" w:val="252"/>
                        </w:trPr>
                        <w:tc>
                          <w:tcPr>
                            <w:tcW w:w="1188" w:type="dxa"/>
                            <w:shd w:val="clear" w:color="auto" w:fill="auto"/>
                            <w:noWrap/>
                            <w:vAlign w:val="center"/>
                            <w:hideMark/>
                          </w:tcPr>
                          <w:p w14:paraId="46195EC3" w14:textId="77777777" w:rsidR="000C5A29" w:rsidRPr="00FC5806" w:rsidRDefault="000C5A29" w:rsidP="00FA033A">
                            <w:pPr>
                              <w:pStyle w:val="TAMainText"/>
                              <w:rPr>
                                <w:rFonts w:cs="Arial"/>
                                <w:sz w:val="20"/>
                              </w:rPr>
                              <w:pPrChange w:id="149" w:author="James Edward Lucas" w:date="2015-04-24T08:45:00Z">
                                <w:pPr>
                                  <w:pStyle w:val="TAMainText"/>
                                  <w:jc w:val="center"/>
                                </w:pPr>
                              </w:pPrChange>
                            </w:pPr>
                            <w:r>
                              <w:t>-0.03</w:t>
                            </w:r>
                          </w:p>
                        </w:tc>
                        <w:tc>
                          <w:tcPr>
                            <w:tcW w:w="810" w:type="dxa"/>
                            <w:shd w:val="clear" w:color="auto" w:fill="auto"/>
                            <w:noWrap/>
                            <w:vAlign w:val="center"/>
                            <w:hideMark/>
                          </w:tcPr>
                          <w:p w14:paraId="56553455" w14:textId="77777777" w:rsidR="000C5A29" w:rsidRPr="00FC5806" w:rsidRDefault="000C5A29" w:rsidP="00FA033A">
                            <w:pPr>
                              <w:pStyle w:val="TAMainText"/>
                              <w:rPr>
                                <w:rFonts w:cs="Arial"/>
                                <w:sz w:val="20"/>
                              </w:rPr>
                              <w:pPrChange w:id="150" w:author="James Edward Lucas" w:date="2015-04-24T08:45:00Z">
                                <w:pPr>
                                  <w:pStyle w:val="TAMainText"/>
                                  <w:jc w:val="center"/>
                                </w:pPr>
                              </w:pPrChange>
                            </w:pPr>
                            <w:r>
                              <w:t>ns</w:t>
                            </w:r>
                          </w:p>
                        </w:tc>
                        <w:tc>
                          <w:tcPr>
                            <w:tcW w:w="985" w:type="dxa"/>
                            <w:shd w:val="clear" w:color="auto" w:fill="auto"/>
                            <w:noWrap/>
                            <w:vAlign w:val="center"/>
                            <w:hideMark/>
                          </w:tcPr>
                          <w:p w14:paraId="1DC58463" w14:textId="77777777" w:rsidR="000C5A29" w:rsidRPr="00FC5806" w:rsidRDefault="000C5A29" w:rsidP="00FA033A">
                            <w:pPr>
                              <w:pStyle w:val="TAMainText"/>
                              <w:rPr>
                                <w:rFonts w:cs="Arial"/>
                                <w:sz w:val="20"/>
                              </w:rPr>
                              <w:pPrChange w:id="151" w:author="James Edward Lucas" w:date="2015-04-24T08:45:00Z">
                                <w:pPr>
                                  <w:pStyle w:val="TAMainText"/>
                                  <w:jc w:val="center"/>
                                </w:pPr>
                              </w:pPrChange>
                            </w:pPr>
                            <w:r>
                              <w:t>ns</w:t>
                            </w:r>
                          </w:p>
                        </w:tc>
                        <w:tc>
                          <w:tcPr>
                            <w:tcW w:w="4866" w:type="dxa"/>
                            <w:vAlign w:val="center"/>
                          </w:tcPr>
                          <w:p w14:paraId="3D7485D5" w14:textId="77777777" w:rsidR="000C5A29" w:rsidRPr="00A47239" w:rsidRDefault="000C5A29" w:rsidP="00FA033A">
                            <w:pPr>
                              <w:pStyle w:val="TAMainText"/>
                              <w:rPr>
                                <w:rFonts w:cs="Arial"/>
                                <w:sz w:val="20"/>
                              </w:rPr>
                            </w:pPr>
                            <w:r>
                              <w:t xml:space="preserve">Hydrogen bonding energy of E164 </w:t>
                            </w:r>
                          </w:p>
                        </w:tc>
                        <w:tc>
                          <w:tcPr>
                            <w:tcW w:w="1080" w:type="dxa"/>
                            <w:vAlign w:val="center"/>
                          </w:tcPr>
                          <w:p w14:paraId="3A3F1B3D" w14:textId="77777777" w:rsidR="000C5A29" w:rsidRPr="00FC5806" w:rsidRDefault="000C5A29" w:rsidP="00FA033A">
                            <w:pPr>
                              <w:pStyle w:val="TAMainText"/>
                              <w:rPr>
                                <w:rFonts w:cs="Arial"/>
                                <w:sz w:val="20"/>
                              </w:rPr>
                              <w:pPrChange w:id="152" w:author="James Edward Lucas" w:date="2015-04-24T08:45:00Z">
                                <w:pPr>
                                  <w:pStyle w:val="TAMainText"/>
                                  <w:jc w:val="center"/>
                                </w:pPr>
                              </w:pPrChange>
                            </w:pPr>
                            <w:r>
                              <w:t>-0.93</w:t>
                            </w:r>
                          </w:p>
                        </w:tc>
                        <w:tc>
                          <w:tcPr>
                            <w:tcW w:w="990" w:type="dxa"/>
                            <w:vAlign w:val="center"/>
                          </w:tcPr>
                          <w:p w14:paraId="2204CB5A" w14:textId="77777777" w:rsidR="000C5A29" w:rsidRPr="00FC5806" w:rsidRDefault="000C5A29" w:rsidP="00FA033A">
                            <w:pPr>
                              <w:pStyle w:val="TAMainText"/>
                              <w:rPr>
                                <w:rFonts w:cs="Arial"/>
                                <w:sz w:val="20"/>
                              </w:rPr>
                              <w:pPrChange w:id="153" w:author="James Edward Lucas" w:date="2015-04-24T08:45:00Z">
                                <w:pPr>
                                  <w:pStyle w:val="TAMainText"/>
                                  <w:jc w:val="center"/>
                                </w:pPr>
                              </w:pPrChange>
                            </w:pPr>
                            <w:r>
                              <w:t>-0.21</w:t>
                            </w:r>
                          </w:p>
                        </w:tc>
                      </w:tr>
                      <w:tr w:rsidR="000C5A29" w:rsidRPr="00A67631" w14:paraId="10584214" w14:textId="77777777" w:rsidTr="00E45380">
                        <w:trPr>
                          <w:trHeight w:hRule="exact" w:val="252"/>
                        </w:trPr>
                        <w:tc>
                          <w:tcPr>
                            <w:tcW w:w="1188" w:type="dxa"/>
                            <w:shd w:val="clear" w:color="auto" w:fill="auto"/>
                            <w:noWrap/>
                            <w:vAlign w:val="center"/>
                            <w:hideMark/>
                          </w:tcPr>
                          <w:p w14:paraId="0FE56848" w14:textId="77777777" w:rsidR="000C5A29" w:rsidRPr="00FC5806" w:rsidRDefault="000C5A29" w:rsidP="00FA033A">
                            <w:pPr>
                              <w:pStyle w:val="TAMainText"/>
                              <w:rPr>
                                <w:rFonts w:cs="Arial"/>
                                <w:sz w:val="20"/>
                              </w:rPr>
                              <w:pPrChange w:id="154" w:author="James Edward Lucas" w:date="2015-04-24T08:45:00Z">
                                <w:pPr>
                                  <w:pStyle w:val="TAMainText"/>
                                  <w:jc w:val="center"/>
                                </w:pPr>
                              </w:pPrChange>
                            </w:pPr>
                            <w:r>
                              <w:t>0.29</w:t>
                            </w:r>
                          </w:p>
                        </w:tc>
                        <w:tc>
                          <w:tcPr>
                            <w:tcW w:w="810" w:type="dxa"/>
                            <w:shd w:val="clear" w:color="auto" w:fill="auto"/>
                            <w:noWrap/>
                            <w:vAlign w:val="center"/>
                            <w:hideMark/>
                          </w:tcPr>
                          <w:p w14:paraId="6EDE5823" w14:textId="77777777" w:rsidR="000C5A29" w:rsidRPr="00FC5806" w:rsidRDefault="000C5A29" w:rsidP="00FA033A">
                            <w:pPr>
                              <w:pStyle w:val="TAMainText"/>
                              <w:rPr>
                                <w:rFonts w:cs="Arial"/>
                                <w:sz w:val="20"/>
                              </w:rPr>
                              <w:pPrChange w:id="155" w:author="James Edward Lucas" w:date="2015-04-24T08:45:00Z">
                                <w:pPr>
                                  <w:pStyle w:val="TAMainText"/>
                                  <w:jc w:val="center"/>
                                </w:pPr>
                              </w:pPrChange>
                            </w:pPr>
                            <w:r>
                              <w:t>ns</w:t>
                            </w:r>
                          </w:p>
                        </w:tc>
                        <w:tc>
                          <w:tcPr>
                            <w:tcW w:w="985" w:type="dxa"/>
                            <w:shd w:val="clear" w:color="auto" w:fill="auto"/>
                            <w:noWrap/>
                            <w:vAlign w:val="center"/>
                            <w:hideMark/>
                          </w:tcPr>
                          <w:p w14:paraId="62E82994" w14:textId="77777777" w:rsidR="000C5A29" w:rsidRPr="00FC5806" w:rsidRDefault="000C5A29" w:rsidP="00FA033A">
                            <w:pPr>
                              <w:pStyle w:val="TAMainText"/>
                              <w:rPr>
                                <w:rFonts w:cs="Arial"/>
                                <w:sz w:val="20"/>
                              </w:rPr>
                              <w:pPrChange w:id="156" w:author="James Edward Lucas" w:date="2015-04-24T08:45:00Z">
                                <w:pPr>
                                  <w:pStyle w:val="TAMainText"/>
                                  <w:jc w:val="center"/>
                                </w:pPr>
                              </w:pPrChange>
                            </w:pPr>
                            <w:r>
                              <w:t>-0.27</w:t>
                            </w:r>
                          </w:p>
                        </w:tc>
                        <w:tc>
                          <w:tcPr>
                            <w:tcW w:w="4866" w:type="dxa"/>
                            <w:vAlign w:val="center"/>
                          </w:tcPr>
                          <w:p w14:paraId="7F8FFE22" w14:textId="77777777" w:rsidR="000C5A29" w:rsidRPr="00A47239" w:rsidRDefault="000C5A29" w:rsidP="00FA033A">
                            <w:pPr>
                              <w:pStyle w:val="TAMainText"/>
                              <w:rPr>
                                <w:rFonts w:cs="Arial"/>
                                <w:sz w:val="20"/>
                              </w:rPr>
                            </w:pPr>
                            <w:r>
                              <w:t>Lennard-Jones repulsion of Y295</w:t>
                            </w:r>
                          </w:p>
                        </w:tc>
                        <w:tc>
                          <w:tcPr>
                            <w:tcW w:w="1080" w:type="dxa"/>
                            <w:vAlign w:val="center"/>
                          </w:tcPr>
                          <w:p w14:paraId="521569B8" w14:textId="77777777" w:rsidR="000C5A29" w:rsidRPr="00FC5806" w:rsidRDefault="000C5A29" w:rsidP="00FA033A">
                            <w:pPr>
                              <w:pStyle w:val="TAMainText"/>
                              <w:rPr>
                                <w:rFonts w:cs="Arial"/>
                                <w:sz w:val="20"/>
                              </w:rPr>
                              <w:pPrChange w:id="157" w:author="James Edward Lucas" w:date="2015-04-24T08:45:00Z">
                                <w:pPr>
                                  <w:pStyle w:val="TAMainText"/>
                                  <w:jc w:val="center"/>
                                </w:pPr>
                              </w:pPrChange>
                            </w:pPr>
                            <w:r>
                              <w:t>0.54</w:t>
                            </w:r>
                          </w:p>
                        </w:tc>
                        <w:tc>
                          <w:tcPr>
                            <w:tcW w:w="990" w:type="dxa"/>
                            <w:vAlign w:val="center"/>
                          </w:tcPr>
                          <w:p w14:paraId="1A858BFE" w14:textId="77777777" w:rsidR="000C5A29" w:rsidRPr="00FC5806" w:rsidRDefault="000C5A29" w:rsidP="00FA033A">
                            <w:pPr>
                              <w:pStyle w:val="TAMainText"/>
                              <w:rPr>
                                <w:rFonts w:cs="Arial"/>
                                <w:sz w:val="20"/>
                              </w:rPr>
                              <w:pPrChange w:id="158" w:author="James Edward Lucas" w:date="2015-04-24T08:45:00Z">
                                <w:pPr>
                                  <w:pStyle w:val="TAMainText"/>
                                  <w:jc w:val="center"/>
                                </w:pPr>
                              </w:pPrChange>
                            </w:pPr>
                            <w:r>
                              <w:t>0.99</w:t>
                            </w:r>
                          </w:p>
                        </w:tc>
                      </w:tr>
                      <w:tr w:rsidR="000C5A29" w:rsidRPr="00A67631" w14:paraId="060148B5" w14:textId="77777777" w:rsidTr="00E45380">
                        <w:trPr>
                          <w:trHeight w:hRule="exact" w:val="252"/>
                        </w:trPr>
                        <w:tc>
                          <w:tcPr>
                            <w:tcW w:w="1188" w:type="dxa"/>
                            <w:shd w:val="clear" w:color="auto" w:fill="auto"/>
                            <w:noWrap/>
                            <w:vAlign w:val="center"/>
                            <w:hideMark/>
                          </w:tcPr>
                          <w:p w14:paraId="24EBB296" w14:textId="77777777" w:rsidR="000C5A29" w:rsidRPr="00FC5806" w:rsidRDefault="000C5A29" w:rsidP="00FA033A">
                            <w:pPr>
                              <w:pStyle w:val="TAMainText"/>
                              <w:rPr>
                                <w:rFonts w:cs="Arial"/>
                                <w:sz w:val="20"/>
                              </w:rPr>
                              <w:pPrChange w:id="159" w:author="James Edward Lucas" w:date="2015-04-24T08:45:00Z">
                                <w:pPr>
                                  <w:pStyle w:val="TAMainText"/>
                                  <w:jc w:val="center"/>
                                </w:pPr>
                              </w:pPrChange>
                            </w:pPr>
                            <w:r>
                              <w:t>0.39</w:t>
                            </w:r>
                          </w:p>
                        </w:tc>
                        <w:tc>
                          <w:tcPr>
                            <w:tcW w:w="810" w:type="dxa"/>
                            <w:shd w:val="clear" w:color="auto" w:fill="auto"/>
                            <w:noWrap/>
                            <w:vAlign w:val="center"/>
                            <w:hideMark/>
                          </w:tcPr>
                          <w:p w14:paraId="012EFC9D" w14:textId="77777777" w:rsidR="000C5A29" w:rsidRPr="00FC5806" w:rsidRDefault="000C5A29" w:rsidP="00FA033A">
                            <w:pPr>
                              <w:pStyle w:val="TAMainText"/>
                              <w:rPr>
                                <w:rFonts w:cs="Arial"/>
                                <w:sz w:val="20"/>
                              </w:rPr>
                              <w:pPrChange w:id="160" w:author="James Edward Lucas" w:date="2015-04-24T08:45:00Z">
                                <w:pPr>
                                  <w:pStyle w:val="TAMainText"/>
                                  <w:jc w:val="center"/>
                                </w:pPr>
                              </w:pPrChange>
                            </w:pPr>
                            <w:r>
                              <w:t>0.92</w:t>
                            </w:r>
                          </w:p>
                        </w:tc>
                        <w:tc>
                          <w:tcPr>
                            <w:tcW w:w="985" w:type="dxa"/>
                            <w:shd w:val="clear" w:color="auto" w:fill="auto"/>
                            <w:noWrap/>
                            <w:vAlign w:val="center"/>
                            <w:hideMark/>
                          </w:tcPr>
                          <w:p w14:paraId="029DB788" w14:textId="77777777" w:rsidR="000C5A29" w:rsidRPr="00FC5806" w:rsidRDefault="000C5A29" w:rsidP="00FA033A">
                            <w:pPr>
                              <w:pStyle w:val="TAMainText"/>
                              <w:rPr>
                                <w:rFonts w:cs="Arial"/>
                                <w:sz w:val="20"/>
                              </w:rPr>
                              <w:pPrChange w:id="161" w:author="James Edward Lucas" w:date="2015-04-24T08:45:00Z">
                                <w:pPr>
                                  <w:pStyle w:val="TAMainText"/>
                                  <w:jc w:val="center"/>
                                </w:pPr>
                              </w:pPrChange>
                            </w:pPr>
                            <w:r>
                              <w:t>ns</w:t>
                            </w:r>
                          </w:p>
                        </w:tc>
                        <w:tc>
                          <w:tcPr>
                            <w:tcW w:w="4866" w:type="dxa"/>
                            <w:vAlign w:val="center"/>
                          </w:tcPr>
                          <w:p w14:paraId="77967B20" w14:textId="1FD8D4B5" w:rsidR="000C5A29" w:rsidRPr="00A47239" w:rsidRDefault="000C5A29" w:rsidP="00FA033A">
                            <w:pPr>
                              <w:pStyle w:val="TAMainText"/>
                              <w:rPr>
                                <w:rFonts w:cs="Arial"/>
                                <w:sz w:val="20"/>
                              </w:rPr>
                            </w:pPr>
                            <w:r>
                              <w:t>Change in pNPG solvent-accessible surface upon binding</w:t>
                            </w:r>
                          </w:p>
                        </w:tc>
                        <w:tc>
                          <w:tcPr>
                            <w:tcW w:w="1080" w:type="dxa"/>
                            <w:vAlign w:val="center"/>
                          </w:tcPr>
                          <w:p w14:paraId="62FE7218" w14:textId="77777777" w:rsidR="000C5A29" w:rsidRPr="00FC5806" w:rsidRDefault="000C5A29" w:rsidP="00FA033A">
                            <w:pPr>
                              <w:pStyle w:val="TAMainText"/>
                              <w:rPr>
                                <w:rFonts w:cs="Arial"/>
                                <w:sz w:val="20"/>
                              </w:rPr>
                              <w:pPrChange w:id="162" w:author="James Edward Lucas" w:date="2015-04-24T08:45:00Z">
                                <w:pPr>
                                  <w:pStyle w:val="TAMainText"/>
                                  <w:jc w:val="center"/>
                                </w:pPr>
                              </w:pPrChange>
                            </w:pPr>
                            <w:r>
                              <w:t>0.86</w:t>
                            </w:r>
                          </w:p>
                        </w:tc>
                        <w:tc>
                          <w:tcPr>
                            <w:tcW w:w="990" w:type="dxa"/>
                            <w:vAlign w:val="center"/>
                          </w:tcPr>
                          <w:p w14:paraId="566BF0CA" w14:textId="77777777" w:rsidR="000C5A29" w:rsidRPr="00FC5806" w:rsidRDefault="000C5A29" w:rsidP="00FA033A">
                            <w:pPr>
                              <w:pStyle w:val="TAMainText"/>
                              <w:rPr>
                                <w:rFonts w:cs="Arial"/>
                                <w:sz w:val="20"/>
                              </w:rPr>
                              <w:pPrChange w:id="163" w:author="James Edward Lucas" w:date="2015-04-24T08:45:00Z">
                                <w:pPr>
                                  <w:pStyle w:val="TAMainText"/>
                                  <w:jc w:val="center"/>
                                </w:pPr>
                              </w:pPrChange>
                            </w:pPr>
                            <w:r>
                              <w:t>0.96</w:t>
                            </w:r>
                          </w:p>
                        </w:tc>
                      </w:tr>
                      <w:tr w:rsidR="000C5A29" w:rsidRPr="00A67631" w14:paraId="07EC2E83" w14:textId="77777777" w:rsidTr="00E45380">
                        <w:trPr>
                          <w:trHeight w:hRule="exact" w:val="252"/>
                        </w:trPr>
                        <w:tc>
                          <w:tcPr>
                            <w:tcW w:w="1188" w:type="dxa"/>
                            <w:shd w:val="clear" w:color="auto" w:fill="auto"/>
                            <w:noWrap/>
                            <w:vAlign w:val="center"/>
                            <w:hideMark/>
                          </w:tcPr>
                          <w:p w14:paraId="7A4EFAA1" w14:textId="77777777" w:rsidR="000C5A29" w:rsidRPr="00FC5806" w:rsidRDefault="000C5A29" w:rsidP="00FA033A">
                            <w:pPr>
                              <w:pStyle w:val="TAMainText"/>
                              <w:rPr>
                                <w:rFonts w:cs="Arial"/>
                                <w:sz w:val="20"/>
                              </w:rPr>
                              <w:pPrChange w:id="164" w:author="James Edward Lucas" w:date="2015-04-24T08:45:00Z">
                                <w:pPr>
                                  <w:pStyle w:val="TAMainText"/>
                                  <w:jc w:val="center"/>
                                </w:pPr>
                              </w:pPrChange>
                            </w:pPr>
                            <w:r>
                              <w:t>0.44</w:t>
                            </w:r>
                          </w:p>
                        </w:tc>
                        <w:tc>
                          <w:tcPr>
                            <w:tcW w:w="810" w:type="dxa"/>
                            <w:shd w:val="clear" w:color="auto" w:fill="auto"/>
                            <w:noWrap/>
                            <w:vAlign w:val="center"/>
                            <w:hideMark/>
                          </w:tcPr>
                          <w:p w14:paraId="42F1D924" w14:textId="77777777" w:rsidR="000C5A29" w:rsidRPr="00FC5806" w:rsidRDefault="000C5A29" w:rsidP="00FA033A">
                            <w:pPr>
                              <w:pStyle w:val="TAMainText"/>
                              <w:rPr>
                                <w:rFonts w:cs="Arial"/>
                                <w:sz w:val="20"/>
                              </w:rPr>
                              <w:pPrChange w:id="165" w:author="James Edward Lucas" w:date="2015-04-24T08:45:00Z">
                                <w:pPr>
                                  <w:pStyle w:val="TAMainText"/>
                                  <w:jc w:val="center"/>
                                </w:pPr>
                              </w:pPrChange>
                            </w:pPr>
                            <w:r>
                              <w:t>0.15</w:t>
                            </w:r>
                          </w:p>
                        </w:tc>
                        <w:tc>
                          <w:tcPr>
                            <w:tcW w:w="985" w:type="dxa"/>
                            <w:shd w:val="clear" w:color="auto" w:fill="auto"/>
                            <w:noWrap/>
                            <w:vAlign w:val="center"/>
                            <w:hideMark/>
                          </w:tcPr>
                          <w:p w14:paraId="53240E39" w14:textId="77777777" w:rsidR="000C5A29" w:rsidRPr="00FC5806" w:rsidRDefault="000C5A29" w:rsidP="00FA033A">
                            <w:pPr>
                              <w:pStyle w:val="TAMainText"/>
                              <w:rPr>
                                <w:rFonts w:cs="Arial"/>
                                <w:sz w:val="20"/>
                              </w:rPr>
                              <w:pPrChange w:id="166" w:author="James Edward Lucas" w:date="2015-04-24T08:45:00Z">
                                <w:pPr>
                                  <w:pStyle w:val="TAMainText"/>
                                  <w:jc w:val="center"/>
                                </w:pPr>
                              </w:pPrChange>
                            </w:pPr>
                            <w:r>
                              <w:t>1.00</w:t>
                            </w:r>
                          </w:p>
                        </w:tc>
                        <w:tc>
                          <w:tcPr>
                            <w:tcW w:w="4866" w:type="dxa"/>
                            <w:vAlign w:val="center"/>
                          </w:tcPr>
                          <w:p w14:paraId="294279E0" w14:textId="77777777" w:rsidR="000C5A29" w:rsidRPr="00A47239" w:rsidRDefault="000C5A29" w:rsidP="00FA033A">
                            <w:pPr>
                              <w:pStyle w:val="TAMainText"/>
                              <w:rPr>
                                <w:rFonts w:cs="Arial"/>
                                <w:sz w:val="20"/>
                              </w:rPr>
                            </w:pPr>
                            <w:r>
                              <w:t>Packing of the system without pNPG</w:t>
                            </w:r>
                          </w:p>
                        </w:tc>
                        <w:tc>
                          <w:tcPr>
                            <w:tcW w:w="1080" w:type="dxa"/>
                            <w:vAlign w:val="center"/>
                          </w:tcPr>
                          <w:p w14:paraId="764A3FB1" w14:textId="77777777" w:rsidR="000C5A29" w:rsidRPr="00FC5806" w:rsidRDefault="000C5A29" w:rsidP="00FA033A">
                            <w:pPr>
                              <w:pStyle w:val="TAMainText"/>
                              <w:rPr>
                                <w:rFonts w:cs="Arial"/>
                                <w:sz w:val="20"/>
                              </w:rPr>
                              <w:pPrChange w:id="167" w:author="James Edward Lucas" w:date="2015-04-24T08:45:00Z">
                                <w:pPr>
                                  <w:pStyle w:val="TAMainText"/>
                                  <w:jc w:val="center"/>
                                </w:pPr>
                              </w:pPrChange>
                            </w:pPr>
                            <w:r>
                              <w:t>0.67</w:t>
                            </w:r>
                          </w:p>
                        </w:tc>
                        <w:tc>
                          <w:tcPr>
                            <w:tcW w:w="990" w:type="dxa"/>
                            <w:vAlign w:val="center"/>
                          </w:tcPr>
                          <w:p w14:paraId="197A67C8" w14:textId="77777777" w:rsidR="000C5A29" w:rsidRPr="00FC5806" w:rsidRDefault="000C5A29" w:rsidP="00FA033A">
                            <w:pPr>
                              <w:pStyle w:val="TAMainText"/>
                              <w:rPr>
                                <w:rFonts w:cs="Arial"/>
                                <w:sz w:val="20"/>
                              </w:rPr>
                              <w:pPrChange w:id="168" w:author="James Edward Lucas" w:date="2015-04-24T08:45:00Z">
                                <w:pPr>
                                  <w:pStyle w:val="TAMainText"/>
                                  <w:jc w:val="center"/>
                                </w:pPr>
                              </w:pPrChange>
                            </w:pPr>
                            <w:r>
                              <w:t>0.72</w:t>
                            </w:r>
                          </w:p>
                        </w:tc>
                      </w:tr>
                      <w:tr w:rsidR="000C5A29" w:rsidRPr="00A67631" w14:paraId="598C5134" w14:textId="77777777" w:rsidTr="00E45380">
                        <w:trPr>
                          <w:trHeight w:hRule="exact" w:val="252"/>
                        </w:trPr>
                        <w:tc>
                          <w:tcPr>
                            <w:tcW w:w="1188" w:type="dxa"/>
                            <w:shd w:val="clear" w:color="auto" w:fill="auto"/>
                            <w:noWrap/>
                            <w:vAlign w:val="center"/>
                            <w:hideMark/>
                          </w:tcPr>
                          <w:p w14:paraId="0AC11CAD" w14:textId="77777777" w:rsidR="000C5A29" w:rsidRPr="00FC5806" w:rsidRDefault="000C5A29" w:rsidP="00FA033A">
                            <w:pPr>
                              <w:pStyle w:val="TAMainText"/>
                              <w:rPr>
                                <w:rFonts w:cs="Arial"/>
                                <w:sz w:val="20"/>
                              </w:rPr>
                              <w:pPrChange w:id="169" w:author="James Edward Lucas" w:date="2015-04-24T08:45:00Z">
                                <w:pPr>
                                  <w:pStyle w:val="TAMainText"/>
                                  <w:jc w:val="center"/>
                                </w:pPr>
                              </w:pPrChange>
                            </w:pPr>
                            <w:r>
                              <w:t>0.44</w:t>
                            </w:r>
                          </w:p>
                        </w:tc>
                        <w:tc>
                          <w:tcPr>
                            <w:tcW w:w="810" w:type="dxa"/>
                            <w:shd w:val="clear" w:color="auto" w:fill="auto"/>
                            <w:noWrap/>
                            <w:vAlign w:val="center"/>
                            <w:hideMark/>
                          </w:tcPr>
                          <w:p w14:paraId="2D75DE75" w14:textId="77777777" w:rsidR="000C5A29" w:rsidRPr="00FC5806" w:rsidRDefault="000C5A29" w:rsidP="00FA033A">
                            <w:pPr>
                              <w:pStyle w:val="TAMainText"/>
                              <w:rPr>
                                <w:rFonts w:cs="Arial"/>
                                <w:sz w:val="20"/>
                              </w:rPr>
                              <w:pPrChange w:id="170" w:author="James Edward Lucas" w:date="2015-04-24T08:45:00Z">
                                <w:pPr>
                                  <w:pStyle w:val="TAMainText"/>
                                  <w:jc w:val="center"/>
                                </w:pPr>
                              </w:pPrChange>
                            </w:pPr>
                            <w:r>
                              <w:t>0.53</w:t>
                            </w:r>
                          </w:p>
                        </w:tc>
                        <w:tc>
                          <w:tcPr>
                            <w:tcW w:w="985" w:type="dxa"/>
                            <w:shd w:val="clear" w:color="auto" w:fill="auto"/>
                            <w:noWrap/>
                            <w:vAlign w:val="center"/>
                            <w:hideMark/>
                          </w:tcPr>
                          <w:p w14:paraId="1DE3FE88" w14:textId="77777777" w:rsidR="000C5A29" w:rsidRPr="00FC5806" w:rsidRDefault="000C5A29" w:rsidP="00FA033A">
                            <w:pPr>
                              <w:pStyle w:val="TAMainText"/>
                              <w:rPr>
                                <w:rFonts w:cs="Arial"/>
                                <w:sz w:val="20"/>
                              </w:rPr>
                              <w:pPrChange w:id="171" w:author="James Edward Lucas" w:date="2015-04-24T08:45:00Z">
                                <w:pPr>
                                  <w:pStyle w:val="TAMainText"/>
                                  <w:jc w:val="center"/>
                                </w:pPr>
                              </w:pPrChange>
                            </w:pPr>
                            <w:r>
                              <w:t>0.46</w:t>
                            </w:r>
                          </w:p>
                        </w:tc>
                        <w:tc>
                          <w:tcPr>
                            <w:tcW w:w="4866" w:type="dxa"/>
                            <w:vAlign w:val="center"/>
                          </w:tcPr>
                          <w:p w14:paraId="4EA85A95" w14:textId="77777777" w:rsidR="000C5A29" w:rsidRPr="00A47239" w:rsidRDefault="000C5A29" w:rsidP="00FA033A">
                            <w:pPr>
                              <w:pStyle w:val="TAMainText"/>
                              <w:rPr>
                                <w:rFonts w:cs="Arial"/>
                                <w:sz w:val="20"/>
                              </w:rPr>
                            </w:pPr>
                            <w:r>
                              <w:t>Packing of the system with pNPG</w:t>
                            </w:r>
                          </w:p>
                        </w:tc>
                        <w:tc>
                          <w:tcPr>
                            <w:tcW w:w="1080" w:type="dxa"/>
                            <w:vAlign w:val="center"/>
                          </w:tcPr>
                          <w:p w14:paraId="2BA7E24B" w14:textId="77777777" w:rsidR="000C5A29" w:rsidRPr="00FC5806" w:rsidRDefault="000C5A29" w:rsidP="00FA033A">
                            <w:pPr>
                              <w:pStyle w:val="TAMainText"/>
                              <w:rPr>
                                <w:rFonts w:cs="Arial"/>
                                <w:sz w:val="20"/>
                              </w:rPr>
                              <w:pPrChange w:id="172" w:author="James Edward Lucas" w:date="2015-04-24T08:45:00Z">
                                <w:pPr>
                                  <w:pStyle w:val="TAMainText"/>
                                  <w:jc w:val="center"/>
                                </w:pPr>
                              </w:pPrChange>
                            </w:pPr>
                            <w:r>
                              <w:t>0.67</w:t>
                            </w:r>
                          </w:p>
                        </w:tc>
                        <w:tc>
                          <w:tcPr>
                            <w:tcW w:w="990" w:type="dxa"/>
                            <w:vAlign w:val="center"/>
                          </w:tcPr>
                          <w:p w14:paraId="62A11AC1" w14:textId="77777777" w:rsidR="000C5A29" w:rsidRPr="00FC5806" w:rsidRDefault="000C5A29" w:rsidP="00FA033A">
                            <w:pPr>
                              <w:pStyle w:val="TAMainText"/>
                              <w:rPr>
                                <w:rFonts w:cs="Arial"/>
                                <w:sz w:val="20"/>
                              </w:rPr>
                              <w:pPrChange w:id="173" w:author="James Edward Lucas" w:date="2015-04-24T08:45:00Z">
                                <w:pPr>
                                  <w:pStyle w:val="TAMainText"/>
                                  <w:jc w:val="center"/>
                                </w:pPr>
                              </w:pPrChange>
                            </w:pPr>
                            <w:r>
                              <w:t>0.73</w:t>
                            </w:r>
                          </w:p>
                        </w:tc>
                      </w:tr>
                      <w:tr w:rsidR="000C5A29" w:rsidRPr="00A67631" w14:paraId="6299623E" w14:textId="77777777" w:rsidTr="00E45380">
                        <w:trPr>
                          <w:trHeight w:hRule="exact" w:val="252"/>
                        </w:trPr>
                        <w:tc>
                          <w:tcPr>
                            <w:tcW w:w="1188" w:type="dxa"/>
                            <w:shd w:val="clear" w:color="auto" w:fill="auto"/>
                            <w:noWrap/>
                            <w:vAlign w:val="center"/>
                            <w:hideMark/>
                          </w:tcPr>
                          <w:p w14:paraId="771411BA" w14:textId="77777777" w:rsidR="000C5A29" w:rsidRPr="00FC5806" w:rsidRDefault="000C5A29" w:rsidP="00FA033A">
                            <w:pPr>
                              <w:pStyle w:val="TAMainText"/>
                              <w:rPr>
                                <w:rFonts w:cs="Arial"/>
                                <w:sz w:val="20"/>
                              </w:rPr>
                              <w:pPrChange w:id="174" w:author="James Edward Lucas" w:date="2015-04-24T08:45:00Z">
                                <w:pPr>
                                  <w:pStyle w:val="TAMainText"/>
                                  <w:jc w:val="center"/>
                                </w:pPr>
                              </w:pPrChange>
                            </w:pPr>
                            <w:r>
                              <w:t>0.98</w:t>
                            </w:r>
                          </w:p>
                        </w:tc>
                        <w:tc>
                          <w:tcPr>
                            <w:tcW w:w="810" w:type="dxa"/>
                            <w:shd w:val="clear" w:color="auto" w:fill="auto"/>
                            <w:noWrap/>
                            <w:vAlign w:val="center"/>
                            <w:hideMark/>
                          </w:tcPr>
                          <w:p w14:paraId="57F9049B" w14:textId="77777777" w:rsidR="000C5A29" w:rsidRPr="00FC5806" w:rsidRDefault="000C5A29" w:rsidP="00FA033A">
                            <w:pPr>
                              <w:pStyle w:val="TAMainText"/>
                              <w:rPr>
                                <w:rFonts w:cs="Arial"/>
                                <w:sz w:val="20"/>
                              </w:rPr>
                              <w:pPrChange w:id="175" w:author="James Edward Lucas" w:date="2015-04-24T08:45:00Z">
                                <w:pPr>
                                  <w:pStyle w:val="TAMainText"/>
                                  <w:jc w:val="center"/>
                                </w:pPr>
                              </w:pPrChange>
                            </w:pPr>
                            <w:r>
                              <w:t>0.09</w:t>
                            </w:r>
                          </w:p>
                        </w:tc>
                        <w:tc>
                          <w:tcPr>
                            <w:tcW w:w="985" w:type="dxa"/>
                            <w:shd w:val="clear" w:color="auto" w:fill="auto"/>
                            <w:noWrap/>
                            <w:vAlign w:val="center"/>
                            <w:hideMark/>
                          </w:tcPr>
                          <w:p w14:paraId="073287DA" w14:textId="77777777" w:rsidR="000C5A29" w:rsidRPr="00FC5806" w:rsidRDefault="000C5A29" w:rsidP="00FA033A">
                            <w:pPr>
                              <w:pStyle w:val="TAMainText"/>
                              <w:rPr>
                                <w:rFonts w:cs="Arial"/>
                                <w:sz w:val="20"/>
                              </w:rPr>
                              <w:pPrChange w:id="176" w:author="James Edward Lucas" w:date="2015-04-24T08:45:00Z">
                                <w:pPr>
                                  <w:pStyle w:val="TAMainText"/>
                                  <w:jc w:val="center"/>
                                </w:pPr>
                              </w:pPrChange>
                            </w:pPr>
                            <w:r>
                              <w:t>ns</w:t>
                            </w:r>
                          </w:p>
                        </w:tc>
                        <w:tc>
                          <w:tcPr>
                            <w:tcW w:w="4866" w:type="dxa"/>
                            <w:vAlign w:val="center"/>
                          </w:tcPr>
                          <w:p w14:paraId="38926BFF" w14:textId="77777777" w:rsidR="000C5A29" w:rsidRPr="00A47239" w:rsidRDefault="000C5A29" w:rsidP="00FA033A">
                            <w:pPr>
                              <w:pStyle w:val="TAMainText"/>
                              <w:rPr>
                                <w:rFonts w:cs="Arial"/>
                                <w:sz w:val="20"/>
                              </w:rPr>
                            </w:pPr>
                            <w:r>
                              <w:t>Hydrogen bonding energy of Y295</w:t>
                            </w:r>
                          </w:p>
                        </w:tc>
                        <w:tc>
                          <w:tcPr>
                            <w:tcW w:w="1080" w:type="dxa"/>
                            <w:vAlign w:val="center"/>
                          </w:tcPr>
                          <w:p w14:paraId="6445D925" w14:textId="77777777" w:rsidR="000C5A29" w:rsidRPr="00FC5806" w:rsidRDefault="000C5A29" w:rsidP="00FA033A">
                            <w:pPr>
                              <w:pStyle w:val="TAMainText"/>
                              <w:rPr>
                                <w:rFonts w:cs="Arial"/>
                                <w:sz w:val="20"/>
                              </w:rPr>
                              <w:pPrChange w:id="177" w:author="James Edward Lucas" w:date="2015-04-24T08:45:00Z">
                                <w:pPr>
                                  <w:pStyle w:val="TAMainText"/>
                                  <w:jc w:val="center"/>
                                </w:pPr>
                              </w:pPrChange>
                            </w:pPr>
                            <w:r>
                              <w:t>-1.28</w:t>
                            </w:r>
                          </w:p>
                        </w:tc>
                        <w:tc>
                          <w:tcPr>
                            <w:tcW w:w="990" w:type="dxa"/>
                            <w:vAlign w:val="center"/>
                          </w:tcPr>
                          <w:p w14:paraId="66A85387" w14:textId="77777777" w:rsidR="000C5A29" w:rsidRPr="00FC5806" w:rsidRDefault="000C5A29" w:rsidP="00FA033A">
                            <w:pPr>
                              <w:pStyle w:val="TAMainText"/>
                              <w:rPr>
                                <w:rFonts w:cs="Arial"/>
                                <w:sz w:val="20"/>
                              </w:rPr>
                              <w:pPrChange w:id="178" w:author="James Edward Lucas" w:date="2015-04-24T08:45:00Z">
                                <w:pPr>
                                  <w:pStyle w:val="TAMainText"/>
                                  <w:jc w:val="center"/>
                                </w:pPr>
                              </w:pPrChange>
                            </w:pPr>
                            <w:r>
                              <w:t>-0.5</w:t>
                            </w:r>
                          </w:p>
                        </w:tc>
                      </w:tr>
                      <w:tr w:rsidR="000C5A29" w:rsidRPr="00A67631" w14:paraId="7C56AD92" w14:textId="77777777" w:rsidTr="00E45380">
                        <w:trPr>
                          <w:trHeight w:hRule="exact" w:val="252"/>
                        </w:trPr>
                        <w:tc>
                          <w:tcPr>
                            <w:tcW w:w="1188" w:type="dxa"/>
                            <w:shd w:val="clear" w:color="auto" w:fill="auto"/>
                            <w:noWrap/>
                            <w:vAlign w:val="center"/>
                            <w:hideMark/>
                          </w:tcPr>
                          <w:p w14:paraId="315ADC8F" w14:textId="77777777" w:rsidR="000C5A29" w:rsidRPr="00FC5806" w:rsidRDefault="000C5A29" w:rsidP="00FA033A">
                            <w:pPr>
                              <w:pStyle w:val="TAMainText"/>
                              <w:rPr>
                                <w:rFonts w:cs="Arial"/>
                                <w:sz w:val="20"/>
                              </w:rPr>
                              <w:pPrChange w:id="179" w:author="James Edward Lucas" w:date="2015-04-24T08:45:00Z">
                                <w:pPr>
                                  <w:pStyle w:val="TAMainText"/>
                                  <w:jc w:val="center"/>
                                </w:pPr>
                              </w:pPrChange>
                            </w:pPr>
                            <w:r>
                              <w:t>ns</w:t>
                            </w:r>
                          </w:p>
                        </w:tc>
                        <w:tc>
                          <w:tcPr>
                            <w:tcW w:w="810" w:type="dxa"/>
                            <w:shd w:val="clear" w:color="auto" w:fill="auto"/>
                            <w:noWrap/>
                            <w:vAlign w:val="center"/>
                            <w:hideMark/>
                          </w:tcPr>
                          <w:p w14:paraId="05CC3358" w14:textId="77777777" w:rsidR="000C5A29" w:rsidRPr="00FC5806" w:rsidRDefault="000C5A29" w:rsidP="00FA033A">
                            <w:pPr>
                              <w:pStyle w:val="TAMainText"/>
                              <w:rPr>
                                <w:rFonts w:cs="Arial"/>
                                <w:sz w:val="20"/>
                              </w:rPr>
                              <w:pPrChange w:id="180" w:author="James Edward Lucas" w:date="2015-04-24T08:45:00Z">
                                <w:pPr>
                                  <w:pStyle w:val="TAMainText"/>
                                  <w:jc w:val="center"/>
                                </w:pPr>
                              </w:pPrChange>
                            </w:pPr>
                            <w:r>
                              <w:t>-0.51</w:t>
                            </w:r>
                          </w:p>
                        </w:tc>
                        <w:tc>
                          <w:tcPr>
                            <w:tcW w:w="985" w:type="dxa"/>
                            <w:shd w:val="clear" w:color="auto" w:fill="auto"/>
                            <w:noWrap/>
                            <w:vAlign w:val="center"/>
                            <w:hideMark/>
                          </w:tcPr>
                          <w:p w14:paraId="05DA5ED6" w14:textId="77777777" w:rsidR="000C5A29" w:rsidRPr="00FC5806" w:rsidRDefault="000C5A29" w:rsidP="00FA033A">
                            <w:pPr>
                              <w:pStyle w:val="TAMainText"/>
                              <w:rPr>
                                <w:rFonts w:cs="Arial"/>
                                <w:sz w:val="20"/>
                              </w:rPr>
                              <w:pPrChange w:id="181" w:author="James Edward Lucas" w:date="2015-04-24T08:45:00Z">
                                <w:pPr>
                                  <w:pStyle w:val="TAMainText"/>
                                  <w:jc w:val="center"/>
                                </w:pPr>
                              </w:pPrChange>
                            </w:pPr>
                            <w:r>
                              <w:t>ns</w:t>
                            </w:r>
                          </w:p>
                        </w:tc>
                        <w:tc>
                          <w:tcPr>
                            <w:tcW w:w="4866" w:type="dxa"/>
                            <w:vAlign w:val="center"/>
                          </w:tcPr>
                          <w:p w14:paraId="2574DD22" w14:textId="77777777" w:rsidR="000C5A29" w:rsidRPr="00A47239" w:rsidRDefault="000C5A29" w:rsidP="00FA033A">
                            <w:pPr>
                              <w:pStyle w:val="TAMainText"/>
                              <w:rPr>
                                <w:rFonts w:cs="Arial"/>
                                <w:sz w:val="20"/>
                              </w:rPr>
                            </w:pPr>
                            <w:r>
                              <w:t>Packing with pNPG around E353</w:t>
                            </w:r>
                          </w:p>
                        </w:tc>
                        <w:tc>
                          <w:tcPr>
                            <w:tcW w:w="1080" w:type="dxa"/>
                            <w:vAlign w:val="center"/>
                          </w:tcPr>
                          <w:p w14:paraId="0F542D55" w14:textId="77777777" w:rsidR="000C5A29" w:rsidRPr="00FC5806" w:rsidRDefault="000C5A29" w:rsidP="00FA033A">
                            <w:pPr>
                              <w:pStyle w:val="TAMainText"/>
                              <w:rPr>
                                <w:rFonts w:cs="Arial"/>
                                <w:sz w:val="20"/>
                              </w:rPr>
                              <w:pPrChange w:id="182" w:author="James Edward Lucas" w:date="2015-04-24T08:45:00Z">
                                <w:pPr>
                                  <w:pStyle w:val="TAMainText"/>
                                  <w:jc w:val="center"/>
                                </w:pPr>
                              </w:pPrChange>
                            </w:pPr>
                            <w:r>
                              <w:t>0.19</w:t>
                            </w:r>
                          </w:p>
                        </w:tc>
                        <w:tc>
                          <w:tcPr>
                            <w:tcW w:w="990" w:type="dxa"/>
                            <w:vAlign w:val="center"/>
                          </w:tcPr>
                          <w:p w14:paraId="2B5BD066" w14:textId="77777777" w:rsidR="000C5A29" w:rsidRPr="00FC5806" w:rsidRDefault="000C5A29" w:rsidP="00FA033A">
                            <w:pPr>
                              <w:pStyle w:val="TAMainText"/>
                              <w:rPr>
                                <w:rFonts w:cs="Arial"/>
                                <w:sz w:val="20"/>
                              </w:rPr>
                              <w:pPrChange w:id="183" w:author="James Edward Lucas" w:date="2015-04-24T08:45:00Z">
                                <w:pPr>
                                  <w:pStyle w:val="TAMainText"/>
                                  <w:jc w:val="center"/>
                                </w:pPr>
                              </w:pPrChange>
                            </w:pPr>
                            <w:r>
                              <w:t>1</w:t>
                            </w:r>
                          </w:p>
                        </w:tc>
                      </w:tr>
                      <w:tr w:rsidR="000C5A29" w:rsidRPr="00A67631" w14:paraId="64CED28E" w14:textId="77777777" w:rsidTr="00E45380">
                        <w:trPr>
                          <w:trHeight w:hRule="exact" w:val="252"/>
                        </w:trPr>
                        <w:tc>
                          <w:tcPr>
                            <w:tcW w:w="1188" w:type="dxa"/>
                            <w:shd w:val="clear" w:color="auto" w:fill="auto"/>
                            <w:noWrap/>
                            <w:vAlign w:val="center"/>
                            <w:hideMark/>
                          </w:tcPr>
                          <w:p w14:paraId="244DB60C" w14:textId="77777777" w:rsidR="000C5A29" w:rsidRPr="00FC5806" w:rsidRDefault="000C5A29" w:rsidP="00FA033A">
                            <w:pPr>
                              <w:pStyle w:val="TAMainText"/>
                              <w:rPr>
                                <w:rFonts w:cs="Arial"/>
                                <w:sz w:val="20"/>
                              </w:rPr>
                              <w:pPrChange w:id="184" w:author="James Edward Lucas" w:date="2015-04-24T08:45:00Z">
                                <w:pPr>
                                  <w:pStyle w:val="TAMainText"/>
                                  <w:jc w:val="center"/>
                                </w:pPr>
                              </w:pPrChange>
                            </w:pPr>
                            <w:r>
                              <w:t>ns</w:t>
                            </w:r>
                          </w:p>
                        </w:tc>
                        <w:tc>
                          <w:tcPr>
                            <w:tcW w:w="810" w:type="dxa"/>
                            <w:shd w:val="clear" w:color="auto" w:fill="auto"/>
                            <w:noWrap/>
                            <w:vAlign w:val="center"/>
                            <w:hideMark/>
                          </w:tcPr>
                          <w:p w14:paraId="544DB583" w14:textId="77777777" w:rsidR="000C5A29" w:rsidRPr="00FC5806" w:rsidRDefault="000C5A29" w:rsidP="00FA033A">
                            <w:pPr>
                              <w:pStyle w:val="TAMainText"/>
                              <w:rPr>
                                <w:rFonts w:cs="Arial"/>
                                <w:sz w:val="20"/>
                              </w:rPr>
                              <w:pPrChange w:id="185" w:author="James Edward Lucas" w:date="2015-04-24T08:45:00Z">
                                <w:pPr>
                                  <w:pStyle w:val="TAMainText"/>
                                  <w:jc w:val="center"/>
                                </w:pPr>
                              </w:pPrChange>
                            </w:pPr>
                            <w:r>
                              <w:t>-0.10</w:t>
                            </w:r>
                          </w:p>
                        </w:tc>
                        <w:tc>
                          <w:tcPr>
                            <w:tcW w:w="985" w:type="dxa"/>
                            <w:shd w:val="clear" w:color="auto" w:fill="auto"/>
                            <w:noWrap/>
                            <w:vAlign w:val="center"/>
                            <w:hideMark/>
                          </w:tcPr>
                          <w:p w14:paraId="4439438C" w14:textId="77777777" w:rsidR="000C5A29" w:rsidRPr="00FC5806" w:rsidRDefault="000C5A29" w:rsidP="00FA033A">
                            <w:pPr>
                              <w:pStyle w:val="TAMainText"/>
                              <w:rPr>
                                <w:rFonts w:cs="Arial"/>
                                <w:sz w:val="20"/>
                              </w:rPr>
                              <w:pPrChange w:id="186" w:author="James Edward Lucas" w:date="2015-04-24T08:45:00Z">
                                <w:pPr>
                                  <w:pStyle w:val="TAMainText"/>
                                  <w:jc w:val="center"/>
                                </w:pPr>
                              </w:pPrChange>
                            </w:pPr>
                            <w:r>
                              <w:t>ns</w:t>
                            </w:r>
                          </w:p>
                        </w:tc>
                        <w:tc>
                          <w:tcPr>
                            <w:tcW w:w="4866" w:type="dxa"/>
                            <w:vAlign w:val="center"/>
                          </w:tcPr>
                          <w:p w14:paraId="63E12D58" w14:textId="77777777" w:rsidR="000C5A29" w:rsidRPr="00A47239" w:rsidRDefault="000C5A29" w:rsidP="00FA033A">
                            <w:pPr>
                              <w:pStyle w:val="TAMainText"/>
                              <w:rPr>
                                <w:rFonts w:cs="Arial"/>
                                <w:sz w:val="20"/>
                              </w:rPr>
                            </w:pPr>
                            <w:r>
                              <w:t xml:space="preserve">Total system energy </w:t>
                            </w:r>
                          </w:p>
                        </w:tc>
                        <w:tc>
                          <w:tcPr>
                            <w:tcW w:w="1080" w:type="dxa"/>
                            <w:vAlign w:val="center"/>
                          </w:tcPr>
                          <w:p w14:paraId="509580DA" w14:textId="77777777" w:rsidR="000C5A29" w:rsidRPr="00FC5806" w:rsidRDefault="000C5A29" w:rsidP="00FA033A">
                            <w:pPr>
                              <w:pStyle w:val="TAMainText"/>
                              <w:rPr>
                                <w:rFonts w:cs="Arial"/>
                                <w:sz w:val="20"/>
                              </w:rPr>
                              <w:pPrChange w:id="187" w:author="James Edward Lucas" w:date="2015-04-24T08:45:00Z">
                                <w:pPr>
                                  <w:pStyle w:val="TAMainText"/>
                                  <w:jc w:val="center"/>
                                </w:pPr>
                              </w:pPrChange>
                            </w:pPr>
                            <w:r>
                              <w:t>-636.44</w:t>
                            </w:r>
                          </w:p>
                        </w:tc>
                        <w:tc>
                          <w:tcPr>
                            <w:tcW w:w="990" w:type="dxa"/>
                            <w:vAlign w:val="center"/>
                          </w:tcPr>
                          <w:p w14:paraId="127D1D04" w14:textId="77777777" w:rsidR="000C5A29" w:rsidRPr="00FC5806" w:rsidRDefault="000C5A29" w:rsidP="00FA033A">
                            <w:pPr>
                              <w:pStyle w:val="TAMainText"/>
                              <w:rPr>
                                <w:rFonts w:cs="Arial"/>
                                <w:sz w:val="20"/>
                              </w:rPr>
                              <w:pPrChange w:id="188" w:author="James Edward Lucas" w:date="2015-04-24T08:45:00Z">
                                <w:pPr>
                                  <w:pStyle w:val="TAMainText"/>
                                  <w:jc w:val="center"/>
                                </w:pPr>
                              </w:pPrChange>
                            </w:pPr>
                            <w:r>
                              <w:t>-621.6</w:t>
                            </w:r>
                          </w:p>
                        </w:tc>
                      </w:tr>
                      <w:tr w:rsidR="000C5A29" w:rsidRPr="00A67631" w14:paraId="562DA642" w14:textId="77777777" w:rsidTr="00E45380">
                        <w:trPr>
                          <w:trHeight w:hRule="exact" w:val="252"/>
                        </w:trPr>
                        <w:tc>
                          <w:tcPr>
                            <w:tcW w:w="1188" w:type="dxa"/>
                            <w:shd w:val="clear" w:color="auto" w:fill="auto"/>
                            <w:noWrap/>
                            <w:vAlign w:val="center"/>
                            <w:hideMark/>
                          </w:tcPr>
                          <w:p w14:paraId="6D7082F3" w14:textId="77777777" w:rsidR="000C5A29" w:rsidRPr="00FC5806" w:rsidRDefault="000C5A29" w:rsidP="00FA033A">
                            <w:pPr>
                              <w:pStyle w:val="TAMainText"/>
                              <w:rPr>
                                <w:rFonts w:cs="Arial"/>
                                <w:sz w:val="20"/>
                              </w:rPr>
                              <w:pPrChange w:id="189" w:author="James Edward Lucas" w:date="2015-04-24T08:45:00Z">
                                <w:pPr>
                                  <w:pStyle w:val="TAMainText"/>
                                  <w:jc w:val="center"/>
                                </w:pPr>
                              </w:pPrChange>
                            </w:pPr>
                            <w:r>
                              <w:t>ns</w:t>
                            </w:r>
                          </w:p>
                        </w:tc>
                        <w:tc>
                          <w:tcPr>
                            <w:tcW w:w="810" w:type="dxa"/>
                            <w:shd w:val="clear" w:color="auto" w:fill="auto"/>
                            <w:noWrap/>
                            <w:vAlign w:val="center"/>
                            <w:hideMark/>
                          </w:tcPr>
                          <w:p w14:paraId="105C9DAA" w14:textId="77777777" w:rsidR="000C5A29" w:rsidRPr="00FC5806" w:rsidRDefault="000C5A29" w:rsidP="00FA033A">
                            <w:pPr>
                              <w:pStyle w:val="TAMainText"/>
                              <w:rPr>
                                <w:rFonts w:cs="Arial"/>
                                <w:sz w:val="20"/>
                              </w:rPr>
                              <w:pPrChange w:id="190" w:author="James Edward Lucas" w:date="2015-04-24T08:45:00Z">
                                <w:pPr>
                                  <w:pStyle w:val="TAMainText"/>
                                  <w:jc w:val="center"/>
                                </w:pPr>
                              </w:pPrChange>
                            </w:pPr>
                            <w:r>
                              <w:t>-0.01</w:t>
                            </w:r>
                          </w:p>
                        </w:tc>
                        <w:tc>
                          <w:tcPr>
                            <w:tcW w:w="985" w:type="dxa"/>
                            <w:shd w:val="clear" w:color="auto" w:fill="auto"/>
                            <w:noWrap/>
                            <w:vAlign w:val="center"/>
                            <w:hideMark/>
                          </w:tcPr>
                          <w:p w14:paraId="4C194020" w14:textId="77777777" w:rsidR="000C5A29" w:rsidRPr="00FC5806" w:rsidRDefault="000C5A29" w:rsidP="00FA033A">
                            <w:pPr>
                              <w:pStyle w:val="TAMainText"/>
                              <w:rPr>
                                <w:rFonts w:cs="Arial"/>
                                <w:sz w:val="20"/>
                              </w:rPr>
                              <w:pPrChange w:id="191" w:author="James Edward Lucas" w:date="2015-04-24T08:45:00Z">
                                <w:pPr>
                                  <w:pStyle w:val="TAMainText"/>
                                  <w:jc w:val="center"/>
                                </w:pPr>
                              </w:pPrChange>
                            </w:pPr>
                            <w:r>
                              <w:t>ns</w:t>
                            </w:r>
                          </w:p>
                        </w:tc>
                        <w:tc>
                          <w:tcPr>
                            <w:tcW w:w="4866" w:type="dxa"/>
                            <w:vAlign w:val="center"/>
                          </w:tcPr>
                          <w:p w14:paraId="7FBDDC65" w14:textId="77777777" w:rsidR="000C5A29" w:rsidRPr="00A47239" w:rsidRDefault="000C5A29" w:rsidP="00FA033A">
                            <w:pPr>
                              <w:pStyle w:val="TAMainText"/>
                              <w:rPr>
                                <w:rFonts w:cs="Arial"/>
                                <w:sz w:val="20"/>
                              </w:rPr>
                            </w:pPr>
                            <w:r>
                              <w:t>Hydrogen bond energy of the total system</w:t>
                            </w:r>
                          </w:p>
                        </w:tc>
                        <w:tc>
                          <w:tcPr>
                            <w:tcW w:w="1080" w:type="dxa"/>
                            <w:vAlign w:val="center"/>
                          </w:tcPr>
                          <w:p w14:paraId="31BD078D" w14:textId="77777777" w:rsidR="000C5A29" w:rsidRPr="00FC5806" w:rsidRDefault="000C5A29" w:rsidP="00FA033A">
                            <w:pPr>
                              <w:pStyle w:val="TAMainText"/>
                              <w:rPr>
                                <w:rFonts w:cs="Arial"/>
                                <w:sz w:val="20"/>
                              </w:rPr>
                              <w:pPrChange w:id="192" w:author="James Edward Lucas" w:date="2015-04-24T08:45:00Z">
                                <w:pPr>
                                  <w:pStyle w:val="TAMainText"/>
                                  <w:jc w:val="center"/>
                                </w:pPr>
                              </w:pPrChange>
                            </w:pPr>
                            <w:r>
                              <w:t>-76.7</w:t>
                            </w:r>
                          </w:p>
                        </w:tc>
                        <w:tc>
                          <w:tcPr>
                            <w:tcW w:w="990" w:type="dxa"/>
                            <w:vAlign w:val="center"/>
                          </w:tcPr>
                          <w:p w14:paraId="3BD7859D" w14:textId="77777777" w:rsidR="000C5A29" w:rsidRPr="00FC5806" w:rsidRDefault="000C5A29" w:rsidP="00FA033A">
                            <w:pPr>
                              <w:pStyle w:val="TAMainText"/>
                              <w:rPr>
                                <w:rFonts w:cs="Arial"/>
                                <w:sz w:val="20"/>
                              </w:rPr>
                              <w:pPrChange w:id="193" w:author="James Edward Lucas" w:date="2015-04-24T08:45:00Z">
                                <w:pPr>
                                  <w:pStyle w:val="TAMainText"/>
                                  <w:jc w:val="center"/>
                                </w:pPr>
                              </w:pPrChange>
                            </w:pPr>
                            <w:r>
                              <w:t>-67.63</w:t>
                            </w:r>
                          </w:p>
                        </w:tc>
                      </w:tr>
                      <w:tr w:rsidR="000C5A29" w:rsidRPr="00A67631" w14:paraId="631631B3" w14:textId="77777777" w:rsidTr="00E45380">
                        <w:trPr>
                          <w:trHeight w:hRule="exact" w:val="252"/>
                        </w:trPr>
                        <w:tc>
                          <w:tcPr>
                            <w:tcW w:w="1188" w:type="dxa"/>
                            <w:shd w:val="clear" w:color="auto" w:fill="auto"/>
                            <w:noWrap/>
                            <w:vAlign w:val="center"/>
                            <w:hideMark/>
                          </w:tcPr>
                          <w:p w14:paraId="30502418" w14:textId="77777777" w:rsidR="000C5A29" w:rsidRPr="00FC5806" w:rsidRDefault="000C5A29" w:rsidP="00FA033A">
                            <w:pPr>
                              <w:pStyle w:val="TAMainText"/>
                              <w:rPr>
                                <w:rFonts w:cs="Arial"/>
                                <w:sz w:val="20"/>
                              </w:rPr>
                              <w:pPrChange w:id="194" w:author="James Edward Lucas" w:date="2015-04-24T08:45:00Z">
                                <w:pPr>
                                  <w:pStyle w:val="TAMainText"/>
                                  <w:jc w:val="center"/>
                                </w:pPr>
                              </w:pPrChange>
                            </w:pPr>
                            <w:r>
                              <w:t>ns</w:t>
                            </w:r>
                          </w:p>
                        </w:tc>
                        <w:tc>
                          <w:tcPr>
                            <w:tcW w:w="810" w:type="dxa"/>
                            <w:shd w:val="clear" w:color="auto" w:fill="auto"/>
                            <w:noWrap/>
                            <w:vAlign w:val="center"/>
                            <w:hideMark/>
                          </w:tcPr>
                          <w:p w14:paraId="0D8578B3" w14:textId="77777777" w:rsidR="000C5A29" w:rsidRPr="00FC5806" w:rsidRDefault="000C5A29" w:rsidP="00FA033A">
                            <w:pPr>
                              <w:pStyle w:val="TAMainText"/>
                              <w:rPr>
                                <w:rFonts w:cs="Arial"/>
                                <w:sz w:val="20"/>
                              </w:rPr>
                              <w:pPrChange w:id="195" w:author="James Edward Lucas" w:date="2015-04-24T08:45:00Z">
                                <w:pPr>
                                  <w:pStyle w:val="TAMainText"/>
                                  <w:jc w:val="center"/>
                                </w:pPr>
                              </w:pPrChange>
                            </w:pPr>
                            <w:r>
                              <w:t>ns</w:t>
                            </w:r>
                          </w:p>
                        </w:tc>
                        <w:tc>
                          <w:tcPr>
                            <w:tcW w:w="985" w:type="dxa"/>
                            <w:shd w:val="clear" w:color="auto" w:fill="auto"/>
                            <w:noWrap/>
                            <w:vAlign w:val="center"/>
                            <w:hideMark/>
                          </w:tcPr>
                          <w:p w14:paraId="5474258C" w14:textId="77777777" w:rsidR="000C5A29" w:rsidRPr="00FC5806" w:rsidRDefault="000C5A29" w:rsidP="00FA033A">
                            <w:pPr>
                              <w:pStyle w:val="TAMainText"/>
                              <w:rPr>
                                <w:rFonts w:cs="Arial"/>
                                <w:sz w:val="20"/>
                              </w:rPr>
                              <w:pPrChange w:id="196" w:author="James Edward Lucas" w:date="2015-04-24T08:45:00Z">
                                <w:pPr>
                                  <w:pStyle w:val="TAMainText"/>
                                  <w:jc w:val="center"/>
                                </w:pPr>
                              </w:pPrChange>
                            </w:pPr>
                            <w:r>
                              <w:t>0.11</w:t>
                            </w:r>
                          </w:p>
                        </w:tc>
                        <w:tc>
                          <w:tcPr>
                            <w:tcW w:w="4866" w:type="dxa"/>
                            <w:vAlign w:val="center"/>
                          </w:tcPr>
                          <w:p w14:paraId="06D14062" w14:textId="77777777" w:rsidR="000C5A29" w:rsidRPr="00A47239" w:rsidRDefault="000C5A29" w:rsidP="00FA033A">
                            <w:pPr>
                              <w:pStyle w:val="TAMainText"/>
                              <w:rPr>
                                <w:rFonts w:cs="Arial"/>
                                <w:sz w:val="20"/>
                              </w:rPr>
                            </w:pPr>
                            <w:r>
                              <w:t>Lennard-Jones repulsion around E353</w:t>
                            </w:r>
                          </w:p>
                        </w:tc>
                        <w:tc>
                          <w:tcPr>
                            <w:tcW w:w="1080" w:type="dxa"/>
                            <w:vAlign w:val="center"/>
                          </w:tcPr>
                          <w:p w14:paraId="249F9EE2" w14:textId="77777777" w:rsidR="000C5A29" w:rsidRPr="00FC5806" w:rsidRDefault="000C5A29" w:rsidP="00FA033A">
                            <w:pPr>
                              <w:pStyle w:val="TAMainText"/>
                              <w:rPr>
                                <w:rFonts w:cs="Arial"/>
                                <w:sz w:val="20"/>
                              </w:rPr>
                              <w:pPrChange w:id="197" w:author="James Edward Lucas" w:date="2015-04-24T08:45:00Z">
                                <w:pPr>
                                  <w:pStyle w:val="TAMainText"/>
                                  <w:jc w:val="center"/>
                                </w:pPr>
                              </w:pPrChange>
                            </w:pPr>
                            <w:r>
                              <w:t>0.67</w:t>
                            </w:r>
                          </w:p>
                        </w:tc>
                        <w:tc>
                          <w:tcPr>
                            <w:tcW w:w="990" w:type="dxa"/>
                            <w:vAlign w:val="center"/>
                          </w:tcPr>
                          <w:p w14:paraId="1A9F0F2F" w14:textId="77777777" w:rsidR="000C5A29" w:rsidRPr="00FC5806" w:rsidRDefault="000C5A29" w:rsidP="00FA033A">
                            <w:pPr>
                              <w:pStyle w:val="TAMainText"/>
                              <w:rPr>
                                <w:rFonts w:cs="Arial"/>
                                <w:sz w:val="20"/>
                              </w:rPr>
                              <w:pPrChange w:id="198" w:author="James Edward Lucas" w:date="2015-04-24T08:45:00Z">
                                <w:pPr>
                                  <w:pStyle w:val="TAMainText"/>
                                  <w:jc w:val="center"/>
                                </w:pPr>
                              </w:pPrChange>
                            </w:pPr>
                            <w:r>
                              <w:t>1.41</w:t>
                            </w:r>
                          </w:p>
                        </w:tc>
                      </w:tr>
                      <w:tr w:rsidR="000C5A29" w:rsidRPr="00A67631" w14:paraId="45AC1AE5" w14:textId="77777777" w:rsidTr="00E45380">
                        <w:trPr>
                          <w:trHeight w:hRule="exact" w:val="252"/>
                        </w:trPr>
                        <w:tc>
                          <w:tcPr>
                            <w:tcW w:w="1188" w:type="dxa"/>
                            <w:shd w:val="clear" w:color="auto" w:fill="auto"/>
                            <w:noWrap/>
                            <w:vAlign w:val="center"/>
                            <w:hideMark/>
                          </w:tcPr>
                          <w:p w14:paraId="657D7FA2" w14:textId="77777777" w:rsidR="000C5A29" w:rsidRPr="00FC5806" w:rsidRDefault="000C5A29" w:rsidP="00FA033A">
                            <w:pPr>
                              <w:pStyle w:val="TAMainText"/>
                              <w:rPr>
                                <w:rFonts w:cs="Arial"/>
                                <w:sz w:val="20"/>
                              </w:rPr>
                              <w:pPrChange w:id="199" w:author="James Edward Lucas" w:date="2015-04-24T08:45:00Z">
                                <w:pPr>
                                  <w:pStyle w:val="TAMainText"/>
                                  <w:jc w:val="center"/>
                                </w:pPr>
                              </w:pPrChange>
                            </w:pPr>
                            <w:r>
                              <w:t>ns</w:t>
                            </w:r>
                          </w:p>
                        </w:tc>
                        <w:tc>
                          <w:tcPr>
                            <w:tcW w:w="810" w:type="dxa"/>
                            <w:shd w:val="clear" w:color="auto" w:fill="auto"/>
                            <w:noWrap/>
                            <w:vAlign w:val="center"/>
                            <w:hideMark/>
                          </w:tcPr>
                          <w:p w14:paraId="1A96615D" w14:textId="77777777" w:rsidR="000C5A29" w:rsidRPr="00FC5806" w:rsidRDefault="000C5A29" w:rsidP="00FA033A">
                            <w:pPr>
                              <w:pStyle w:val="TAMainText"/>
                              <w:rPr>
                                <w:rFonts w:cs="Arial"/>
                                <w:sz w:val="20"/>
                              </w:rPr>
                              <w:pPrChange w:id="200" w:author="James Edward Lucas" w:date="2015-04-24T08:45:00Z">
                                <w:pPr>
                                  <w:pStyle w:val="TAMainText"/>
                                  <w:jc w:val="center"/>
                                </w:pPr>
                              </w:pPrChange>
                            </w:pPr>
                            <w:r>
                              <w:t>ns</w:t>
                            </w:r>
                          </w:p>
                        </w:tc>
                        <w:tc>
                          <w:tcPr>
                            <w:tcW w:w="985" w:type="dxa"/>
                            <w:shd w:val="clear" w:color="auto" w:fill="auto"/>
                            <w:noWrap/>
                            <w:vAlign w:val="center"/>
                            <w:hideMark/>
                          </w:tcPr>
                          <w:p w14:paraId="1621FBC3" w14:textId="77777777" w:rsidR="000C5A29" w:rsidRPr="00FC5806" w:rsidRDefault="000C5A29" w:rsidP="00FA033A">
                            <w:pPr>
                              <w:pStyle w:val="TAMainText"/>
                              <w:rPr>
                                <w:rFonts w:cs="Arial"/>
                                <w:sz w:val="20"/>
                              </w:rPr>
                              <w:pPrChange w:id="201" w:author="James Edward Lucas" w:date="2015-04-24T08:45:00Z">
                                <w:pPr>
                                  <w:pStyle w:val="TAMainText"/>
                                  <w:jc w:val="center"/>
                                </w:pPr>
                              </w:pPrChange>
                            </w:pPr>
                            <w:r>
                              <w:t>0.27</w:t>
                            </w:r>
                          </w:p>
                        </w:tc>
                        <w:tc>
                          <w:tcPr>
                            <w:tcW w:w="4866" w:type="dxa"/>
                            <w:vAlign w:val="center"/>
                          </w:tcPr>
                          <w:p w14:paraId="30C42C8D" w14:textId="77777777" w:rsidR="000C5A29" w:rsidRPr="00A47239" w:rsidRDefault="000C5A29" w:rsidP="00FA033A">
                            <w:pPr>
                              <w:pStyle w:val="TAMainText"/>
                              <w:rPr>
                                <w:rFonts w:cs="Arial"/>
                                <w:sz w:val="20"/>
                              </w:rPr>
                            </w:pPr>
                            <w:r>
                              <w:t>Average hydrophobic surface area without pNPG</w:t>
                            </w:r>
                          </w:p>
                        </w:tc>
                        <w:tc>
                          <w:tcPr>
                            <w:tcW w:w="1080" w:type="dxa"/>
                            <w:vAlign w:val="center"/>
                          </w:tcPr>
                          <w:p w14:paraId="70EDE65A" w14:textId="77777777" w:rsidR="000C5A29" w:rsidRPr="00FC5806" w:rsidRDefault="000C5A29" w:rsidP="00FA033A">
                            <w:pPr>
                              <w:pStyle w:val="TAMainText"/>
                              <w:rPr>
                                <w:rFonts w:cs="Arial"/>
                                <w:sz w:val="20"/>
                              </w:rPr>
                              <w:pPrChange w:id="202" w:author="James Edward Lucas" w:date="2015-04-24T08:45:00Z">
                                <w:pPr>
                                  <w:pStyle w:val="TAMainText"/>
                                  <w:jc w:val="center"/>
                                </w:pPr>
                              </w:pPrChange>
                            </w:pPr>
                            <w:r>
                              <w:t>0.51</w:t>
                            </w:r>
                          </w:p>
                        </w:tc>
                        <w:tc>
                          <w:tcPr>
                            <w:tcW w:w="990" w:type="dxa"/>
                            <w:vAlign w:val="center"/>
                          </w:tcPr>
                          <w:p w14:paraId="71AAEF52" w14:textId="77777777" w:rsidR="000C5A29" w:rsidRPr="00FC5806" w:rsidRDefault="000C5A29" w:rsidP="00FA033A">
                            <w:pPr>
                              <w:pStyle w:val="TAMainText"/>
                              <w:rPr>
                                <w:rFonts w:cs="Arial"/>
                                <w:sz w:val="20"/>
                              </w:rPr>
                              <w:pPrChange w:id="203" w:author="James Edward Lucas" w:date="2015-04-24T08:45:00Z">
                                <w:pPr>
                                  <w:pStyle w:val="TAMainText"/>
                                  <w:jc w:val="center"/>
                                </w:pPr>
                              </w:pPrChange>
                            </w:pPr>
                            <w:r>
                              <w:t>1.75</w:t>
                            </w:r>
                          </w:p>
                        </w:tc>
                      </w:tr>
                      <w:tr w:rsidR="000C5A29" w:rsidRPr="00A67631" w14:paraId="2DA3553C" w14:textId="77777777" w:rsidTr="00E45380">
                        <w:trPr>
                          <w:trHeight w:hRule="exact" w:val="252"/>
                        </w:trPr>
                        <w:tc>
                          <w:tcPr>
                            <w:tcW w:w="1188" w:type="dxa"/>
                            <w:shd w:val="clear" w:color="auto" w:fill="auto"/>
                            <w:noWrap/>
                            <w:vAlign w:val="center"/>
                            <w:hideMark/>
                          </w:tcPr>
                          <w:p w14:paraId="769091A3" w14:textId="77777777" w:rsidR="000C5A29" w:rsidRPr="00FC5806" w:rsidRDefault="000C5A29" w:rsidP="00FA033A">
                            <w:pPr>
                              <w:pStyle w:val="TAMainText"/>
                              <w:rPr>
                                <w:rFonts w:cs="Arial"/>
                                <w:sz w:val="20"/>
                              </w:rPr>
                              <w:pPrChange w:id="204" w:author="James Edward Lucas" w:date="2015-04-24T08:45:00Z">
                                <w:pPr>
                                  <w:pStyle w:val="TAMainText"/>
                                  <w:jc w:val="center"/>
                                </w:pPr>
                              </w:pPrChange>
                            </w:pPr>
                            <w:r>
                              <w:t>ns</w:t>
                            </w:r>
                          </w:p>
                        </w:tc>
                        <w:tc>
                          <w:tcPr>
                            <w:tcW w:w="810" w:type="dxa"/>
                            <w:shd w:val="clear" w:color="auto" w:fill="auto"/>
                            <w:noWrap/>
                            <w:vAlign w:val="center"/>
                            <w:hideMark/>
                          </w:tcPr>
                          <w:p w14:paraId="2330213D" w14:textId="77777777" w:rsidR="000C5A29" w:rsidRPr="00FC5806" w:rsidRDefault="000C5A29" w:rsidP="00FA033A">
                            <w:pPr>
                              <w:pStyle w:val="TAMainText"/>
                              <w:rPr>
                                <w:rFonts w:cs="Arial"/>
                                <w:sz w:val="20"/>
                              </w:rPr>
                              <w:pPrChange w:id="205" w:author="James Edward Lucas" w:date="2015-04-24T08:45:00Z">
                                <w:pPr>
                                  <w:pStyle w:val="TAMainText"/>
                                  <w:jc w:val="center"/>
                                </w:pPr>
                              </w:pPrChange>
                            </w:pPr>
                            <w:r>
                              <w:t>ns</w:t>
                            </w:r>
                          </w:p>
                        </w:tc>
                        <w:tc>
                          <w:tcPr>
                            <w:tcW w:w="985" w:type="dxa"/>
                            <w:shd w:val="clear" w:color="auto" w:fill="auto"/>
                            <w:noWrap/>
                            <w:vAlign w:val="center"/>
                            <w:hideMark/>
                          </w:tcPr>
                          <w:p w14:paraId="0877E0EE" w14:textId="77777777" w:rsidR="000C5A29" w:rsidRPr="00FC5806" w:rsidRDefault="000C5A29" w:rsidP="00FA033A">
                            <w:pPr>
                              <w:pStyle w:val="TAMainText"/>
                              <w:rPr>
                                <w:rFonts w:cs="Arial"/>
                                <w:sz w:val="20"/>
                              </w:rPr>
                              <w:pPrChange w:id="206" w:author="James Edward Lucas" w:date="2015-04-24T08:45:00Z">
                                <w:pPr>
                                  <w:pStyle w:val="TAMainText"/>
                                  <w:jc w:val="center"/>
                                </w:pPr>
                              </w:pPrChange>
                            </w:pPr>
                            <w:r>
                              <w:t>0.32</w:t>
                            </w:r>
                          </w:p>
                        </w:tc>
                        <w:tc>
                          <w:tcPr>
                            <w:tcW w:w="4866" w:type="dxa"/>
                            <w:vAlign w:val="center"/>
                          </w:tcPr>
                          <w:p w14:paraId="79FCADAD" w14:textId="77777777" w:rsidR="000C5A29" w:rsidRPr="00A47239" w:rsidRDefault="000C5A29" w:rsidP="00FA033A">
                            <w:pPr>
                              <w:pStyle w:val="TAMainText"/>
                              <w:rPr>
                                <w:rFonts w:cs="Arial"/>
                                <w:sz w:val="20"/>
                              </w:rPr>
                            </w:pPr>
                            <w:r>
                              <w:t>Packing around E353 without pNPG</w:t>
                            </w:r>
                          </w:p>
                        </w:tc>
                        <w:tc>
                          <w:tcPr>
                            <w:tcW w:w="1080" w:type="dxa"/>
                            <w:vAlign w:val="center"/>
                          </w:tcPr>
                          <w:p w14:paraId="6D9FADEC" w14:textId="77777777" w:rsidR="000C5A29" w:rsidRPr="00FC5806" w:rsidRDefault="000C5A29" w:rsidP="00FA033A">
                            <w:pPr>
                              <w:pStyle w:val="TAMainText"/>
                              <w:rPr>
                                <w:rFonts w:cs="Arial"/>
                                <w:sz w:val="20"/>
                              </w:rPr>
                              <w:pPrChange w:id="207" w:author="James Edward Lucas" w:date="2015-04-24T08:45:00Z">
                                <w:pPr>
                                  <w:pStyle w:val="TAMainText"/>
                                  <w:jc w:val="center"/>
                                </w:pPr>
                              </w:pPrChange>
                            </w:pPr>
                            <w:r>
                              <w:t>0.37</w:t>
                            </w:r>
                          </w:p>
                        </w:tc>
                        <w:tc>
                          <w:tcPr>
                            <w:tcW w:w="990" w:type="dxa"/>
                            <w:vAlign w:val="center"/>
                          </w:tcPr>
                          <w:p w14:paraId="21E01C1D" w14:textId="77777777" w:rsidR="000C5A29" w:rsidRPr="00FC5806" w:rsidRDefault="000C5A29" w:rsidP="00FA033A">
                            <w:pPr>
                              <w:pStyle w:val="TAMainText"/>
                              <w:rPr>
                                <w:rFonts w:cs="Arial"/>
                                <w:sz w:val="20"/>
                              </w:rPr>
                              <w:pPrChange w:id="208" w:author="James Edward Lucas" w:date="2015-04-24T08:45:00Z">
                                <w:pPr>
                                  <w:pStyle w:val="TAMainText"/>
                                  <w:jc w:val="center"/>
                                </w:pPr>
                              </w:pPrChange>
                            </w:pPr>
                            <w:r>
                              <w:t>0.99</w:t>
                            </w:r>
                          </w:p>
                        </w:tc>
                      </w:tr>
                      <w:tr w:rsidR="000C5A29" w:rsidRPr="00A67631" w14:paraId="53A1D9E7" w14:textId="77777777" w:rsidTr="00E45380">
                        <w:trPr>
                          <w:trHeight w:hRule="exact" w:val="252"/>
                        </w:trPr>
                        <w:tc>
                          <w:tcPr>
                            <w:tcW w:w="1188" w:type="dxa"/>
                            <w:shd w:val="clear" w:color="auto" w:fill="auto"/>
                            <w:noWrap/>
                            <w:vAlign w:val="center"/>
                            <w:hideMark/>
                          </w:tcPr>
                          <w:p w14:paraId="6E09AA52" w14:textId="77777777" w:rsidR="000C5A29" w:rsidRPr="00FC5806" w:rsidRDefault="000C5A29" w:rsidP="00FA033A">
                            <w:pPr>
                              <w:pStyle w:val="TAMainText"/>
                              <w:rPr>
                                <w:rFonts w:cs="Arial"/>
                                <w:sz w:val="20"/>
                              </w:rPr>
                              <w:pPrChange w:id="209" w:author="James Edward Lucas" w:date="2015-04-24T08:45:00Z">
                                <w:pPr>
                                  <w:pStyle w:val="TAMainText"/>
                                  <w:jc w:val="center"/>
                                </w:pPr>
                              </w:pPrChange>
                            </w:pPr>
                            <w:r>
                              <w:t>ns</w:t>
                            </w:r>
                          </w:p>
                        </w:tc>
                        <w:tc>
                          <w:tcPr>
                            <w:tcW w:w="810" w:type="dxa"/>
                            <w:shd w:val="clear" w:color="auto" w:fill="auto"/>
                            <w:noWrap/>
                            <w:vAlign w:val="center"/>
                            <w:hideMark/>
                          </w:tcPr>
                          <w:p w14:paraId="03D80F98" w14:textId="77777777" w:rsidR="000C5A29" w:rsidRPr="00FC5806" w:rsidRDefault="000C5A29" w:rsidP="00FA033A">
                            <w:pPr>
                              <w:pStyle w:val="TAMainText"/>
                              <w:rPr>
                                <w:rFonts w:cs="Arial"/>
                                <w:sz w:val="20"/>
                              </w:rPr>
                              <w:pPrChange w:id="210" w:author="James Edward Lucas" w:date="2015-04-24T08:45:00Z">
                                <w:pPr>
                                  <w:pStyle w:val="TAMainText"/>
                                  <w:jc w:val="center"/>
                                </w:pPr>
                              </w:pPrChange>
                            </w:pPr>
                            <w:r>
                              <w:t>ns</w:t>
                            </w:r>
                          </w:p>
                        </w:tc>
                        <w:tc>
                          <w:tcPr>
                            <w:tcW w:w="985" w:type="dxa"/>
                            <w:shd w:val="clear" w:color="auto" w:fill="auto"/>
                            <w:noWrap/>
                            <w:vAlign w:val="center"/>
                            <w:hideMark/>
                          </w:tcPr>
                          <w:p w14:paraId="12DADAD1" w14:textId="77777777" w:rsidR="000C5A29" w:rsidRPr="00FC5806" w:rsidRDefault="000C5A29" w:rsidP="00FA033A">
                            <w:pPr>
                              <w:pStyle w:val="TAMainText"/>
                              <w:rPr>
                                <w:rFonts w:cs="Arial"/>
                                <w:sz w:val="20"/>
                              </w:rPr>
                              <w:pPrChange w:id="211" w:author="James Edward Lucas" w:date="2015-04-24T08:45:00Z">
                                <w:pPr>
                                  <w:pStyle w:val="TAMainText"/>
                                  <w:jc w:val="center"/>
                                </w:pPr>
                              </w:pPrChange>
                            </w:pPr>
                            <w:r>
                              <w:t>0.34</w:t>
                            </w:r>
                          </w:p>
                        </w:tc>
                        <w:tc>
                          <w:tcPr>
                            <w:tcW w:w="4866" w:type="dxa"/>
                            <w:vAlign w:val="center"/>
                          </w:tcPr>
                          <w:p w14:paraId="710937EC" w14:textId="77777777" w:rsidR="000C5A29" w:rsidRPr="00A47239" w:rsidRDefault="000C5A29" w:rsidP="00FA033A">
                            <w:pPr>
                              <w:pStyle w:val="TAMainText"/>
                              <w:rPr>
                                <w:rFonts w:cs="Arial"/>
                                <w:sz w:val="20"/>
                              </w:rPr>
                            </w:pPr>
                            <w:r>
                              <w:t>Packing around E164 without pNPG</w:t>
                            </w:r>
                          </w:p>
                        </w:tc>
                        <w:tc>
                          <w:tcPr>
                            <w:tcW w:w="1080" w:type="dxa"/>
                            <w:vAlign w:val="center"/>
                          </w:tcPr>
                          <w:p w14:paraId="09B35B30" w14:textId="77777777" w:rsidR="000C5A29" w:rsidRPr="00FC5806" w:rsidRDefault="000C5A29" w:rsidP="00FA033A">
                            <w:pPr>
                              <w:pStyle w:val="TAMainText"/>
                              <w:rPr>
                                <w:rFonts w:cs="Arial"/>
                                <w:sz w:val="20"/>
                              </w:rPr>
                              <w:pPrChange w:id="212" w:author="James Edward Lucas" w:date="2015-04-24T08:45:00Z">
                                <w:pPr>
                                  <w:pStyle w:val="TAMainText"/>
                                  <w:jc w:val="center"/>
                                </w:pPr>
                              </w:pPrChange>
                            </w:pPr>
                            <w:r>
                              <w:t>0.37</w:t>
                            </w:r>
                          </w:p>
                        </w:tc>
                        <w:tc>
                          <w:tcPr>
                            <w:tcW w:w="990" w:type="dxa"/>
                            <w:vAlign w:val="center"/>
                          </w:tcPr>
                          <w:p w14:paraId="40BDFD0E" w14:textId="77777777" w:rsidR="000C5A29" w:rsidRPr="00FC5806" w:rsidRDefault="000C5A29" w:rsidP="00FA033A">
                            <w:pPr>
                              <w:pStyle w:val="TAMainText"/>
                              <w:rPr>
                                <w:rFonts w:cs="Arial"/>
                                <w:sz w:val="20"/>
                              </w:rPr>
                              <w:pPrChange w:id="213" w:author="James Edward Lucas" w:date="2015-04-24T08:45:00Z">
                                <w:pPr>
                                  <w:pStyle w:val="TAMainText"/>
                                  <w:jc w:val="center"/>
                                </w:pPr>
                              </w:pPrChange>
                            </w:pPr>
                            <w:r>
                              <w:t>0.99</w:t>
                            </w:r>
                          </w:p>
                        </w:tc>
                      </w:tr>
                      <w:tr w:rsidR="000C5A29" w:rsidRPr="00A67631" w14:paraId="0CB8C474" w14:textId="77777777" w:rsidTr="00E45380">
                        <w:trPr>
                          <w:trHeight w:hRule="exact" w:val="252"/>
                        </w:trPr>
                        <w:tc>
                          <w:tcPr>
                            <w:tcW w:w="1188" w:type="dxa"/>
                            <w:shd w:val="clear" w:color="auto" w:fill="auto"/>
                            <w:noWrap/>
                            <w:vAlign w:val="center"/>
                            <w:hideMark/>
                          </w:tcPr>
                          <w:p w14:paraId="03314844" w14:textId="77777777" w:rsidR="000C5A29" w:rsidRPr="00FC5806" w:rsidRDefault="000C5A29" w:rsidP="00FA033A">
                            <w:pPr>
                              <w:pStyle w:val="TAMainText"/>
                              <w:rPr>
                                <w:rFonts w:cs="Arial"/>
                                <w:sz w:val="20"/>
                              </w:rPr>
                              <w:pPrChange w:id="214" w:author="James Edward Lucas" w:date="2015-04-24T08:45:00Z">
                                <w:pPr>
                                  <w:pStyle w:val="TAMainText"/>
                                  <w:jc w:val="center"/>
                                </w:pPr>
                              </w:pPrChange>
                            </w:pPr>
                            <w:r>
                              <w:t>ns</w:t>
                            </w:r>
                          </w:p>
                        </w:tc>
                        <w:tc>
                          <w:tcPr>
                            <w:tcW w:w="810" w:type="dxa"/>
                            <w:shd w:val="clear" w:color="auto" w:fill="auto"/>
                            <w:noWrap/>
                            <w:vAlign w:val="center"/>
                            <w:hideMark/>
                          </w:tcPr>
                          <w:p w14:paraId="14AE07E9" w14:textId="77777777" w:rsidR="000C5A29" w:rsidRPr="00FC5806" w:rsidRDefault="000C5A29" w:rsidP="00FA033A">
                            <w:pPr>
                              <w:pStyle w:val="TAMainText"/>
                              <w:rPr>
                                <w:rFonts w:cs="Arial"/>
                                <w:sz w:val="20"/>
                              </w:rPr>
                              <w:pPrChange w:id="215" w:author="James Edward Lucas" w:date="2015-04-24T08:45:00Z">
                                <w:pPr>
                                  <w:pStyle w:val="TAMainText"/>
                                  <w:jc w:val="center"/>
                                </w:pPr>
                              </w:pPrChange>
                            </w:pPr>
                            <w:r>
                              <w:t>ns</w:t>
                            </w:r>
                          </w:p>
                        </w:tc>
                        <w:tc>
                          <w:tcPr>
                            <w:tcW w:w="985" w:type="dxa"/>
                            <w:shd w:val="clear" w:color="auto" w:fill="auto"/>
                            <w:noWrap/>
                            <w:vAlign w:val="center"/>
                            <w:hideMark/>
                          </w:tcPr>
                          <w:p w14:paraId="737239C1" w14:textId="77777777" w:rsidR="000C5A29" w:rsidRPr="00FC5806" w:rsidRDefault="000C5A29" w:rsidP="00FA033A">
                            <w:pPr>
                              <w:pStyle w:val="TAMainText"/>
                              <w:rPr>
                                <w:rFonts w:cs="Arial"/>
                                <w:sz w:val="20"/>
                              </w:rPr>
                              <w:pPrChange w:id="216" w:author="James Edward Lucas" w:date="2015-04-24T08:45:00Z">
                                <w:pPr>
                                  <w:pStyle w:val="TAMainText"/>
                                  <w:jc w:val="center"/>
                                </w:pPr>
                              </w:pPrChange>
                            </w:pPr>
                            <w:r>
                              <w:t>0.38</w:t>
                            </w:r>
                          </w:p>
                        </w:tc>
                        <w:tc>
                          <w:tcPr>
                            <w:tcW w:w="4866" w:type="dxa"/>
                            <w:vAlign w:val="center"/>
                          </w:tcPr>
                          <w:p w14:paraId="001E963B" w14:textId="77777777" w:rsidR="000C5A29" w:rsidRPr="00A47239" w:rsidRDefault="000C5A29" w:rsidP="00FA033A">
                            <w:pPr>
                              <w:pStyle w:val="TAMainText"/>
                              <w:rPr>
                                <w:rFonts w:cs="Arial"/>
                                <w:sz w:val="20"/>
                              </w:rPr>
                              <w:pPrChange w:id="217" w:author="James Edward Lucas" w:date="2015-04-24T08:45:00Z">
                                <w:pPr>
                                  <w:pStyle w:val="TAMainText"/>
                                  <w:ind w:left="720" w:hanging="540"/>
                                </w:pPr>
                              </w:pPrChange>
                            </w:pPr>
                            <w:r>
                              <w:t>Packing around Y295 without pNPG</w:t>
                            </w:r>
                          </w:p>
                        </w:tc>
                        <w:tc>
                          <w:tcPr>
                            <w:tcW w:w="1080" w:type="dxa"/>
                            <w:vAlign w:val="center"/>
                          </w:tcPr>
                          <w:p w14:paraId="30760550" w14:textId="77777777" w:rsidR="000C5A29" w:rsidRPr="00FC5806" w:rsidRDefault="000C5A29" w:rsidP="00FA033A">
                            <w:pPr>
                              <w:pStyle w:val="TAMainText"/>
                              <w:rPr>
                                <w:rFonts w:cs="Arial"/>
                                <w:sz w:val="20"/>
                              </w:rPr>
                              <w:pPrChange w:id="218" w:author="James Edward Lucas" w:date="2015-04-24T08:45:00Z">
                                <w:pPr>
                                  <w:pStyle w:val="TAMainText"/>
                                  <w:jc w:val="center"/>
                                </w:pPr>
                              </w:pPrChange>
                            </w:pPr>
                            <w:r>
                              <w:t>0.34</w:t>
                            </w:r>
                          </w:p>
                        </w:tc>
                        <w:tc>
                          <w:tcPr>
                            <w:tcW w:w="990" w:type="dxa"/>
                            <w:vAlign w:val="center"/>
                          </w:tcPr>
                          <w:p w14:paraId="3AB6AA87" w14:textId="77777777" w:rsidR="000C5A29" w:rsidRPr="00FC5806" w:rsidRDefault="000C5A29" w:rsidP="00FA033A">
                            <w:pPr>
                              <w:pStyle w:val="TAMainText"/>
                              <w:rPr>
                                <w:rFonts w:cs="Arial"/>
                                <w:sz w:val="20"/>
                              </w:rPr>
                              <w:pPrChange w:id="219" w:author="James Edward Lucas" w:date="2015-04-24T08:45:00Z">
                                <w:pPr>
                                  <w:pStyle w:val="TAMainText"/>
                                  <w:jc w:val="center"/>
                                </w:pPr>
                              </w:pPrChange>
                            </w:pPr>
                            <w:r>
                              <w:t>0.99</w:t>
                            </w:r>
                          </w:p>
                        </w:tc>
                      </w:tr>
                      <w:tr w:rsidR="000C5A29" w:rsidRPr="00A67631" w14:paraId="71596F3F" w14:textId="77777777" w:rsidTr="00E45380">
                        <w:trPr>
                          <w:trHeight w:hRule="exact" w:val="252"/>
                        </w:trPr>
                        <w:tc>
                          <w:tcPr>
                            <w:tcW w:w="1188" w:type="dxa"/>
                            <w:shd w:val="clear" w:color="auto" w:fill="auto"/>
                            <w:noWrap/>
                            <w:vAlign w:val="center"/>
                            <w:hideMark/>
                          </w:tcPr>
                          <w:p w14:paraId="27554D97" w14:textId="77777777" w:rsidR="000C5A29" w:rsidRPr="00FC5806" w:rsidRDefault="000C5A29" w:rsidP="00FA033A">
                            <w:pPr>
                              <w:pStyle w:val="TAMainText"/>
                              <w:rPr>
                                <w:rFonts w:cs="Arial"/>
                                <w:sz w:val="20"/>
                              </w:rPr>
                              <w:pPrChange w:id="220" w:author="James Edward Lucas" w:date="2015-04-24T08:45:00Z">
                                <w:pPr>
                                  <w:pStyle w:val="TAMainText"/>
                                  <w:jc w:val="center"/>
                                </w:pPr>
                              </w:pPrChange>
                            </w:pPr>
                            <w:r>
                              <w:t>ns</w:t>
                            </w:r>
                          </w:p>
                        </w:tc>
                        <w:tc>
                          <w:tcPr>
                            <w:tcW w:w="810" w:type="dxa"/>
                            <w:shd w:val="clear" w:color="auto" w:fill="auto"/>
                            <w:noWrap/>
                            <w:vAlign w:val="center"/>
                            <w:hideMark/>
                          </w:tcPr>
                          <w:p w14:paraId="0E8E5D38" w14:textId="77777777" w:rsidR="000C5A29" w:rsidRPr="00FC5806" w:rsidRDefault="000C5A29" w:rsidP="00FA033A">
                            <w:pPr>
                              <w:pStyle w:val="TAMainText"/>
                              <w:rPr>
                                <w:rFonts w:cs="Arial"/>
                                <w:sz w:val="20"/>
                              </w:rPr>
                              <w:pPrChange w:id="221" w:author="James Edward Lucas" w:date="2015-04-24T08:45:00Z">
                                <w:pPr>
                                  <w:pStyle w:val="TAMainText"/>
                                  <w:jc w:val="center"/>
                                </w:pPr>
                              </w:pPrChange>
                            </w:pPr>
                            <w:r>
                              <w:t>ns</w:t>
                            </w:r>
                          </w:p>
                        </w:tc>
                        <w:tc>
                          <w:tcPr>
                            <w:tcW w:w="985" w:type="dxa"/>
                            <w:shd w:val="clear" w:color="auto" w:fill="auto"/>
                            <w:noWrap/>
                            <w:vAlign w:val="center"/>
                            <w:hideMark/>
                          </w:tcPr>
                          <w:p w14:paraId="069AEC23" w14:textId="77777777" w:rsidR="000C5A29" w:rsidRPr="00FC5806" w:rsidRDefault="000C5A29" w:rsidP="00FA033A">
                            <w:pPr>
                              <w:pStyle w:val="TAMainText"/>
                              <w:rPr>
                                <w:rFonts w:cs="Arial"/>
                                <w:sz w:val="20"/>
                              </w:rPr>
                              <w:pPrChange w:id="222" w:author="James Edward Lucas" w:date="2015-04-24T08:45:00Z">
                                <w:pPr>
                                  <w:pStyle w:val="TAMainText"/>
                                  <w:jc w:val="center"/>
                                </w:pPr>
                              </w:pPrChange>
                            </w:pPr>
                            <w:r>
                              <w:t>0.51</w:t>
                            </w:r>
                          </w:p>
                        </w:tc>
                        <w:tc>
                          <w:tcPr>
                            <w:tcW w:w="4866" w:type="dxa"/>
                            <w:vAlign w:val="center"/>
                          </w:tcPr>
                          <w:p w14:paraId="0061B670" w14:textId="77777777" w:rsidR="000C5A29" w:rsidRPr="00A47239" w:rsidRDefault="000C5A29" w:rsidP="00FA033A">
                            <w:pPr>
                              <w:pStyle w:val="TAMainText"/>
                              <w:rPr>
                                <w:rFonts w:cs="Arial"/>
                                <w:sz w:val="20"/>
                              </w:rPr>
                            </w:pPr>
                            <w:r>
                              <w:t>Lennard-Jones repulsion of E164</w:t>
                            </w:r>
                          </w:p>
                        </w:tc>
                        <w:tc>
                          <w:tcPr>
                            <w:tcW w:w="1080" w:type="dxa"/>
                            <w:vAlign w:val="center"/>
                          </w:tcPr>
                          <w:p w14:paraId="3FA0913F" w14:textId="77777777" w:rsidR="000C5A29" w:rsidRPr="00FC5806" w:rsidRDefault="000C5A29" w:rsidP="00FA033A">
                            <w:pPr>
                              <w:pStyle w:val="TAMainText"/>
                              <w:rPr>
                                <w:rFonts w:cs="Arial"/>
                                <w:sz w:val="20"/>
                              </w:rPr>
                              <w:pPrChange w:id="223" w:author="James Edward Lucas" w:date="2015-04-24T08:45:00Z">
                                <w:pPr>
                                  <w:pStyle w:val="TAMainText"/>
                                  <w:jc w:val="center"/>
                                </w:pPr>
                              </w:pPrChange>
                            </w:pPr>
                            <w:r>
                              <w:t>0.83</w:t>
                            </w:r>
                          </w:p>
                        </w:tc>
                        <w:tc>
                          <w:tcPr>
                            <w:tcW w:w="990" w:type="dxa"/>
                            <w:vAlign w:val="center"/>
                          </w:tcPr>
                          <w:p w14:paraId="0DF0FE53" w14:textId="77777777" w:rsidR="000C5A29" w:rsidRPr="00FC5806" w:rsidRDefault="000C5A29" w:rsidP="00FA033A">
                            <w:pPr>
                              <w:pStyle w:val="TAMainText"/>
                              <w:rPr>
                                <w:rFonts w:cs="Arial"/>
                                <w:sz w:val="20"/>
                              </w:rPr>
                              <w:pPrChange w:id="224" w:author="James Edward Lucas" w:date="2015-04-24T08:45:00Z">
                                <w:pPr>
                                  <w:pStyle w:val="TAMainText"/>
                                  <w:jc w:val="center"/>
                                </w:pPr>
                              </w:pPrChange>
                            </w:pPr>
                            <w:r>
                              <w:t>1.53</w:t>
                            </w:r>
                          </w:p>
                        </w:tc>
                      </w:tr>
                    </w:tbl>
                    <w:p w14:paraId="0308C915" w14:textId="77777777" w:rsidR="000C5A29" w:rsidRPr="00C5019C" w:rsidRDefault="000C5A29"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0543B22C"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4E1B" id="Text Box 20" o:spid="_x0000_s1030" type="#_x0000_t202" style="position:absolute;left:0;text-align:left;margin-left:-5.15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esrQIAAK0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" filled="f" stroked="f">
                <v:textbox>
                  <w:txbxContent>
                    <w:p w14:paraId="596B60CD" w14:textId="0543B22C"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 xml:space="preserve">potentially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r w:rsidR="00133960" w:rsidRPr="00802FCC">
        <w:t>Structural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 xml:space="preserve">ligand, and change in solvent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to the total</w:t>
      </w:r>
      <w:r w:rsidR="00EA3689" w:rsidRPr="00802FCC">
        <w:t xml:space="preserve"> number of hydrogen </w:t>
      </w:r>
      <w:commentRangeEnd w:id="32"/>
      <w:r w:rsidR="00AF4094">
        <w:rPr>
          <w:rStyle w:val="CommentReference"/>
          <w:rFonts w:ascii="Times" w:hAnsi="Times"/>
          <w:kern w:val="0"/>
        </w:rPr>
        <w:lastRenderedPageBreak/>
        <w:commentReference w:id="32"/>
      </w:r>
      <w:r w:rsidR="00EA3689" w:rsidRPr="00802FCC">
        <w:t>bonds in</w:t>
      </w:r>
      <w:r w:rsidR="006C3DC9" w:rsidRPr="00802FCC">
        <w:t xml:space="preserve"> each BglB model.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DDEC6B2" w:rsidR="00275889" w:rsidRPr="00802FCC" w:rsidRDefault="00AD44E8" w:rsidP="00FA033A">
      <w:pPr>
        <w:pStyle w:val="TAMainText"/>
      </w:pPr>
      <w:r w:rsidRPr="00802FCC">
        <w:t>Since 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165A8D32" w14:textId="281C1744" w:rsidR="006C046F" w:rsidRDefault="006C046F" w:rsidP="00FA033A">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 the substrate binding affinity is expected to have a </w:t>
      </w:r>
      <w:r w:rsidR="00226E88">
        <w:t>significant</w:t>
      </w:r>
      <w:r>
        <w:t xml:space="preserve"> effect on its value.</w:t>
      </w:r>
      <w:del w:id="225" w:author="James Edward Lucas" w:date="2015-04-24T07:51:00Z">
        <w:r w:rsidDel="00334DCB">
          <w:delText xml:space="preserve"> </w:delText>
        </w:r>
      </w:del>
      <w:r>
        <w:t xml:space="preserve"> Therefore, this suggests that BglB requires room around each catalytic residue and the entire protein in order to optimally </w:t>
      </w:r>
      <w:r w:rsidR="00226E88">
        <w:t>accommodate</w:t>
      </w:r>
      <w:r>
        <w:t xml:space="preserve"> K</w:t>
      </w:r>
      <w:r w:rsidRPr="00E45380">
        <w:rPr>
          <w:vertAlign w:val="subscript"/>
        </w:rPr>
        <w:t>M</w:t>
      </w:r>
      <w:r>
        <w:t>.</w:t>
      </w:r>
      <w:r w:rsidR="00226E88">
        <w:t xml:space="preserve"> </w:t>
      </w:r>
      <w:r>
        <w:t>This would be indicative that BglB operates t</w:t>
      </w:r>
      <w:r w:rsidR="00226E88">
        <w:t>hrough an induced fit mechanism. H</w:t>
      </w:r>
      <w:r>
        <w:t xml:space="preserve">owever the </w:t>
      </w:r>
      <w:r w:rsidR="00226E88">
        <w:t>induced structural</w:t>
      </w:r>
      <w:r>
        <w:t xml:space="preserve"> changes </w:t>
      </w:r>
      <w:r w:rsidR="00226E88">
        <w:t>must be</w:t>
      </w:r>
      <w:r>
        <w:t xml:space="preserve"> small </w:t>
      </w:r>
      <w:r w:rsidR="00226E88">
        <w:t xml:space="preserve">since the RMSD between the apo and transition state analogue bound forms of the proteins is &lt;0.2 A. </w:t>
      </w:r>
    </w:p>
    <w:p w14:paraId="284A8669" w14:textId="55F582A6" w:rsidR="00370742" w:rsidRDefault="00CB6BF9" w:rsidP="00FA033A">
      <w:pPr>
        <w:pStyle w:val="TAMainText"/>
      </w:pPr>
      <w:r>
        <w:t xml:space="preserve">The features selected by the algorithm as predictive of </w:t>
      </w:r>
      <w:r w:rsidRPr="00BC5B47">
        <w:rPr>
          <w:i/>
        </w:rPr>
        <w:t>k</w:t>
      </w:r>
      <w:r w:rsidRPr="00BC5B47">
        <w:rPr>
          <w:vertAlign w:val="subscript"/>
        </w:rPr>
        <w:t>cat</w:t>
      </w:r>
      <w:r>
        <w:t xml:space="preserve"> include</w:t>
      </w:r>
      <w:r w:rsidR="00C07265">
        <w:t xml:space="preserve"> a count of polar contacts</w:t>
      </w:r>
      <w:r w:rsidR="003752D2">
        <w:t>,</w:t>
      </w:r>
      <w:r w:rsidR="002D08B0">
        <w:t xml:space="preserve"> </w:t>
      </w:r>
      <w:r w:rsidR="002D08B0" w:rsidRPr="00B27FA4">
        <w:rPr>
          <w:szCs w:val="19"/>
        </w:rPr>
        <w:t xml:space="preserve">consistent with our understanding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binding</w:t>
      </w:r>
      <w:r w:rsidR="001632BE">
        <w:t>)</w:t>
      </w:r>
      <w:r w:rsidR="00744404">
        <w:t xml:space="preserve">. Taken together with the finding that residues such as E222 which do not make direct molecular interactions with the substrate nonetheless play a key role in catalysis, the selection of these features by the machine learning algorithm </w:t>
      </w:r>
      <w:r w:rsidR="00226E88">
        <w:t>is consistent with the fine</w:t>
      </w:r>
      <w:r w:rsidR="00646C4A">
        <w:t>ly-</w:t>
      </w:r>
      <w:r w:rsidR="00226E88">
        <w:t xml:space="preserve">tuned </w:t>
      </w:r>
      <w:r w:rsidR="00744404">
        <w:t xml:space="preserve">electrostatic environment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FA033A">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identifica</w:t>
      </w:r>
      <w:r w:rsidR="006862DA">
        <w:t>tion of this feature</w:t>
      </w:r>
      <w:r w:rsidR="00417DFF">
        <w:t xml:space="preserve"> indicates the </w:t>
      </w:r>
      <w:r w:rsidR="00183ABE">
        <w:t xml:space="preserve">importance of </w:t>
      </w:r>
      <w:del w:id="226" w:author="James Edward Lucas" w:date="2015-04-24T07:52:00Z">
        <w:r w:rsidR="00417DFF" w:rsidDel="00334DCB">
          <w:delText xml:space="preserve"> </w:delText>
        </w:r>
      </w:del>
      <w:r w:rsidR="00417DFF">
        <w:t xml:space="preserve">protein–ligand </w:t>
      </w:r>
      <w:r w:rsidR="00183ABE">
        <w:t xml:space="preserve">hydrogen bond interactions in positioning the substrate and the protein sidechains </w:t>
      </w:r>
      <w:r w:rsidR="00183ABE">
        <w:lastRenderedPageBreak/>
        <w:t>for cataly</w:t>
      </w:r>
      <w:r w:rsidR="00417DFF">
        <w:t>sis</w:t>
      </w:r>
      <w:r w:rsidR="00646C4A">
        <w:t xml:space="preserve"> (</w:t>
      </w:r>
      <w:r w:rsidR="00585C58">
        <w:t>"orbital steering"</w:t>
      </w:r>
      <w:r w:rsidR="00646C4A">
        <w:t>)</w:t>
      </w:r>
      <w:r w:rsidR="00226E88">
        <w:t xml:space="preserve"> []. This is further</w:t>
      </w:r>
      <w:r w:rsidR="00585C58">
        <w:t xml:space="preserve">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FA033A">
      <w:pPr>
        <w:pStyle w:val="TAMainText"/>
      </w:pPr>
      <w:r>
        <w:t xml:space="preserve">It is interesting to note that </w:t>
      </w:r>
      <w:r w:rsidR="00226E88">
        <w:t xml:space="preserve">the only significant </w:t>
      </w:r>
      <w:r>
        <w:t>f</w:t>
      </w:r>
      <w:r w:rsidRPr="00802FCC">
        <w:t xml:space="preserve">eatures correlated to all three kinetic constants </w:t>
      </w:r>
      <w:r w:rsidR="00226E88">
        <w:t>are</w:t>
      </w:r>
      <w:r w:rsidRPr="00802FCC">
        <w:t xml:space="preserve"> total system metrics, while features correlated to only one kinetic constant were metrics capturing a particular aspect (e.g. packing or hydrogen bond energy) </w:t>
      </w:r>
      <w:r w:rsidR="00226E88">
        <w:t>of the BglB structure</w:t>
      </w:r>
      <w:r w:rsidRPr="00802FCC">
        <w:t>.</w:t>
      </w:r>
      <w:r>
        <w:t xml:space="preserve"> It is also interesting that the most common metric used for successful enzyme designs, interface energy [], was not selected by the algorithm to be predictive of any kinetic constant.</w:t>
      </w:r>
    </w:p>
    <w:p w14:paraId="173F5D5C" w14:textId="77777777" w:rsidR="009260C5" w:rsidRPr="00802FCC" w:rsidRDefault="009260C5" w:rsidP="00FA033A">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477FBDF0" w:rsidR="00E277AB" w:rsidRPr="00802FCC" w:rsidRDefault="00E277AB" w:rsidP="00FA033A">
      <w:pPr>
        <w:pStyle w:val="TAMainText"/>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0FFB7146" w14:textId="172F5D08" w:rsidR="008641B4" w:rsidRDefault="008C17EB" w:rsidP="00FA033A">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contribution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w:t>
      </w:r>
      <w:r w:rsidR="00226E88">
        <w:t>two</w:t>
      </w:r>
      <w:r w:rsidR="00226E88" w:rsidRPr="00802FCC">
        <w:t xml:space="preserve"> </w:t>
      </w:r>
      <w:r w:rsidRPr="00802FCC">
        <w:t xml:space="preserve">residues which are directly involved in the chemistry. </w:t>
      </w:r>
    </w:p>
    <w:p w14:paraId="6C5E6B4B" w14:textId="33F03D5B" w:rsidR="00D2311A" w:rsidRPr="00802FCC" w:rsidRDefault="008641B4" w:rsidP="00FA033A">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(Supp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r>
        <w:t>conservation and function if conservation is &lt;</w:t>
      </w:r>
      <w:r w:rsidR="00C1351D" w:rsidRPr="00802FCC">
        <w:t>85%</w:t>
      </w:r>
      <w:r w:rsidR="00AD7432" w:rsidRPr="00802FCC">
        <w:t>.</w:t>
      </w:r>
      <w:r w:rsidR="0048596D" w:rsidRPr="00802FCC">
        <w:t xml:space="preserve"> </w:t>
      </w:r>
      <w:r>
        <w:t>Finally</w:t>
      </w:r>
      <w:r w:rsidR="0048596D" w:rsidRPr="00802FCC">
        <w:t>, the mutation</w:t>
      </w:r>
      <w:r w:rsidR="008C17EB" w:rsidRPr="00802FCC">
        <w:t xml:space="preserve"> R240A, </w:t>
      </w:r>
      <w:r w:rsidR="0048596D" w:rsidRPr="00802FCC">
        <w:t xml:space="preserve">which is </w:t>
      </w:r>
      <w:r w:rsidR="008C17EB" w:rsidRPr="00802FCC">
        <w:t>not observed in any natural variant in the glycosyl hydrolase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72DAD585" w:rsidR="00746BFF" w:rsidRPr="00802FCC" w:rsidRDefault="00B15D4F" w:rsidP="00FA033A">
      <w:pPr>
        <w:pStyle w:val="TAMainText"/>
      </w:pPr>
      <w:r w:rsidRPr="00802FCC">
        <w:lastRenderedPageBreak/>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FA033A">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A033A">
      <w:pPr>
        <w:pStyle w:val="TAMainText"/>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development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FA033A">
      <w:pPr>
        <w:pStyle w:val="TAMainText"/>
      </w:pPr>
      <w:r w:rsidRPr="00802FCC">
        <w:t xml:space="preserve">The crystal structure of recombinant </w:t>
      </w:r>
      <w:commentRangeStart w:id="227"/>
      <w:r w:rsidRPr="00802FCC">
        <w:t>BglB with the substrate analog 2-deoxy-2-fluoro-alpha-D-glucopyranose bound</w:t>
      </w:r>
      <w:commentRangeEnd w:id="227"/>
      <w:r w:rsidR="0098276F">
        <w:rPr>
          <w:rStyle w:val="CommentReference"/>
          <w:rFonts w:ascii="Times" w:hAnsi="Times"/>
          <w:kern w:val="0"/>
        </w:rPr>
        <w:commentReference w:id="227"/>
      </w:r>
      <w:r w:rsidRPr="00802FCC">
        <w:t xml:space="preserve">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commentRangeStart w:id="228"/>
      <w:r w:rsidRPr="00802FCC">
        <w:t>Mutagenesis, expression, and purification</w:t>
      </w:r>
      <w:commentRangeEnd w:id="228"/>
      <w:r w:rsidR="005C2828">
        <w:rPr>
          <w:rStyle w:val="CommentReference"/>
          <w:rFonts w:ascii="Times" w:hAnsi="Times" w:cs="Times New Roman"/>
          <w:b w:val="0"/>
          <w:bCs w:val="0"/>
          <w:iCs w:val="0"/>
        </w:rPr>
        <w:commentReference w:id="228"/>
      </w:r>
    </w:p>
    <w:p w14:paraId="271093AA" w14:textId="284ECFEF" w:rsidR="00422B71" w:rsidRPr="00802FCC" w:rsidRDefault="00746BFF" w:rsidP="00FA033A">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 xml:space="preserve">cloned </w:t>
      </w:r>
      <w:r w:rsidR="00E277AB" w:rsidRPr="00802FCC">
        <w:lastRenderedPageBreak/>
        <w:t>into a pET29b+ vector using Gibson assembly. Site-directed mutagenesis performed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 xml:space="preserve">ariants were </w:t>
      </w:r>
      <w:commentRangeStart w:id="229"/>
      <w:r w:rsidR="00E277AB" w:rsidRPr="00802FCC">
        <w:t xml:space="preserve">expressed and purified </w:t>
      </w:r>
      <w:commentRangeEnd w:id="229"/>
      <w:r w:rsidR="0098276F">
        <w:rPr>
          <w:rStyle w:val="CommentReference"/>
          <w:rFonts w:ascii="Times" w:hAnsi="Times"/>
          <w:kern w:val="0"/>
        </w:rPr>
        <w:commentReference w:id="229"/>
      </w:r>
      <w:r w:rsidR="00E277AB" w:rsidRPr="00802FCC">
        <w:t xml:space="preserve">via immobilized </w:t>
      </w:r>
      <w:commentRangeStart w:id="230"/>
      <w:r w:rsidR="00E277AB" w:rsidRPr="00802FCC">
        <w:t xml:space="preserve">metal </w:t>
      </w:r>
      <w:commentRangeEnd w:id="230"/>
      <w:r w:rsidR="0098276F">
        <w:rPr>
          <w:rStyle w:val="CommentReference"/>
          <w:rFonts w:ascii="Times" w:hAnsi="Times"/>
          <w:kern w:val="0"/>
        </w:rPr>
        <w:commentReference w:id="230"/>
      </w:r>
      <w:r w:rsidR="00E277AB" w:rsidRPr="00802FCC">
        <w:t>ion affinity chromatography</w:t>
      </w:r>
      <w:r w:rsidRPr="00802FCC">
        <w:t xml:space="preserve"> and </w:t>
      </w:r>
      <w:commentRangeStart w:id="231"/>
      <w:r w:rsidRPr="00802FCC">
        <w:t>assessed</w:t>
      </w:r>
      <w:commentRangeEnd w:id="231"/>
      <w:r w:rsidR="0098276F">
        <w:rPr>
          <w:rStyle w:val="CommentReference"/>
          <w:rFonts w:ascii="Times" w:hAnsi="Times"/>
          <w:kern w:val="0"/>
        </w:rPr>
        <w:commentReference w:id="231"/>
      </w:r>
      <w:r w:rsidRPr="00802FCC">
        <w:t xml:space="preserve">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FA033A">
      <w:pPr>
        <w:pStyle w:val="TAMainText"/>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 xml:space="preserve">-nitrophenyl-ß-D-glucoside (100 mM, 25 mM, 6.25 mM, 1.6 mM, 0.4 mM, 0.1 mM, or 0.02 mM) in </w:t>
      </w:r>
      <w:commentRangeStart w:id="232"/>
      <w:r w:rsidRPr="00802FCC">
        <w:t xml:space="preserve">enzyme storage buffer </w:t>
      </w:r>
      <w:commentRangeEnd w:id="232"/>
      <w:r w:rsidR="008A1CBD">
        <w:rPr>
          <w:rStyle w:val="CommentReference"/>
          <w:rFonts w:ascii="Times" w:hAnsi="Times"/>
          <w:kern w:val="0"/>
        </w:rPr>
        <w:commentReference w:id="232"/>
      </w:r>
      <w:commentRangeStart w:id="233"/>
      <w:r w:rsidRPr="00802FCC">
        <w:t>was added</w:t>
      </w:r>
      <w:commentRangeEnd w:id="233"/>
      <w:r w:rsidR="008A1CBD">
        <w:rPr>
          <w:rStyle w:val="CommentReference"/>
          <w:rFonts w:ascii="Times" w:hAnsi="Times"/>
          <w:kern w:val="0"/>
        </w:rPr>
        <w:commentReference w:id="233"/>
      </w:r>
      <w:r w:rsidRPr="00802FCC">
        <w:t>. Absorbance</w:t>
      </w:r>
      <w:r w:rsidR="009B2A0F" w:rsidRPr="00802FCC">
        <w:t xml:space="preserve"> at 420 nm</w:t>
      </w:r>
      <w:r w:rsidRPr="00802FCC">
        <w:t xml:space="preserve"> was measured every minute for 30-60 min and the rate of product production in M/min was calculat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FA033A">
      <w:pPr>
        <w:pStyle w:val="TAMainText"/>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 xml:space="preserve">P-values were calculated based on the Wilcoxon signed-rank test after features and kinetic constants were normalized in the [0,1] interval. </w:t>
      </w:r>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measured kinetic constants for each mutant, nonlinear regression analyses, the inhibition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lastRenderedPageBreak/>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lastRenderedPageBreak/>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6"/>
      <w:footerReference w:type="even" r:id="rId17"/>
      <w:footerReference w:type="default" r:id="rId18"/>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es Edward Lucas" w:date="2015-04-24T07:23:00Z" w:initials="JEL">
    <w:p w14:paraId="3CFD2E64" w14:textId="6C81DF0D" w:rsidR="009243BB" w:rsidRDefault="009243BB">
      <w:pPr>
        <w:pStyle w:val="CommentText"/>
      </w:pPr>
      <w:r>
        <w:rPr>
          <w:rStyle w:val="CommentReference"/>
        </w:rPr>
        <w:annotationRef/>
      </w:r>
      <w:r>
        <w:t xml:space="preserve">Kinetically characterized </w:t>
      </w:r>
      <w:r w:rsidRPr="00802FCC">
        <w:t xml:space="preserve">(i.e. </w:t>
      </w:r>
      <w:r w:rsidRPr="00802FCC">
        <w:rPr>
          <w:i/>
        </w:rPr>
        <w:t>k</w:t>
      </w:r>
      <w:r w:rsidRPr="00802FCC">
        <w:rPr>
          <w:vertAlign w:val="subscript"/>
        </w:rPr>
        <w:t>cat</w:t>
      </w:r>
      <w:r w:rsidRPr="00802FCC">
        <w:t xml:space="preserve"> and K</w:t>
      </w:r>
      <w:r w:rsidRPr="00802FCC">
        <w:rPr>
          <w:vertAlign w:val="subscript"/>
        </w:rPr>
        <w:t>M</w:t>
      </w:r>
      <w:r w:rsidRPr="00802FCC">
        <w:t>)</w:t>
      </w:r>
      <w:r>
        <w:t>? Phrasing it as “kinetic constants measured” sounds awkward</w:t>
      </w:r>
    </w:p>
  </w:comment>
  <w:comment w:id="6" w:author="James Edward Lucas" w:date="2015-04-24T07:27:00Z" w:initials="JEL">
    <w:p w14:paraId="4CE8A50B" w14:textId="1F49B454" w:rsidR="009243BB" w:rsidRDefault="009243BB">
      <w:pPr>
        <w:pStyle w:val="CommentText"/>
      </w:pPr>
      <w:r>
        <w:rPr>
          <w:rStyle w:val="CommentReference"/>
        </w:rPr>
        <w:annotationRef/>
      </w:r>
      <w:r>
        <w:t>I would split this into two sentences, “and” is in this sentence five times</w:t>
      </w:r>
    </w:p>
  </w:comment>
  <w:comment w:id="7" w:author="James Edward Lucas" w:date="2015-04-24T08:11:00Z" w:initials="JEL">
    <w:p w14:paraId="3613138C" w14:textId="39699B98" w:rsidR="008A1CBD" w:rsidRDefault="008A1CBD">
      <w:pPr>
        <w:pStyle w:val="CommentText"/>
      </w:pPr>
      <w:r>
        <w:rPr>
          <w:rStyle w:val="CommentReference"/>
        </w:rPr>
        <w:annotationRef/>
      </w:r>
      <w:r>
        <w:t>Figure 1A: PDB ID for structure!</w:t>
      </w:r>
    </w:p>
  </w:comment>
  <w:comment w:id="8" w:author="James Edward Lucas" w:date="2015-04-24T08:14:00Z" w:initials="JEL">
    <w:p w14:paraId="6AD99E04" w14:textId="52C1D25E" w:rsidR="008A1CBD" w:rsidRDefault="008A1CBD">
      <w:pPr>
        <w:pStyle w:val="CommentText"/>
      </w:pPr>
      <w:r>
        <w:rPr>
          <w:rStyle w:val="CommentReference"/>
        </w:rPr>
        <w:annotationRef/>
      </w:r>
      <w:r>
        <w:t xml:space="preserve">If many, what are the other methods people have been trying to develop (other than </w:t>
      </w:r>
      <w:r w:rsidR="00EF2FBE">
        <w:t>this</w:t>
      </w:r>
      <w:r>
        <w:t>)?</w:t>
      </w:r>
    </w:p>
  </w:comment>
  <w:comment w:id="16" w:author="James Edward Lucas" w:date="2015-04-24T07:32:00Z" w:initials="JEL">
    <w:p w14:paraId="1006ED7B" w14:textId="1B7DF28F" w:rsidR="009243BB" w:rsidRDefault="009243BB">
      <w:pPr>
        <w:pStyle w:val="CommentText"/>
      </w:pPr>
      <w:r>
        <w:rPr>
          <w:rStyle w:val="CommentReference"/>
        </w:rPr>
        <w:annotationRef/>
      </w:r>
      <w:r>
        <w:t>PDB ID?</w:t>
      </w:r>
    </w:p>
  </w:comment>
  <w:comment w:id="17" w:author="James Edward Lucas" w:date="2015-04-24T07:30:00Z" w:initials="JEL">
    <w:p w14:paraId="51EFF297" w14:textId="177D505E" w:rsidR="009243BB" w:rsidRDefault="009243BB">
      <w:pPr>
        <w:pStyle w:val="CommentText"/>
      </w:pPr>
      <w:r>
        <w:rPr>
          <w:rStyle w:val="CommentReference"/>
        </w:rPr>
        <w:annotationRef/>
      </w:r>
      <w:r w:rsidR="00203C6F">
        <w:t>A</w:t>
      </w:r>
      <w:r>
        <w:t>re you taking about the substrate in the crystal structure you used</w:t>
      </w:r>
      <w:r w:rsidR="00203C6F">
        <w:t xml:space="preserve"> here</w:t>
      </w:r>
      <w:r>
        <w:t xml:space="preserve">? Otherwise I would say the general reaction </w:t>
      </w:r>
      <w:r w:rsidR="00203C6F">
        <w:t>mechanism is (blah)… or whatever substrate you are talking about specifically, just a little unclear</w:t>
      </w:r>
    </w:p>
  </w:comment>
  <w:comment w:id="18" w:author="James Edward Lucas" w:date="2015-04-24T07:37:00Z" w:initials="JEL">
    <w:p w14:paraId="4F31E98C" w14:textId="3D4E0AD4" w:rsidR="0011134B" w:rsidRDefault="0011134B">
      <w:pPr>
        <w:pStyle w:val="CommentText"/>
      </w:pPr>
      <w:r>
        <w:rPr>
          <w:rStyle w:val="CommentReference"/>
        </w:rPr>
        <w:annotationRef/>
      </w:r>
      <w:r>
        <w:t xml:space="preserve">Do you have control over where figures are placed within the manuscript? </w:t>
      </w:r>
      <w:r w:rsidR="008A1CBD">
        <w:t>Most</w:t>
      </w:r>
      <w:r>
        <w:t xml:space="preserve"> of the figures are a page ahead of where they are actually mentioned/relevant</w:t>
      </w:r>
    </w:p>
  </w:comment>
  <w:comment w:id="19" w:author="James Edward Lucas" w:date="2015-04-24T07:33:00Z" w:initials="JEL">
    <w:p w14:paraId="4B4EF2EF" w14:textId="6FB1AA62" w:rsidR="0011134B" w:rsidRDefault="0011134B">
      <w:pPr>
        <w:pStyle w:val="CommentText"/>
      </w:pPr>
      <w:r>
        <w:rPr>
          <w:rStyle w:val="CommentReference"/>
        </w:rPr>
        <w:annotationRef/>
      </w:r>
      <w:r w:rsidR="005C2828">
        <w:t>“</w:t>
      </w:r>
      <w:proofErr w:type="gramStart"/>
      <w:r w:rsidR="005C2828">
        <w:t>kinetic</w:t>
      </w:r>
      <w:proofErr w:type="gramEnd"/>
      <w:r w:rsidR="005C2828">
        <w:t xml:space="preserve"> constants measured” </w:t>
      </w:r>
      <w:r>
        <w:t xml:space="preserve">till sounds awkward in the context of this sentence </w:t>
      </w:r>
      <w:r>
        <w:sym w:font="Wingdings" w:char="F04B"/>
      </w:r>
    </w:p>
  </w:comment>
  <w:comment w:id="20" w:author="James Edward Lucas" w:date="2015-04-24T07:34:00Z" w:initials="JEL">
    <w:p w14:paraId="6EE87E72" w14:textId="23F859CE" w:rsidR="0011134B" w:rsidRDefault="0011134B">
      <w:pPr>
        <w:pStyle w:val="CommentText"/>
      </w:pPr>
      <w:r>
        <w:rPr>
          <w:rStyle w:val="CommentReference"/>
        </w:rPr>
        <w:annotationRef/>
      </w:r>
      <w:r>
        <w:t>PDB ID?</w:t>
      </w:r>
    </w:p>
  </w:comment>
  <w:comment w:id="23" w:author="James Edward Lucas" w:date="2015-04-24T08:22:00Z" w:initials="JEL">
    <w:p w14:paraId="54C01466" w14:textId="7EB33235" w:rsidR="00203C6F" w:rsidRDefault="00203C6F">
      <w:pPr>
        <w:pStyle w:val="CommentText"/>
      </w:pPr>
      <w:r>
        <w:rPr>
          <w:rStyle w:val="CommentReference"/>
        </w:rPr>
        <w:annotationRef/>
      </w:r>
      <w:r w:rsidR="005C2828">
        <w:t xml:space="preserve">About Figure 2: Including the zero in the color legend feels weird, there is no </w:t>
      </w:r>
      <w:proofErr w:type="gramStart"/>
      <w:r w:rsidR="005C2828">
        <w:t>log(</w:t>
      </w:r>
      <w:proofErr w:type="gramEnd"/>
      <w:r w:rsidR="005C2828">
        <w:t>0). I have no suggestion for an alternative though</w:t>
      </w:r>
      <w:proofErr w:type="gramStart"/>
      <w:r w:rsidR="005C2828">
        <w:t>..</w:t>
      </w:r>
      <w:proofErr w:type="gramEnd"/>
      <w:r w:rsidR="005C2828">
        <w:t xml:space="preserve"> </w:t>
      </w:r>
      <w:proofErr w:type="gramStart"/>
      <w:r w:rsidR="005C2828">
        <w:t>so</w:t>
      </w:r>
      <w:proofErr w:type="gramEnd"/>
      <w:r w:rsidR="005C2828">
        <w:t xml:space="preserve"> meh?</w:t>
      </w:r>
    </w:p>
  </w:comment>
  <w:comment w:id="25" w:author="James Edward Lucas" w:date="2015-04-24T07:43:00Z" w:initials="JEL">
    <w:p w14:paraId="2C765387" w14:textId="37B14D99" w:rsidR="0011134B" w:rsidRDefault="0011134B">
      <w:pPr>
        <w:pStyle w:val="CommentText"/>
      </w:pPr>
      <w:r>
        <w:rPr>
          <w:rStyle w:val="CommentReference"/>
        </w:rPr>
        <w:annotationRef/>
      </w:r>
      <w:r>
        <w:t xml:space="preserve">Cobalt? You don’t say what type of bead you used anywhere in the manuscript (unless it is in the </w:t>
      </w:r>
      <w:proofErr w:type="spellStart"/>
      <w:r>
        <w:t>supmat</w:t>
      </w:r>
      <w:proofErr w:type="spellEnd"/>
      <w:r>
        <w:t xml:space="preserve"> then </w:t>
      </w:r>
      <w:proofErr w:type="spellStart"/>
      <w:r>
        <w:t>nevermind</w:t>
      </w:r>
      <w:proofErr w:type="spellEnd"/>
      <w:r>
        <w:t>)</w:t>
      </w:r>
    </w:p>
  </w:comment>
  <w:comment w:id="24" w:author="James Edward Lucas" w:date="2015-04-24T07:41:00Z" w:initials="JEL">
    <w:p w14:paraId="2723CC2F" w14:textId="77777777" w:rsidR="0011134B" w:rsidRDefault="0011134B">
      <w:pPr>
        <w:pStyle w:val="CommentText"/>
      </w:pPr>
      <w:r>
        <w:rPr>
          <w:rStyle w:val="CommentReference"/>
        </w:rPr>
        <w:annotationRef/>
      </w:r>
      <w:r>
        <w:t xml:space="preserve">I would split this into two sentences. </w:t>
      </w:r>
    </w:p>
    <w:p w14:paraId="16504C52" w14:textId="77777777" w:rsidR="00334DCB" w:rsidRDefault="00334DCB">
      <w:pPr>
        <w:pStyle w:val="CommentText"/>
      </w:pPr>
    </w:p>
    <w:p w14:paraId="029379DC" w14:textId="77777777" w:rsidR="0011134B" w:rsidRDefault="0011134B">
      <w:pPr>
        <w:pStyle w:val="CommentText"/>
      </w:pPr>
      <w:r w:rsidRPr="00802FCC">
        <w:t xml:space="preserve">Mutant plasmids were transformed into </w:t>
      </w:r>
      <w:r w:rsidRPr="00802FCC">
        <w:rPr>
          <w:i/>
          <w:iCs/>
        </w:rPr>
        <w:t>E. coli</w:t>
      </w:r>
      <w:r>
        <w:t xml:space="preserve"> </w:t>
      </w:r>
      <w:proofErr w:type="gramStart"/>
      <w:r>
        <w:t>BLR(</w:t>
      </w:r>
      <w:proofErr w:type="gramEnd"/>
      <w:r>
        <w:t>DE3).</w:t>
      </w:r>
    </w:p>
    <w:p w14:paraId="18D67C73" w14:textId="0C0B66E0" w:rsidR="0011134B" w:rsidRDefault="0011134B">
      <w:pPr>
        <w:pStyle w:val="CommentText"/>
      </w:pPr>
      <w:r>
        <w:t>P</w:t>
      </w:r>
      <w:r w:rsidRPr="00802FCC">
        <w:t>rotein expression</w:t>
      </w:r>
      <w:r>
        <w:t xml:space="preserve"> was</w:t>
      </w:r>
      <w:r w:rsidRPr="00802FCC">
        <w:t xml:space="preserve"> induced by 1 mM IPTG</w:t>
      </w:r>
      <w:r>
        <w:t xml:space="preserve"> and overexpressed</w:t>
      </w:r>
      <w:r w:rsidRPr="00802FCC">
        <w:t xml:space="preserve"> protein </w:t>
      </w:r>
      <w:r>
        <w:t>was</w:t>
      </w:r>
      <w:r w:rsidRPr="00802FCC">
        <w:t xml:space="preserve"> purified via immobilized metal affinity chromatography. </w:t>
      </w:r>
      <w:r>
        <w:rPr>
          <w:rStyle w:val="CommentReference"/>
        </w:rPr>
        <w:annotationRef/>
      </w:r>
    </w:p>
  </w:comment>
  <w:comment w:id="26" w:author="James Edward Lucas" w:date="2015-04-24T08:29:00Z" w:initials="JEL">
    <w:p w14:paraId="0DE25F73" w14:textId="4FF96625" w:rsidR="005C2828" w:rsidRDefault="005C2828">
      <w:pPr>
        <w:pStyle w:val="CommentText"/>
      </w:pPr>
      <w:r>
        <w:rPr>
          <w:rStyle w:val="CommentReference"/>
        </w:rPr>
        <w:annotationRef/>
      </w:r>
      <w:r>
        <w:t>Growth method?</w:t>
      </w:r>
    </w:p>
  </w:comment>
  <w:comment w:id="27" w:author="James Edward Lucas" w:date="2015-04-24T07:46:00Z" w:initials="JEL">
    <w:p w14:paraId="2D667F66" w14:textId="55757682" w:rsidR="00334DCB" w:rsidRDefault="00334DCB">
      <w:pPr>
        <w:pStyle w:val="CommentText"/>
      </w:pPr>
      <w:r>
        <w:rPr>
          <w:rStyle w:val="CommentReference"/>
        </w:rPr>
        <w:annotationRef/>
      </w:r>
      <w:r>
        <w:t>Steady state rates?</w:t>
      </w:r>
    </w:p>
  </w:comment>
  <w:comment w:id="29" w:author="James Edward Lucas" w:date="2015-04-24T08:39:00Z" w:initials="JEL">
    <w:p w14:paraId="17B014B4" w14:textId="3ECDFA50" w:rsidR="00AF4094" w:rsidRDefault="00AF4094">
      <w:pPr>
        <w:pStyle w:val="CommentText"/>
      </w:pPr>
      <w:r>
        <w:rPr>
          <w:rStyle w:val="CommentReference"/>
        </w:rPr>
        <w:annotationRef/>
      </w:r>
      <w:r>
        <w:t xml:space="preserve">Did a page jump after I saved the document… not sure </w:t>
      </w:r>
      <w:proofErr w:type="gramStart"/>
      <w:r>
        <w:t>why :/</w:t>
      </w:r>
      <w:proofErr w:type="gramEnd"/>
    </w:p>
  </w:comment>
  <w:comment w:id="32" w:author="James Edward Lucas" w:date="2015-04-24T08:40:00Z" w:initials="JEL">
    <w:p w14:paraId="7F08A0BB" w14:textId="2685DAF6" w:rsidR="00AF4094" w:rsidRDefault="00AF4094">
      <w:pPr>
        <w:pStyle w:val="CommentText"/>
      </w:pPr>
      <w:r>
        <w:rPr>
          <w:rStyle w:val="CommentReference"/>
        </w:rPr>
        <w:annotationRef/>
      </w:r>
      <w:r>
        <w:t>This page is uncomfortably dense</w:t>
      </w:r>
    </w:p>
  </w:comment>
  <w:comment w:id="227" w:author="James Edward Lucas" w:date="2015-04-24T08:01:00Z" w:initials="JEL">
    <w:p w14:paraId="4808FA71" w14:textId="16DEA809" w:rsidR="0098276F" w:rsidRDefault="0098276F">
      <w:pPr>
        <w:pStyle w:val="CommentText"/>
      </w:pPr>
      <w:r>
        <w:rPr>
          <w:rStyle w:val="CommentReference"/>
        </w:rPr>
        <w:annotationRef/>
      </w:r>
      <w:r>
        <w:t>PDB ID!</w:t>
      </w:r>
    </w:p>
  </w:comment>
  <w:comment w:id="228" w:author="James Edward Lucas" w:date="2015-04-24T08:34:00Z" w:initials="JEL">
    <w:p w14:paraId="58C8B33B" w14:textId="3CE8E980" w:rsidR="005C2828" w:rsidRDefault="005C2828">
      <w:pPr>
        <w:pStyle w:val="CommentText"/>
      </w:pPr>
      <w:r>
        <w:rPr>
          <w:rStyle w:val="CommentReference"/>
        </w:rPr>
        <w:annotationRef/>
      </w:r>
      <w:r>
        <w:t xml:space="preserve">Are detailed protocols provided in the </w:t>
      </w:r>
      <w:proofErr w:type="spellStart"/>
      <w:r>
        <w:t>supmat</w:t>
      </w:r>
      <w:proofErr w:type="spellEnd"/>
      <w:r>
        <w:t>? Manuscript is sparse in detailed protocols</w:t>
      </w:r>
    </w:p>
  </w:comment>
  <w:comment w:id="229" w:author="James Edward Lucas" w:date="2015-04-24T08:02:00Z" w:initials="JEL">
    <w:p w14:paraId="1EC31E72" w14:textId="4146092A" w:rsidR="0098276F" w:rsidRDefault="0098276F">
      <w:pPr>
        <w:pStyle w:val="CommentText"/>
      </w:pPr>
      <w:r>
        <w:rPr>
          <w:rStyle w:val="CommentReference"/>
        </w:rPr>
        <w:annotationRef/>
      </w:r>
      <w:r>
        <w:t>No mention of growth method! Should include especially since you spent an entire paragraph talking about protein yields</w:t>
      </w:r>
    </w:p>
  </w:comment>
  <w:comment w:id="230" w:author="James Edward Lucas" w:date="2015-04-24T08:01:00Z" w:initials="JEL">
    <w:p w14:paraId="76E12C6B" w14:textId="349DA4AC" w:rsidR="0098276F" w:rsidRDefault="0098276F">
      <w:pPr>
        <w:pStyle w:val="CommentText"/>
      </w:pPr>
      <w:r>
        <w:rPr>
          <w:rStyle w:val="CommentReference"/>
        </w:rPr>
        <w:annotationRef/>
      </w:r>
      <w:r>
        <w:t>Cobalt? Mention the brand?</w:t>
      </w:r>
    </w:p>
  </w:comment>
  <w:comment w:id="231" w:author="James Edward Lucas" w:date="2015-04-24T08:04:00Z" w:initials="JEL">
    <w:p w14:paraId="36DA6740" w14:textId="34D6E910" w:rsidR="0098276F" w:rsidRDefault="0098276F">
      <w:pPr>
        <w:pStyle w:val="CommentText"/>
      </w:pPr>
      <w:r>
        <w:rPr>
          <w:rStyle w:val="CommentReference"/>
        </w:rPr>
        <w:annotationRef/>
      </w:r>
      <w:r>
        <w:t>Assessed for purity?</w:t>
      </w:r>
    </w:p>
  </w:comment>
  <w:comment w:id="232" w:author="James Edward Lucas" w:date="2015-04-24T08:06:00Z" w:initials="JEL">
    <w:p w14:paraId="35CC7B33" w14:textId="73A53773" w:rsidR="008A1CBD" w:rsidRDefault="008A1CBD">
      <w:pPr>
        <w:pStyle w:val="CommentText"/>
      </w:pPr>
      <w:r>
        <w:rPr>
          <w:rStyle w:val="CommentReference"/>
        </w:rPr>
        <w:annotationRef/>
      </w:r>
      <w:r>
        <w:t>Define?</w:t>
      </w:r>
    </w:p>
  </w:comment>
  <w:comment w:id="233" w:author="James Edward Lucas" w:date="2015-04-24T08:06:00Z" w:initials="JEL">
    <w:p w14:paraId="244D2ED1" w14:textId="47746EBA" w:rsidR="008A1CBD" w:rsidRDefault="008A1CBD">
      <w:pPr>
        <w:pStyle w:val="CommentText"/>
      </w:pPr>
      <w:r>
        <w:rPr>
          <w:rStyle w:val="CommentReference"/>
        </w:rPr>
        <w:annotationRef/>
      </w:r>
      <w:r>
        <w:t xml:space="preserve">You initiated the assay with substrate? I would make it a little more </w:t>
      </w:r>
      <w:r w:rsidR="005C2828">
        <w:t>explicit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FD2E64" w15:done="0"/>
  <w15:commentEx w15:paraId="4CE8A50B" w15:done="0"/>
  <w15:commentEx w15:paraId="3613138C" w15:done="0"/>
  <w15:commentEx w15:paraId="6AD99E04" w15:done="0"/>
  <w15:commentEx w15:paraId="1006ED7B" w15:done="0"/>
  <w15:commentEx w15:paraId="51EFF297" w15:done="0"/>
  <w15:commentEx w15:paraId="4F31E98C" w15:done="0"/>
  <w15:commentEx w15:paraId="4B4EF2EF" w15:done="0"/>
  <w15:commentEx w15:paraId="6EE87E72" w15:done="0"/>
  <w15:commentEx w15:paraId="54C01466" w15:done="0"/>
  <w15:commentEx w15:paraId="2C765387" w15:done="0"/>
  <w15:commentEx w15:paraId="18D67C73" w15:done="0"/>
  <w15:commentEx w15:paraId="0DE25F73" w15:done="0"/>
  <w15:commentEx w15:paraId="2D667F66" w15:done="0"/>
  <w15:commentEx w15:paraId="17B014B4" w15:done="0"/>
  <w15:commentEx w15:paraId="7F08A0BB" w15:done="0"/>
  <w15:commentEx w15:paraId="4808FA71" w15:done="0"/>
  <w15:commentEx w15:paraId="58C8B33B" w15:done="0"/>
  <w15:commentEx w15:paraId="1EC31E72" w15:done="0"/>
  <w15:commentEx w15:paraId="76E12C6B" w15:done="0"/>
  <w15:commentEx w15:paraId="36DA6740" w15:done="0"/>
  <w15:commentEx w15:paraId="35CC7B33" w15:done="0"/>
  <w15:commentEx w15:paraId="244D2E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0646B" w14:textId="77777777" w:rsidR="0072319F" w:rsidRDefault="0072319F">
      <w:r>
        <w:separator/>
      </w:r>
    </w:p>
    <w:p w14:paraId="31795B20" w14:textId="77777777" w:rsidR="0072319F" w:rsidRDefault="0072319F"/>
  </w:endnote>
  <w:endnote w:type="continuationSeparator" w:id="0">
    <w:p w14:paraId="64DEC681" w14:textId="77777777" w:rsidR="0072319F" w:rsidRDefault="0072319F">
      <w:r>
        <w:continuationSeparator/>
      </w:r>
    </w:p>
    <w:p w14:paraId="51722997" w14:textId="77777777" w:rsidR="0072319F" w:rsidRDefault="007231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yriad Pro Light">
    <w:altName w:val="Corbel"/>
    <w:charset w:val="00"/>
    <w:family w:val="auto"/>
    <w:pitch w:val="variable"/>
    <w:sig w:usb0="00000001"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Arno Pro">
    <w:altName w:val="Constantia"/>
    <w:charset w:val="00"/>
    <w:family w:val="auto"/>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Libian SC Regular">
    <w:altName w:val="Arial Unicode MS"/>
    <w:charset w:val="00"/>
    <w:family w:val="auto"/>
    <w:pitch w:val="variable"/>
    <w:sig w:usb0="00000000" w:usb1="080F0000" w:usb2="00000000" w:usb3="00000000" w:csb0="00040001" w:csb1="00000000"/>
  </w:font>
  <w:font w:name="Lantinghei TC Heavy">
    <w:altName w:val="Arial Unicode MS"/>
    <w:charset w:val="00"/>
    <w:family w:val="auto"/>
    <w:pitch w:val="variable"/>
    <w:sig w:usb0="00000000" w:usb1="080E0000" w:usb2="00000000" w:usb3="00000000" w:csb0="00100001"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A185B" w14:textId="77777777" w:rsidR="000C5A29" w:rsidRDefault="000C5A29">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0C5A29" w:rsidRDefault="000C5A29">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E2F42" w14:textId="77777777" w:rsidR="000C5A29" w:rsidRDefault="000C5A29">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7F4EF" w14:textId="77777777" w:rsidR="000C5A29" w:rsidRDefault="000C5A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0C5A29" w:rsidRDefault="000C5A29">
    <w:pPr>
      <w:pStyle w:val="Footer"/>
      <w:ind w:right="360"/>
    </w:pPr>
  </w:p>
  <w:p w14:paraId="1609084D" w14:textId="77777777" w:rsidR="000C5A29" w:rsidRDefault="000C5A2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3BAC0" w14:textId="77777777" w:rsidR="000C5A29" w:rsidRDefault="000C5A2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0C5A29" w:rsidRDefault="000C5A29">
    <w:pPr>
      <w:pStyle w:val="Footer"/>
      <w:ind w:right="360"/>
    </w:pPr>
  </w:p>
  <w:p w14:paraId="2E40F30B" w14:textId="77777777" w:rsidR="000C5A29" w:rsidRDefault="000C5A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2B586" w14:textId="77777777" w:rsidR="0072319F" w:rsidRDefault="0072319F">
      <w:r>
        <w:separator/>
      </w:r>
    </w:p>
    <w:p w14:paraId="053ABE82" w14:textId="77777777" w:rsidR="0072319F" w:rsidRDefault="0072319F"/>
  </w:footnote>
  <w:footnote w:type="continuationSeparator" w:id="0">
    <w:p w14:paraId="78BB476E" w14:textId="77777777" w:rsidR="0072319F" w:rsidRDefault="0072319F">
      <w:r>
        <w:continuationSeparator/>
      </w:r>
    </w:p>
    <w:p w14:paraId="43B039C0" w14:textId="77777777" w:rsidR="0072319F" w:rsidRDefault="0072319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340E" w14:textId="77777777" w:rsidR="000C5A29" w:rsidRDefault="000C5A2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Edward Lucas">
    <w15:presenceInfo w15:providerId="None" w15:userId="James Edward Luc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5A29"/>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34B"/>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03C6F"/>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4DCB"/>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828"/>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6C4A"/>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319F"/>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1CBD"/>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0478"/>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43BB"/>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276F"/>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4094"/>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876E8"/>
    <w:rsid w:val="00D95433"/>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2FBE"/>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47868"/>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33A"/>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D251C8"/>
  <w14:defaultImageDpi w14:val="300"/>
  <w15:docId w15:val="{13B6BDF2-B32E-406C-841D-AFFAACBA9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SimSun" w:hAnsi="New Yor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FA033A"/>
    <w:pPr>
      <w:spacing w:after="60"/>
      <w:ind w:firstLine="180"/>
      <w:pPrChange w:id="0" w:author="James Edward Lucas" w:date="2015-04-24T08:45:00Z">
        <w:pPr>
          <w:spacing w:after="60"/>
          <w:ind w:firstLine="180"/>
          <w:jc w:val="both"/>
        </w:pPr>
      </w:pPrChange>
    </w:pPr>
    <w:rPr>
      <w:rFonts w:ascii="Arno Pro" w:hAnsi="Arno Pro"/>
      <w:kern w:val="21"/>
      <w:sz w:val="19"/>
      <w:rPrChange w:id="0" w:author="James Edward Lucas" w:date="2015-04-24T08:45:00Z">
        <w:rPr>
          <w:rFonts w:ascii="Arno Pro" w:eastAsia="SimSun" w:hAnsi="Arno Pro"/>
          <w:kern w:val="21"/>
          <w:sz w:val="19"/>
          <w:lang w:val="en-US" w:eastAsia="en-US" w:bidi="ar-SA"/>
        </w:rPr>
      </w:rPrChange>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FA033A"/>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6DEA8-16EA-46FB-B305-52B16C60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3877</Words>
  <Characters>22103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25929</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James Edward Lucas</cp:lastModifiedBy>
  <cp:revision>5</cp:revision>
  <cp:lastPrinted>2015-03-27T20:08:00Z</cp:lastPrinted>
  <dcterms:created xsi:type="dcterms:W3CDTF">2015-04-24T15:36:00Z</dcterms:created>
  <dcterms:modified xsi:type="dcterms:W3CDTF">2015-04-24T15:45:00Z</dcterms:modified>
</cp:coreProperties>
</file>