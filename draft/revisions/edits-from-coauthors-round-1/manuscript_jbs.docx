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54B8FD" w14:textId="77777777" w:rsidR="009C51D9" w:rsidRDefault="009C51D9" w:rsidP="008C36CB">
      <w:pPr>
        <w:spacing w:line="480" w:lineRule="auto"/>
        <w:rPr>
          <w:ins w:id="0" w:author="Justin Siegel" w:date="2015-05-11T22:18:00Z"/>
          <w:b/>
        </w:rPr>
      </w:pPr>
      <w:ins w:id="1" w:author="Justin Siegel" w:date="2015-05-11T22:18:00Z">
        <w:r>
          <w:rPr>
            <w:b/>
          </w:rPr>
          <w:t>MISSING SUPP:</w:t>
        </w:r>
      </w:ins>
    </w:p>
    <w:p w14:paraId="243C3D79" w14:textId="77777777" w:rsidR="009C51D9" w:rsidRDefault="009C51D9" w:rsidP="009C51D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ins w:id="2" w:author="Justin Siegel" w:date="2015-05-11T22:18:00Z"/>
          <w:rFonts w:ascii="Helvetica" w:hAnsi="Helvetica" w:cs="Helvetica"/>
        </w:rPr>
      </w:pPr>
      <w:ins w:id="3" w:author="Justin Siegel" w:date="2015-05-11T22:18:00Z">
        <w:r>
          <w:rPr>
            <w:rFonts w:ascii="Helvetica" w:hAnsi="Helvetica" w:cs="Helvetica"/>
          </w:rPr>
          <w:t>*Constraints File</w:t>
        </w:r>
      </w:ins>
    </w:p>
    <w:p w14:paraId="360F1164" w14:textId="77777777" w:rsidR="009C51D9" w:rsidRDefault="009C51D9" w:rsidP="009C51D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ins w:id="4" w:author="Justin Siegel" w:date="2015-05-11T22:18:00Z"/>
          <w:rFonts w:ascii="Helvetica" w:hAnsi="Helvetica" w:cs="Helvetica"/>
        </w:rPr>
      </w:pPr>
      <w:ins w:id="5" w:author="Justin Siegel" w:date="2015-05-11T22:18:00Z">
        <w:r>
          <w:rPr>
            <w:rFonts w:ascii="Helvetica" w:hAnsi="Helvetica" w:cs="Helvetica"/>
          </w:rPr>
          <w:t>*Example Input PDB with Ligand</w:t>
        </w:r>
      </w:ins>
    </w:p>
    <w:p w14:paraId="7B1AF946" w14:textId="77777777" w:rsidR="009C51D9" w:rsidRDefault="009C51D9" w:rsidP="009C51D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ins w:id="6" w:author="Justin Siegel" w:date="2015-05-11T22:18:00Z"/>
          <w:rFonts w:ascii="Helvetica" w:hAnsi="Helvetica" w:cs="Helvetica"/>
        </w:rPr>
      </w:pPr>
      <w:ins w:id="7" w:author="Justin Siegel" w:date="2015-05-11T22:18:00Z">
        <w:r>
          <w:rPr>
            <w:rFonts w:ascii="Helvetica" w:hAnsi="Helvetica" w:cs="Helvetica"/>
          </w:rPr>
          <w:t>*Example Command line, flags, and XML</w:t>
        </w:r>
      </w:ins>
    </w:p>
    <w:p w14:paraId="54D9EB5D" w14:textId="77777777" w:rsidR="009C51D9" w:rsidRDefault="009C51D9" w:rsidP="009C51D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ins w:id="8" w:author="Justin Siegel" w:date="2015-05-11T22:18:00Z"/>
          <w:rFonts w:ascii="Helvetica" w:hAnsi="Helvetica" w:cs="Helvetica"/>
        </w:rPr>
      </w:pPr>
    </w:p>
    <w:p w14:paraId="7425F8E0" w14:textId="77777777" w:rsidR="009C51D9" w:rsidRDefault="009C51D9" w:rsidP="009C51D9">
      <w:pPr>
        <w:spacing w:line="480" w:lineRule="auto"/>
        <w:rPr>
          <w:ins w:id="9" w:author="Justin Siegel" w:date="2015-05-11T22:18:00Z"/>
          <w:b/>
        </w:rPr>
      </w:pPr>
      <w:ins w:id="10" w:author="Justin Siegel" w:date="2015-05-11T22:18:00Z">
        <w:r>
          <w:rPr>
            <w:rFonts w:ascii="Helvetica" w:hAnsi="Helvetica" w:cs="Helvetica"/>
          </w:rPr>
          <w:t>*</w:t>
        </w:r>
        <w:proofErr w:type="gramStart"/>
        <w:r>
          <w:rPr>
            <w:rFonts w:ascii="Helvetica" w:hAnsi="Helvetica" w:cs="Helvetica"/>
          </w:rPr>
          <w:t>kcat</w:t>
        </w:r>
        <w:proofErr w:type="gramEnd"/>
        <w:r>
          <w:rPr>
            <w:rFonts w:ascii="Helvetica" w:hAnsi="Helvetica" w:cs="Helvetica"/>
          </w:rPr>
          <w:t xml:space="preserve"> </w:t>
        </w:r>
        <w:proofErr w:type="spellStart"/>
        <w:r>
          <w:rPr>
            <w:rFonts w:ascii="Helvetica" w:hAnsi="Helvetica" w:cs="Helvetica"/>
          </w:rPr>
          <w:t>vs</w:t>
        </w:r>
        <w:proofErr w:type="spellEnd"/>
        <w:r>
          <w:rPr>
            <w:rFonts w:ascii="Helvetica" w:hAnsi="Helvetica" w:cs="Helvetica"/>
          </w:rPr>
          <w:t xml:space="preserve"> Km plot</w:t>
        </w:r>
        <w:r w:rsidRPr="0040061F">
          <w:rPr>
            <w:b/>
          </w:rPr>
          <w:t xml:space="preserve"> </w:t>
        </w:r>
      </w:ins>
    </w:p>
    <w:p w14:paraId="23EEE1CC" w14:textId="77777777" w:rsidR="009C51D9" w:rsidRDefault="009C51D9" w:rsidP="009C51D9">
      <w:pPr>
        <w:spacing w:line="480" w:lineRule="auto"/>
        <w:rPr>
          <w:ins w:id="11" w:author="Justin Siegel" w:date="2015-05-11T22:18:00Z"/>
          <w:b/>
        </w:rPr>
      </w:pPr>
    </w:p>
    <w:p w14:paraId="4713ECDE" w14:textId="6FC99891" w:rsidR="00DF34E5" w:rsidRPr="0040061F" w:rsidRDefault="00DF34E5" w:rsidP="009C51D9">
      <w:pPr>
        <w:spacing w:line="480" w:lineRule="auto"/>
        <w:rPr>
          <w:b/>
        </w:rPr>
      </w:pPr>
      <w:bookmarkStart w:id="12" w:name="_GoBack"/>
      <w:bookmarkEnd w:id="12"/>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77777777"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Carlin</w:t>
      </w:r>
      <w:r w:rsidRPr="00DF34E5">
        <w:rPr>
          <w:rFonts w:hint="eastAsia"/>
          <w:vertAlign w:val="superscript"/>
        </w:rPr>
        <w:t>1</w:t>
      </w:r>
      <w:r>
        <w:rPr>
          <w:rFonts w:hint="eastAsia"/>
        </w:rPr>
        <w:t>*, R</w:t>
      </w:r>
      <w:r w:rsidR="00C42201">
        <w:t xml:space="preserve">yan </w:t>
      </w:r>
      <w:r>
        <w:rPr>
          <w:rFonts w:hint="eastAsia"/>
        </w:rPr>
        <w:t>W</w:t>
      </w:r>
      <w:r w:rsidR="00C42201">
        <w:t>.</w:t>
      </w:r>
      <w:r>
        <w:rPr>
          <w:rFonts w:hint="eastAsia"/>
        </w:rPr>
        <w:t xml:space="preserve"> Caster</w:t>
      </w:r>
      <w:r w:rsidRPr="00DF34E5">
        <w:rPr>
          <w:vertAlign w:val="superscript"/>
        </w:rPr>
        <w:t>2</w:t>
      </w:r>
      <w:r>
        <w:rPr>
          <w:rFonts w:hint="eastAsia"/>
        </w:rPr>
        <w:t xml:space="preserve">*, </w:t>
      </w:r>
      <w:proofErr w:type="spellStart"/>
      <w:r>
        <w:rPr>
          <w:rFonts w:hint="eastAsia"/>
        </w:rPr>
        <w:t>X</w:t>
      </w:r>
      <w:r w:rsidR="00C42201">
        <w:t>iaokang</w:t>
      </w:r>
      <w:proofErr w:type="spellEnd"/>
      <w:r w:rsidR="00C42201">
        <w:t xml:space="preserve"> </w:t>
      </w:r>
      <w:r>
        <w:rPr>
          <w:rFonts w:hint="eastAsia"/>
        </w:rPr>
        <w:t>Wang</w:t>
      </w:r>
      <w:r w:rsidRPr="00DF34E5">
        <w:rPr>
          <w:rFonts w:hint="eastAsia"/>
          <w:vertAlign w:val="superscript"/>
        </w:rPr>
        <w:t>3</w:t>
      </w:r>
      <w:r>
        <w:rPr>
          <w:rFonts w:hint="eastAsia"/>
        </w:rPr>
        <w:t>, S</w:t>
      </w:r>
      <w:r w:rsidR="00C42201">
        <w:t xml:space="preserve">tephanie </w:t>
      </w:r>
      <w:r>
        <w:rPr>
          <w:rFonts w:hint="eastAsia"/>
        </w:rPr>
        <w:t>A</w:t>
      </w:r>
      <w:r w:rsidR="00C42201">
        <w:t>.</w:t>
      </w:r>
      <w:r>
        <w:rPr>
          <w:rFonts w:hint="eastAsia"/>
        </w:rPr>
        <w:t xml:space="preserve"> Betzenderfer</w:t>
      </w:r>
      <w:r>
        <w:rPr>
          <w:vertAlign w:val="superscript"/>
        </w:rPr>
        <w:t>2</w:t>
      </w:r>
      <w:r>
        <w:rPr>
          <w:rFonts w:hint="eastAsia"/>
        </w:rPr>
        <w:t>, C</w:t>
      </w:r>
      <w:r w:rsidR="00C42201">
        <w:t xml:space="preserve">laire </w:t>
      </w:r>
      <w:r>
        <w:rPr>
          <w:rFonts w:hint="eastAsia"/>
        </w:rPr>
        <w:t>X</w:t>
      </w:r>
      <w:r w:rsidR="00C42201">
        <w:t>.</w:t>
      </w:r>
      <w:r>
        <w:rPr>
          <w:rFonts w:hint="eastAsia"/>
        </w:rPr>
        <w:t xml:space="preserve"> Chen</w:t>
      </w:r>
      <w:r w:rsidR="00C42201">
        <w:rPr>
          <w:vertAlign w:val="superscript"/>
        </w:rPr>
        <w:t>2</w:t>
      </w:r>
      <w:r>
        <w:rPr>
          <w:rFonts w:hint="eastAsia"/>
        </w:rPr>
        <w:t xml:space="preserve">, </w:t>
      </w:r>
      <w:proofErr w:type="spellStart"/>
      <w:r>
        <w:rPr>
          <w:rFonts w:hint="eastAsia"/>
        </w:rPr>
        <w:t>V</w:t>
      </w:r>
      <w:r w:rsidR="00C42201">
        <w:t>easna</w:t>
      </w:r>
      <w:proofErr w:type="spellEnd"/>
      <w:r w:rsidR="00C42201">
        <w:t xml:space="preserve"> </w:t>
      </w:r>
      <w:r>
        <w:rPr>
          <w:rFonts w:hint="eastAsia"/>
        </w:rPr>
        <w:t>M</w:t>
      </w:r>
      <w:r w:rsidR="00C42201">
        <w:t>.</w:t>
      </w:r>
      <w:r>
        <w:rPr>
          <w:rFonts w:hint="eastAsia"/>
        </w:rPr>
        <w:t xml:space="preserve"> Duong</w:t>
      </w:r>
      <w:r w:rsidR="00C42201">
        <w:rPr>
          <w:vertAlign w:val="superscript"/>
        </w:rPr>
        <w:t>2</w:t>
      </w:r>
      <w:r>
        <w:rPr>
          <w:rFonts w:hint="eastAsia"/>
        </w:rPr>
        <w:t>, C</w:t>
      </w:r>
      <w:r w:rsidR="00C42201">
        <w:t xml:space="preserve">arolina </w:t>
      </w:r>
      <w:r>
        <w:rPr>
          <w:rFonts w:hint="eastAsia"/>
        </w:rPr>
        <w:t>V</w:t>
      </w:r>
      <w:r w:rsidR="00C42201">
        <w:t>.</w:t>
      </w:r>
      <w:r>
        <w:rPr>
          <w:rFonts w:hint="eastAsia"/>
        </w:rPr>
        <w:t xml:space="preserve"> Ryklansky</w:t>
      </w:r>
      <w:r w:rsidR="00C42201">
        <w:rPr>
          <w:vertAlign w:val="superscript"/>
        </w:rPr>
        <w:t>2</w:t>
      </w:r>
      <w:r>
        <w:rPr>
          <w:rFonts w:hint="eastAsia"/>
        </w:rPr>
        <w:t>, A</w:t>
      </w:r>
      <w:r w:rsidR="00C42201">
        <w:t>lp</w:t>
      </w:r>
      <w:r>
        <w:rPr>
          <w:rFonts w:hint="eastAsia"/>
        </w:rPr>
        <w:t xml:space="preserve"> Alpekin</w:t>
      </w:r>
      <w:r w:rsidR="00C42201">
        <w:rPr>
          <w:vertAlign w:val="superscript"/>
        </w:rPr>
        <w:t>2</w:t>
      </w:r>
      <w:r>
        <w:rPr>
          <w:rFonts w:hint="eastAsia"/>
        </w:rPr>
        <w:t>, N</w:t>
      </w:r>
      <w:r w:rsidR="00C42201">
        <w:t>athan</w:t>
      </w:r>
      <w:r>
        <w:rPr>
          <w:rFonts w:hint="eastAsia"/>
        </w:rPr>
        <w:t xml:space="preserve"> Beaumont</w:t>
      </w:r>
      <w:r w:rsidR="00C42201">
        <w:rPr>
          <w:vertAlign w:val="superscript"/>
        </w:rPr>
        <w:t>2</w:t>
      </w:r>
      <w:r>
        <w:rPr>
          <w:rFonts w:hint="eastAsia"/>
        </w:rPr>
        <w:t xml:space="preserve">, </w:t>
      </w:r>
      <w:proofErr w:type="spellStart"/>
      <w:r>
        <w:rPr>
          <w:rFonts w:hint="eastAsia"/>
        </w:rPr>
        <w:t>H</w:t>
      </w:r>
      <w:r w:rsidR="00C42201">
        <w:t>arhul</w:t>
      </w:r>
      <w:proofErr w:type="spellEnd"/>
      <w:r>
        <w:rPr>
          <w:rFonts w:hint="eastAsia"/>
        </w:rPr>
        <w:t xml:space="preserve"> Kapoor</w:t>
      </w:r>
      <w:r w:rsidR="00C42201">
        <w:rPr>
          <w:vertAlign w:val="superscript"/>
        </w:rPr>
        <w:t>2</w:t>
      </w:r>
      <w:r>
        <w:rPr>
          <w:rFonts w:hint="eastAsia"/>
        </w:rPr>
        <w:t>, N</w:t>
      </w:r>
      <w:r w:rsidR="00C42201">
        <w:t>icole</w:t>
      </w:r>
      <w:r>
        <w:rPr>
          <w:rFonts w:hint="eastAsia"/>
        </w:rPr>
        <w:t xml:space="preserve"> Kim</w:t>
      </w:r>
      <w:r w:rsidR="00C42201">
        <w:rPr>
          <w:vertAlign w:val="superscript"/>
        </w:rPr>
        <w:t>2</w:t>
      </w:r>
      <w:r>
        <w:rPr>
          <w:rFonts w:hint="eastAsia"/>
        </w:rPr>
        <w:t xml:space="preserve">, </w:t>
      </w:r>
      <w:proofErr w:type="spellStart"/>
      <w:r>
        <w:rPr>
          <w:rFonts w:hint="eastAsia"/>
        </w:rPr>
        <w:t>H</w:t>
      </w:r>
      <w:r w:rsidR="00C42201">
        <w:t>osna</w:t>
      </w:r>
      <w:proofErr w:type="spellEnd"/>
      <w:r>
        <w:rPr>
          <w:rFonts w:hint="eastAsia"/>
        </w:rPr>
        <w:t xml:space="preserve"> Mohabbot</w:t>
      </w:r>
      <w:r w:rsidR="00C42201">
        <w:rPr>
          <w:vertAlign w:val="superscript"/>
        </w:rPr>
        <w:t>2</w:t>
      </w:r>
      <w:r>
        <w:rPr>
          <w:rFonts w:hint="eastAsia"/>
        </w:rPr>
        <w:t xml:space="preserve">, </w:t>
      </w:r>
      <w:proofErr w:type="spellStart"/>
      <w:r>
        <w:rPr>
          <w:rFonts w:hint="eastAsia"/>
        </w:rPr>
        <w:t>B</w:t>
      </w:r>
      <w:r w:rsidR="00C42201">
        <w:t>oyu</w:t>
      </w:r>
      <w:proofErr w:type="spellEnd"/>
      <w:r>
        <w:rPr>
          <w:rFonts w:hint="eastAsia"/>
        </w:rPr>
        <w:t xml:space="preserve"> Pang</w:t>
      </w:r>
      <w:r w:rsidR="00C42201">
        <w:rPr>
          <w:vertAlign w:val="superscript"/>
        </w:rPr>
        <w:t>2</w:t>
      </w:r>
      <w:r w:rsidR="00C42201">
        <w:rPr>
          <w:rFonts w:hint="eastAsia"/>
        </w:rPr>
        <w:t>, R</w:t>
      </w:r>
      <w:r w:rsidR="00C42201">
        <w:t>achel</w:t>
      </w:r>
      <w:r w:rsidR="00C42201">
        <w:rPr>
          <w:rFonts w:hint="eastAsia"/>
        </w:rPr>
        <w:t xml:space="preserve"> Teel</w:t>
      </w:r>
      <w:r w:rsidR="00C42201">
        <w:rPr>
          <w:vertAlign w:val="superscript"/>
        </w:rPr>
        <w:t>2</w:t>
      </w:r>
      <w:r>
        <w:rPr>
          <w:rFonts w:hint="eastAsia"/>
        </w:rPr>
        <w:t>, L</w:t>
      </w:r>
      <w:r w:rsidR="00C42201">
        <w:t>illian</w:t>
      </w:r>
      <w:r>
        <w:rPr>
          <w:rFonts w:hint="eastAsia"/>
        </w:rPr>
        <w:t xml:space="preserve"> Whithaus</w:t>
      </w:r>
      <w:r w:rsidR="00C42201">
        <w:rPr>
          <w:vertAlign w:val="superscript"/>
        </w:rPr>
        <w:t>2</w:t>
      </w:r>
      <w:r>
        <w:rPr>
          <w:rFonts w:hint="eastAsia"/>
        </w:rPr>
        <w:t xml:space="preserve">, </w:t>
      </w:r>
      <w:proofErr w:type="spellStart"/>
      <w:r>
        <w:rPr>
          <w:rFonts w:hint="eastAsia"/>
        </w:rPr>
        <w:t>I</w:t>
      </w:r>
      <w:r w:rsidR="00C42201">
        <w:t>lias</w:t>
      </w:r>
      <w:proofErr w:type="spellEnd"/>
      <w:r w:rsidR="00C42201">
        <w:rPr>
          <w:rFonts w:hint="eastAsia"/>
        </w:rPr>
        <w:t xml:space="preserve"> Tagkopoulos</w:t>
      </w:r>
      <w:r w:rsidR="00197777">
        <w:rPr>
          <w:vertAlign w:val="superscript"/>
        </w:rPr>
        <w:t>2</w:t>
      </w:r>
      <w:proofErr w:type="gramStart"/>
      <w:r w:rsidR="00197777">
        <w:rPr>
          <w:vertAlign w:val="superscript"/>
        </w:rPr>
        <w:t>,6</w:t>
      </w:r>
      <w:proofErr w:type="gramEnd"/>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Siegel</w:t>
      </w:r>
      <w:r w:rsidR="00197777">
        <w:rPr>
          <w:vertAlign w:val="superscript"/>
        </w:rPr>
        <w:t>2,3,4</w:t>
      </w:r>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Pr>
          <w:rFonts w:hint="eastAsia"/>
        </w:rPr>
        <w:t>5. Depa</w:t>
      </w:r>
      <w:r>
        <w:t>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054D1F75" w:rsidR="00DF34E5" w:rsidRDefault="00DF34E5" w:rsidP="008C36CB">
      <w:pPr>
        <w:spacing w:line="480" w:lineRule="auto"/>
      </w:pPr>
      <w:r>
        <w:lastRenderedPageBreak/>
        <w:t>The use of computational modeling algorithms to guide the design of novel enzyme catalysts is a rapidly growing field.</w:t>
      </w:r>
      <w:r w:rsidR="00CA4931">
        <w:t xml:space="preserve"> </w:t>
      </w:r>
      <w:del w:id="13" w:author="Justin Siegel" w:date="2015-05-11T21:22:00Z">
        <w:r w:rsidDel="00D92F42">
          <w:delText>However</w:delText>
        </w:r>
      </w:del>
      <w:ins w:id="14" w:author="Justin Siegel" w:date="2015-05-11T21:22:00Z">
        <w:r w:rsidR="00D92F42">
          <w:t xml:space="preserve">Force-field based methods have now been utilized to engineer both </w:t>
        </w:r>
      </w:ins>
      <w:ins w:id="15" w:author="Justin Siegel" w:date="2015-05-11T21:24:00Z">
        <w:r w:rsidR="00D92F42">
          <w:t>enzyme</w:t>
        </w:r>
      </w:ins>
      <w:ins w:id="16" w:author="Justin Siegel" w:date="2015-05-11T21:22:00Z">
        <w:r w:rsidR="00D92F42">
          <w:t xml:space="preserve"> specificity and activity, </w:t>
        </w:r>
      </w:ins>
      <w:ins w:id="17" w:author="Justin Siegel" w:date="2015-05-11T21:23:00Z">
        <w:r w:rsidR="00D92F42">
          <w:t>however</w:t>
        </w:r>
      </w:ins>
      <w:ins w:id="18" w:author="Justin Siegel" w:date="2015-05-11T21:22:00Z">
        <w:r w:rsidR="00D92F42">
          <w:t xml:space="preserve"> </w:t>
        </w:r>
      </w:ins>
      <w:ins w:id="19" w:author="Justin Siegel" w:date="2015-05-11T21:25:00Z">
        <w:r w:rsidR="00D92F42">
          <w:t>successful</w:t>
        </w:r>
      </w:ins>
      <w:ins w:id="20" w:author="Justin Siegel" w:date="2015-05-11T21:24:00Z">
        <w:r w:rsidR="00D92F42">
          <w:t xml:space="preserve"> </w:t>
        </w:r>
      </w:ins>
      <w:ins w:id="21" w:author="Justin Siegel" w:date="2015-05-11T21:23:00Z">
        <w:r w:rsidR="00D92F42">
          <w:t>hit</w:t>
        </w:r>
      </w:ins>
      <w:ins w:id="22" w:author="Justin Siegel" w:date="2015-05-11T21:22:00Z">
        <w:r w:rsidR="00D92F42">
          <w:t xml:space="preserve"> rates </w:t>
        </w:r>
      </w:ins>
      <w:ins w:id="23" w:author="Justin Siegel" w:date="2015-05-11T21:24:00Z">
        <w:r w:rsidR="00D92F42">
          <w:t xml:space="preserve">are often under ten </w:t>
        </w:r>
      </w:ins>
      <w:ins w:id="24" w:author="Justin Siegel" w:date="2015-05-11T21:25:00Z">
        <w:r w:rsidR="00D92F42">
          <w:t>percent</w:t>
        </w:r>
      </w:ins>
      <w:ins w:id="25" w:author="Justin Siegel" w:date="2015-05-11T21:23:00Z">
        <w:r w:rsidR="00D92F42">
          <w:t xml:space="preserve">.  One potential reason for this is that </w:t>
        </w:r>
      </w:ins>
      <w:del w:id="26" w:author="Justin Siegel" w:date="2015-05-11T21:24:00Z">
        <w:r w:rsidDel="00D92F42">
          <w:delText xml:space="preserve">, </w:delText>
        </w:r>
      </w:del>
      <w:r>
        <w:t>current force-field based approaches are frequently trained using indirect measures of function rather than direct correlation to experimentally-determined functional effects</w:t>
      </w:r>
      <w:ins w:id="27" w:author="Justin Siegel" w:date="2015-05-11T21:26:00Z">
        <w:r w:rsidR="00D92F42">
          <w:t xml:space="preserve"> </w:t>
        </w:r>
      </w:ins>
      <w:del w:id="28" w:author="Justin Siegel" w:date="2015-05-11T21:24:00Z">
        <w:r w:rsidDel="00D92F42">
          <w:delText xml:space="preserve"> of mutations</w:delText>
        </w:r>
      </w:del>
      <w:r>
        <w:t xml:space="preserve">. This is due to the lack of datasets for which a large panel of enzyme variants has been produced, purified, and kinetically characterized. Here we report the </w:t>
      </w:r>
      <w:r w:rsidR="004F15C1" w:rsidRPr="00AE71AE">
        <w:rPr>
          <w:i/>
        </w:rPr>
        <w:t>k</w:t>
      </w:r>
      <w:r w:rsidR="004F15C1" w:rsidRPr="00AE71AE">
        <w:rPr>
          <w:vertAlign w:val="subscript"/>
        </w:rPr>
        <w:t>cat</w:t>
      </w:r>
      <w:r>
        <w:t xml:space="preserve"> and </w:t>
      </w:r>
      <w:r w:rsidR="004F15C1">
        <w:t>K</w:t>
      </w:r>
      <w:r w:rsidR="004F15C1" w:rsidRPr="004F15C1">
        <w:rPr>
          <w:vertAlign w:val="subscript"/>
        </w:rPr>
        <w:t>M</w:t>
      </w:r>
      <w:r>
        <w:t xml:space="preserve"> values of over 100 purified mutants of a glycoside hydrolase enzyme</w:t>
      </w:r>
      <w:ins w:id="29" w:author="Justin Siegel" w:date="2015-05-11T21:28:00Z">
        <w:r w:rsidR="00D92F42">
          <w:t xml:space="preserve">. We demonstrate the utility of this data set by </w:t>
        </w:r>
      </w:ins>
      <w:ins w:id="30" w:author="Justin Siegel" w:date="2015-05-11T21:30:00Z">
        <w:r w:rsidR="00D92F42">
          <w:t xml:space="preserve">using machine learning to train a new algorithm that </w:t>
        </w:r>
      </w:ins>
      <w:ins w:id="31" w:author="Justin Siegel" w:date="2015-05-11T21:31:00Z">
        <w:r w:rsidR="00D92F42">
          <w:t>enables</w:t>
        </w:r>
      </w:ins>
      <w:ins w:id="32" w:author="Justin Siegel" w:date="2015-05-11T21:30:00Z">
        <w:r w:rsidR="00D92F42">
          <w:t xml:space="preserve"> </w:t>
        </w:r>
      </w:ins>
      <w:ins w:id="33" w:author="Justin Siegel" w:date="2015-05-11T21:31:00Z">
        <w:r w:rsidR="00D92F42">
          <w:t>prediction of each</w:t>
        </w:r>
      </w:ins>
      <w:ins w:id="34" w:author="Justin Siegel" w:date="2015-05-11T21:30:00Z">
        <w:r w:rsidR="00D92F42">
          <w:t xml:space="preserve"> kinetic parameter based on readily modeled and calculated</w:t>
        </w:r>
      </w:ins>
      <w:ins w:id="35" w:author="Justin Siegel" w:date="2015-05-11T21:29:00Z">
        <w:r w:rsidR="00D92F42">
          <w:t xml:space="preserve"> structural features</w:t>
        </w:r>
      </w:ins>
      <w:del w:id="36" w:author="Justin Siegel" w:date="2015-05-11T21:28:00Z">
        <w:r w:rsidDel="00D92F42">
          <w:delText xml:space="preserve"> and the subsequent use of this data set and a combination of </w:delText>
        </w:r>
      </w:del>
      <w:del w:id="37" w:author="Justin Siegel" w:date="2015-05-11T21:30:00Z">
        <w:r w:rsidDel="00D92F42">
          <w:delText>molecular modeling and machine learning to select</w:delText>
        </w:r>
      </w:del>
      <w:del w:id="38" w:author="Justin Siegel" w:date="2015-05-11T21:29:00Z">
        <w:r w:rsidDel="00D92F42">
          <w:delText xml:space="preserve"> informative structural features and predict functional parameters</w:delText>
        </w:r>
      </w:del>
      <w:r>
        <w:t>. The 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43BFBD3A" w:rsidR="00DF34E5" w:rsidRDefault="00DF34E5" w:rsidP="008C36CB">
      <w:pPr>
        <w:spacing w:line="480" w:lineRule="auto"/>
      </w:pPr>
      <w:r>
        <w:t>The ability to rationally reengineer enzyme function using computational approaches has the potential to enable rapid development of highly efficient and specific catalysts tailored for needs beyond those selected for during natural 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r w:rsidR="00696E24">
        <w:fldChar w:fldCharType="end"/>
      </w:r>
      <w:r>
        <w:t xml:space="preserve"> A growing route for engineering enzyme catalysts is the use of computational tools to evaluate potential mutations </w:t>
      </w:r>
      <w:r w:rsidRPr="00AA5F63">
        <w:rPr>
          <w:i/>
        </w:rPr>
        <w:t>in silico</w:t>
      </w:r>
      <w:r>
        <w:t xml:space="preserve"> prior to experimental characterization. Using the Rosetta Molecular Modeling Suite, reengineering of both specificity and chemistry has been 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Furthermore, there have been no reports evaluating the predictive power of the Rosetta Molecular Modeling Suite on the functional effects of enzyme mutations. Therefore efforts to both evaluate and improve the predictive power of this computationally inexpensive and widely accessible algorithm is of the utmost importance.</w:t>
      </w:r>
      <w:r w:rsidR="00AF585E">
        <w:t xml:space="preserve"> </w:t>
      </w:r>
    </w:p>
    <w:p w14:paraId="26877676" w14:textId="7F9453A3" w:rsidR="00DF34E5" w:rsidRDefault="00AF585E" w:rsidP="008C36CB">
      <w:pPr>
        <w:spacing w:line="480" w:lineRule="auto"/>
      </w:pPr>
      <w:r>
        <w:tab/>
      </w:r>
      <w:r w:rsidR="00DF34E5">
        <w:t>One likely reason for the low success rate of designs is that current algorithms are not directly trained on experimentally measured effects, but are trained on indirect measures such as sequence recovery (</w:t>
      </w:r>
      <w:r w:rsidR="00DF34E5" w:rsidRPr="00AF585E">
        <w:rPr>
          <w:i/>
        </w:rPr>
        <w:t>i.e.</w:t>
      </w:r>
      <w:r w:rsidR="00DF34E5">
        <w:t xml:space="preserve"> the ability to recapitulate a known active site after running a design simulation). These indirect measures are used because there are no reported datasets of kinetically characterized enzyme mutants that encompass a wide dynamic range of activity and have enough independent data points to enable training and cross validation of algorithms. </w:t>
      </w:r>
      <w:del w:id="39" w:author="Justin Siegel" w:date="2015-05-11T21:32:00Z">
        <w:r w:rsidR="00DF34E5" w:rsidDel="00BB2E28">
          <w:delText xml:space="preserve">This is likely also why there have been no reports on the predictive power of the Rosetta Molecular Modeling Suite on the effects of mutations on enzyme kinetics. </w:delText>
        </w:r>
      </w:del>
      <w:r w:rsidR="00DF34E5">
        <w:t>Yet, there is significant precedence in the use of large datasets to train and evaluate force-field based algorithms for protein function.</w:t>
      </w:r>
      <w:r>
        <w:t xml:space="preserve"> </w:t>
      </w:r>
      <w:r w:rsidR="00DF34E5">
        <w:t xml:space="preserve">A closely related example is the </w:t>
      </w:r>
      <w:proofErr w:type="spellStart"/>
      <w:r w:rsidR="00DF34E5">
        <w:t>ProTherm</w:t>
      </w:r>
      <w:proofErr w:type="spellEnd"/>
      <w:r w:rsidR="00DF34E5">
        <w:t xml:space="preserve"> database which has over twenty thousands of measured effects o</w:t>
      </w:r>
      <w:r w:rsidR="00C65137">
        <w:t>f mutations on thermostability</w:t>
      </w:r>
      <w:r w:rsidR="00DF34E5">
        <w:t>.</w:t>
      </w:r>
      <w:r w:rsidR="00C65137">
        <w:fldChar w:fldCharType="begin"/>
      </w:r>
      <w:r w:rsidR="00C65137">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C65137">
        <w:fldChar w:fldCharType="separate"/>
      </w:r>
      <w:r w:rsidR="00C65137" w:rsidRPr="00C65137">
        <w:rPr>
          <w:noProof/>
          <w:vertAlign w:val="superscript"/>
        </w:rPr>
        <w:t>7</w:t>
      </w:r>
      <w:r w:rsidR="00C65137">
        <w:fldChar w:fldCharType="end"/>
      </w:r>
      <w:r w:rsidR="00DF34E5">
        <w:t xml:space="preserve"> This database is the gold standard used for the development of numerous algorithms for predicting effects of mutat</w:t>
      </w:r>
      <w:r w:rsidR="00D27DC5">
        <w:t>ions on thermostability</w:t>
      </w:r>
      <w:r w:rsidR="00DF34E5">
        <w:t>.</w:t>
      </w:r>
      <w:r w:rsidR="00C52DCD" w:rsidRPr="00F4224D">
        <w:rPr>
          <w:vertAlign w:val="superscript"/>
        </w:rPr>
        <w:fldChar w:fldCharType="begin"/>
      </w:r>
      <w:r w:rsidR="00C52DCD" w:rsidRPr="00F4224D">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C52DCD" w:rsidRPr="00F4224D">
        <w:rPr>
          <w:rFonts w:hint="eastAsia"/>
          <w:vertAlign w:val="superscript"/>
        </w:rPr>
        <w:instrText>25d" timestamp="1431380770"&gt;19&lt;/key&gt;&lt;/foreign-keys&gt;&lt;ref-type name="Journal Article"&gt;17&lt;/ref-type&gt;&lt;contributors&gt;&lt;authors&gt;&lt;author&gt;Kellogg, Elizabeth H&lt;/author&gt;&lt;author&gt;Leaver</w:instrText>
      </w:r>
      <w:r w:rsidR="00C52DCD" w:rsidRPr="00F4224D">
        <w:rPr>
          <w:rFonts w:hint="eastAsia"/>
          <w:vertAlign w:val="superscript"/>
        </w:rPr>
        <w:instrText>‐</w:instrText>
      </w:r>
      <w:r w:rsidR="00C52DCD" w:rsidRPr="00F4224D">
        <w:rPr>
          <w:rFonts w:hint="eastAsia"/>
          <w:vertAlign w:val="superscript"/>
        </w:rPr>
        <w:instrText>Fay, Andrew&lt;/author&gt;&lt;author&gt;Baker, David&lt;/author&gt;&lt;/authors&gt;&lt;/contributors&gt;&lt;titles&gt;&lt;title&gt;Role of conformational sampling in computing mutation</w:instrText>
      </w:r>
      <w:r w:rsidR="00C52DCD" w:rsidRPr="00F4224D">
        <w:rPr>
          <w:rFonts w:hint="eastAsia"/>
          <w:vertAlign w:val="superscript"/>
        </w:rPr>
        <w:instrText>‐</w:instrText>
      </w:r>
      <w:r w:rsidR="00C52DCD" w:rsidRPr="00F4224D">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C52DCD" w:rsidRPr="00F4224D">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C52DCD" w:rsidRPr="00F4224D">
        <w:rPr>
          <w:vertAlign w:val="superscript"/>
        </w:rPr>
        <w:fldChar w:fldCharType="separate"/>
      </w:r>
      <w:r w:rsidR="00C52DCD" w:rsidRPr="00F4224D">
        <w:rPr>
          <w:noProof/>
          <w:vertAlign w:val="superscript"/>
        </w:rPr>
        <w:t>8</w:t>
      </w:r>
      <w:r w:rsidR="00C52DCD" w:rsidRPr="00F4224D">
        <w:rPr>
          <w:vertAlign w:val="superscript"/>
        </w:rPr>
        <w:fldChar w:fldCharType="end"/>
      </w:r>
      <w:r w:rsidR="00F4224D" w:rsidRPr="00F4224D">
        <w:rPr>
          <w:vertAlign w:val="superscript"/>
        </w:rPr>
        <w:t>,</w:t>
      </w:r>
      <w:r w:rsidR="00F4224D" w:rsidRPr="00F4224D">
        <w:rPr>
          <w:vertAlign w:val="superscript"/>
        </w:rPr>
        <w:fldChar w:fldCharType="begin"/>
      </w:r>
      <w:r w:rsidR="00F4224D" w:rsidRPr="00F4224D">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F4224D" w:rsidRPr="00F4224D">
        <w:rPr>
          <w:vertAlign w:val="superscript"/>
        </w:rPr>
        <w:fldChar w:fldCharType="separate"/>
      </w:r>
      <w:r w:rsidR="00F4224D" w:rsidRPr="00F4224D">
        <w:rPr>
          <w:noProof/>
          <w:vertAlign w:val="superscript"/>
        </w:rPr>
        <w:t>9</w:t>
      </w:r>
      <w:r w:rsidR="00F4224D" w:rsidRPr="00F4224D">
        <w:rPr>
          <w:vertAlign w:val="superscript"/>
        </w:rPr>
        <w:fldChar w:fldCharType="end"/>
      </w:r>
      <w:r>
        <w:t xml:space="preserve"> </w:t>
      </w:r>
    </w:p>
    <w:p w14:paraId="35D850C1" w14:textId="188B9B72"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r w:rsidR="004F15C1" w:rsidRPr="00AE71AE">
        <w:rPr>
          <w:i/>
        </w:rPr>
        <w:t>k</w:t>
      </w:r>
      <w:r w:rsidR="004F15C1" w:rsidRPr="00AE71AE">
        <w:rPr>
          <w:vertAlign w:val="subscript"/>
        </w:rPr>
        <w:t>cat</w:t>
      </w:r>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 xml:space="preserve">-glucosidase B </w:t>
      </w:r>
      <w:r w:rsidR="00AD3EB3">
        <w:t xml:space="preserve">(BglB) </w:t>
      </w:r>
      <w:r w:rsidR="00DF34E5">
        <w:t xml:space="preserve">from </w:t>
      </w:r>
      <w:proofErr w:type="spellStart"/>
      <w:r w:rsidR="00DF34E5" w:rsidRPr="00AD3EB3">
        <w:rPr>
          <w:i/>
        </w:rPr>
        <w:t>Paenibacillus</w:t>
      </w:r>
      <w:proofErr w:type="spellEnd"/>
      <w:r w:rsidR="00DF34E5" w:rsidRPr="00AD3EB3">
        <w:rPr>
          <w:i/>
        </w:rPr>
        <w:t xml:space="preserve"> </w:t>
      </w:r>
      <w:proofErr w:type="spellStart"/>
      <w:r w:rsidR="00DF34E5" w:rsidRPr="00AD3EB3">
        <w:rPr>
          <w:i/>
        </w:rPr>
        <w:t>polymyxa</w:t>
      </w:r>
      <w:proofErr w:type="spellEnd"/>
      <w:r w:rsidR="00DF34E5">
        <w:t>. The family 1 glycoside hydrolases have been the subject of numerous structural and kinetic studies due to their importance as the penultimate step in cellular</w:t>
      </w:r>
      <w:r w:rsidR="00E95C64">
        <w:t xml:space="preserve"> </w:t>
      </w:r>
      <w:proofErr w:type="spellStart"/>
      <w:r w:rsidR="00E95C64">
        <w:t>ligno</w:t>
      </w:r>
      <w:proofErr w:type="spellEnd"/>
      <w:r w:rsidR="00E95C64">
        <w:t>-cellulose 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F34E5">
        <w:t xml:space="preserve"> An X-ray crystal structure of BglB indicates that </w:t>
      </w:r>
      <w:del w:id="40" w:author="Justin Siegel" w:date="2015-05-11T21:33:00Z">
        <w:r w:rsidR="00DF34E5" w:rsidDel="00BB2E28">
          <w:delText xml:space="preserve">BglB </w:delText>
        </w:r>
      </w:del>
      <w:ins w:id="41" w:author="Justin Siegel" w:date="2015-05-11T21:33:00Z">
        <w:r w:rsidR="00BB2E28">
          <w:t xml:space="preserve">it </w:t>
        </w:r>
      </w:ins>
      <w:r w:rsidR="00DF34E5">
        <w:t xml:space="preserve">follows a classical </w:t>
      </w:r>
      <w:proofErr w:type="spellStart"/>
      <w:r w:rsidR="00DF34E5">
        <w:t>Koshland</w:t>
      </w:r>
      <w:proofErr w:type="spellEnd"/>
      <w:r w:rsidR="00DF34E5">
        <w:t xml:space="preserve"> double-displacement mechanism in which E353 performs a </w:t>
      </w:r>
      <w:proofErr w:type="spellStart"/>
      <w:r w:rsidR="00DE3799">
        <w:t>nucleo</w:t>
      </w:r>
      <w:r w:rsidR="00DF34E5">
        <w:t>philic</w:t>
      </w:r>
      <w:proofErr w:type="spellEnd"/>
      <w:r w:rsidR="00DF34E5">
        <w:t xml:space="preserve"> attack on the </w:t>
      </w:r>
      <w:proofErr w:type="spellStart"/>
      <w:r w:rsidR="00DF34E5">
        <w:t>anomeric</w:t>
      </w:r>
      <w:proofErr w:type="spellEnd"/>
      <w:r w:rsidR="00DF34E5">
        <w:t xml:space="preserve"> carbon of the substrate’s glucose moiety. The leaving group is protonated by E164. A third active site residue, Y295, orients E353 for catalysis</w:t>
      </w:r>
      <w:r w:rsidR="00DE3799">
        <w:t xml:space="preserve"> with a hydrogen 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E3799">
        <w:t xml:space="preserve"> </w:t>
      </w:r>
      <w:r w:rsidR="00DF34E5">
        <w:t xml:space="preserve">The protein structure and reaction scheme are provided in Figure 1. </w:t>
      </w:r>
    </w:p>
    <w:p w14:paraId="469EC551" w14:textId="3ED71950"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K</w:t>
      </w:r>
      <w:ins w:id="42" w:author="Justin Siegel" w:date="2015-05-11T21:33:00Z">
        <w:r w:rsidR="00BB2E28">
          <w:rPr>
            <w:vertAlign w:val="subscript"/>
          </w:rPr>
          <w:t>i</w:t>
        </w:r>
      </w:ins>
      <w:del w:id="43" w:author="Justin Siegel" w:date="2015-05-11T21:33:00Z">
        <w:r w:rsidR="000E4A77" w:rsidRPr="000E4A77" w:rsidDel="00BB2E28">
          <w:rPr>
            <w:vertAlign w:val="subscript"/>
          </w:rPr>
          <w:delText>I</w:delText>
        </w:r>
      </w:del>
      <w:r w:rsidR="004A52E3">
        <w:t xml:space="preserve"> measured) </w:t>
      </w:r>
      <w:r w:rsidR="00DF34E5">
        <w:t xml:space="preserve">using the reporter substrate </w:t>
      </w:r>
      <w:r w:rsidR="00DF34E5" w:rsidRPr="004A52E3">
        <w:rPr>
          <w:i/>
        </w:rPr>
        <w:t>p</w:t>
      </w:r>
      <w:r w:rsidR="00DF34E5">
        <w:t>-</w:t>
      </w:r>
      <w:proofErr w:type="spellStart"/>
      <w:r w:rsidR="00DF34E5">
        <w:t>nitrophenyl</w:t>
      </w:r>
      <w:proofErr w:type="spellEnd"/>
      <w:r w:rsidR="00DF34E5">
        <w:t>-ß-D-</w:t>
      </w:r>
      <w:proofErr w:type="spellStart"/>
      <w:r w:rsidR="00DF34E5">
        <w:t>glucoside</w:t>
      </w:r>
      <w:proofErr w:type="spellEnd"/>
      <w:r w:rsidR="00DF34E5">
        <w:t xml:space="preserve"> (pNPG). The production of this dataset revealed several mutations to non-catalytic residues (i.e.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using 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proofErr w:type="gramStart"/>
      <w:r w:rsidRPr="005815CD">
        <w:rPr>
          <w:b/>
        </w:rPr>
        <w:t>Computationally-directed</w:t>
      </w:r>
      <w:proofErr w:type="gramEnd"/>
      <w:r w:rsidRPr="005815CD">
        <w:rPr>
          <w:b/>
        </w:rPr>
        <w:t xml:space="preserve"> engineering of BglB</w:t>
      </w:r>
    </w:p>
    <w:p w14:paraId="091B62FD" w14:textId="6FE16269" w:rsidR="00DF34E5" w:rsidRDefault="00DF34E5" w:rsidP="008C36CB">
      <w:pPr>
        <w:spacing w:line="480" w:lineRule="auto"/>
      </w:pPr>
      <w:r>
        <w:t>The crystal structure (PDB 2JIE) of recombinant BglB with the substrate analog 2-deoxy-2-fluoro-alpha-D-glucopyranose bound was used to identify the substrate binding pocket and the catalytic residues. To generate a molecular model approximating the first proposed transition state for the hydrolysis of pNPG, an S</w:t>
      </w:r>
      <w:r w:rsidRPr="009C31AA">
        <w:rPr>
          <w:vertAlign w:val="subscript"/>
        </w:rPr>
        <w:t>N</w:t>
      </w:r>
      <w:r>
        <w:t xml:space="preserve">2-like transition state was built and minimized in Spartan based on a 3D conformer of </w:t>
      </w:r>
      <w:proofErr w:type="spellStart"/>
      <w:r>
        <w:t>PubChem</w:t>
      </w:r>
      <w:proofErr w:type="spellEnd"/>
      <w:r>
        <w:t xml:space="preserve"> CID 92930. Functional constraints were used to define catalytic distances, angles, and dihedrals between pNPG, the acid-base E164, the nucleophile E353, and Y295, which is proposed to stabilize the </w:t>
      </w:r>
      <w:proofErr w:type="spellStart"/>
      <w:r>
        <w:t>nucleophilic</w:t>
      </w:r>
      <w:proofErr w:type="spellEnd"/>
      <w:r>
        <w:t xml:space="preserve"> glutamate. The angle between the attacking oxygen from E353, the </w:t>
      </w:r>
      <w:proofErr w:type="spellStart"/>
      <w:r>
        <w:t>anomeric</w:t>
      </w:r>
      <w:proofErr w:type="spellEnd"/>
      <w:r>
        <w:t xml:space="preserve"> carbon, and the phenolic oxygen was constrained to 180˚, in accordance with an S</w:t>
      </w:r>
      <w:r w:rsidRPr="00EB4AF5">
        <w:rPr>
          <w:vertAlign w:val="subscript"/>
        </w:rPr>
        <w:t>N</w:t>
      </w:r>
      <w:r>
        <w:t>2-like mechanism</w:t>
      </w:r>
      <w:ins w:id="44" w:author="Justin Siegel" w:date="2015-05-11T21:35:00Z">
        <w:r w:rsidR="00BB2E28">
          <w:t xml:space="preserve"> (See supplemental information for details)</w:t>
        </w:r>
      </w:ins>
      <w:r>
        <w:t xml:space="preserve">. </w:t>
      </w:r>
    </w:p>
    <w:p w14:paraId="7AB132AA" w14:textId="43B15420" w:rsidR="00DF34E5" w:rsidRDefault="00DF34E5" w:rsidP="008C36CB">
      <w:pPr>
        <w:spacing w:line="480" w:lineRule="auto"/>
      </w:pPr>
      <w:r>
        <w:tab/>
        <w:t xml:space="preserve">Two approaches were used to establish a set of mutants to generate and kinetically characterize. The first approach was </w:t>
      </w:r>
      <w:proofErr w:type="gramStart"/>
      <w:r>
        <w:t>a systematic alanine scan</w:t>
      </w:r>
      <w:proofErr w:type="gramEnd"/>
      <w:r>
        <w:t xml:space="preserve"> of the BglB active site where each residue within 12 Å of the ligand in our model was individually mutated to alanine. In the second approach, mutations predicted to be compatible with the modeled pNPG transition state in BglB structure were selected through the program Foldit, a graphical user interface to the Rosetta Molecular Modeling 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F4224D">
        <w:rPr>
          <w:vertAlign w:val="superscript"/>
        </w:rPr>
        <w:instrText xml:space="preserve"> ADDIN EN.CITE &lt;EndNote&gt;&lt;Cite&gt;&lt;Author&gt;Wu&lt;/Author&gt;&lt;Year&gt;2011&lt;/Year&gt;&lt;RecNum&gt;21&lt;/RecNum&gt;&lt;DisplayText&gt;&lt;style face="superscript"&gt;11&lt;/style&gt;&lt;/DisplayText&gt;&lt;record&gt;&lt;rec-number&gt;21&lt;/rec-number&gt;&lt;foreign-keys&gt;&lt;key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F4224D">
        <w:rPr>
          <w:noProof/>
          <w:vertAlign w:val="superscript"/>
        </w:rPr>
        <w:t>11</w:t>
      </w:r>
      <w:r w:rsidR="002A23EA" w:rsidRPr="002A23EA">
        <w:rPr>
          <w:vertAlign w:val="superscript"/>
        </w:rPr>
        <w:fldChar w:fldCharType="end"/>
      </w:r>
      <w:r>
        <w:t xml:space="preserve"> Mutations were modeled and scored in Foldit and a selection of mutations that were either favorable or did not increase the energy of the overall system by greater than 5 Rosetta energy units were chosen to synthesize and experimentally characterize. Figure 1A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09193498" w:rsidR="00DF34E5" w:rsidRDefault="00DF34E5" w:rsidP="008C36CB">
      <w:pPr>
        <w:spacing w:line="480" w:lineRule="auto"/>
      </w:pPr>
      <w:r>
        <w:t>Each of the 104 mutants was made via Kunkel mutagenesis</w:t>
      </w:r>
      <w:r w:rsidR="009F55F8">
        <w:fldChar w:fldCharType="begin"/>
      </w:r>
      <w:r w:rsidR="00F4224D">
        <w:instrText xml:space="preserve"> ADDIN EN.CITE &lt;EndNote&gt;&lt;Cite&gt;&lt;Author&gt;Kunkel&lt;/Author&gt;&lt;Year&gt;1985&lt;/Year&gt;&lt;RecNum&gt;1&lt;/RecNum&gt;&lt;DisplayText&gt;&lt;style face="superscript"&gt;12&lt;/style&gt;&lt;/DisplayText&gt;&lt;record&gt;&lt;rec-number&gt;1&lt;/rec-number&gt;&lt;foreign-keys&gt;&lt;key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F4224D" w:rsidRPr="00F4224D">
        <w:rPr>
          <w:noProof/>
          <w:vertAlign w:val="superscript"/>
        </w:rPr>
        <w:t>12</w:t>
      </w:r>
      <w:r w:rsidR="009F55F8">
        <w:fldChar w:fldCharType="end"/>
      </w:r>
      <w:r>
        <w:t xml:space="preserve"> using the Transcriptic cloud laboratory </w:t>
      </w:r>
      <w:commentRangeStart w:id="45"/>
      <w:r>
        <w:t>platform</w:t>
      </w:r>
      <w:commentRangeEnd w:id="45"/>
      <w:r w:rsidR="00BB2E28">
        <w:rPr>
          <w:rStyle w:val="CommentReference"/>
        </w:rPr>
        <w:commentReference w:id="45"/>
      </w:r>
      <w:r>
        <w:t xml:space="preserve"> and sequence-verified. Mutant plasmids were transformed into </w:t>
      </w:r>
      <w:r w:rsidRPr="009F55F8">
        <w:rPr>
          <w:i/>
        </w:rPr>
        <w:t>Escherichia coli</w:t>
      </w:r>
      <w:r>
        <w:t xml:space="preserve"> </w:t>
      </w:r>
      <w:proofErr w:type="gramStart"/>
      <w:r>
        <w:t>BL21(</w:t>
      </w:r>
      <w:proofErr w:type="gramEnd"/>
      <w:r>
        <w:t xml:space="preserve">DE3), and after expression proteins were purified via immobilized metal affinity chromatography. Absorbance at 280 nm was used to quantify protein yield and SDS-PAGE was used to evaluate purity. All proteins used in this study were greater than </w:t>
      </w:r>
      <w:ins w:id="46" w:author="Justin Siegel" w:date="2015-05-11T21:39:00Z">
        <w:r w:rsidR="00BB2E28">
          <w:t>8</w:t>
        </w:r>
      </w:ins>
      <w:del w:id="47" w:author="Justin Siegel" w:date="2015-05-11T21:39:00Z">
        <w:r w:rsidDel="00BB2E28">
          <w:delText>9</w:delText>
        </w:r>
      </w:del>
      <w:proofErr w:type="gramStart"/>
      <w:r>
        <w:t>0% pure, and fresh resin</w:t>
      </w:r>
      <w:proofErr w:type="gramEnd"/>
      <w:r>
        <w:t xml:space="preserve"> was used for each mutant to prevent wild type contamination. </w:t>
      </w:r>
    </w:p>
    <w:p w14:paraId="4ADFA509" w14:textId="1714D6D0" w:rsidR="00DF34E5" w:rsidRDefault="00DF34E5" w:rsidP="008C36CB">
      <w:pPr>
        <w:spacing w:line="480" w:lineRule="auto"/>
      </w:pPr>
      <w:r>
        <w:tab/>
        <w:t>A total of ten biological replicates of the native BglB were used to assess expression and purification. The average yield is found to be 1.2 ± 0.4 mg/</w:t>
      </w:r>
      <w:proofErr w:type="spellStart"/>
      <w:r>
        <w:t>mL.</w:t>
      </w:r>
      <w:proofErr w:type="spellEnd"/>
      <w:r>
        <w:t xml:space="preserve"> Of the 104 mutants synthesized, 90 are found to express and purify as soluble protein (Figure 2). The yields for all 104 mutants </w:t>
      </w:r>
      <w:r w:rsidR="00B95A22">
        <w:t>are included in</w:t>
      </w:r>
      <w:r>
        <w:t xml:space="preserve"> </w:t>
      </w:r>
      <w:r w:rsidR="00B95A22">
        <w:t>Supplemental Table 1</w:t>
      </w:r>
      <w:r>
        <w:t>. Greater than 35% maintained the yields obtained for native BglB, and 15% are not expressed and purified as a soluble protein above our limit of detection (0.1 mg/mL) based on A280 and SDS-PAGE.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1F19EE5D" w:rsidR="00DF34E5" w:rsidRDefault="00DF34E5" w:rsidP="008C36CB">
      <w:pPr>
        <w:spacing w:line="480" w:lineRule="auto"/>
      </w:pPr>
      <w:r>
        <w:t xml:space="preserve">Michaelis-Menten kinetic constants for each of the 104 mutants were determined using the colorimetric assay of pNPG hydrolysis and are represented as a </w:t>
      </w:r>
      <w:proofErr w:type="spellStart"/>
      <w:r>
        <w:t>heatmap</w:t>
      </w:r>
      <w:proofErr w:type="spellEnd"/>
      <w:r>
        <w:t xml:space="preserve"> in Figure 2. Ten biological replicates of the wild type enzyme has an average </w:t>
      </w:r>
      <w:r w:rsidR="004F15C1" w:rsidRPr="00AE71AE">
        <w:rPr>
          <w:i/>
        </w:rPr>
        <w:t>k</w:t>
      </w:r>
      <w:r w:rsidR="004F15C1" w:rsidRPr="00AE71AE">
        <w:rPr>
          <w:vertAlign w:val="subscript"/>
        </w:rPr>
        <w:t>cat</w:t>
      </w:r>
      <w:r>
        <w:t xml:space="preserve"> of 880 ± 10 min</w:t>
      </w:r>
      <w:r w:rsidRPr="00D73DA9">
        <w:rPr>
          <w:vertAlign w:val="superscript"/>
        </w:rPr>
        <w:t>–1</w:t>
      </w:r>
      <w:r>
        <w:t xml:space="preserve">, </w:t>
      </w:r>
      <w:r w:rsidR="004F15C1">
        <w:t>K</w:t>
      </w:r>
      <w:r w:rsidR="004F15C1" w:rsidRPr="004F15C1">
        <w:rPr>
          <w:vertAlign w:val="subscript"/>
        </w:rPr>
        <w:t>M</w:t>
      </w:r>
      <w:r>
        <w:t xml:space="preserve"> of 5 ± 0.2 </w:t>
      </w:r>
      <w:proofErr w:type="spellStart"/>
      <w:r>
        <w:t>mM</w:t>
      </w:r>
      <w:proofErr w:type="spellEnd"/>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min</w:t>
      </w:r>
      <w:r w:rsidR="00D73DA9" w:rsidRPr="00D73DA9">
        <w:rPr>
          <w:vertAlign w:val="superscript"/>
        </w:rPr>
        <w:t>–1</w:t>
      </w:r>
      <w:r>
        <w:t>. To determine kinetic constants, observed rates at 8 substrate concentrations were fit to the Michaelis-Menten equation.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27036211"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to be 10 M</w:t>
      </w:r>
      <w:r w:rsidRPr="00BA6497">
        <w:rPr>
          <w:vertAlign w:val="superscript"/>
        </w:rPr>
        <w:t>-1</w:t>
      </w:r>
      <w:r>
        <w:t>min</w:t>
      </w:r>
      <w:r w:rsidR="00BA6497" w:rsidRPr="00BA6497">
        <w:rPr>
          <w:vertAlign w:val="superscript"/>
        </w:rPr>
        <w:t>-1</w:t>
      </w:r>
      <w:r>
        <w:t xml:space="preserve">. Of the 90 </w:t>
      </w:r>
      <w:proofErr w:type="spellStart"/>
      <w:r>
        <w:t>solubly</w:t>
      </w:r>
      <w:proofErr w:type="spellEnd"/>
      <w:r>
        <w:t xml:space="preserve"> purified mutants, 6 are below the limit of detection. The highest catalytic efficiency observed is 5.6 x 10</w:t>
      </w:r>
      <w:r w:rsidRPr="00BB2E28">
        <w:rPr>
          <w:vertAlign w:val="superscript"/>
          <w:rPrChange w:id="48" w:author="Justin Siegel" w:date="2015-05-11T21:40:00Z">
            <w:rPr/>
          </w:rPrChange>
        </w:rPr>
        <w:t>5</w:t>
      </w:r>
      <w:r>
        <w:t xml:space="preserve"> M</w:t>
      </w:r>
      <w:r w:rsidR="00BA6497" w:rsidRPr="00BA6497">
        <w:rPr>
          <w:vertAlign w:val="superscript"/>
        </w:rPr>
        <w:t>-1</w:t>
      </w:r>
      <w:r>
        <w:t>min</w:t>
      </w:r>
      <w:r w:rsidR="00BA6497" w:rsidRPr="00BA6497">
        <w:rPr>
          <w:vertAlign w:val="superscript"/>
        </w:rPr>
        <w:t>-1</w:t>
      </w:r>
      <w:r>
        <w:t xml:space="preserve"> for mutation R240A. In addition, while no substrate inhibition is observed for the wild type BglB, four mutants exhibit measurable substrate inhibit</w:t>
      </w:r>
      <w:r w:rsidR="001F1063">
        <w:t>ion (the inhibition parameter K</w:t>
      </w:r>
      <w:ins w:id="49" w:author="Justin Siegel" w:date="2015-05-11T21:40:00Z">
        <w:r w:rsidR="00BB2E28">
          <w:rPr>
            <w:vertAlign w:val="subscript"/>
          </w:rPr>
          <w:t>i</w:t>
        </w:r>
      </w:ins>
      <w:del w:id="50" w:author="Justin Siegel" w:date="2015-05-11T21:40:00Z">
        <w:r w:rsidR="001F1063" w:rsidRPr="001F1063" w:rsidDel="00BB2E28">
          <w:rPr>
            <w:vertAlign w:val="subscript"/>
          </w:rPr>
          <w:delText>I</w:delText>
        </w:r>
      </w:del>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In agreement with previous studies, our results demonstrate the importance of E164, E353, and Y295 for catalysis. Mutating any of these residues to alanine results in a &gt;85,000-fold re</w:t>
      </w:r>
      <w:r w:rsidR="00841818">
        <w:t>duction in catalytic efficiency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3DF7C916" w:rsidR="00DF34E5" w:rsidRDefault="00DF34E5" w:rsidP="008C36CB">
      <w:pPr>
        <w:spacing w:line="480" w:lineRule="auto"/>
      </w:pPr>
      <w:r>
        <w:tab/>
        <w:t xml:space="preserve">One mutation for which dramatic effects on function is observed is Q19A, which decreases catalytic efficiency 57,000-fold. An analysis of the crystal structure of BglB illustrates that both the nitrogen and oxygen of the amide sidechain interact with hydroxyl groups on the substrate (Figure 3A). Based on a multiple sequence alignment of the </w:t>
      </w:r>
      <w:proofErr w:type="spellStart"/>
      <w:r>
        <w:t>Pfam</w:t>
      </w:r>
      <w:proofErr w:type="spellEnd"/>
      <w:r>
        <w:t xml:space="preserve"> database for the BglB enzyme family comprising 1,554 non-redundant proteins, Q19 is 95% conserved (Figure 3B). While removing these interactions might be predicted to decrease catalytic efficiency, it was unexpected </w:t>
      </w:r>
      <w:r w:rsidR="00700366">
        <w:t xml:space="preserve">that this mutation has an </w:t>
      </w:r>
      <w:r>
        <w:t xml:space="preserve">almost equivalent </w:t>
      </w:r>
      <w:r w:rsidR="00C960AB">
        <w:t>e</w:t>
      </w:r>
      <w:r w:rsidR="00700366">
        <w:t xml:space="preserve">ffect </w:t>
      </w:r>
      <w:r>
        <w:t xml:space="preserve">to removing the established catalytic residue E353. Unlike E353, the </w:t>
      </w:r>
      <w:proofErr w:type="spellStart"/>
      <w:r>
        <w:t>nucleophilic</w:t>
      </w:r>
      <w:proofErr w:type="spellEnd"/>
      <w:r>
        <w:t xml:space="preserve"> glutamate directly involved in the reaction chemistry, Q19 is not involved in chemistry of the reaction. A crystal structure in complex with the 2-deoxy-2-fluoro-</w:t>
      </w:r>
      <w:r w:rsidR="0075290A" w:rsidRPr="0075290A">
        <w:rPr>
          <w:rFonts w:ascii="Symbol" w:hAnsi="Symbol"/>
        </w:rPr>
        <w:t></w:t>
      </w:r>
      <w:r>
        <w:t>-D-</w:t>
      </w:r>
      <w:proofErr w:type="spellStart"/>
      <w:r>
        <w:t>glucopyranose</w:t>
      </w:r>
      <w:proofErr w:type="spellEnd"/>
      <w:r>
        <w:t xml:space="preserve"> inhibitor of the Q19A mutation may help elucidate the structural effect of this mutation. Based on molecular modeling, no major structural change for this mutant is </w:t>
      </w:r>
      <w:r w:rsidR="006927C5">
        <w:t>predicted (Supplemental Figure 2</w:t>
      </w:r>
      <w:r w:rsidR="005D2F49">
        <w:t>A</w:t>
      </w:r>
      <w:r>
        <w:t xml:space="preserve">). </w:t>
      </w:r>
    </w:p>
    <w:p w14:paraId="290AA882" w14:textId="0A2C75E5" w:rsidR="00DF34E5" w:rsidRDefault="00DF34E5" w:rsidP="008C36CB">
      <w:pPr>
        <w:spacing w:line="480" w:lineRule="auto"/>
      </w:pPr>
      <w:r>
        <w:tab/>
        <w:t xml:space="preserve">Another unexpected finding was a ten-fold increase of </w:t>
      </w:r>
      <w:r w:rsidR="004F15C1" w:rsidRPr="00AE71AE">
        <w:rPr>
          <w:i/>
        </w:rPr>
        <w:t>k</w:t>
      </w:r>
      <w:r w:rsidR="004F15C1" w:rsidRPr="00AE71AE">
        <w:rPr>
          <w:vertAlign w:val="subscript"/>
        </w:rPr>
        <w:t>cat</w:t>
      </w:r>
      <w:r>
        <w:t xml:space="preserve"> by a single point mutant, R240A. The BglB crystal structure reveals that R240 forms two hydrogen bonds with E222 (Figure 3A). Molecular modeling of the R240A mutant predicts that E222 adopts an alternative conformation in which the acid functional group of the glutamate is </w:t>
      </w:r>
      <w:r w:rsidR="001C54BB">
        <w:t>2 Å</w:t>
      </w:r>
      <w:r>
        <w:t xml:space="preserve"> closer to the ac</w:t>
      </w:r>
      <w:r w:rsidR="009E2237">
        <w:t xml:space="preserve">tive site (Supplemental Figure </w:t>
      </w:r>
      <w:r w:rsidR="00EE4854">
        <w:t>2</w:t>
      </w:r>
      <w:r w:rsidR="009E2237">
        <w:t>B</w:t>
      </w:r>
      <w:r>
        <w:t xml:space="preserve">). This would result in a significant change of the electrostatic environment around the active site, suggesting that the electronegative environment enhances catalysis of pNPG hydrolysis. Consistent with this hypothesis is the observation that the mutation E222A decreases </w:t>
      </w:r>
      <w:r w:rsidR="004F15C1" w:rsidRPr="00AE71AE">
        <w:rPr>
          <w:i/>
        </w:rPr>
        <w:t>k</w:t>
      </w:r>
      <w:r w:rsidR="004F15C1" w:rsidRPr="00AE71AE">
        <w:rPr>
          <w:vertAlign w:val="subscript"/>
        </w:rPr>
        <w:t>cat</w:t>
      </w:r>
      <w:r>
        <w:t xml:space="preserve"> by ten fold. Both observations support the previously proposed hypothesis that the electrostatic environment of </w:t>
      </w:r>
      <w:del w:id="51" w:author="Justin Siegel" w:date="2015-05-11T21:42:00Z">
        <w:r w:rsidDel="00BB2E28">
          <w:delText xml:space="preserve">the </w:delText>
        </w:r>
      </w:del>
      <w:ins w:id="52" w:author="Justin Siegel" w:date="2015-05-11T21:42:00Z">
        <w:r w:rsidR="00BB2E28">
          <w:t xml:space="preserve">an </w:t>
        </w:r>
      </w:ins>
      <w:r>
        <w:t>enzyme active site is of primary i</w:t>
      </w:r>
      <w:r w:rsidR="00E31C1E">
        <w:t>mportance to catalysis</w:t>
      </w:r>
      <w:r>
        <w:t>.</w:t>
      </w:r>
      <w:r w:rsidR="002866B9">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F4224D" w:rsidRPr="00F4224D">
        <w:rPr>
          <w:noProof/>
          <w:vertAlign w:val="superscript"/>
        </w:rPr>
        <w:t>13</w:t>
      </w:r>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19A09312" w:rsidR="00DF34E5" w:rsidRDefault="00DF34E5" w:rsidP="008C36CB">
      <w:pPr>
        <w:spacing w:line="480" w:lineRule="auto"/>
      </w:pPr>
      <w:r>
        <w:t>Of the 44 positions in the active site systematically mutated to alanine, 11 are conserved by &gt;85% in amino acid identity with respect to 1</w:t>
      </w:r>
      <w:r w:rsidR="00632B58">
        <w:t>,</w:t>
      </w:r>
      <w:r>
        <w:t xml:space="preserve">554 homologues in the </w:t>
      </w:r>
      <w:proofErr w:type="spellStart"/>
      <w:r>
        <w:t>Pfam</w:t>
      </w:r>
      <w:proofErr w:type="spellEnd"/>
      <w:r>
        <w:t xml:space="preserve"> database.</w:t>
      </w:r>
      <w:r w:rsidR="00AF585E">
        <w:t xml:space="preserve"> </w:t>
      </w:r>
      <w:r>
        <w:t>When any one of these amino acids is mutated to alanine, catalytic efficiency decreases</w:t>
      </w:r>
      <w:r w:rsidR="00045EB9">
        <w:t xml:space="preserve"> &gt;100-fold (Supplemental Table 1</w:t>
      </w:r>
      <w:r>
        <w:t>). This supports the widely held assumption that highly conserved residues within an enzyme active site are functionally important. However, only 11 of the 44 residues within 12 Å of the active site are &gt;85% conserved. Of the 33 residues within 12 Å of the active site that are &lt;85% conserved, only 8 alanine mutations resulted in a decrease in catalytic efficiency of greater than 100-fold, and 10 of these 33 mutations w</w:t>
      </w:r>
      <w:r w:rsidR="00D22F0B">
        <w:t>ere not found to significantly a</w:t>
      </w:r>
      <w:r>
        <w:t xml:space="preserve">ffect catalytic efficiency. </w:t>
      </w:r>
    </w:p>
    <w:p w14:paraId="2D29CB2A" w14:textId="4036E657" w:rsidR="00DF34E5" w:rsidRDefault="00D22F0B" w:rsidP="008C36CB">
      <w:pPr>
        <w:spacing w:line="480" w:lineRule="auto"/>
      </w:pPr>
      <w:r>
        <w:tab/>
      </w:r>
      <w:r w:rsidR="00DF34E5">
        <w:t xml:space="preserve">Based on these findings, there does not appear to be a strong correlation between residue </w:t>
      </w:r>
      <w:proofErr w:type="gramStart"/>
      <w:r w:rsidR="00DF34E5">
        <w:t>identity</w:t>
      </w:r>
      <w:proofErr w:type="gramEnd"/>
      <w:r w:rsidR="00DF34E5">
        <w:t xml:space="preserve"> and function if a particular residue is &lt;85% conserved. Finally, the mutation R240A, which is not observed in any natural variant in the </w:t>
      </w:r>
      <w:proofErr w:type="spellStart"/>
      <w:r w:rsidR="00DF34E5">
        <w:t>glycosyl</w:t>
      </w:r>
      <w:proofErr w:type="spellEnd"/>
      <w:r w:rsidR="00DF34E5">
        <w:t xml:space="preserve"> hydrolase 1 family, resulted in a 10-fold increase in </w:t>
      </w:r>
      <w:r w:rsidR="004F15C1" w:rsidRPr="00AE71AE">
        <w:rPr>
          <w:i/>
        </w:rPr>
        <w:t>k</w:t>
      </w:r>
      <w:r w:rsidR="004F15C1" w:rsidRPr="00AE71AE">
        <w:rPr>
          <w:vertAlign w:val="subscript"/>
        </w:rPr>
        <w:t>cat</w:t>
      </w:r>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6D6B6A50" w:rsidR="00DF34E5" w:rsidRDefault="00DF34E5" w:rsidP="008C36CB">
      <w:pPr>
        <w:spacing w:line="480" w:lineRule="auto"/>
      </w:pPr>
      <w:r>
        <w:t>In order to evaluate the Rosetta Molecular Modeling Suite’s ability to evaluate the functional effects of mutations on BglB kinetic properties, molecular models were generated for each of the 104 BglB mutants. For each mutant, the 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and backbone minimization was used to approximate protocols used in successful enzym</w:t>
      </w:r>
      <w:r w:rsidR="000D16BA">
        <w:t>e reengineering 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r w:rsidR="00D4719F">
        <w:fldChar w:fldCharType="end"/>
      </w:r>
      <w:r>
        <w:t xml:space="preserve"> An example set of input files for wild type BglB are provided in the Supplemental </w:t>
      </w:r>
      <w:commentRangeStart w:id="53"/>
      <w:r>
        <w:t>Materials</w:t>
      </w:r>
      <w:commentRangeEnd w:id="53"/>
      <w:r w:rsidR="00B20ED9">
        <w:rPr>
          <w:rStyle w:val="CommentReference"/>
        </w:rPr>
        <w:commentReference w:id="53"/>
      </w:r>
      <w:r>
        <w:t xml:space="preserve">. </w:t>
      </w:r>
    </w:p>
    <w:p w14:paraId="1E2DE8A5" w14:textId="0188FAD2" w:rsidR="00DF34E5" w:rsidRDefault="00DF34E5" w:rsidP="008C36CB">
      <w:pPr>
        <w:spacing w:line="480" w:lineRule="auto"/>
      </w:pPr>
      <w:r>
        <w:tab/>
        <w:t xml:space="preserve">For each mutant, 100 models were generated as described above and the lowest 10 in overall system energy </w:t>
      </w:r>
      <w:ins w:id="54" w:author="Justin Siegel" w:date="2015-05-11T21:45:00Z">
        <w:r w:rsidR="00B20ED9">
          <w:t xml:space="preserve">for each mutant </w:t>
        </w:r>
      </w:ins>
      <w:r>
        <w:t xml:space="preserve">were selected for subsequent structural analysis. A value for each of 59 potentially informative features, such as predicted interface energy, number of hydrogen bonds between protein and ligand, and change in solvent accessible surface area upon ligand binding, was calculated for each model. Correlation of the </w:t>
      </w:r>
      <w:ins w:id="55" w:author="Justin Siegel" w:date="2015-05-11T21:47:00Z">
        <w:r w:rsidR="00B20ED9">
          <w:t xml:space="preserve">average </w:t>
        </w:r>
      </w:ins>
      <w:r>
        <w:t xml:space="preserve">calculated structural features to each kinetic constant was assessed using Pearson Correlation Coefficient (PCC) and Spearman Rank Correlation (SRC). For both </w:t>
      </w:r>
      <w:r w:rsidR="004F15C1" w:rsidRPr="00AE71AE">
        <w:rPr>
          <w:i/>
        </w:rPr>
        <w:t>k</w:t>
      </w:r>
      <w:r w:rsidR="004F15C1" w:rsidRPr="00AE71AE">
        <w:rPr>
          <w:vertAlign w:val="subscript"/>
        </w:rPr>
        <w:t>cat</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the strongest correlation observed is to the total number of non-local contacts (count of residues separated by more than 8 sequence positions that interact with each other), with a PCC of 0.56 (p-value 0.009; Wilcoxon test) and 0.43 (p-value 0.004; Wilcoxon test), respectively. For 1/</w:t>
      </w:r>
      <w:r w:rsidR="004F15C1">
        <w:t>K</w:t>
      </w:r>
      <w:r w:rsidR="004F15C1" w:rsidRPr="004F15C1">
        <w:rPr>
          <w:vertAlign w:val="subscript"/>
        </w:rPr>
        <w:t>M</w:t>
      </w:r>
      <w:r>
        <w:t xml:space="preserve">, the highest PCC is 0.29 (p-value 0.0005; Wilcoxon test) to the total number of hydrogen bonds in each BglB model. The SRC follows similar trends to PCC for all three predicted constants (SRC of 0.55, 0.42 and 0.38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t>
      </w:r>
      <w:r w:rsidR="004F15C1" w:rsidRPr="00AE71AE">
        <w:rPr>
          <w:i/>
        </w:rPr>
        <w:t>k</w:t>
      </w:r>
      <w:r w:rsidR="004F15C1" w:rsidRPr="00AE71AE">
        <w:rPr>
          <w:vertAlign w:val="subscript"/>
        </w:rPr>
        <w:t>cat</w:t>
      </w:r>
      <w:r>
        <w:t xml:space="preserve"> and 1/</w:t>
      </w:r>
      <w:r w:rsidR="004F15C1">
        <w:t>K</w:t>
      </w:r>
      <w:r w:rsidR="004F15C1" w:rsidRPr="004F15C1">
        <w:rPr>
          <w:vertAlign w:val="subscript"/>
        </w:rPr>
        <w:t>M</w:t>
      </w:r>
      <w:r>
        <w:t xml:space="preserve"> respectively). The PCC and SRC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75577597" w:rsidR="00DF34E5" w:rsidRDefault="00DF34E5" w:rsidP="008C36CB">
      <w:pPr>
        <w:spacing w:line="480" w:lineRule="auto"/>
      </w:pPr>
      <w:r>
        <w:t xml:space="preserve">Because no single structural feature predicts </w:t>
      </w:r>
      <w:r w:rsidR="004F15C1" w:rsidRPr="00AE71AE">
        <w:rPr>
          <w:i/>
        </w:rPr>
        <w:t>k</w:t>
      </w:r>
      <w:r w:rsidR="004F15C1" w:rsidRPr="00AE71AE">
        <w:rPr>
          <w:vertAlign w:val="subscript"/>
        </w:rPr>
        <w:t>cat</w:t>
      </w:r>
      <w:r>
        <w:t>, 1/</w:t>
      </w:r>
      <w:r w:rsidR="004F15C1">
        <w:t>K</w:t>
      </w:r>
      <w:r w:rsidR="004F15C1" w:rsidRPr="004F15C1">
        <w:rPr>
          <w:vertAlign w:val="subscript"/>
        </w:rPr>
        <w:t>M</w:t>
      </w:r>
      <w:r>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with high accuracy, </w:t>
      </w:r>
      <w:proofErr w:type="gramStart"/>
      <w:r>
        <w:t>machine learning</w:t>
      </w:r>
      <w:proofErr w:type="gramEnd"/>
      <w:r>
        <w:t xml:space="preserve"> techniques were used to identify a subset of calculated features correlated to observed kinetic constants. Elastic net regularization, a constraint regression technique that uses both l</w:t>
      </w:r>
      <w:r w:rsidRPr="00226CF0">
        <w:rPr>
          <w:vertAlign w:val="subscript"/>
        </w:rPr>
        <w:t>1</w:t>
      </w:r>
      <w:r>
        <w:t xml:space="preserve"> and l</w:t>
      </w:r>
      <w:r w:rsidRPr="00226CF0">
        <w:rPr>
          <w:vertAlign w:val="subscript"/>
        </w:rPr>
        <w:t>2</w:t>
      </w:r>
      <w:r>
        <w:t xml:space="preserve"> regularization for feature selection</w:t>
      </w:r>
      <w:r w:rsidR="00C34241">
        <w:t>,</w:t>
      </w:r>
      <w:r>
        <w:t xml:space="preserve"> was used to identify structural features and predict each kinetic </w:t>
      </w:r>
      <w:commentRangeStart w:id="56"/>
      <w:r>
        <w:t>constant</w:t>
      </w:r>
      <w:commentRangeEnd w:id="56"/>
      <w:r w:rsidR="00B20ED9">
        <w:rPr>
          <w:rStyle w:val="CommentReference"/>
        </w:rPr>
        <w:commentReference w:id="56"/>
      </w:r>
      <w:r>
        <w:t>.</w:t>
      </w:r>
      <w:del w:id="57" w:author="Justin Siegel" w:date="2015-05-11T21:48:00Z">
        <w:r w:rsidDel="00B20ED9">
          <w:delText>.</w:delText>
        </w:r>
      </w:del>
      <w:r>
        <w:t xml:space="preserve"> To increase robustness to sample size and remove bias, we used a bootstrapping aggregating (bagging) technique, where the predicted value was an average of 1000 elastic net models, each trained on a different subset of the data. </w:t>
      </w:r>
    </w:p>
    <w:p w14:paraId="304A2ADB" w14:textId="3DA593DE"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the PCC increased to 0.76 from 0.56, in the case of </w:t>
      </w:r>
      <w:r w:rsidR="004F15C1" w:rsidRPr="00AE71AE">
        <w:rPr>
          <w:i/>
        </w:rPr>
        <w:t>k</w:t>
      </w:r>
      <w:r w:rsidR="004F15C1" w:rsidRPr="00AE71AE">
        <w:rPr>
          <w:vertAlign w:val="subscript"/>
        </w:rPr>
        <w:t>cat</w:t>
      </w:r>
      <w:r w:rsidR="00DF34E5">
        <w:t xml:space="preserve"> to 0.60 from 0.56, and for </w:t>
      </w:r>
      <w:r w:rsidR="0026341F">
        <w:t>1/</w:t>
      </w:r>
      <w:r w:rsidR="004F15C1">
        <w:t>K</w:t>
      </w:r>
      <w:r w:rsidR="004F15C1" w:rsidRPr="004F15C1">
        <w:rPr>
          <w:vertAlign w:val="subscript"/>
        </w:rPr>
        <w:t>M</w:t>
      </w:r>
      <w:r w:rsidR="00DF34E5">
        <w:t xml:space="preserve"> to 0.71 from 0.29. Figure 4 illustrates the correlations between machine learning predictions and </w:t>
      </w:r>
      <w:proofErr w:type="gramStart"/>
      <w:r w:rsidR="00DF34E5">
        <w:t>experimentally-measured</w:t>
      </w:r>
      <w:proofErr w:type="gramEnd"/>
      <w:r w:rsidR="00DF34E5">
        <w:t xml:space="preserve"> values. </w:t>
      </w:r>
    </w:p>
    <w:p w14:paraId="285AF232" w14:textId="71C5FB92"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r w:rsidR="00AF585E">
        <w:t xml:space="preserve"> </w:t>
      </w:r>
      <w:r w:rsidR="00DF34E5">
        <w:t>Interestingly, all of these packing features are positively correlated to 1/</w:t>
      </w:r>
      <w:r w:rsidR="004F15C1">
        <w:t>K</w:t>
      </w:r>
      <w:r w:rsidR="004F15C1" w:rsidRPr="004F15C1">
        <w:rPr>
          <w:vertAlign w:val="subscript"/>
        </w:rPr>
        <w:t>M</w:t>
      </w:r>
      <w:r w:rsidR="00DF34E5">
        <w:t xml:space="preserve">, </w:t>
      </w:r>
      <w:del w:id="58" w:author="Justin Siegel" w:date="2015-05-11T21:53:00Z">
        <w:r w:rsidR="00DF34E5" w:rsidDel="00342F97">
          <w:delText xml:space="preserve">indicating </w:delText>
        </w:r>
      </w:del>
      <w:ins w:id="59" w:author="Justin Siegel" w:date="2015-05-11T21:53:00Z">
        <w:r w:rsidR="00342F97">
          <w:t xml:space="preserve">meaning </w:t>
        </w:r>
      </w:ins>
      <w:r w:rsidR="00DF34E5">
        <w:t>that</w:t>
      </w:r>
      <w:ins w:id="60" w:author="Justin Siegel" w:date="2015-05-11T21:52:00Z">
        <w:r w:rsidR="00B20ED9">
          <w:t xml:space="preserve"> in</w:t>
        </w:r>
      </w:ins>
      <w:r w:rsidR="00DF34E5">
        <w:t xml:space="preserve"> BglB </w:t>
      </w:r>
      <w:ins w:id="61" w:author="Justin Siegel" w:date="2015-05-11T21:52:00Z">
        <w:r w:rsidR="00B20ED9">
          <w:t>an increase in structural packing around the catalytic residues and protein results in a higher K</w:t>
        </w:r>
        <w:r w:rsidR="00B20ED9" w:rsidRPr="00342F97">
          <w:rPr>
            <w:vertAlign w:val="subscript"/>
            <w:rPrChange w:id="62" w:author="Justin Siegel" w:date="2015-05-11T21:54:00Z">
              <w:rPr/>
            </w:rPrChange>
          </w:rPr>
          <w:t>M</w:t>
        </w:r>
        <w:r w:rsidR="00B20ED9">
          <w:t>.</w:t>
        </w:r>
        <w:r w:rsidR="00342F97">
          <w:t xml:space="preserve">  </w:t>
        </w:r>
      </w:ins>
      <w:ins w:id="63" w:author="Justin Siegel" w:date="2015-05-11T21:55:00Z">
        <w:r w:rsidR="00342F97">
          <w:t>Since</w:t>
        </w:r>
      </w:ins>
      <w:ins w:id="64" w:author="Justin Siegel" w:date="2015-05-11T21:56:00Z">
        <w:r w:rsidR="00342F97">
          <w:t xml:space="preserve"> substrate binding has a </w:t>
        </w:r>
      </w:ins>
      <w:ins w:id="65" w:author="Justin Siegel" w:date="2015-05-11T21:57:00Z">
        <w:r w:rsidR="00342F97">
          <w:t xml:space="preserve">direct </w:t>
        </w:r>
      </w:ins>
      <w:ins w:id="66" w:author="Justin Siegel" w:date="2015-05-11T21:56:00Z">
        <w:r w:rsidR="00342F97">
          <w:t>effect on</w:t>
        </w:r>
      </w:ins>
      <w:ins w:id="67" w:author="Justin Siegel" w:date="2015-05-11T21:55:00Z">
        <w:r w:rsidR="00342F97">
          <w:t xml:space="preserve"> K</w:t>
        </w:r>
      </w:ins>
      <w:ins w:id="68" w:author="Justin Siegel" w:date="2015-05-11T21:57:00Z">
        <w:r w:rsidR="00342F97" w:rsidRPr="00342F97">
          <w:rPr>
            <w:vertAlign w:val="subscript"/>
            <w:rPrChange w:id="69" w:author="Justin Siegel" w:date="2015-05-11T21:57:00Z">
              <w:rPr/>
            </w:rPrChange>
          </w:rPr>
          <w:t>M</w:t>
        </w:r>
      </w:ins>
      <w:ins w:id="70" w:author="Justin Siegel" w:date="2015-05-11T21:56:00Z">
        <w:r w:rsidR="00342F97">
          <w:t xml:space="preserve">, this suggests </w:t>
        </w:r>
      </w:ins>
      <w:ins w:id="71" w:author="Justin Siegel" w:date="2015-05-11T21:53:00Z">
        <w:r w:rsidR="00342F97">
          <w:t xml:space="preserve">physical space is needed </w:t>
        </w:r>
      </w:ins>
      <w:commentRangeStart w:id="72"/>
      <w:del w:id="73" w:author="Justin Siegel" w:date="2015-05-11T21:53:00Z">
        <w:r w:rsidR="00DF34E5" w:rsidDel="00342F97">
          <w:delText xml:space="preserve">requires room </w:delText>
        </w:r>
      </w:del>
      <w:r w:rsidR="00DF34E5">
        <w:t xml:space="preserve">around each catalytic residue and the entire protein </w:t>
      </w:r>
      <w:del w:id="74" w:author="Justin Siegel" w:date="2015-05-11T21:54:00Z">
        <w:r w:rsidR="00DF34E5" w:rsidDel="00342F97">
          <w:delText>in order to optimally accommodate the substrate</w:delText>
        </w:r>
        <w:commentRangeEnd w:id="72"/>
        <w:r w:rsidR="00981B20" w:rsidDel="00342F97">
          <w:rPr>
            <w:rStyle w:val="CommentReference"/>
          </w:rPr>
          <w:commentReference w:id="72"/>
        </w:r>
      </w:del>
      <w:ins w:id="75" w:author="Justin Siegel" w:date="2015-05-11T21:56:00Z">
        <w:r w:rsidR="00342F97">
          <w:t xml:space="preserve">in order to optimally </w:t>
        </w:r>
      </w:ins>
      <w:ins w:id="76" w:author="Justin Siegel" w:date="2015-05-11T21:58:00Z">
        <w:r w:rsidR="00342F97">
          <w:t>accommodate</w:t>
        </w:r>
      </w:ins>
      <w:ins w:id="77" w:author="Justin Siegel" w:date="2015-05-11T21:56:00Z">
        <w:r w:rsidR="00342F97">
          <w:t xml:space="preserve"> </w:t>
        </w:r>
      </w:ins>
      <w:ins w:id="78" w:author="Justin Siegel" w:date="2015-05-11T21:57:00Z">
        <w:r w:rsidR="00342F97">
          <w:t>the</w:t>
        </w:r>
      </w:ins>
      <w:ins w:id="79" w:author="Justin Siegel" w:date="2015-05-11T21:56:00Z">
        <w:r w:rsidR="00342F97">
          <w:t xml:space="preserve"> </w:t>
        </w:r>
      </w:ins>
      <w:ins w:id="80" w:author="Justin Siegel" w:date="2015-05-11T21:57:00Z">
        <w:r w:rsidR="00342F97">
          <w:t>substrate</w:t>
        </w:r>
      </w:ins>
      <w:r w:rsidR="00DF34E5">
        <w:t>. These features and interpretation of their selection is consistent with an induced fit mechanism. However, if BglB employs an induced fit mechanism, the structural changes would likely be relatively small since the RMSD between the apo and transition state analogue bound forms of BglB is &lt;</w:t>
      </w:r>
      <w:r w:rsidR="00DC381A">
        <w:t xml:space="preserve"> </w:t>
      </w:r>
      <w:r w:rsidR="00DF34E5">
        <w:t xml:space="preserve">0.2 Å. </w:t>
      </w:r>
    </w:p>
    <w:p w14:paraId="440A2B73" w14:textId="31581AB3" w:rsidR="00DF34E5" w:rsidRDefault="00DF34E5" w:rsidP="008C36CB">
      <w:pPr>
        <w:spacing w:line="480" w:lineRule="auto"/>
      </w:pPr>
      <w:r>
        <w:tab/>
        <w:t xml:space="preserve">The features selected by the algorithm as predictive of </w:t>
      </w:r>
      <w:r w:rsidR="004F15C1" w:rsidRPr="00AE71AE">
        <w:rPr>
          <w:i/>
        </w:rPr>
        <w:t>k</w:t>
      </w:r>
      <w:r w:rsidR="004F15C1" w:rsidRPr="00AE71AE">
        <w:rPr>
          <w:vertAlign w:val="subscript"/>
        </w:rPr>
        <w:t>cat</w:t>
      </w:r>
      <w:r>
        <w:t xml:space="preserve"> include a count of polar contacts, consistent with mechanistic studies that indicate BglB stabilizes the positive charge on the </w:t>
      </w:r>
      <w:proofErr w:type="spellStart"/>
      <w:r>
        <w:t>oxocarbenium</w:t>
      </w:r>
      <w:proofErr w:type="spellEnd"/>
      <w:r>
        <w:t xml:space="preserve"> ion in the proposed transition state.</w:t>
      </w:r>
      <w:r w:rsidR="00F817CF">
        <w:fldChar w:fldCharType="begin"/>
      </w:r>
      <w:r w:rsidR="00F4224D">
        <w:instrText xml:space="preserve"> ADDIN EN.CITE &lt;EndNote&gt;&lt;Cite&gt;&lt;Author&gt;McCarter&lt;/Author&gt;&lt;Year&gt;1994&lt;/Year&gt;&lt;RecNum&gt;22&lt;/RecNum&gt;&lt;DisplayText&gt;&lt;style face="superscript"&gt;14&lt;/style&gt;&lt;/DisplayText&gt;&lt;record&gt;&lt;rec-number&gt;22&lt;/rec-number&gt;&lt;foreign-keys&gt;&lt;key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F4224D" w:rsidRPr="00F4224D">
        <w:rPr>
          <w:noProof/>
          <w:vertAlign w:val="superscript"/>
        </w:rPr>
        <w:t>14</w:t>
      </w:r>
      <w:r w:rsidR="00F817CF">
        <w:fldChar w:fldCharType="end"/>
      </w:r>
      <w:r>
        <w:t xml:space="preserve"> Further supporting the importance of stabilizing the transition state is the selection of a ligand burial term (change in solvent accessible surface area on binding) by the elastic net algorithm, which indicates that tight packing and shape complementary are critical to catalysis. </w:t>
      </w:r>
      <w:del w:id="81" w:author="Justin Siegel" w:date="2015-05-11T21:59:00Z">
        <w:r w:rsidDel="00342F97">
          <w:delText>Taken together with the finding that residues such as E222 which do not make direct molecular interactions with the substrate nonetheless play a key role in catalysis, t</w:delText>
        </w:r>
      </w:del>
      <w:ins w:id="82" w:author="Justin Siegel" w:date="2015-05-11T21:59:00Z">
        <w:r w:rsidR="00342F97">
          <w:t>T</w:t>
        </w:r>
      </w:ins>
      <w:r>
        <w:t xml:space="preserve">he </w:t>
      </w:r>
      <w:del w:id="83" w:author="Justin Siegel" w:date="2015-05-11T21:59:00Z">
        <w:r w:rsidDel="00342F97">
          <w:delText xml:space="preserve">identification </w:delText>
        </w:r>
      </w:del>
      <w:ins w:id="84" w:author="Justin Siegel" w:date="2015-05-11T21:59:00Z">
        <w:r w:rsidR="00342F97">
          <w:t xml:space="preserve">selection </w:t>
        </w:r>
      </w:ins>
      <w:r>
        <w:t xml:space="preserve">of these features </w:t>
      </w:r>
      <w:del w:id="85" w:author="Justin Siegel" w:date="2015-05-11T22:00:00Z">
        <w:r w:rsidDel="00342F97">
          <w:delText xml:space="preserve">as </w:delText>
        </w:r>
      </w:del>
      <w:del w:id="86" w:author="Justin Siegel" w:date="2015-05-11T21:59:00Z">
        <w:r w:rsidDel="00342F97">
          <w:delText xml:space="preserve">being important </w:delText>
        </w:r>
      </w:del>
      <w:r>
        <w:t xml:space="preserve">by the machine learning algorithm is consistent with </w:t>
      </w:r>
      <w:ins w:id="87" w:author="Justin Siegel" w:date="2015-05-11T22:00:00Z">
        <w:r w:rsidR="00342F97">
          <w:t xml:space="preserve">hypothesis that </w:t>
        </w:r>
      </w:ins>
      <w:r>
        <w:t xml:space="preserve">the finely-tuned electrostatic environment of the BglB active site </w:t>
      </w:r>
      <w:del w:id="88" w:author="Justin Siegel" w:date="2015-05-11T22:00:00Z">
        <w:r w:rsidDel="00342F97">
          <w:delText xml:space="preserve">being </w:delText>
        </w:r>
      </w:del>
      <w:ins w:id="89" w:author="Justin Siegel" w:date="2015-05-11T22:00:00Z">
        <w:r w:rsidR="00342F97">
          <w:t xml:space="preserve">is </w:t>
        </w:r>
      </w:ins>
      <w:r>
        <w:t>of primary impo</w:t>
      </w:r>
      <w:r w:rsidR="00515B0C">
        <w:t>rtance for catalysis.</w:t>
      </w:r>
      <w:r w:rsidR="00955701">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955701">
        <w:fldChar w:fldCharType="separate"/>
      </w:r>
      <w:r w:rsidR="00F4224D" w:rsidRPr="00F4224D">
        <w:rPr>
          <w:noProof/>
          <w:vertAlign w:val="superscript"/>
        </w:rPr>
        <w:t>13</w:t>
      </w:r>
      <w:r w:rsidR="00955701">
        <w:fldChar w:fldCharType="end"/>
      </w:r>
    </w:p>
    <w:p w14:paraId="5531B8F6" w14:textId="7E60C2D8" w:rsidR="00DF34E5" w:rsidRDefault="00DF34E5" w:rsidP="008C36CB">
      <w:pPr>
        <w:spacing w:line="480" w:lineRule="auto"/>
      </w:pPr>
      <w:r>
        <w:tab/>
        <w:t xml:space="preserve">In BglB, the most informative feature predicting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is the calculated hydrogen bonding energy of the substrate. The identification of this feature indi</w:t>
      </w:r>
      <w:r w:rsidR="008E17CB">
        <w:t>cates the importance of protein-</w:t>
      </w:r>
      <w:r>
        <w:t>ligand hydrogen bond interactions for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 </w:instrText>
      </w:r>
      <w:r w:rsidR="00F4224D">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EN.CITE.DATA </w:instrText>
      </w:r>
      <w:r w:rsidR="00F4224D">
        <w:fldChar w:fldCharType="end"/>
      </w:r>
      <w:r w:rsidR="00D36C90">
        <w:fldChar w:fldCharType="separate"/>
      </w:r>
      <w:proofErr w:type="gramStart"/>
      <w:r w:rsidR="00F4224D" w:rsidRPr="00F4224D">
        <w:rPr>
          <w:noProof/>
          <w:vertAlign w:val="superscript"/>
        </w:rPr>
        <w:t>15</w:t>
      </w:r>
      <w:r w:rsidR="00D36C90">
        <w:fldChar w:fldCharType="end"/>
      </w:r>
      <w:r>
        <w:t xml:space="preserve"> This is further supported by the finding</w:t>
      </w:r>
      <w:proofErr w:type="gramEnd"/>
      <w:r>
        <w:t xml:space="preserve"> that the mutation Q19A, which removes two hydrogen bond interactions between Q19 and pNPG is equivalent to the catalytic knockout E353A in reducing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152501">
        <w:t>.</w:t>
      </w:r>
    </w:p>
    <w:p w14:paraId="6F919B91" w14:textId="3836758A"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but not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w:t>
      </w:r>
      <w:del w:id="90" w:author="Justin Siegel" w:date="2015-05-11T22:03:00Z">
        <w:r w:rsidR="00C54EC9" w:rsidDel="00FD1932">
          <w:delText>T</w:delText>
        </w:r>
        <w:r w:rsidR="00DF34E5" w:rsidDel="00FD1932">
          <w:delText xml:space="preserve">his </w:delText>
        </w:r>
      </w:del>
      <w:ins w:id="91" w:author="Justin Siegel" w:date="2015-05-11T22:03:00Z">
        <w:r w:rsidR="00FD1932">
          <w:t xml:space="preserve">Further analysis of </w:t>
        </w:r>
        <w:r w:rsidR="00FD1932" w:rsidRPr="00AE71AE">
          <w:rPr>
            <w:i/>
          </w:rPr>
          <w:t>k</w:t>
        </w:r>
        <w:r w:rsidR="00FD1932" w:rsidRPr="00AE71AE">
          <w:rPr>
            <w:vertAlign w:val="subscript"/>
          </w:rPr>
          <w:t>cat</w:t>
        </w:r>
        <w:r w:rsidR="00FD1932">
          <w:t xml:space="preserve"> and </w:t>
        </w:r>
      </w:ins>
      <w:ins w:id="92" w:author="Justin Siegel" w:date="2015-05-11T22:04:00Z">
        <w:r w:rsidR="00FD1932">
          <w:t>K</w:t>
        </w:r>
        <w:r w:rsidR="00FD1932" w:rsidRPr="004F15C1">
          <w:rPr>
            <w:vertAlign w:val="subscript"/>
          </w:rPr>
          <w:t>M</w:t>
        </w:r>
        <w:r w:rsidR="00FD1932">
          <w:t xml:space="preserve"> revealed</w:t>
        </w:r>
      </w:ins>
      <w:ins w:id="93" w:author="Justin Siegel" w:date="2015-05-11T22:03:00Z">
        <w:r w:rsidR="00FD1932">
          <w:t xml:space="preserve"> that there is no significant correlation between two </w:t>
        </w:r>
      </w:ins>
      <w:ins w:id="94" w:author="Justin Siegel" w:date="2015-05-11T22:04:00Z">
        <w:r w:rsidR="00FD1932">
          <w:t>parameters</w:t>
        </w:r>
      </w:ins>
      <w:del w:id="95" w:author="Justin Siegel" w:date="2015-05-11T22:03:00Z">
        <w:r w:rsidR="00DF34E5" w:rsidDel="00FD1932">
          <w:delText xml:space="preserve">is not entirely unexpected since no significant correlation is observed between </w:delText>
        </w:r>
        <w:r w:rsidR="004F15C1" w:rsidRPr="00AE71AE" w:rsidDel="00FD1932">
          <w:rPr>
            <w:i/>
          </w:rPr>
          <w:delText>k</w:delText>
        </w:r>
        <w:r w:rsidR="004F15C1" w:rsidRPr="00AE71AE" w:rsidDel="00FD1932">
          <w:rPr>
            <w:vertAlign w:val="subscript"/>
          </w:rPr>
          <w:delText>cat</w:delText>
        </w:r>
        <w:r w:rsidR="00DF34E5" w:rsidDel="00FD1932">
          <w:delText xml:space="preserve"> and </w:delText>
        </w:r>
        <w:r w:rsidR="004F15C1" w:rsidDel="00FD1932">
          <w:delText>K</w:delText>
        </w:r>
        <w:r w:rsidR="004F15C1" w:rsidRPr="004F15C1" w:rsidDel="00FD1932">
          <w:rPr>
            <w:vertAlign w:val="subscript"/>
          </w:rPr>
          <w:delText>M</w:delText>
        </w:r>
        <w:r w:rsidR="00DF34E5" w:rsidDel="00FD1932">
          <w:delText xml:space="preserve"> </w:delText>
        </w:r>
        <w:r w:rsidR="00CD6A07" w:rsidDel="00FD1932">
          <w:delText>for</w:delText>
        </w:r>
        <w:r w:rsidR="00DF34E5" w:rsidDel="00FD1932">
          <w:delText xml:space="preserve"> the mutants</w:delText>
        </w:r>
      </w:del>
      <w:r w:rsidR="00DF34E5">
        <w:t xml:space="preserve"> </w:t>
      </w:r>
      <w:r w:rsidR="009E3F2F">
        <w:t>in</w:t>
      </w:r>
      <w:r w:rsidR="00DF34E5">
        <w:t xml:space="preserve"> this dataset (Supplemental </w:t>
      </w:r>
      <w:del w:id="96" w:author="Justin Siegel" w:date="2015-05-11T22:02:00Z">
        <w:r w:rsidR="00B21D0F" w:rsidDel="00342F97">
          <w:delText>Table</w:delText>
        </w:r>
        <w:r w:rsidR="00DF34E5" w:rsidDel="00342F97">
          <w:delText xml:space="preserve"> </w:delText>
        </w:r>
      </w:del>
      <w:ins w:id="97" w:author="Justin Siegel" w:date="2015-05-11T22:02:00Z">
        <w:r w:rsidR="00342F97">
          <w:t xml:space="preserve">Figure </w:t>
        </w:r>
      </w:ins>
      <w:ins w:id="98" w:author="Justin Siegel" w:date="2015-05-11T22:01:00Z">
        <w:r w:rsidR="00342F97">
          <w:t>3</w:t>
        </w:r>
      </w:ins>
      <w:del w:id="99" w:author="Justin Siegel" w:date="2015-05-11T22:01:00Z">
        <w:r w:rsidR="00B21D0F" w:rsidDel="00342F97">
          <w:delText>2</w:delText>
        </w:r>
      </w:del>
      <w:r w:rsidR="00DF34E5">
        <w:t>)</w:t>
      </w:r>
      <w:ins w:id="100" w:author="Justin Siegel" w:date="2015-05-11T22:04:00Z">
        <w:r w:rsidR="00FD1932">
          <w:t>. This</w:t>
        </w:r>
      </w:ins>
      <w:del w:id="101" w:author="Justin Siegel" w:date="2015-05-11T22:04:00Z">
        <w:r w:rsidR="00DF34E5" w:rsidDel="00FD1932">
          <w:delText>,</w:delText>
        </w:r>
      </w:del>
      <w:r w:rsidR="00DF34E5">
        <w:t xml:space="preserve"> suggest</w:t>
      </w:r>
      <w:ins w:id="102" w:author="Justin Siegel" w:date="2015-05-11T22:04:00Z">
        <w:r w:rsidR="00FD1932">
          <w:t>s</w:t>
        </w:r>
      </w:ins>
      <w:del w:id="103" w:author="Justin Siegel" w:date="2015-05-11T22:04:00Z">
        <w:r w:rsidR="00DF34E5" w:rsidDel="00FD1932">
          <w:delText>ing</w:delText>
        </w:r>
      </w:del>
      <w:r w:rsidR="00DF34E5">
        <w:t xml:space="preserve"> that </w:t>
      </w:r>
      <w:r w:rsidR="004F15C1" w:rsidRPr="00AE71AE">
        <w:rPr>
          <w:i/>
        </w:rPr>
        <w:t>k</w:t>
      </w:r>
      <w:r w:rsidR="004F15C1" w:rsidRPr="00AE71AE">
        <w:rPr>
          <w:vertAlign w:val="subscript"/>
        </w:rPr>
        <w:t>cat</w:t>
      </w:r>
      <w:r w:rsidR="00DF34E5">
        <w:t xml:space="preserve"> and </w:t>
      </w:r>
      <w:r w:rsidR="004F15C1">
        <w:t>K</w:t>
      </w:r>
      <w:r w:rsidR="004F15C1" w:rsidRPr="004F15C1">
        <w:rPr>
          <w:vertAlign w:val="subscript"/>
        </w:rPr>
        <w:t>M</w:t>
      </w:r>
      <w:r w:rsidR="00DF34E5">
        <w:t xml:space="preserve"> are independent parameters for </w:t>
      </w:r>
      <w:commentRangeStart w:id="104"/>
      <w:proofErr w:type="spellStart"/>
      <w:r w:rsidR="00DF34E5">
        <w:t>BglB</w:t>
      </w:r>
      <w:commentRangeEnd w:id="104"/>
      <w:proofErr w:type="spellEnd"/>
      <w:r w:rsidR="00342F97">
        <w:rPr>
          <w:rStyle w:val="CommentReference"/>
        </w:rPr>
        <w:commentReference w:id="104"/>
      </w:r>
      <w:ins w:id="105" w:author="Justin Siegel" w:date="2015-05-11T22:04:00Z">
        <w:r w:rsidR="00FD1932">
          <w:t xml:space="preserve">, and it is therefore </w:t>
        </w:r>
      </w:ins>
      <w:del w:id="106" w:author="Justin Siegel" w:date="2015-05-11T22:04:00Z">
        <w:r w:rsidR="00DF34E5" w:rsidDel="00FD1932">
          <w:delText>.</w:delText>
        </w:r>
      </w:del>
      <w:ins w:id="107" w:author="Justin Siegel" w:date="2015-05-11T22:05:00Z">
        <w:r w:rsidR="00FD1932">
          <w:t xml:space="preserve">not unexpected that </w:t>
        </w:r>
      </w:ins>
      <w:del w:id="108" w:author="Justin Siegel" w:date="2015-05-11T22:05:00Z">
        <w:r w:rsidR="00DF34E5" w:rsidDel="00FD1932">
          <w:delText xml:space="preserve"> </w:delText>
        </w:r>
        <w:commentRangeStart w:id="109"/>
        <w:r w:rsidR="00DF34E5" w:rsidDel="00FD1932">
          <w:delText xml:space="preserve">Therefore, selected </w:delText>
        </w:r>
      </w:del>
      <w:r w:rsidR="00DF34E5">
        <w:t xml:space="preserve">features </w:t>
      </w:r>
      <w:del w:id="110" w:author="Justin Siegel" w:date="2015-05-11T22:05:00Z">
        <w:r w:rsidR="00DF34E5" w:rsidDel="00FD1932">
          <w:delText xml:space="preserve">that </w:delText>
        </w:r>
      </w:del>
      <w:ins w:id="111" w:author="Justin Siegel" w:date="2015-05-11T22:06:00Z">
        <w:r w:rsidR="00FD1932">
          <w:t>found to be</w:t>
        </w:r>
      </w:ins>
      <w:del w:id="112" w:author="Justin Siegel" w:date="2015-05-11T22:06:00Z">
        <w:r w:rsidR="00DF34E5" w:rsidDel="00FD1932">
          <w:delText>are</w:delText>
        </w:r>
      </w:del>
      <w:r w:rsidR="00DF34E5">
        <w:t xml:space="preserve">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w:t>
      </w:r>
      <w:del w:id="113" w:author="Justin Siegel" w:date="2015-05-11T22:05:00Z">
        <w:r w:rsidR="00DF34E5" w:rsidDel="00FD1932">
          <w:delText>would not be required to be</w:delText>
        </w:r>
      </w:del>
      <w:ins w:id="114" w:author="Justin Siegel" w:date="2015-05-11T22:05:00Z">
        <w:r w:rsidR="00FD1932">
          <w:t>are not</w:t>
        </w:r>
      </w:ins>
      <w:r w:rsidR="00DF34E5">
        <w:t xml:space="preserve"> predictive of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independently. </w:t>
      </w:r>
      <w:commentRangeEnd w:id="109"/>
      <w:r w:rsidR="000821C2">
        <w:rPr>
          <w:rStyle w:val="CommentReference"/>
        </w:rPr>
        <w:commentReference w:id="109"/>
      </w:r>
    </w:p>
    <w:p w14:paraId="400A0096" w14:textId="3204D4EE" w:rsidR="00DF34E5" w:rsidRDefault="000821C2" w:rsidP="008C36CB">
      <w:pPr>
        <w:spacing w:line="480" w:lineRule="auto"/>
      </w:pPr>
      <w:r>
        <w:tab/>
      </w:r>
      <w:r w:rsidR="00DF34E5">
        <w:t>A second unexpected observation is that the most common metric used for evaluating designs, interface 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r w:rsidR="004F15C1" w:rsidRPr="00AE71AE">
        <w:rPr>
          <w:i/>
        </w:rPr>
        <w:t>k</w:t>
      </w:r>
      <w:r w:rsidR="004F15C1" w:rsidRPr="00AE71AE">
        <w:rPr>
          <w:vertAlign w:val="subscript"/>
        </w:rPr>
        <w:t>cat</w:t>
      </w:r>
      <w:r w:rsidR="00DF34E5">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This likely stems from </w:t>
      </w:r>
      <w:del w:id="115" w:author="Justin Siegel" w:date="2015-05-11T22:07:00Z">
        <w:r w:rsidR="00DF34E5" w:rsidDel="00FD1932">
          <w:delText xml:space="preserve">the </w:delText>
        </w:r>
      </w:del>
      <w:r w:rsidR="00DF34E5">
        <w:t xml:space="preserve">training </w:t>
      </w:r>
      <w:del w:id="116" w:author="Justin Siegel" w:date="2015-05-11T22:07:00Z">
        <w:r w:rsidR="00DF34E5" w:rsidDel="00FD1932">
          <w:delText xml:space="preserve">of </w:delText>
        </w:r>
      </w:del>
      <w:r w:rsidR="00DF34E5">
        <w:t xml:space="preserve">the </w:t>
      </w:r>
      <w:del w:id="117" w:author="Justin Siegel" w:date="2015-05-11T22:07:00Z">
        <w:r w:rsidR="00DF34E5" w:rsidDel="00FD1932">
          <w:delText xml:space="preserve">current </w:delText>
        </w:r>
      </w:del>
      <w:r w:rsidR="00DF34E5">
        <w:t>enzyme design algorithm on indirect</w:t>
      </w:r>
      <w:r w:rsidR="00927A5F">
        <w:t xml:space="preserve"> measures of function,</w:t>
      </w:r>
      <w:r w:rsidR="00DF34E5">
        <w:t xml:space="preserve"> </w:t>
      </w:r>
      <w:r w:rsidR="00927A5F">
        <w:t xml:space="preserve">further supporting the need to train </w:t>
      </w:r>
      <w:proofErr w:type="gramStart"/>
      <w:r w:rsidR="00927A5F">
        <w:t>force-field</w:t>
      </w:r>
      <w:proofErr w:type="gramEnd"/>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7777777" w:rsidR="00DF34E5" w:rsidRDefault="00DF34E5" w:rsidP="008C36CB">
      <w:pPr>
        <w:spacing w:line="480" w:lineRule="auto"/>
      </w:pPr>
      <w:r>
        <w:t xml:space="preserve">The Rosetta Molecular Modeling Suite has been successfully used to guide the engineering of a wide range of enzyme functions. However, there has been a limited ability to benchmark its predictive power for enzyme reengineering due to the lack of a large, kinetically quantitative, and uniformly-collected dataset of the effects of mutations on kinetic parameters. Here, we construct the first such dataset and report statistically significant evaluation of our ability to predict the functional effects of enzyme mutations. </w:t>
      </w:r>
    </w:p>
    <w:p w14:paraId="73D9C5BD" w14:textId="5CC7B93A" w:rsidR="00DF34E5" w:rsidRDefault="00DF34E5" w:rsidP="008C36CB">
      <w:pPr>
        <w:spacing w:line="480" w:lineRule="auto"/>
      </w:pPr>
      <w:r>
        <w:tab/>
        <w:t xml:space="preserve">The data generated here uncovered new structure-function relationships in BglB, and provides </w:t>
      </w:r>
      <w:del w:id="118" w:author="Justin Siegel" w:date="2015-05-11T22:08:00Z">
        <w:r w:rsidDel="00FD1932">
          <w:delText xml:space="preserve">the </w:delText>
        </w:r>
      </w:del>
      <w:ins w:id="119" w:author="Justin Siegel" w:date="2015-05-11T22:08:00Z">
        <w:r w:rsidR="00FD1932">
          <w:t xml:space="preserve">a </w:t>
        </w:r>
      </w:ins>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ins w:id="120" w:author="Justin Siegel" w:date="2015-05-11T22:09:00Z">
        <w:r w:rsidR="00FD1932">
          <w:t xml:space="preserve"> underlying</w:t>
        </w:r>
      </w:ins>
      <w:r>
        <w:t xml:space="preserve"> interdependence of the entire active site to catalyze the reaction.</w:t>
      </w:r>
      <w:r w:rsidR="00AF585E">
        <w:t xml:space="preserve"> </w:t>
      </w:r>
      <w:r>
        <w:t>This is consistent with a recent report exploring the interconnectedness of a network of five residues in alkaline phosphatase.</w:t>
      </w:r>
      <w:r w:rsidR="00821017">
        <w:fldChar w:fldCharType="begin"/>
      </w:r>
      <w:r w:rsidR="00F4224D">
        <w:instrText xml:space="preserve"> ADDIN EN.CITE &lt;EndNote&gt;&lt;Cite&gt;&lt;Author&gt;Sunden&lt;/Author&gt;&lt;Year&gt;2015&lt;/Year&gt;&lt;RecNum&gt;3&lt;/RecNum&gt;&lt;DisplayText&gt;&lt;style face="superscript"&gt;16&lt;/style&gt;&lt;/DisplayText&gt;&lt;record&gt;&lt;rec-number&gt;3&lt;/rec-number&gt;&lt;foreign-keys&gt;&lt;key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F4224D" w:rsidRPr="00F4224D">
        <w:rPr>
          <w:noProof/>
          <w:vertAlign w:val="superscript"/>
        </w:rPr>
        <w:t>16</w:t>
      </w:r>
      <w:r w:rsidR="00821017">
        <w:fldChar w:fldCharType="end"/>
      </w:r>
    </w:p>
    <w:p w14:paraId="0483E4D7" w14:textId="4A6409DF" w:rsidR="00DF34E5" w:rsidRDefault="00DF34E5" w:rsidP="008C36CB">
      <w:pPr>
        <w:spacing w:line="480" w:lineRule="auto"/>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del w:id="121" w:author="Justin Siegel" w:date="2015-05-11T22:10:00Z">
        <w:r w:rsidDel="00FD1932">
          <w:delText xml:space="preserve">identified </w:delText>
        </w:r>
      </w:del>
      <w:ins w:id="122" w:author="Justin Siegel" w:date="2015-05-11T22:10:00Z">
        <w:r w:rsidR="00FD1932">
          <w:t xml:space="preserve">selected </w:t>
        </w:r>
      </w:ins>
      <w:r>
        <w:t xml:space="preserve">by machine learning as predictive of function. This has significant implications for future design strategies since </w:t>
      </w:r>
      <w:del w:id="123" w:author="Justin Siegel" w:date="2015-05-11T22:10:00Z">
        <w:r w:rsidDel="00FD1932">
          <w:delText xml:space="preserve">the </w:delText>
        </w:r>
      </w:del>
      <w:r>
        <w:t xml:space="preserve">interface energy is one of the most common metrics currently used to evaluate enzyme designs. It may be pertinent to develop additional training </w:t>
      </w:r>
      <w:proofErr w:type="gramStart"/>
      <w:r>
        <w:t>datasets,</w:t>
      </w:r>
      <w:proofErr w:type="gramEnd"/>
      <w:r>
        <w:t xml:space="preserve"> such as we have done for BglB, in order to further quantify the appropriate metrics to be used for selecting designed mutants to functionally characterize in other enzyme systems. While the dataset generated here enabled the development of a machine learning–based scoring function, it is unclear if the features selected by machine learning for BglB will be useful for prediction in other enzyme systems. More datasets of standardized kinetic constants are needed to determine if our results and the resultant machine learning–based scoring function is applicable to every family 1 glycoside hydrolase, or even to other classes of hydrolase</w:t>
      </w:r>
      <w:ins w:id="124" w:author="Justin Siegel" w:date="2015-05-11T22:11:00Z">
        <w:r w:rsidR="00FD1932">
          <w:t>s</w:t>
        </w:r>
      </w:ins>
      <w:r>
        <w:t>. Further work is needed to integrate these large data sets into enzyme redesign algorithms to enable data driven design of novel enzymatic catalysts.</w:t>
      </w:r>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41EFA380" w:rsidR="00DF34E5" w:rsidRDefault="00DF34E5" w:rsidP="008C36CB">
      <w:pPr>
        <w:spacing w:line="480" w:lineRule="auto"/>
      </w:pPr>
      <w:r>
        <w:t xml:space="preserve">In this work, over 100 </w:t>
      </w:r>
      <w:proofErr w:type="gramStart"/>
      <w:r>
        <w:t>computationally-designed</w:t>
      </w:r>
      <w:proofErr w:type="gramEnd"/>
      <w:r>
        <w:t xml:space="preserve"> mutants of a family 1 glucosidase were produced, purified, and kinetically characterized. This dataset revealed new insights into structure-function relationships in BglB. Using readily calculated structural features </w:t>
      </w:r>
      <w:proofErr w:type="gramStart"/>
      <w:r>
        <w:t>machine learning</w:t>
      </w:r>
      <w:proofErr w:type="gramEnd"/>
      <w:r>
        <w:t xml:space="preserve"> protocols were employed to select a subset of features that are highly predictive of</w:t>
      </w:r>
      <w:ins w:id="125" w:author="Justin Siegel" w:date="2015-05-11T22:11:00Z">
        <w:r w:rsidR="00FD1932">
          <w:t xml:space="preserve"> each</w:t>
        </w:r>
      </w:ins>
      <w:r>
        <w:t xml:space="preserve"> </w:t>
      </w:r>
      <w:ins w:id="126" w:author="Justin Siegel" w:date="2015-05-11T22:11:00Z">
        <w:r w:rsidR="00FD1932">
          <w:t xml:space="preserve">measured </w:t>
        </w:r>
      </w:ins>
      <w:r>
        <w:t xml:space="preserve">kinetic </w:t>
      </w:r>
      <w:del w:id="127" w:author="Justin Siegel" w:date="2015-05-11T22:11:00Z">
        <w:r w:rsidDel="00FD1932">
          <w:delText>properties</w:delText>
        </w:r>
      </w:del>
      <w:ins w:id="128" w:author="Justin Siegel" w:date="2015-05-11T22:11:00Z">
        <w:r w:rsidR="00FD1932">
          <w:t>parameter</w:t>
        </w:r>
      </w:ins>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77777777" w:rsidR="00DF34E5" w:rsidRDefault="00DF34E5" w:rsidP="008C36CB">
      <w:pPr>
        <w:spacing w:line="480" w:lineRule="auto"/>
      </w:pPr>
      <w:r>
        <w:t>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022DA612" w:rsidR="00DF34E5" w:rsidRDefault="00DF34E5" w:rsidP="008C36CB">
      <w:pPr>
        <w:spacing w:line="480" w:lineRule="auto"/>
      </w:pPr>
      <w:r>
        <w:t>The BglB gene was codon-optimized for E. coli, synthesized as a DNA String by Life Technologies, and cloned into a pET29b+ vector using Gibson assembly.</w:t>
      </w:r>
      <w:r w:rsidR="00291C66">
        <w:fldChar w:fldCharType="begin"/>
      </w:r>
      <w:r w:rsidR="00F4224D">
        <w:instrText xml:space="preserve"> ADDIN EN.CITE &lt;EndNote&gt;&lt;Cite&gt;&lt;Author&gt;Gibson&lt;/Author&gt;&lt;Year&gt;2009&lt;/Year&gt;&lt;RecNum&gt;24&lt;/RecNum&gt;&lt;DisplayText&gt;&lt;style face="superscript"&gt;17&lt;/style&gt;&lt;/DisplayText&gt;&lt;record&gt;&lt;rec-number&gt;24&lt;/rec-number&gt;&lt;foreign-keys&gt;&lt;key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F4224D" w:rsidRPr="00F4224D">
        <w:rPr>
          <w:noProof/>
          <w:vertAlign w:val="superscript"/>
        </w:rPr>
        <w:t>17</w:t>
      </w:r>
      <w:r w:rsidR="00291C66">
        <w:fldChar w:fldCharType="end"/>
      </w:r>
      <w:r>
        <w:t xml:space="preserve"> Site-directed mutagenesis performed according to the method developed by Kunkel was used to generate mutations to BglB via the Transcriptic cloud laboratory platform. Variants were expressed and purified via immobilized metal ion affinity chromatography and assessed using 4-20% gradient SDS-PAGE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 xml:space="preserve">The activity of the computationally designed enzyme variants was measured by monitoring the production of 4-nitrophenol. Mutant proteins ranging in concentration from 0.1 to 1.7 mg/mL were </w:t>
      </w:r>
      <w:proofErr w:type="spellStart"/>
      <w:r>
        <w:t>aliquotted</w:t>
      </w:r>
      <w:proofErr w:type="spellEnd"/>
      <w:r>
        <w:t xml:space="preserve"> in triplicate in 25 µL volumes and 75 µL of </w:t>
      </w:r>
      <w:r w:rsidRPr="00AD4DE1">
        <w:rPr>
          <w:i/>
        </w:rPr>
        <w:t>p</w:t>
      </w:r>
      <w:r>
        <w:t>-</w:t>
      </w:r>
      <w:proofErr w:type="spellStart"/>
      <w:r>
        <w:t>nitrophenyl</w:t>
      </w:r>
      <w:proofErr w:type="spellEnd"/>
      <w:r>
        <w:t>-ß-D-</w:t>
      </w:r>
      <w:proofErr w:type="spellStart"/>
      <w:r>
        <w:t>glucoside</w:t>
      </w:r>
      <w:proofErr w:type="spellEnd"/>
      <w:r>
        <w:t xml:space="preserve"> (100 </w:t>
      </w:r>
      <w:proofErr w:type="spellStart"/>
      <w:r>
        <w:t>mM</w:t>
      </w:r>
      <w:proofErr w:type="spellEnd"/>
      <w:r>
        <w:t xml:space="preserve">, 25 </w:t>
      </w:r>
      <w:proofErr w:type="spellStart"/>
      <w:r>
        <w:t>mM</w:t>
      </w:r>
      <w:proofErr w:type="spellEnd"/>
      <w:r>
        <w:t xml:space="preserve">, 6.25 </w:t>
      </w:r>
      <w:proofErr w:type="spellStart"/>
      <w:r>
        <w:t>mM</w:t>
      </w:r>
      <w:proofErr w:type="spellEnd"/>
      <w:r>
        <w:t xml:space="preserve">, 1.6 </w:t>
      </w:r>
      <w:proofErr w:type="spellStart"/>
      <w:r>
        <w:t>mM</w:t>
      </w:r>
      <w:proofErr w:type="spellEnd"/>
      <w:r>
        <w:t xml:space="preserve">, 0.4 </w:t>
      </w:r>
      <w:proofErr w:type="spellStart"/>
      <w:r>
        <w:t>mM</w:t>
      </w:r>
      <w:proofErr w:type="spellEnd"/>
      <w:r>
        <w:t xml:space="preserve">, 0.1 </w:t>
      </w:r>
      <w:proofErr w:type="spellStart"/>
      <w:r>
        <w:t>mM</w:t>
      </w:r>
      <w:proofErr w:type="spellEnd"/>
      <w:r>
        <w:t xml:space="preserve">, or 0.02 </w:t>
      </w:r>
      <w:proofErr w:type="spellStart"/>
      <w:r>
        <w:t>mM</w:t>
      </w:r>
      <w:proofErr w:type="spellEnd"/>
      <w:r>
        <w:t xml:space="preserve">)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Michaelis-Menten equation using </w:t>
      </w:r>
      <w:proofErr w:type="spellStart"/>
      <w:r>
        <w:t>SciPy</w:t>
      </w:r>
      <w:proofErr w:type="spellEnd"/>
      <w:r>
        <w:t xml:space="preserve">.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4D91B8BD"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Q19A and R240A, an example set of Rosetta input files for wild type BglB, and PCC and SRC values for all features are included as supporting information. This material is available free of charge via the Internet at http://pubs.acs.org.</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r w:rsidR="00DF34E5">
        <w:t>jbsiegel@ucdavis.edu</w:t>
      </w:r>
    </w:p>
    <w:p w14:paraId="4D503129" w14:textId="7E2162E0" w:rsidR="00DF34E5" w:rsidRDefault="009F05B6" w:rsidP="008C36CB">
      <w:pPr>
        <w:spacing w:line="480" w:lineRule="auto"/>
      </w:pPr>
      <w:r>
        <w:t>Author Contributions: DAC and RWC</w:t>
      </w:r>
      <w:r w:rsidR="00DF34E5">
        <w:t xml:space="preserve"> contributed equally. </w:t>
      </w:r>
    </w:p>
    <w:p w14:paraId="41D0641A" w14:textId="77777777" w:rsidR="00AE71AE" w:rsidRDefault="00AE71AE" w:rsidP="008C36CB">
      <w:pPr>
        <w:spacing w:line="480" w:lineRule="auto"/>
      </w:pPr>
    </w:p>
    <w:p w14:paraId="7E7EBDC7" w14:textId="77777777" w:rsidR="00AE71AE" w:rsidRPr="00726317" w:rsidRDefault="00DF34E5" w:rsidP="008C36CB">
      <w:pPr>
        <w:spacing w:line="480" w:lineRule="auto"/>
        <w:rPr>
          <w:b/>
        </w:rPr>
      </w:pPr>
      <w:r w:rsidRPr="00726317">
        <w:rPr>
          <w:b/>
        </w:rPr>
        <w:t>ACKNOWLEDGMENT</w:t>
      </w:r>
      <w:r w:rsidR="00AE71AE" w:rsidRPr="00726317">
        <w:rPr>
          <w:b/>
        </w:rPr>
        <w:t>S</w:t>
      </w:r>
    </w:p>
    <w:p w14:paraId="187ABF13" w14:textId="5F4384DC" w:rsidR="00DF34E5" w:rsidRDefault="00DF34E5" w:rsidP="008C36CB">
      <w:pPr>
        <w:spacing w:line="480" w:lineRule="auto"/>
      </w:pPr>
      <w:r>
        <w:t xml:space="preserve"> </w:t>
      </w:r>
    </w:p>
    <w:p w14:paraId="3800F2D3" w14:textId="2B7E039B" w:rsidR="00DF34E5" w:rsidRDefault="00DF34E5" w:rsidP="008C36CB">
      <w:pPr>
        <w:spacing w:line="480" w:lineRule="auto"/>
      </w:pPr>
      <w:r>
        <w:t xml:space="preserve">This work was supported by ARO #201121557 and NSF #1254205 (IT) and Sloan #BR2014-012 and UC Davis Startup Funds (JBS). </w:t>
      </w:r>
      <w:ins w:id="129" w:author="Justin Siegel" w:date="2015-05-11T22:12:00Z">
        <w:r w:rsidR="00FD1932">
          <w:t xml:space="preserve"> We are grateful to the Siegel Lab, Dr. David Wilson, and Jeremy H. Mills for insightful comments and discussions that helped shape this manuscript.</w:t>
        </w:r>
      </w:ins>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t>ABBREVIATIONS</w:t>
      </w:r>
    </w:p>
    <w:p w14:paraId="4E512401" w14:textId="77777777" w:rsidR="00DF34E5" w:rsidRDefault="00DF34E5" w:rsidP="008C36CB">
      <w:pPr>
        <w:spacing w:line="480" w:lineRule="auto"/>
      </w:pPr>
      <w:proofErr w:type="gramStart"/>
      <w:r>
        <w:t>pNPG</w:t>
      </w:r>
      <w:proofErr w:type="gramEnd"/>
      <w:r>
        <w:t xml:space="preserve">, </w:t>
      </w:r>
      <w:r w:rsidRPr="00AD4DE1">
        <w:rPr>
          <w:i/>
        </w:rPr>
        <w:t>p</w:t>
      </w:r>
      <w:r>
        <w:t>-</w:t>
      </w:r>
      <w:proofErr w:type="spellStart"/>
      <w:r>
        <w:t>nitrophenyl</w:t>
      </w:r>
      <w:proofErr w:type="spellEnd"/>
      <w:r>
        <w:t>-ß-D-</w:t>
      </w:r>
      <w:proofErr w:type="spellStart"/>
      <w:r>
        <w:t>glucoside</w:t>
      </w:r>
      <w:proofErr w:type="spellEnd"/>
      <w:r>
        <w:t>, RMSD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694E27C1" w:rsidR="00DF34E5" w:rsidRDefault="00DF34E5" w:rsidP="008C36CB">
      <w:pPr>
        <w:spacing w:line="480" w:lineRule="auto"/>
      </w:pPr>
      <w:r>
        <w:t xml:space="preserve">(A) Structure of BglB in complex with the modeled </w:t>
      </w:r>
      <w:r w:rsidRPr="00AD4DE1">
        <w:rPr>
          <w:i/>
        </w:rPr>
        <w:t>p</w:t>
      </w:r>
      <w:r>
        <w:t>-</w:t>
      </w:r>
      <w:proofErr w:type="spellStart"/>
      <w:r>
        <w:t>nitropheny</w:t>
      </w:r>
      <w:r w:rsidR="00DA6C73">
        <w:t>l</w:t>
      </w:r>
      <w:proofErr w:type="spellEnd"/>
      <w:r w:rsidR="00DA6C73">
        <w:t>-ß-D-</w:t>
      </w:r>
      <w:proofErr w:type="spellStart"/>
      <w:r w:rsidR="00DA6C73">
        <w:t>glucoside</w:t>
      </w:r>
      <w:proofErr w:type="spellEnd"/>
      <w:r w:rsidR="00DA6C73">
        <w:t xml:space="preserve"> used for design drawn with PyMOL.</w:t>
      </w:r>
      <w:r w:rsidR="00DA6C73">
        <w:fldChar w:fldCharType="begin"/>
      </w:r>
      <w:r w:rsidR="00DA6C73">
        <w:instrText xml:space="preserve"> ADDIN EN.CITE &lt;EndNote&gt;&lt;Cite&gt;&lt;Author&gt;DeLano&lt;/Author&gt;&lt;Year&gt;2002&lt;/Year&gt;&lt;RecNum&gt;26&lt;/RecNum&gt;&lt;DisplayText&gt;&lt;style face="superscript"&gt;18&lt;/style&gt;&lt;/DisplayText&gt;&lt;record&gt;&lt;rec-number&gt;26&lt;/rec-number&gt;&lt;foreign-keys&gt;&lt;key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r w:rsidR="00DA6C73">
        <w:fldChar w:fldCharType="separate"/>
      </w:r>
      <w:r w:rsidR="00DA6C73" w:rsidRPr="00DA6C73">
        <w:rPr>
          <w:noProof/>
          <w:vertAlign w:val="superscript"/>
        </w:rPr>
        <w:t>18</w:t>
      </w:r>
      <w:r w:rsidR="00DA6C73">
        <w:fldChar w:fldCharType="end"/>
      </w:r>
      <w:r>
        <w:t xml:space="preserve"> Alpha carbons of residues mutated shown as blue spheres (B) The BglB–catalyzed reaction on p-</w:t>
      </w:r>
      <w:proofErr w:type="spellStart"/>
      <w:r>
        <w:t>nitrophenyl</w:t>
      </w:r>
      <w:proofErr w:type="spellEnd"/>
      <w:r>
        <w:t>-ß-D-</w:t>
      </w:r>
      <w:proofErr w:type="spellStart"/>
      <w:r>
        <w:t>glucoside</w:t>
      </w:r>
      <w:proofErr w:type="spellEnd"/>
      <w:r>
        <w:t xml:space="preserv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7">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497E80BE" w:rsidR="00DF34E5" w:rsidRDefault="00DF34E5" w:rsidP="008C36CB">
      <w:pPr>
        <w:spacing w:line="480" w:lineRule="auto"/>
      </w:pPr>
      <w:r>
        <w:t xml:space="preserve">The </w:t>
      </w:r>
      <w:proofErr w:type="spellStart"/>
      <w:r>
        <w:t>heatmap</w:t>
      </w:r>
      <w:proofErr w:type="spellEnd"/>
      <w:r>
        <w:t xml:space="preserve"> depicts the effect of each mutation on each kinetic constant relative to native BglB, normalized at 0.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r w:rsidR="004F15C1" w:rsidRPr="00AE71AE">
        <w:rPr>
          <w:i/>
        </w:rPr>
        <w:t>k</w:t>
      </w:r>
      <w:r w:rsidR="004F15C1" w:rsidRPr="00AE71AE">
        <w:rPr>
          <w:vertAlign w:val="subscript"/>
        </w:rPr>
        <w:t>cat</w:t>
      </w:r>
      <w:r>
        <w:t xml:space="preserve">), 0.6–85 </w:t>
      </w:r>
      <w:proofErr w:type="spellStart"/>
      <w:r>
        <w:t>mM</w:t>
      </w:r>
      <w:proofErr w:type="spellEnd"/>
      <w:r>
        <w:t xml:space="preserve"> (</w:t>
      </w:r>
      <w:r w:rsidR="004F15C1">
        <w:t>K</w:t>
      </w:r>
      <w:r w:rsidR="004F15C1" w:rsidRPr="004F15C1">
        <w:rPr>
          <w:vertAlign w:val="subscript"/>
        </w:rPr>
        <w:t>M</w:t>
      </w:r>
      <w:r>
        <w:t>), and 10–560,000 M</w:t>
      </w:r>
      <w:r w:rsidR="00B26AAC" w:rsidRPr="00B26AAC">
        <w:rPr>
          <w:vertAlign w:val="superscript"/>
        </w:rPr>
        <w:t>-1</w:t>
      </w:r>
      <w:r>
        <w:t>min</w:t>
      </w:r>
      <w:r w:rsidR="00B26AAC" w:rsidRPr="00B26AAC">
        <w:rPr>
          <w:vertAlign w:val="superscript"/>
        </w:rPr>
        <w:t>-1</w:t>
      </w:r>
      <w:r>
        <w:t xml:space="preser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with wild type constants of 880 ± 10 min</w:t>
      </w:r>
      <w:r w:rsidR="00B26AAC" w:rsidRPr="00B26AAC">
        <w:rPr>
          <w:vertAlign w:val="superscript"/>
        </w:rPr>
        <w:t>-1</w:t>
      </w:r>
      <w:r>
        <w:t xml:space="preserve">, 5.0 ± 0.2 </w:t>
      </w:r>
      <w:proofErr w:type="spellStart"/>
      <w:r>
        <w:t>mM</w:t>
      </w:r>
      <w:proofErr w:type="spellEnd"/>
      <w:r>
        <w:t>, and 171,000 ± 8000 M</w:t>
      </w:r>
      <w:r w:rsidR="00B26AAC" w:rsidRPr="00B26AAC">
        <w:rPr>
          <w:vertAlign w:val="superscript"/>
        </w:rPr>
        <w:t>-1</w:t>
      </w:r>
      <w:r>
        <w:t xml:space="preserve"> min</w:t>
      </w:r>
      <w:r w:rsidR="00B26AAC" w:rsidRPr="00B26AAC">
        <w:rPr>
          <w:vertAlign w:val="superscript"/>
        </w:rPr>
        <w:t>-1</w:t>
      </w:r>
      <w:r>
        <w:t xml:space="preserve">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3A6F4817" w:rsidR="00245378" w:rsidRDefault="00DF34E5" w:rsidP="008C36CB">
      <w:pPr>
        <w:spacing w:line="480" w:lineRule="auto"/>
      </w:pPr>
      <w:r>
        <w:t xml:space="preserve">(A) Docked model of pNPG in the active site of BglB showing established catalytic residues (navy) and a selection of residues mutated (gold). A multiple sequence alignment of the </w:t>
      </w:r>
      <w:proofErr w:type="spellStart"/>
      <w:r>
        <w:t>Pfam</w:t>
      </w:r>
      <w:proofErr w:type="spellEnd"/>
      <w:r>
        <w:t xml:space="preserve">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19B4E3E0">
            <wp:extent cx="5486400" cy="157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575435"/>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 xml:space="preserve">Figure 4. Correlation between machine learning predictions and </w:t>
      </w:r>
      <w:proofErr w:type="gramStart"/>
      <w:r w:rsidRPr="00794F66">
        <w:rPr>
          <w:b/>
        </w:rPr>
        <w:t>experimentally-determined</w:t>
      </w:r>
      <w:proofErr w:type="gramEnd"/>
      <w:r w:rsidRPr="00794F66">
        <w:rPr>
          <w:b/>
        </w:rPr>
        <w:t xml:space="preserve"> kinetic constants</w:t>
      </w:r>
    </w:p>
    <w:p w14:paraId="3CB20D62" w14:textId="70E1D447" w:rsidR="00DF34E5" w:rsidRDefault="00DF34E5" w:rsidP="008C36CB">
      <w:pPr>
        <w:spacing w:line="480" w:lineRule="auto"/>
      </w:pPr>
      <w:r>
        <w:t xml:space="preserve">The log value corresponding to the relative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(A), </w:t>
      </w:r>
      <w:r w:rsidR="004F15C1" w:rsidRPr="00AE71AE">
        <w:rPr>
          <w:i/>
        </w:rPr>
        <w:t>k</w:t>
      </w:r>
      <w:r w:rsidR="004F15C1" w:rsidRPr="00AE71AE">
        <w:rPr>
          <w:vertAlign w:val="subscript"/>
        </w:rPr>
        <w:t>cat</w:t>
      </w:r>
      <w:r>
        <w:t xml:space="preserve"> (B), and 1/</w:t>
      </w:r>
      <w:r w:rsidR="004F15C1">
        <w:t>K</w:t>
      </w:r>
      <w:r w:rsidR="004F15C1" w:rsidRPr="004F15C1">
        <w:rPr>
          <w:vertAlign w:val="subscript"/>
        </w:rPr>
        <w:t>M</w:t>
      </w:r>
      <w:r>
        <w:t xml:space="preserve"> (C) for each mutant’s experimentally-determined kinetic constants (equivalent to the values depicted in Figure 2) are shown on the x axis and machine learning predictions ± standard deviation are shown on the y axis. The standard deviation was calculated based on the prediction by 1000-fold cross validation for each point. All values are normalized relative to wild type BglB and are in log scale. Inset histograms display the distribution of </w:t>
      </w:r>
      <w:proofErr w:type="gramStart"/>
      <w:r>
        <w:t>experimentally-determined</w:t>
      </w:r>
      <w:proofErr w:type="gramEnd"/>
      <w:r>
        <w:t xml:space="preserve"> values in the data set (90, 80 and 80 samples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t>
      </w:r>
      <w:r w:rsidR="004F15C1" w:rsidRPr="00AE71AE">
        <w:rPr>
          <w:i/>
        </w:rPr>
        <w:t>k</w:t>
      </w:r>
      <w:r w:rsidR="004F15C1" w:rsidRPr="00AE71AE">
        <w:rPr>
          <w:vertAlign w:val="subscript"/>
        </w:rPr>
        <w:t>cat</w:t>
      </w:r>
      <w:r>
        <w:t xml:space="preserve">, and </w:t>
      </w:r>
      <w:r w:rsidR="004F15C1">
        <w:t>K</w:t>
      </w:r>
      <w:r w:rsidR="004F15C1" w:rsidRPr="004F15C1">
        <w:rPr>
          <w:vertAlign w:val="subscript"/>
        </w:rPr>
        <w:t>M</w:t>
      </w:r>
      <w:r>
        <w:t>, respectively).</w:t>
      </w:r>
    </w:p>
    <w:p w14:paraId="74B0BDD3" w14:textId="3B6F3E1D" w:rsidR="00201544" w:rsidRDefault="00201544">
      <w:r>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proofErr w:type="gramStart"/>
            <w:r w:rsidRPr="009C6982">
              <w:rPr>
                <w:b/>
                <w:i/>
                <w:iCs/>
              </w:rPr>
              <w:t>k</w:t>
            </w:r>
            <w:r w:rsidRPr="009C6982">
              <w:rPr>
                <w:b/>
                <w:vertAlign w:val="subscript"/>
              </w:rPr>
              <w:t>cat</w:t>
            </w:r>
            <w:proofErr w:type="gramEnd"/>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proofErr w:type="gramStart"/>
            <w:r w:rsidRPr="009C6982">
              <w:rPr>
                <w:b/>
                <w:i/>
                <w:iCs/>
              </w:rPr>
              <w:t>k</w:t>
            </w:r>
            <w:r w:rsidRPr="009C6982">
              <w:rPr>
                <w:b/>
                <w:vertAlign w:val="subscript"/>
              </w:rPr>
              <w:t>cat</w:t>
            </w:r>
            <w:proofErr w:type="gramEnd"/>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proofErr w:type="gramStart"/>
            <w:r w:rsidRPr="009C6982">
              <w:t>ns</w:t>
            </w:r>
            <w:proofErr w:type="gramEnd"/>
          </w:p>
        </w:tc>
        <w:tc>
          <w:tcPr>
            <w:tcW w:w="900" w:type="dxa"/>
          </w:tcPr>
          <w:p w14:paraId="042DE3C2" w14:textId="77777777" w:rsidR="00CF4403" w:rsidRPr="009C6982" w:rsidRDefault="00CF4403" w:rsidP="00D92F42">
            <w:pPr>
              <w:jc w:val="center"/>
            </w:pPr>
            <w:proofErr w:type="gramStart"/>
            <w:r w:rsidRPr="009C6982">
              <w:t>ns</w:t>
            </w:r>
            <w:proofErr w:type="gramEnd"/>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proofErr w:type="gramStart"/>
            <w:r w:rsidRPr="009C6982">
              <w:t>ns</w:t>
            </w:r>
            <w:proofErr w:type="gramEnd"/>
          </w:p>
        </w:tc>
        <w:tc>
          <w:tcPr>
            <w:tcW w:w="900" w:type="dxa"/>
          </w:tcPr>
          <w:p w14:paraId="0FD071F9" w14:textId="77777777" w:rsidR="00CF4403" w:rsidRPr="009C6982" w:rsidRDefault="00CF4403" w:rsidP="00D92F42">
            <w:pPr>
              <w:jc w:val="center"/>
            </w:pPr>
            <w:proofErr w:type="gramStart"/>
            <w:r w:rsidRPr="009C6982">
              <w:t>ns</w:t>
            </w:r>
            <w:proofErr w:type="gramEnd"/>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proofErr w:type="gramStart"/>
            <w:r w:rsidRPr="009C6982">
              <w:t>ns</w:t>
            </w:r>
            <w:proofErr w:type="gramEnd"/>
          </w:p>
        </w:tc>
        <w:tc>
          <w:tcPr>
            <w:tcW w:w="900" w:type="dxa"/>
          </w:tcPr>
          <w:p w14:paraId="0202F874" w14:textId="77777777" w:rsidR="00CF4403" w:rsidRPr="009C6982" w:rsidRDefault="00CF4403" w:rsidP="00D92F42">
            <w:pPr>
              <w:jc w:val="center"/>
            </w:pPr>
            <w:proofErr w:type="gramStart"/>
            <w:r w:rsidRPr="009C6982">
              <w:t>ns</w:t>
            </w:r>
            <w:proofErr w:type="gramEnd"/>
          </w:p>
        </w:tc>
        <w:tc>
          <w:tcPr>
            <w:tcW w:w="3780" w:type="dxa"/>
          </w:tcPr>
          <w:p w14:paraId="47022586" w14:textId="77777777" w:rsidR="00CF4403" w:rsidRPr="009C6982" w:rsidRDefault="00CF4403" w:rsidP="00D92F42">
            <w:r w:rsidRPr="009C6982">
              <w:t xml:space="preserve">Hydrogen bonding energy of E164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proofErr w:type="gramStart"/>
            <w:r w:rsidRPr="009C6982">
              <w:t>ns</w:t>
            </w:r>
            <w:proofErr w:type="gramEnd"/>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proofErr w:type="spellStart"/>
            <w:r w:rsidRPr="009C6982">
              <w:t>Lennard</w:t>
            </w:r>
            <w:proofErr w:type="spellEnd"/>
            <w:r w:rsidRPr="009C6982">
              <w:t>-Jones repulsion of Y295</w:t>
            </w:r>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proofErr w:type="gramStart"/>
            <w:r w:rsidRPr="009C6982">
              <w:t>ns</w:t>
            </w:r>
            <w:proofErr w:type="gramEnd"/>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proofErr w:type="gramStart"/>
            <w:r w:rsidRPr="009C6982">
              <w:t>ns</w:t>
            </w:r>
            <w:proofErr w:type="gramEnd"/>
          </w:p>
        </w:tc>
        <w:tc>
          <w:tcPr>
            <w:tcW w:w="3780" w:type="dxa"/>
          </w:tcPr>
          <w:p w14:paraId="7B16DF60" w14:textId="77777777" w:rsidR="00CF4403" w:rsidRPr="009C6982" w:rsidRDefault="00CF4403" w:rsidP="00D92F42">
            <w:r w:rsidRPr="009C6982">
              <w:t>Hydrogen bonding energy of Y295</w:t>
            </w:r>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proofErr w:type="gramStart"/>
            <w:r w:rsidRPr="009C6982">
              <w:t>ns</w:t>
            </w:r>
            <w:proofErr w:type="gramEnd"/>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proofErr w:type="gramStart"/>
            <w:r w:rsidRPr="009C6982">
              <w:t>ns</w:t>
            </w:r>
            <w:proofErr w:type="gramEnd"/>
          </w:p>
        </w:tc>
        <w:tc>
          <w:tcPr>
            <w:tcW w:w="3780" w:type="dxa"/>
          </w:tcPr>
          <w:p w14:paraId="4BB44F33" w14:textId="77777777" w:rsidR="00CF4403" w:rsidRPr="009C6982" w:rsidRDefault="00CF4403" w:rsidP="00D92F42">
            <w:r w:rsidRPr="009C6982">
              <w:t>Packing with pNPG around E353</w:t>
            </w:r>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proofErr w:type="gramStart"/>
            <w:r w:rsidRPr="009C6982">
              <w:t>ns</w:t>
            </w:r>
            <w:proofErr w:type="gramEnd"/>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proofErr w:type="gramStart"/>
            <w:r w:rsidRPr="009C6982">
              <w:t>ns</w:t>
            </w:r>
            <w:proofErr w:type="gramEnd"/>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proofErr w:type="gramStart"/>
            <w:r w:rsidRPr="009C6982">
              <w:t>ns</w:t>
            </w:r>
            <w:proofErr w:type="gramEnd"/>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proofErr w:type="gramStart"/>
            <w:r w:rsidRPr="009C6982">
              <w:t>ns</w:t>
            </w:r>
            <w:proofErr w:type="gramEnd"/>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proofErr w:type="gramStart"/>
            <w:r w:rsidRPr="009C6982">
              <w:t>ns</w:t>
            </w:r>
            <w:proofErr w:type="gramEnd"/>
          </w:p>
        </w:tc>
        <w:tc>
          <w:tcPr>
            <w:tcW w:w="874" w:type="dxa"/>
          </w:tcPr>
          <w:p w14:paraId="01732123" w14:textId="77777777" w:rsidR="00CF4403" w:rsidRPr="009C6982" w:rsidRDefault="00CF4403" w:rsidP="00D92F42">
            <w:pPr>
              <w:jc w:val="center"/>
            </w:pPr>
            <w:proofErr w:type="gramStart"/>
            <w:r w:rsidRPr="009C6982">
              <w:t>ns</w:t>
            </w:r>
            <w:proofErr w:type="gramEnd"/>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proofErr w:type="spellStart"/>
            <w:r w:rsidRPr="009C6982">
              <w:t>Lennard</w:t>
            </w:r>
            <w:proofErr w:type="spellEnd"/>
            <w:r w:rsidRPr="009C6982">
              <w:t>-Jones repulsion around E353</w:t>
            </w:r>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proofErr w:type="gramStart"/>
            <w:r w:rsidRPr="009C6982">
              <w:t>ns</w:t>
            </w:r>
            <w:proofErr w:type="gramEnd"/>
          </w:p>
        </w:tc>
        <w:tc>
          <w:tcPr>
            <w:tcW w:w="874" w:type="dxa"/>
          </w:tcPr>
          <w:p w14:paraId="08C80A62" w14:textId="77777777" w:rsidR="00CF4403" w:rsidRPr="009C6982" w:rsidRDefault="00CF4403" w:rsidP="00D92F42">
            <w:pPr>
              <w:jc w:val="center"/>
            </w:pPr>
            <w:proofErr w:type="gramStart"/>
            <w:r w:rsidRPr="009C6982">
              <w:t>ns</w:t>
            </w:r>
            <w:proofErr w:type="gramEnd"/>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proofErr w:type="gramStart"/>
            <w:r w:rsidRPr="009C6982">
              <w:t>ns</w:t>
            </w:r>
            <w:proofErr w:type="gramEnd"/>
          </w:p>
        </w:tc>
        <w:tc>
          <w:tcPr>
            <w:tcW w:w="874" w:type="dxa"/>
          </w:tcPr>
          <w:p w14:paraId="0C2F3E3E" w14:textId="77777777" w:rsidR="00CF4403" w:rsidRPr="009C6982" w:rsidRDefault="00CF4403" w:rsidP="00D92F42">
            <w:pPr>
              <w:jc w:val="center"/>
            </w:pPr>
            <w:proofErr w:type="gramStart"/>
            <w:r w:rsidRPr="009C6982">
              <w:t>ns</w:t>
            </w:r>
            <w:proofErr w:type="gramEnd"/>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Packing around E353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proofErr w:type="gramStart"/>
            <w:r w:rsidRPr="009C6982">
              <w:t>ns</w:t>
            </w:r>
            <w:proofErr w:type="gramEnd"/>
          </w:p>
        </w:tc>
        <w:tc>
          <w:tcPr>
            <w:tcW w:w="874" w:type="dxa"/>
          </w:tcPr>
          <w:p w14:paraId="68A6BC49" w14:textId="77777777" w:rsidR="00CF4403" w:rsidRPr="009C6982" w:rsidRDefault="00CF4403" w:rsidP="00D92F42">
            <w:pPr>
              <w:jc w:val="center"/>
            </w:pPr>
            <w:proofErr w:type="gramStart"/>
            <w:r w:rsidRPr="009C6982">
              <w:t>ns</w:t>
            </w:r>
            <w:proofErr w:type="gramEnd"/>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Packing around E164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proofErr w:type="gramStart"/>
            <w:r w:rsidRPr="009C6982">
              <w:t>ns</w:t>
            </w:r>
            <w:proofErr w:type="gramEnd"/>
          </w:p>
        </w:tc>
        <w:tc>
          <w:tcPr>
            <w:tcW w:w="874" w:type="dxa"/>
          </w:tcPr>
          <w:p w14:paraId="30E2DEED" w14:textId="77777777" w:rsidR="00CF4403" w:rsidRPr="009C6982" w:rsidRDefault="00CF4403" w:rsidP="00D92F42">
            <w:pPr>
              <w:jc w:val="center"/>
            </w:pPr>
            <w:proofErr w:type="gramStart"/>
            <w:r w:rsidRPr="009C6982">
              <w:t>ns</w:t>
            </w:r>
            <w:proofErr w:type="gramEnd"/>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Packing around Y295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proofErr w:type="gramStart"/>
            <w:r w:rsidRPr="009C6982">
              <w:t>ns</w:t>
            </w:r>
            <w:proofErr w:type="gramEnd"/>
          </w:p>
        </w:tc>
        <w:tc>
          <w:tcPr>
            <w:tcW w:w="874" w:type="dxa"/>
          </w:tcPr>
          <w:p w14:paraId="289FE2F6" w14:textId="77777777" w:rsidR="00CF4403" w:rsidRPr="009C6982" w:rsidRDefault="00CF4403" w:rsidP="00D92F42">
            <w:pPr>
              <w:jc w:val="center"/>
            </w:pPr>
            <w:proofErr w:type="gramStart"/>
            <w:r w:rsidRPr="009C6982">
              <w:t>ns</w:t>
            </w:r>
            <w:proofErr w:type="gramEnd"/>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proofErr w:type="spellStart"/>
            <w:r w:rsidRPr="009C6982">
              <w:t>Lennard</w:t>
            </w:r>
            <w:proofErr w:type="spellEnd"/>
            <w:r w:rsidRPr="009C6982">
              <w:t>-Jones repulsion of E164</w:t>
            </w:r>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29B5AAD5" w:rsidR="000D05AB" w:rsidRDefault="00DF34E5" w:rsidP="008C36CB">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8 for </w:t>
      </w:r>
      <w:r w:rsidR="004F15C1" w:rsidRPr="00AE71AE">
        <w:rPr>
          <w:i/>
        </w:rPr>
        <w:t>k</w:t>
      </w:r>
      <w:r w:rsidR="004F15C1" w:rsidRPr="00AE71AE">
        <w:rPr>
          <w:vertAlign w:val="subscript"/>
        </w:rPr>
        <w:t>cat</w:t>
      </w:r>
      <w:r>
        <w:t xml:space="preserve">, 10 for </w:t>
      </w:r>
      <w:r w:rsidR="004F15C1">
        <w:t>K</w:t>
      </w:r>
      <w:r w:rsidR="004F15C1" w:rsidRPr="004F15C1">
        <w:rPr>
          <w:vertAlign w:val="subscript"/>
        </w:rPr>
        <w:t>M</w:t>
      </w:r>
      <w: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commentRangeStart w:id="130"/>
      <w:r>
        <w:t>X</w:t>
      </w:r>
      <w:commentRangeEnd w:id="130"/>
      <w:r w:rsidR="005C3C83">
        <w:rPr>
          <w:rStyle w:val="CommentReference"/>
        </w:rPr>
        <w:commentReference w:id="130"/>
      </w:r>
      <w:r>
        <w:t>.</w:t>
      </w:r>
      <w:r w:rsidR="00AF585E">
        <w:t xml:space="preserve"> </w:t>
      </w:r>
      <w:r w:rsidRPr="005C44A4">
        <w:rPr>
          <w:i/>
        </w:rPr>
        <w:t>ns=featu</w:t>
      </w:r>
      <w:r w:rsidR="00781200" w:rsidRPr="005C44A4">
        <w:rPr>
          <w:i/>
        </w:rPr>
        <w:t>re not selected by the algorithm</w:t>
      </w:r>
    </w:p>
    <w:p w14:paraId="70BB8EDB" w14:textId="77777777" w:rsidR="00696E24" w:rsidRDefault="00696E24" w:rsidP="00B25899">
      <w:pPr>
        <w:spacing w:line="480" w:lineRule="auto"/>
      </w:pPr>
    </w:p>
    <w:p w14:paraId="33F080F8" w14:textId="7DA29810" w:rsidR="00696E24" w:rsidRPr="00781200" w:rsidRDefault="00781200" w:rsidP="00B25899">
      <w:pPr>
        <w:spacing w:line="480" w:lineRule="auto"/>
        <w:rPr>
          <w:b/>
        </w:rPr>
      </w:pPr>
      <w:r w:rsidRPr="00781200">
        <w:rPr>
          <w:b/>
        </w:rPr>
        <w:t>REFERENCES</w:t>
      </w:r>
    </w:p>
    <w:p w14:paraId="0A01743F" w14:textId="77777777" w:rsidR="00DA6C73" w:rsidRPr="00DA6C73" w:rsidRDefault="00696E24" w:rsidP="00B25899">
      <w:pPr>
        <w:pStyle w:val="EndNoteBibliography"/>
        <w:spacing w:line="480" w:lineRule="auto"/>
        <w:rPr>
          <w:noProof/>
        </w:rPr>
      </w:pPr>
      <w:r>
        <w:fldChar w:fldCharType="begin"/>
      </w:r>
      <w:r>
        <w:instrText xml:space="preserve"> ADDIN EN.REFLIST </w:instrText>
      </w:r>
      <w:r>
        <w:fldChar w:fldCharType="separate"/>
      </w:r>
      <w:r w:rsidR="00DA6C73" w:rsidRPr="00DA6C73">
        <w:rPr>
          <w:noProof/>
        </w:rPr>
        <w:t>1.</w:t>
      </w:r>
      <w:r w:rsidR="00DA6C73" w:rsidRPr="00DA6C73">
        <w:rPr>
          <w:noProof/>
        </w:rPr>
        <w:tab/>
        <w:t xml:space="preserve">Mak, W. S.; Siegel, J. B., Computational enzyme design: Transitioning from catalytic proteins to enzymes. </w:t>
      </w:r>
      <w:r w:rsidR="00DA6C73" w:rsidRPr="00DA6C73">
        <w:rPr>
          <w:i/>
          <w:noProof/>
        </w:rPr>
        <w:t xml:space="preserve">Current opinion in structural biology </w:t>
      </w:r>
      <w:r w:rsidR="00DA6C73" w:rsidRPr="00DA6C73">
        <w:rPr>
          <w:b/>
          <w:noProof/>
        </w:rPr>
        <w:t>2014,</w:t>
      </w:r>
      <w:r w:rsidR="00DA6C73" w:rsidRPr="00DA6C73">
        <w:rPr>
          <w:noProof/>
        </w:rPr>
        <w:t xml:space="preserve"> </w:t>
      </w:r>
      <w:r w:rsidR="00DA6C73" w:rsidRPr="00DA6C73">
        <w:rPr>
          <w:i/>
          <w:noProof/>
        </w:rPr>
        <w:t>27</w:t>
      </w:r>
      <w:r w:rsidR="00DA6C73" w:rsidRPr="00DA6C73">
        <w:rPr>
          <w:noProof/>
        </w:rPr>
        <w:t>, 87-94.</w:t>
      </w:r>
    </w:p>
    <w:p w14:paraId="010B721A" w14:textId="77777777" w:rsidR="00DA6C73" w:rsidRPr="00DA6C73" w:rsidRDefault="00DA6C73" w:rsidP="00B25899">
      <w:pPr>
        <w:pStyle w:val="EndNoteBibliography"/>
        <w:spacing w:line="480" w:lineRule="auto"/>
        <w:rPr>
          <w:noProof/>
        </w:rPr>
      </w:pPr>
      <w:r w:rsidRPr="00DA6C73">
        <w:rPr>
          <w:noProof/>
        </w:rPr>
        <w:t>2.</w:t>
      </w:r>
      <w:r w:rsidRPr="00DA6C73">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DA6C73">
        <w:rPr>
          <w:i/>
          <w:noProof/>
        </w:rPr>
        <w:t>PNAS</w:t>
      </w:r>
      <w:r w:rsidRPr="00DA6C73">
        <w:rPr>
          <w:noProof/>
        </w:rPr>
        <w:t>, National Acad Sciences: 2015; Vol. 112, pp 3704-3709.</w:t>
      </w:r>
    </w:p>
    <w:p w14:paraId="3A60E43C" w14:textId="77777777" w:rsidR="00DA6C73" w:rsidRPr="00DA6C73" w:rsidRDefault="00DA6C73" w:rsidP="00B25899">
      <w:pPr>
        <w:pStyle w:val="EndNoteBibliography"/>
        <w:spacing w:line="480" w:lineRule="auto"/>
        <w:rPr>
          <w:noProof/>
        </w:rPr>
      </w:pPr>
      <w:r w:rsidRPr="00DA6C73">
        <w:rPr>
          <w:noProof/>
        </w:rPr>
        <w:t>3.</w:t>
      </w:r>
      <w:r w:rsidRPr="00DA6C73">
        <w:rPr>
          <w:noProof/>
        </w:rPr>
        <w:tab/>
        <w:t xml:space="preserve">Damborsky, J.; Brezovsky, J., Computational tools for designing and engineering enzymes. In </w:t>
      </w:r>
      <w:r w:rsidRPr="00DA6C73">
        <w:rPr>
          <w:i/>
          <w:noProof/>
        </w:rPr>
        <w:t>Current Opinion in Chemical Biology</w:t>
      </w:r>
      <w:r w:rsidRPr="00DA6C73">
        <w:rPr>
          <w:noProof/>
        </w:rPr>
        <w:t>, 2014; Vol. 19, pp 8-16.</w:t>
      </w:r>
    </w:p>
    <w:p w14:paraId="1D943A49" w14:textId="77777777" w:rsidR="00DA6C73" w:rsidRPr="00DA6C73" w:rsidRDefault="00DA6C73" w:rsidP="00B25899">
      <w:pPr>
        <w:pStyle w:val="EndNoteBibliography"/>
        <w:spacing w:line="480" w:lineRule="auto"/>
        <w:rPr>
          <w:noProof/>
        </w:rPr>
      </w:pPr>
      <w:r w:rsidRPr="00DA6C73">
        <w:rPr>
          <w:noProof/>
        </w:rPr>
        <w:t>4.</w:t>
      </w:r>
      <w:r w:rsidRPr="00DA6C73">
        <w:rPr>
          <w:noProof/>
        </w:rPr>
        <w:tab/>
        <w:t xml:space="preserve">Gordon, S. R.; Stanley, E. J.; Wolf, S.; Toland, A.; Wu, S. J.; Hadidi, D.; Mills, J. H.; Baker, D.; Pultz, I. S.; Siegel, J. B., Computational Design of an α-Gliadin Peptidase. In </w:t>
      </w:r>
      <w:r w:rsidRPr="00DA6C73">
        <w:rPr>
          <w:i/>
          <w:noProof/>
        </w:rPr>
        <w:t>J. Am. Chem. Soc.</w:t>
      </w:r>
      <w:r w:rsidRPr="00DA6C73">
        <w:rPr>
          <w:noProof/>
        </w:rPr>
        <w:t>, American Chemical Society: 2012; Vol. 134, pp 20513-20520.</w:t>
      </w:r>
    </w:p>
    <w:p w14:paraId="0CF4CD84" w14:textId="77777777" w:rsidR="00DA6C73" w:rsidRPr="00DA6C73" w:rsidRDefault="00DA6C73" w:rsidP="00B25899">
      <w:pPr>
        <w:pStyle w:val="EndNoteBibliography"/>
        <w:spacing w:line="480" w:lineRule="auto"/>
        <w:rPr>
          <w:noProof/>
        </w:rPr>
      </w:pPr>
      <w:r w:rsidRPr="00DA6C73">
        <w:rPr>
          <w:noProof/>
        </w:rPr>
        <w:t>5.</w:t>
      </w:r>
      <w:r w:rsidRPr="00DA6C73">
        <w:rPr>
          <w:noProof/>
        </w:rPr>
        <w:tab/>
        <w:t xml:space="preserve">Marcheschi, R. J.; Li, H.; Zhang, K.; Noey, E. L.; Kim, S.; Chaubey, A.; Houk, K. N.; Liao, J. C., A Synthetic Recursive “+1” Pathway for Carbon Chain Elongation. In </w:t>
      </w:r>
      <w:r w:rsidRPr="00DA6C73">
        <w:rPr>
          <w:i/>
          <w:noProof/>
        </w:rPr>
        <w:t>ACS Chem. Biol.</w:t>
      </w:r>
      <w:r w:rsidRPr="00DA6C73">
        <w:rPr>
          <w:noProof/>
        </w:rPr>
        <w:t>, American Chemical Society: 2012; Vol. 7, pp 689-697.</w:t>
      </w:r>
    </w:p>
    <w:p w14:paraId="1E0D4607" w14:textId="77777777" w:rsidR="00DA6C73" w:rsidRPr="00DA6C73" w:rsidRDefault="00DA6C73" w:rsidP="00B25899">
      <w:pPr>
        <w:pStyle w:val="EndNoteBibliography"/>
        <w:spacing w:line="480" w:lineRule="auto"/>
        <w:rPr>
          <w:noProof/>
        </w:rPr>
      </w:pPr>
      <w:r w:rsidRPr="00DA6C73">
        <w:rPr>
          <w:noProof/>
        </w:rPr>
        <w:t>6.</w:t>
      </w:r>
      <w:r w:rsidRPr="00DA6C73">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DA6C73">
        <w:rPr>
          <w:i/>
          <w:noProof/>
        </w:rPr>
        <w:t>Nature Chemical Biology</w:t>
      </w:r>
      <w:r w:rsidRPr="00DA6C73">
        <w:rPr>
          <w:noProof/>
        </w:rPr>
        <w:t>, Nature Publishing Group: 2012; Vol. 8, pp 294-300.</w:t>
      </w:r>
    </w:p>
    <w:p w14:paraId="2DE15696" w14:textId="77777777" w:rsidR="00DA6C73" w:rsidRPr="00DA6C73" w:rsidRDefault="00DA6C73" w:rsidP="00B25899">
      <w:pPr>
        <w:pStyle w:val="EndNoteBibliography"/>
        <w:spacing w:line="480" w:lineRule="auto"/>
        <w:rPr>
          <w:noProof/>
        </w:rPr>
      </w:pPr>
      <w:r w:rsidRPr="00DA6C73">
        <w:rPr>
          <w:noProof/>
        </w:rPr>
        <w:t>7.</w:t>
      </w:r>
      <w:r w:rsidRPr="00DA6C73">
        <w:rPr>
          <w:noProof/>
        </w:rPr>
        <w:tab/>
        <w:t xml:space="preserve">Kumar, M. S.; Bava, K. A.; Gromiha, M. M.; Prabakaran, P.; Kitajima, K.; Uedaira, H.; Sarai, A., ProTherm and ProNIT: thermodynamic databases for proteins and protein–nucleic acid interactions. </w:t>
      </w:r>
      <w:r w:rsidRPr="00DA6C73">
        <w:rPr>
          <w:i/>
          <w:noProof/>
        </w:rPr>
        <w:t xml:space="preserve">Nucleic Acids Research </w:t>
      </w:r>
      <w:r w:rsidRPr="00DA6C73">
        <w:rPr>
          <w:b/>
          <w:noProof/>
        </w:rPr>
        <w:t>2006,</w:t>
      </w:r>
      <w:r w:rsidRPr="00DA6C73">
        <w:rPr>
          <w:noProof/>
        </w:rPr>
        <w:t xml:space="preserve"> </w:t>
      </w:r>
      <w:r w:rsidRPr="00DA6C73">
        <w:rPr>
          <w:i/>
          <w:noProof/>
        </w:rPr>
        <w:t>34</w:t>
      </w:r>
      <w:r w:rsidRPr="00DA6C73">
        <w:rPr>
          <w:noProof/>
        </w:rPr>
        <w:t xml:space="preserve"> (suppl 1), D204-D206.</w:t>
      </w:r>
    </w:p>
    <w:p w14:paraId="03F17E56" w14:textId="77777777" w:rsidR="00DA6C73" w:rsidRPr="00DA6C73" w:rsidRDefault="00DA6C73" w:rsidP="00B25899">
      <w:pPr>
        <w:pStyle w:val="EndNoteBibliography"/>
        <w:spacing w:line="480" w:lineRule="auto"/>
        <w:rPr>
          <w:noProof/>
        </w:rPr>
      </w:pPr>
      <w:r w:rsidRPr="00DA6C73">
        <w:rPr>
          <w:rFonts w:hint="eastAsia"/>
          <w:noProof/>
        </w:rPr>
        <w:t>8.</w:t>
      </w:r>
      <w:r w:rsidRPr="00DA6C73">
        <w:rPr>
          <w:rFonts w:hint="eastAsia"/>
          <w:noProof/>
        </w:rPr>
        <w:tab/>
        <w:t>Kellogg, E. H.; Leaver</w:t>
      </w:r>
      <w:r w:rsidRPr="00DA6C73">
        <w:rPr>
          <w:rFonts w:hint="eastAsia"/>
          <w:noProof/>
        </w:rPr>
        <w:t>‐</w:t>
      </w:r>
      <w:r w:rsidRPr="00DA6C73">
        <w:rPr>
          <w:rFonts w:hint="eastAsia"/>
          <w:noProof/>
        </w:rPr>
        <w:t>Fay, A.; Baker, D., Role of conformational sampling in computing mutation</w:t>
      </w:r>
      <w:r w:rsidRPr="00DA6C73">
        <w:rPr>
          <w:rFonts w:hint="eastAsia"/>
          <w:noProof/>
        </w:rPr>
        <w:t>‐</w:t>
      </w:r>
      <w:r w:rsidRPr="00DA6C73">
        <w:rPr>
          <w:rFonts w:hint="eastAsia"/>
          <w:noProof/>
        </w:rPr>
        <w:t xml:space="preserve">induced changes in protein structure and stability. </w:t>
      </w:r>
      <w:r w:rsidRPr="00DA6C73">
        <w:rPr>
          <w:rFonts w:hint="eastAsia"/>
          <w:i/>
          <w:noProof/>
        </w:rPr>
        <w:t xml:space="preserve">Proteins: Structure, Function, and Bioinformatics </w:t>
      </w:r>
      <w:r w:rsidRPr="00DA6C73">
        <w:rPr>
          <w:rFonts w:hint="eastAsia"/>
          <w:b/>
          <w:noProof/>
        </w:rPr>
        <w:t>2011,</w:t>
      </w:r>
      <w:r w:rsidRPr="00DA6C73">
        <w:rPr>
          <w:rFonts w:hint="eastAsia"/>
          <w:noProof/>
        </w:rPr>
        <w:t xml:space="preserve"> </w:t>
      </w:r>
      <w:r w:rsidRPr="00DA6C73">
        <w:rPr>
          <w:rFonts w:hint="eastAsia"/>
          <w:i/>
          <w:noProof/>
        </w:rPr>
        <w:t>79</w:t>
      </w:r>
      <w:r w:rsidRPr="00DA6C73">
        <w:rPr>
          <w:noProof/>
        </w:rPr>
        <w:t xml:space="preserve"> (3), 830-838.</w:t>
      </w:r>
    </w:p>
    <w:p w14:paraId="263CBACA" w14:textId="77777777" w:rsidR="00DA6C73" w:rsidRPr="00DA6C73" w:rsidRDefault="00DA6C73" w:rsidP="00B25899">
      <w:pPr>
        <w:pStyle w:val="EndNoteBibliography"/>
        <w:spacing w:line="480" w:lineRule="auto"/>
        <w:rPr>
          <w:noProof/>
        </w:rPr>
      </w:pPr>
      <w:r w:rsidRPr="00DA6C73">
        <w:rPr>
          <w:noProof/>
        </w:rPr>
        <w:t>9.</w:t>
      </w:r>
      <w:r w:rsidRPr="00DA6C73">
        <w:rPr>
          <w:noProof/>
        </w:rPr>
        <w:tab/>
        <w:t xml:space="preserve">Guerois, R.; Nielsen, J. E.; Serrano, L., Predicting changes in the stability of proteins and protein complexes: a study of more than 1000 mutations. </w:t>
      </w:r>
      <w:r w:rsidRPr="00DA6C73">
        <w:rPr>
          <w:i/>
          <w:noProof/>
        </w:rPr>
        <w:t xml:space="preserve">Journal of molecular biology </w:t>
      </w:r>
      <w:r w:rsidRPr="00DA6C73">
        <w:rPr>
          <w:b/>
          <w:noProof/>
        </w:rPr>
        <w:t>2002,</w:t>
      </w:r>
      <w:r w:rsidRPr="00DA6C73">
        <w:rPr>
          <w:noProof/>
        </w:rPr>
        <w:t xml:space="preserve"> </w:t>
      </w:r>
      <w:r w:rsidRPr="00DA6C73">
        <w:rPr>
          <w:i/>
          <w:noProof/>
        </w:rPr>
        <w:t>320</w:t>
      </w:r>
      <w:r w:rsidRPr="00DA6C73">
        <w:rPr>
          <w:noProof/>
        </w:rPr>
        <w:t xml:space="preserve"> (2), 369-387.</w:t>
      </w:r>
    </w:p>
    <w:p w14:paraId="79DCEAA0" w14:textId="77777777" w:rsidR="00DA6C73" w:rsidRPr="00DA6C73" w:rsidRDefault="00DA6C73" w:rsidP="00B25899">
      <w:pPr>
        <w:pStyle w:val="EndNoteBibliography"/>
        <w:spacing w:line="480" w:lineRule="auto"/>
        <w:rPr>
          <w:noProof/>
        </w:rPr>
      </w:pPr>
      <w:r w:rsidRPr="00DA6C73">
        <w:rPr>
          <w:noProof/>
        </w:rPr>
        <w:t>10.</w:t>
      </w:r>
      <w:r w:rsidRPr="00DA6C73">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DA6C73">
        <w:rPr>
          <w:i/>
          <w:noProof/>
        </w:rPr>
        <w:t>Journal of Molecular Biology</w:t>
      </w:r>
      <w:r w:rsidRPr="00DA6C73">
        <w:rPr>
          <w:noProof/>
        </w:rPr>
        <w:t>, 2007; Vol. 371, pp 1204-1218.</w:t>
      </w:r>
    </w:p>
    <w:p w14:paraId="0486EE2A" w14:textId="77777777" w:rsidR="00DA6C73" w:rsidRPr="00DA6C73" w:rsidRDefault="00DA6C73" w:rsidP="00B25899">
      <w:pPr>
        <w:pStyle w:val="EndNoteBibliography"/>
        <w:spacing w:line="480" w:lineRule="auto"/>
        <w:rPr>
          <w:noProof/>
        </w:rPr>
      </w:pPr>
      <w:r w:rsidRPr="00DA6C73">
        <w:rPr>
          <w:noProof/>
        </w:rPr>
        <w:t>11.</w:t>
      </w:r>
      <w:r w:rsidRPr="00DA6C73">
        <w:rPr>
          <w:noProof/>
        </w:rPr>
        <w:tab/>
        <w:t xml:space="preserve">Wu, S. J.; Eiben, C. B.; Carra, J. H.; Huang, I.; Zong, D.; Liu, P.; Wu, C. T.; Nivala, J.; Dunbar, J.; Huber, T., Improvement of a potential anthrax therapeutic by computational protein design. </w:t>
      </w:r>
      <w:r w:rsidRPr="00DA6C73">
        <w:rPr>
          <w:i/>
          <w:noProof/>
        </w:rPr>
        <w:t xml:space="preserve">Journal of Biological Chemistry </w:t>
      </w:r>
      <w:r w:rsidRPr="00DA6C73">
        <w:rPr>
          <w:b/>
          <w:noProof/>
        </w:rPr>
        <w:t>2011,</w:t>
      </w:r>
      <w:r w:rsidRPr="00DA6C73">
        <w:rPr>
          <w:noProof/>
        </w:rPr>
        <w:t xml:space="preserve"> </w:t>
      </w:r>
      <w:r w:rsidRPr="00DA6C73">
        <w:rPr>
          <w:i/>
          <w:noProof/>
        </w:rPr>
        <w:t>286</w:t>
      </w:r>
      <w:r w:rsidRPr="00DA6C73">
        <w:rPr>
          <w:noProof/>
        </w:rPr>
        <w:t xml:space="preserve"> (37), 32586-32592.</w:t>
      </w:r>
    </w:p>
    <w:p w14:paraId="7F8FABCB" w14:textId="77777777" w:rsidR="00DA6C73" w:rsidRPr="00DA6C73" w:rsidRDefault="00DA6C73" w:rsidP="00B25899">
      <w:pPr>
        <w:pStyle w:val="EndNoteBibliography"/>
        <w:spacing w:line="480" w:lineRule="auto"/>
        <w:rPr>
          <w:noProof/>
        </w:rPr>
      </w:pPr>
      <w:r w:rsidRPr="00DA6C73">
        <w:rPr>
          <w:noProof/>
        </w:rPr>
        <w:t>12.</w:t>
      </w:r>
      <w:r w:rsidRPr="00DA6C73">
        <w:rPr>
          <w:noProof/>
        </w:rPr>
        <w:tab/>
        <w:t xml:space="preserve">Kunkel, T. A., Rapid and efficient site-specific mutagenesis without phenotypic selection. </w:t>
      </w:r>
      <w:r w:rsidRPr="00DA6C73">
        <w:rPr>
          <w:i/>
          <w:noProof/>
        </w:rPr>
        <w:t xml:space="preserve">Proceedings of the National Academy of Sciences </w:t>
      </w:r>
      <w:r w:rsidRPr="00DA6C73">
        <w:rPr>
          <w:b/>
          <w:noProof/>
        </w:rPr>
        <w:t>1985,</w:t>
      </w:r>
      <w:r w:rsidRPr="00DA6C73">
        <w:rPr>
          <w:noProof/>
        </w:rPr>
        <w:t xml:space="preserve"> </w:t>
      </w:r>
      <w:r w:rsidRPr="00DA6C73">
        <w:rPr>
          <w:i/>
          <w:noProof/>
        </w:rPr>
        <w:t>82</w:t>
      </w:r>
      <w:r w:rsidRPr="00DA6C73">
        <w:rPr>
          <w:noProof/>
        </w:rPr>
        <w:t xml:space="preserve"> (2), 488-492.</w:t>
      </w:r>
    </w:p>
    <w:p w14:paraId="48C93002" w14:textId="77777777" w:rsidR="00DA6C73" w:rsidRPr="00DA6C73" w:rsidRDefault="00DA6C73" w:rsidP="00B25899">
      <w:pPr>
        <w:pStyle w:val="EndNoteBibliography"/>
        <w:spacing w:line="480" w:lineRule="auto"/>
        <w:rPr>
          <w:noProof/>
        </w:rPr>
      </w:pPr>
      <w:r w:rsidRPr="00DA6C73">
        <w:rPr>
          <w:noProof/>
        </w:rPr>
        <w:t>13.</w:t>
      </w:r>
      <w:r w:rsidRPr="00DA6C73">
        <w:rPr>
          <w:noProof/>
        </w:rPr>
        <w:tab/>
        <w:t xml:space="preserve">Warshel, A.; Sharma, P. K.; Kato, M.; Xiang, Y.; Liu, H., Electrostatic basis for enzyme catalysis. In </w:t>
      </w:r>
      <w:r w:rsidRPr="00DA6C73">
        <w:rPr>
          <w:i/>
          <w:noProof/>
        </w:rPr>
        <w:t>Chemical …</w:t>
      </w:r>
      <w:r w:rsidRPr="00DA6C73">
        <w:rPr>
          <w:noProof/>
        </w:rPr>
        <w:t>, 2006.</w:t>
      </w:r>
    </w:p>
    <w:p w14:paraId="62F97311" w14:textId="77777777" w:rsidR="00DA6C73" w:rsidRPr="00DA6C73" w:rsidRDefault="00DA6C73" w:rsidP="00B25899">
      <w:pPr>
        <w:pStyle w:val="EndNoteBibliography"/>
        <w:spacing w:line="480" w:lineRule="auto"/>
        <w:rPr>
          <w:noProof/>
        </w:rPr>
      </w:pPr>
      <w:r w:rsidRPr="00DA6C73">
        <w:rPr>
          <w:noProof/>
        </w:rPr>
        <w:t>14.</w:t>
      </w:r>
      <w:r w:rsidRPr="00DA6C73">
        <w:rPr>
          <w:noProof/>
        </w:rPr>
        <w:tab/>
        <w:t xml:space="preserve">McCarter, J. D.; Withers, S. G., Mechanisms of enzymatic glycoside hydrolysis. </w:t>
      </w:r>
      <w:r w:rsidRPr="00DA6C73">
        <w:rPr>
          <w:i/>
          <w:noProof/>
        </w:rPr>
        <w:t xml:space="preserve">Curr Opin Struct Biol </w:t>
      </w:r>
      <w:r w:rsidRPr="00DA6C73">
        <w:rPr>
          <w:b/>
          <w:noProof/>
        </w:rPr>
        <w:t>1994,</w:t>
      </w:r>
      <w:r w:rsidRPr="00DA6C73">
        <w:rPr>
          <w:noProof/>
        </w:rPr>
        <w:t xml:space="preserve"> </w:t>
      </w:r>
      <w:r w:rsidRPr="00DA6C73">
        <w:rPr>
          <w:i/>
          <w:noProof/>
        </w:rPr>
        <w:t>4</w:t>
      </w:r>
      <w:r w:rsidRPr="00DA6C73">
        <w:rPr>
          <w:noProof/>
        </w:rPr>
        <w:t xml:space="preserve"> (6), 885-92.</w:t>
      </w:r>
    </w:p>
    <w:p w14:paraId="1DCE0080" w14:textId="77777777" w:rsidR="00DA6C73" w:rsidRPr="00DA6C73" w:rsidRDefault="00DA6C73" w:rsidP="00B25899">
      <w:pPr>
        <w:pStyle w:val="EndNoteBibliography"/>
        <w:spacing w:line="480" w:lineRule="auto"/>
        <w:rPr>
          <w:noProof/>
        </w:rPr>
      </w:pPr>
      <w:r w:rsidRPr="00DA6C73">
        <w:rPr>
          <w:noProof/>
        </w:rPr>
        <w:t>15.</w:t>
      </w:r>
      <w:r w:rsidRPr="00DA6C73">
        <w:rPr>
          <w:noProof/>
        </w:rPr>
        <w:tab/>
        <w:t xml:space="preserve">Mesecar, A. D.; Stoddard, B. L.; Koshland, D. E., Jr., Orbital steering in the catalytic power of enzymes: small structural changes with large catalytic consequences. </w:t>
      </w:r>
      <w:r w:rsidRPr="00DA6C73">
        <w:rPr>
          <w:i/>
          <w:noProof/>
        </w:rPr>
        <w:t xml:space="preserve">Science (New York, N.Y.) </w:t>
      </w:r>
      <w:r w:rsidRPr="00DA6C73">
        <w:rPr>
          <w:b/>
          <w:noProof/>
        </w:rPr>
        <w:t>1997,</w:t>
      </w:r>
      <w:r w:rsidRPr="00DA6C73">
        <w:rPr>
          <w:noProof/>
        </w:rPr>
        <w:t xml:space="preserve"> </w:t>
      </w:r>
      <w:r w:rsidRPr="00DA6C73">
        <w:rPr>
          <w:i/>
          <w:noProof/>
        </w:rPr>
        <w:t>277</w:t>
      </w:r>
      <w:r w:rsidRPr="00DA6C73">
        <w:rPr>
          <w:noProof/>
        </w:rPr>
        <w:t xml:space="preserve"> (5323), 202-6.</w:t>
      </w:r>
    </w:p>
    <w:p w14:paraId="2077DC77" w14:textId="77777777" w:rsidR="00DA6C73" w:rsidRPr="00DA6C73" w:rsidRDefault="00DA6C73" w:rsidP="00B25899">
      <w:pPr>
        <w:pStyle w:val="EndNoteBibliography"/>
        <w:spacing w:line="480" w:lineRule="auto"/>
        <w:rPr>
          <w:noProof/>
        </w:rPr>
      </w:pPr>
      <w:r w:rsidRPr="00DA6C73">
        <w:rPr>
          <w:noProof/>
        </w:rPr>
        <w:t>16.</w:t>
      </w:r>
      <w:r w:rsidRPr="00DA6C73">
        <w:rPr>
          <w:noProof/>
        </w:rPr>
        <w:tab/>
        <w:t xml:space="preserve">Sunden, F.; Peck, A.; Salzman, J.; Ressl, S.; Herschlag, D.; Kuriyan, J., Extensive site-directed mutagenesis reveals interconnected functional units in the Alkaline Phosphatase active site. In </w:t>
      </w:r>
      <w:r w:rsidRPr="00DA6C73">
        <w:rPr>
          <w:i/>
          <w:noProof/>
        </w:rPr>
        <w:t>eLife Sciences</w:t>
      </w:r>
      <w:r w:rsidRPr="00DA6C73">
        <w:rPr>
          <w:noProof/>
        </w:rPr>
        <w:t>, eLife Sciences Publications Limited: 2015; Vol. 4, p e06181.</w:t>
      </w:r>
    </w:p>
    <w:p w14:paraId="0CEB40DA" w14:textId="77777777" w:rsidR="00DA6C73" w:rsidRPr="00DA6C73" w:rsidRDefault="00DA6C73" w:rsidP="00B25899">
      <w:pPr>
        <w:pStyle w:val="EndNoteBibliography"/>
        <w:spacing w:line="480" w:lineRule="auto"/>
        <w:rPr>
          <w:noProof/>
        </w:rPr>
      </w:pPr>
      <w:r w:rsidRPr="00DA6C73">
        <w:rPr>
          <w:noProof/>
        </w:rPr>
        <w:t>17.</w:t>
      </w:r>
      <w:r w:rsidRPr="00DA6C73">
        <w:rPr>
          <w:noProof/>
        </w:rPr>
        <w:tab/>
        <w:t xml:space="preserve">Gibson, D. G.; Young, L.; Chuang, R.-Y.; Venter, J. C.; Hutchison, C. A.; Smith, H. O., Enzymatic assembly of DNA molecules up to several hundred kilobases. </w:t>
      </w:r>
      <w:r w:rsidRPr="00DA6C73">
        <w:rPr>
          <w:i/>
          <w:noProof/>
        </w:rPr>
        <w:t xml:space="preserve">Nature methods </w:t>
      </w:r>
      <w:r w:rsidRPr="00DA6C73">
        <w:rPr>
          <w:b/>
          <w:noProof/>
        </w:rPr>
        <w:t>2009,</w:t>
      </w:r>
      <w:r w:rsidRPr="00DA6C73">
        <w:rPr>
          <w:noProof/>
        </w:rPr>
        <w:t xml:space="preserve"> </w:t>
      </w:r>
      <w:r w:rsidRPr="00DA6C73">
        <w:rPr>
          <w:i/>
          <w:noProof/>
        </w:rPr>
        <w:t>6</w:t>
      </w:r>
      <w:r w:rsidRPr="00DA6C73">
        <w:rPr>
          <w:noProof/>
        </w:rPr>
        <w:t xml:space="preserve"> (5), 343-345.</w:t>
      </w:r>
    </w:p>
    <w:p w14:paraId="4A70F3CF" w14:textId="77777777" w:rsidR="00DA6C73" w:rsidRPr="00DA6C73" w:rsidRDefault="00DA6C73" w:rsidP="00B25899">
      <w:pPr>
        <w:pStyle w:val="EndNoteBibliography"/>
        <w:spacing w:line="480" w:lineRule="auto"/>
        <w:rPr>
          <w:noProof/>
        </w:rPr>
      </w:pPr>
      <w:r w:rsidRPr="00DA6C73">
        <w:rPr>
          <w:noProof/>
        </w:rPr>
        <w:t>18.</w:t>
      </w:r>
      <w:r w:rsidRPr="00DA6C73">
        <w:rPr>
          <w:noProof/>
        </w:rPr>
        <w:tab/>
        <w:t xml:space="preserve">DeLano, W. L., The PyMOL molecular graphics system. </w:t>
      </w:r>
      <w:r w:rsidRPr="00DA6C73">
        <w:rPr>
          <w:b/>
          <w:noProof/>
        </w:rPr>
        <w:t>2002</w:t>
      </w:r>
      <w:r w:rsidRPr="00DA6C73">
        <w:rPr>
          <w:noProof/>
        </w:rPr>
        <w:t>.</w:t>
      </w:r>
    </w:p>
    <w:p w14:paraId="5F5E00A0" w14:textId="3823A4AB" w:rsidR="000D05AB" w:rsidRDefault="00696E24" w:rsidP="00B25899">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Justin Siegel" w:date="2015-05-11T21:38:00Z" w:initials="JS">
    <w:p w14:paraId="53BC5BC9" w14:textId="26258983" w:rsidR="00FD1932" w:rsidRDefault="00FD1932">
      <w:pPr>
        <w:pStyle w:val="CommentText"/>
      </w:pPr>
      <w:r>
        <w:rPr>
          <w:rStyle w:val="CommentReference"/>
        </w:rPr>
        <w:annotationRef/>
      </w:r>
      <w:r>
        <w:t>Is there a protocol we can refer to that would be accessible?  If not, may want to mention this to Transcriptic as something to put in place (for next paper though).</w:t>
      </w:r>
    </w:p>
  </w:comment>
  <w:comment w:id="53" w:author="Justin Siegel" w:date="2015-05-11T21:45:00Z" w:initials="JS">
    <w:p w14:paraId="553E6B61" w14:textId="602E02F9" w:rsidR="00FD1932" w:rsidRDefault="00FD1932">
      <w:pPr>
        <w:pStyle w:val="CommentText"/>
      </w:pPr>
      <w:r>
        <w:rPr>
          <w:rStyle w:val="CommentReference"/>
        </w:rPr>
        <w:annotationRef/>
      </w:r>
      <w:r>
        <w:t xml:space="preserve">Make sure in </w:t>
      </w:r>
      <w:proofErr w:type="spellStart"/>
      <w:r>
        <w:t>Supp</w:t>
      </w:r>
      <w:proofErr w:type="spellEnd"/>
      <w:r>
        <w:t>!!!!</w:t>
      </w:r>
    </w:p>
  </w:comment>
  <w:comment w:id="56" w:author="Justin Siegel" w:date="2015-05-11T21:48:00Z" w:initials="JS">
    <w:p w14:paraId="7F0AF4FF" w14:textId="75DD262B" w:rsidR="00FD1932" w:rsidRDefault="00FD1932">
      <w:pPr>
        <w:pStyle w:val="CommentText"/>
      </w:pPr>
      <w:r>
        <w:rPr>
          <w:rStyle w:val="CommentReference"/>
        </w:rPr>
        <w:annotationRef/>
      </w:r>
      <w:r>
        <w:t xml:space="preserve">Citation????  </w:t>
      </w:r>
    </w:p>
  </w:comment>
  <w:comment w:id="72" w:author="Alex" w:date="2015-05-11T15:10:00Z" w:initials="A">
    <w:p w14:paraId="5AF3BAA1" w14:textId="2009C1C2" w:rsidR="00FD1932" w:rsidRDefault="00FD1932">
      <w:pPr>
        <w:pStyle w:val="CommentText"/>
      </w:pPr>
      <w:r>
        <w:rPr>
          <w:rStyle w:val="CommentReference"/>
        </w:rPr>
        <w:annotationRef/>
      </w:r>
      <w:r>
        <w:t>What do we mean by this?</w:t>
      </w:r>
    </w:p>
  </w:comment>
  <w:comment w:id="104" w:author="Justin Siegel" w:date="2015-05-11T22:02:00Z" w:initials="JS">
    <w:p w14:paraId="09CBEFDA" w14:textId="57C67E7E" w:rsidR="00FD1932" w:rsidRDefault="00FD1932">
      <w:pPr>
        <w:pStyle w:val="CommentText"/>
      </w:pPr>
      <w:r>
        <w:rPr>
          <w:rStyle w:val="CommentReference"/>
        </w:rPr>
        <w:annotationRef/>
      </w:r>
      <w:r>
        <w:t>Need to make scatter plot of Kcat (x) and Km (y) showing there is no significant correlation</w:t>
      </w:r>
    </w:p>
  </w:comment>
  <w:comment w:id="109" w:author="Alex" w:date="2015-05-11T15:15:00Z" w:initials="A">
    <w:p w14:paraId="554A02E6" w14:textId="1CE770D6" w:rsidR="00FD1932" w:rsidRDefault="00FD1932">
      <w:pPr>
        <w:pStyle w:val="CommentText"/>
      </w:pPr>
      <w:r>
        <w:rPr>
          <w:rStyle w:val="CommentReference"/>
        </w:rPr>
        <w:annotationRef/>
      </w:r>
      <w:r>
        <w:t>I think we can delete this</w:t>
      </w:r>
    </w:p>
  </w:comment>
  <w:comment w:id="130" w:author="Justin Siegel" w:date="2015-05-11T22:14:00Z" w:initials="JS">
    <w:p w14:paraId="2BEF875D" w14:textId="7C85EEE3" w:rsidR="005C3C83" w:rsidRDefault="005C3C83">
      <w:pPr>
        <w:pStyle w:val="CommentText"/>
      </w:pPr>
      <w:r>
        <w:rPr>
          <w:rStyle w:val="CommentReference"/>
        </w:rPr>
        <w:annotationRef/>
      </w:r>
      <w:r>
        <w: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record-ids&gt;&lt;/item&gt;&lt;/Libraries&gt;"/>
  </w:docVars>
  <w:rsids>
    <w:rsidRoot w:val="00DF34E5"/>
    <w:rsid w:val="0000171F"/>
    <w:rsid w:val="0001221D"/>
    <w:rsid w:val="00014BDA"/>
    <w:rsid w:val="0002524B"/>
    <w:rsid w:val="00045EB9"/>
    <w:rsid w:val="00077F77"/>
    <w:rsid w:val="000821C2"/>
    <w:rsid w:val="00086851"/>
    <w:rsid w:val="000C62FC"/>
    <w:rsid w:val="000D05AB"/>
    <w:rsid w:val="000D16BA"/>
    <w:rsid w:val="000E4A77"/>
    <w:rsid w:val="001112F9"/>
    <w:rsid w:val="00114C36"/>
    <w:rsid w:val="00132354"/>
    <w:rsid w:val="00152501"/>
    <w:rsid w:val="00197777"/>
    <w:rsid w:val="001A2DA7"/>
    <w:rsid w:val="001C54BB"/>
    <w:rsid w:val="001F1063"/>
    <w:rsid w:val="00201544"/>
    <w:rsid w:val="00224C00"/>
    <w:rsid w:val="00226CF0"/>
    <w:rsid w:val="00245378"/>
    <w:rsid w:val="002510CC"/>
    <w:rsid w:val="0026341F"/>
    <w:rsid w:val="002866B9"/>
    <w:rsid w:val="00291C66"/>
    <w:rsid w:val="002A23EA"/>
    <w:rsid w:val="002D7F81"/>
    <w:rsid w:val="00314013"/>
    <w:rsid w:val="00342F97"/>
    <w:rsid w:val="003B2366"/>
    <w:rsid w:val="0040061F"/>
    <w:rsid w:val="00457A0B"/>
    <w:rsid w:val="004A52E3"/>
    <w:rsid w:val="004F15C1"/>
    <w:rsid w:val="005003CC"/>
    <w:rsid w:val="005061E7"/>
    <w:rsid w:val="00515B0C"/>
    <w:rsid w:val="005625F4"/>
    <w:rsid w:val="005815CD"/>
    <w:rsid w:val="005C3C83"/>
    <w:rsid w:val="005C44A4"/>
    <w:rsid w:val="005D2F49"/>
    <w:rsid w:val="006314A2"/>
    <w:rsid w:val="00632B58"/>
    <w:rsid w:val="00632C3C"/>
    <w:rsid w:val="006927C5"/>
    <w:rsid w:val="00696E24"/>
    <w:rsid w:val="00700366"/>
    <w:rsid w:val="00721840"/>
    <w:rsid w:val="00726317"/>
    <w:rsid w:val="0075290A"/>
    <w:rsid w:val="00775C69"/>
    <w:rsid w:val="00781200"/>
    <w:rsid w:val="00794F66"/>
    <w:rsid w:val="007D70EE"/>
    <w:rsid w:val="007E6A5B"/>
    <w:rsid w:val="007F744E"/>
    <w:rsid w:val="00821017"/>
    <w:rsid w:val="00841818"/>
    <w:rsid w:val="008542E8"/>
    <w:rsid w:val="008C36CB"/>
    <w:rsid w:val="008E17CB"/>
    <w:rsid w:val="00920108"/>
    <w:rsid w:val="00927A5F"/>
    <w:rsid w:val="00955701"/>
    <w:rsid w:val="00957C69"/>
    <w:rsid w:val="009650B2"/>
    <w:rsid w:val="00981B20"/>
    <w:rsid w:val="009C31AA"/>
    <w:rsid w:val="009C51D9"/>
    <w:rsid w:val="009E2237"/>
    <w:rsid w:val="009E3F2F"/>
    <w:rsid w:val="009F05B6"/>
    <w:rsid w:val="009F55F8"/>
    <w:rsid w:val="00A03694"/>
    <w:rsid w:val="00A94C91"/>
    <w:rsid w:val="00AA5F63"/>
    <w:rsid w:val="00AD3EB3"/>
    <w:rsid w:val="00AD4DE1"/>
    <w:rsid w:val="00AE4269"/>
    <w:rsid w:val="00AE71AE"/>
    <w:rsid w:val="00AF585E"/>
    <w:rsid w:val="00B140EE"/>
    <w:rsid w:val="00B17960"/>
    <w:rsid w:val="00B20ED9"/>
    <w:rsid w:val="00B21D0F"/>
    <w:rsid w:val="00B25899"/>
    <w:rsid w:val="00B26AAC"/>
    <w:rsid w:val="00B7352B"/>
    <w:rsid w:val="00B83E76"/>
    <w:rsid w:val="00B95A22"/>
    <w:rsid w:val="00BA2FA2"/>
    <w:rsid w:val="00BA3F96"/>
    <w:rsid w:val="00BA6497"/>
    <w:rsid w:val="00BB2E28"/>
    <w:rsid w:val="00BB3965"/>
    <w:rsid w:val="00BC275E"/>
    <w:rsid w:val="00BF4449"/>
    <w:rsid w:val="00C34241"/>
    <w:rsid w:val="00C37BC1"/>
    <w:rsid w:val="00C42201"/>
    <w:rsid w:val="00C52DCD"/>
    <w:rsid w:val="00C54EC9"/>
    <w:rsid w:val="00C65137"/>
    <w:rsid w:val="00C75703"/>
    <w:rsid w:val="00C960AB"/>
    <w:rsid w:val="00CA4931"/>
    <w:rsid w:val="00CB5BE9"/>
    <w:rsid w:val="00CB6ABB"/>
    <w:rsid w:val="00CB78D9"/>
    <w:rsid w:val="00CD3D91"/>
    <w:rsid w:val="00CD6A07"/>
    <w:rsid w:val="00CF1F2E"/>
    <w:rsid w:val="00CF4403"/>
    <w:rsid w:val="00D0749A"/>
    <w:rsid w:val="00D21241"/>
    <w:rsid w:val="00D22F0B"/>
    <w:rsid w:val="00D27DC5"/>
    <w:rsid w:val="00D36C90"/>
    <w:rsid w:val="00D4719F"/>
    <w:rsid w:val="00D704B6"/>
    <w:rsid w:val="00D73DA9"/>
    <w:rsid w:val="00D92F42"/>
    <w:rsid w:val="00D94B95"/>
    <w:rsid w:val="00DA1BAA"/>
    <w:rsid w:val="00DA6C73"/>
    <w:rsid w:val="00DC381A"/>
    <w:rsid w:val="00DD678F"/>
    <w:rsid w:val="00DE3799"/>
    <w:rsid w:val="00DF046C"/>
    <w:rsid w:val="00DF34E5"/>
    <w:rsid w:val="00DF763B"/>
    <w:rsid w:val="00E21D8F"/>
    <w:rsid w:val="00E31C1E"/>
    <w:rsid w:val="00E647F9"/>
    <w:rsid w:val="00E71933"/>
    <w:rsid w:val="00E90005"/>
    <w:rsid w:val="00E95C64"/>
    <w:rsid w:val="00EA5D71"/>
    <w:rsid w:val="00EB4AF5"/>
    <w:rsid w:val="00ED150E"/>
    <w:rsid w:val="00EE4854"/>
    <w:rsid w:val="00F31748"/>
    <w:rsid w:val="00F4224D"/>
    <w:rsid w:val="00F475B9"/>
    <w:rsid w:val="00F817CF"/>
    <w:rsid w:val="00F863D8"/>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10044</Words>
  <Characters>57255</Characters>
  <Application>Microsoft Macintosh Word</Application>
  <DocSecurity>0</DocSecurity>
  <Lines>477</Lines>
  <Paragraphs>134</Paragraphs>
  <ScaleCrop>false</ScaleCrop>
  <Company/>
  <LinksUpToDate>false</LinksUpToDate>
  <CharactersWithSpaces>67165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Justin Siegel</cp:lastModifiedBy>
  <cp:revision>3</cp:revision>
  <dcterms:created xsi:type="dcterms:W3CDTF">2015-05-12T05:15:00Z</dcterms:created>
  <dcterms:modified xsi:type="dcterms:W3CDTF">2015-05-12T05:18:00Z</dcterms:modified>
</cp:coreProperties>
</file>