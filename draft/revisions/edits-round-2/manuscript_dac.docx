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47B12172"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r w:rsidRPr="00DC00E8">
        <w:t>X</w:t>
      </w:r>
      <w:r w:rsidR="00C42201" w:rsidRPr="00DC00E8">
        <w:t xml:space="preserve">iaokang </w:t>
      </w:r>
      <w:r w:rsidRPr="00DC00E8">
        <w:t>Wang</w:t>
      </w:r>
      <w:r w:rsidR="009B3CF7">
        <w:rPr>
          <w:vertAlign w:val="superscript"/>
        </w:rPr>
        <w:t>5</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w:t>
      </w:r>
      <w:r w:rsidR="00DC00E8">
        <w:t>s</w:t>
      </w:r>
      <w:r w:rsidR="00C42201">
        <w:t>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68A880FA"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Furthermore, there have been no reports evaluating the predictive power of the Rosetta Molecular Modeling Suite on the functional effects of enzyme mutations. Therefore efforts to both evaluate and improve the predictive 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r w:rsidR="00ED003A">
        <w:t>The use of large datasets to train and evaluate force-field based algorithms for protein function has been previously validated in the context of protein thermostability. For example, the ProTherm database has over twenty thousand measured effects of mutations on thermostability, and serves as the gold standard for the development of numerous algorithms developed to predict effects of mutations on thermostability.</w:t>
      </w:r>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r w:rsidR="00ED003A" w:rsidRPr="00656029">
        <w:rPr>
          <w:noProof/>
          <w:vertAlign w:val="superscript"/>
        </w:rPr>
        <w:t>7</w:t>
      </w:r>
      <w:r w:rsidR="00ED003A" w:rsidRPr="00656029">
        <w:rPr>
          <w:vertAlign w:val="superscript"/>
        </w:rPr>
        <w:fldChar w:fldCharType="end"/>
      </w:r>
      <w:r w:rsidR="00656029"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r w:rsidR="00ED003A" w:rsidRPr="00656029">
        <w:rPr>
          <w:noProof/>
          <w:vertAlign w:val="superscript"/>
        </w:rPr>
        <w:t>8</w:t>
      </w:r>
      <w:r w:rsidR="00ED003A" w:rsidRPr="00656029">
        <w:rPr>
          <w:vertAlign w:val="superscript"/>
        </w:rPr>
        <w:fldChar w:fldCharType="end"/>
      </w:r>
      <w:r w:rsidR="00ED003A"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r w:rsidR="00ED003A" w:rsidRPr="00656029">
        <w:rPr>
          <w:noProof/>
          <w:vertAlign w:val="superscript"/>
        </w:rPr>
        <w:t>9</w:t>
      </w:r>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Koshland double-displacement mechanism in which E353 performs a </w:t>
      </w:r>
      <w:r w:rsidR="00DE3799">
        <w:t>nucleo</w:t>
      </w:r>
      <w:r w:rsidR="00DF34E5">
        <w:t>philic 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-nitrophenyl-ß-D-glucoside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r w:rsidR="00CC39BA">
        <w:t xml:space="preserve">readily calculated </w:t>
      </w:r>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2368ECFC" w:rsidR="00DF34E5" w:rsidRDefault="00DF34E5" w:rsidP="008C36CB">
      <w:pPr>
        <w:spacing w:line="480" w:lineRule="auto"/>
      </w:pPr>
      <w:r>
        <w:t xml:space="preserve">The crystal structure (PDB 2JIE) of recombinant BglB </w:t>
      </w:r>
      <w:r w:rsidR="00C93127">
        <w:t xml:space="preserve">in complex </w:t>
      </w:r>
      <w:r>
        <w:t>with the substrate analog 2-deoxy-2-fluoro-alpha-D-glucopyranose was used to identify the substrate 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2-like mechanism</w:t>
      </w:r>
      <w:r w:rsidR="005352D3">
        <w:t>.</w:t>
      </w:r>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r w:rsidR="005352D3">
        <w:fldChar w:fldCharType="end"/>
      </w:r>
      <w:r>
        <w:t xml:space="preserve"> </w:t>
      </w:r>
    </w:p>
    <w:p w14:paraId="7AB132AA" w14:textId="0B58442F" w:rsidR="00DF34E5" w:rsidRDefault="00DF34E5" w:rsidP="008C36CB">
      <w:pPr>
        <w:spacing w:line="480" w:lineRule="auto"/>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DBF7AE7" w:rsidR="00DF34E5" w:rsidRDefault="00DF34E5" w:rsidP="008C36CB">
      <w:pPr>
        <w:spacing w:line="480" w:lineRule="auto"/>
      </w:pPr>
      <w:r>
        <w:t>Each of the 104 mutants was made via Kunkel 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r w:rsidR="009F55F8">
        <w:fldChar w:fldCharType="end"/>
      </w:r>
      <w:r>
        <w:t xml:space="preserve"> using the Transcriptic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BL21(DE3),</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IPTG</w:t>
      </w:r>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r w:rsidR="00CC39BA">
        <w:t xml:space="preserve">concentration of proteins after purification was </w:t>
      </w:r>
      <w:r>
        <w:t xml:space="preserve">found to be 1.2 ± 0.4 mg/mL. Of the 104 mutants synthesized, 90 express and 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A</w:t>
      </w:r>
      <w:r w:rsidRPr="0073693D">
        <w:rPr>
          <w:vertAlign w:val="subscript"/>
        </w:rPr>
        <w:t>280</w:t>
      </w:r>
      <w:r>
        <w:t xml:space="preserve">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DAB779" w:rsidR="00DF34E5" w:rsidRDefault="00DF34E5" w:rsidP="008C36CB">
      <w:pPr>
        <w:spacing w:line="480" w:lineRule="auto"/>
      </w:pPr>
      <w:r>
        <w:t xml:space="preserve">Michaelis-Menten kinetic constants for each of the 104 mutants were determined using the colorimetric assay of pNPG hydrolysis and </w:t>
      </w:r>
      <w:r w:rsidR="00CC39BA">
        <w:t xml:space="preserve">the results </w:t>
      </w:r>
      <w:r>
        <w:t xml:space="preserve">are represented as a heatmap in Figure 2. Ten biological replicates of the wild type enzyme </w:t>
      </w:r>
      <w:r w:rsidR="002C6335">
        <w:t xml:space="preserve">have </w:t>
      </w:r>
      <w:r>
        <w:t xml:space="preserve">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To determine kinetic constants, observed rates at 8 substrate concentrations were fit to the Michaelis-Menten equation</w:t>
      </w:r>
      <w:r w:rsidR="00CC39BA">
        <w:t xml:space="preserve">. If no clear saturation was observed then a linear equation was used to determine </w:t>
      </w:r>
      <w:r w:rsidR="00CC39BA" w:rsidRPr="00AE71AE">
        <w:rPr>
          <w:i/>
        </w:rPr>
        <w:t>k</w:t>
      </w:r>
      <w:r w:rsidR="00CC39BA" w:rsidRPr="00AE71AE">
        <w:rPr>
          <w:vertAlign w:val="subscript"/>
        </w:rPr>
        <w:t>cat</w:t>
      </w:r>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02014CE6" w:rsidR="00DF34E5" w:rsidRDefault="00DF34E5" w:rsidP="008C36CB">
      <w:pPr>
        <w:spacing w:line="480" w:lineRule="auto"/>
      </w:pPr>
      <w:r>
        <w:tab/>
      </w:r>
      <w:r w:rsidR="002C6335">
        <w:t>Notably, the Q19A mutant showed a dramatic effect on function</w:t>
      </w:r>
      <w:r w:rsidR="00D611EC">
        <w:t>:</w:t>
      </w:r>
      <w:r w:rsidR="002C6335">
        <w:t xml:space="preserve"> catalytic efficiency decreased by 57,000-fold. A</w:t>
      </w:r>
      <w:r>
        <w:t xml:space="preserve">nalysis of the crystal structure of BglB </w:t>
      </w:r>
      <w:r w:rsidR="00961C7B">
        <w:t xml:space="preserve">suggests </w:t>
      </w:r>
      <w:r>
        <w:t xml:space="preserve">that both the nitrogen and oxygen of the amide sidechain interact with hydroxyl groups on the substrate (Figure 3A). </w:t>
      </w:r>
      <w:r w:rsidR="00961C7B">
        <w:t xml:space="preserve">A multiple sequence alignment of the BglB enzyme family in the Pfam database (comprising 1,554 non-redundant proteins), </w:t>
      </w:r>
      <w:r w:rsidR="00CB112C">
        <w:t>revealed</w:t>
      </w:r>
      <w:r w:rsidR="00961C7B">
        <w:t xml:space="preserve"> that Q19 is 95% conserved in this family (Figure 3B)</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to removing the established catalytic residue E353. Unlike E353, the nucleophilic glutamate directly involved in the reaction chemistry, Q19 is not</w:t>
      </w:r>
      <w:r w:rsidR="002C6335">
        <w:t xml:space="preserve"> directly</w:t>
      </w:r>
      <w:r>
        <w:t xml:space="preserve"> involved in the reaction. A crystal structure </w:t>
      </w:r>
      <w:r w:rsidR="008752E2">
        <w:t xml:space="preserve">of BglB Q19A </w:t>
      </w:r>
      <w:r>
        <w:t>in complex with the 2-deoxy-2-fluoro-</w:t>
      </w:r>
      <w:r w:rsidR="0075290A" w:rsidRPr="0075290A">
        <w:rPr>
          <w:rFonts w:ascii="Symbol" w:hAnsi="Symbol"/>
        </w:rPr>
        <w:t></w:t>
      </w:r>
      <w:r>
        <w:t xml:space="preserve">-D-glucopyranose inhibitor may help elucidate the structural effect of this mutation. Based on molecular modeling, no major structural change for this mutant is </w:t>
      </w:r>
      <w:r w:rsidR="006927C5">
        <w:t xml:space="preserve">predicted </w:t>
      </w:r>
      <w:commentRangeStart w:id="0"/>
      <w:r w:rsidR="006927C5">
        <w:t>(Supplemental Figure 2</w:t>
      </w:r>
      <w:r w:rsidR="005D2F49">
        <w:t>A</w:t>
      </w:r>
      <w:r>
        <w:t xml:space="preserve">). </w:t>
      </w:r>
      <w:commentRangeEnd w:id="0"/>
      <w:r w:rsidR="007509FD">
        <w:rPr>
          <w:rStyle w:val="CommentReference"/>
        </w:rPr>
        <w:commentReference w:id="0"/>
      </w:r>
    </w:p>
    <w:p w14:paraId="290AA882" w14:textId="0F385964" w:rsidR="00DF34E5" w:rsidRDefault="00DF34E5" w:rsidP="008C36CB">
      <w:pPr>
        <w:spacing w:line="480" w:lineRule="auto"/>
      </w:pPr>
      <w:r>
        <w:tab/>
        <w:t xml:space="preserve">Another </w:t>
      </w:r>
      <w:r w:rsidR="00491D69">
        <w:t xml:space="preserve">notable </w:t>
      </w:r>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mportance to 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CA1A01"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w:t>
      </w:r>
      <w:commentRangeStart w:id="1"/>
      <w:r w:rsidR="00045EB9">
        <w:t xml:space="preserve">(Supplemental Table </w:t>
      </w:r>
      <w:r w:rsidR="00383E10">
        <w:t>3</w:t>
      </w:r>
      <w:r>
        <w:t>)</w:t>
      </w:r>
      <w:commentRangeEnd w:id="1"/>
      <w:r w:rsidR="00383E10">
        <w:rPr>
          <w:rStyle w:val="CommentReference"/>
        </w:rPr>
        <w:commentReference w:id="1"/>
      </w:r>
      <w:r>
        <w:t xml:space="preserve">. This supports the widely 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285AF232" w14:textId="42FEFA57"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A tightly packed enzyme without voids would likely 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catalysis.</w:t>
      </w:r>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r w:rsidR="00B456CE">
        <w:fldChar w:fldCharType="end"/>
      </w:r>
      <w:r w:rsidR="00D611EC">
        <w:t xml:space="preserve"> </w:t>
      </w:r>
      <w:r w:rsidR="00514702">
        <w:t>To further support this</w:t>
      </w:r>
      <w:r w:rsidR="00D611EC">
        <w:t xml:space="preserve"> proposed</w:t>
      </w:r>
      <w:r w:rsidR="00514702">
        <w:t xml:space="preserve"> classic</w:t>
      </w:r>
      <w:r w:rsidR="00D611EC">
        <w:t>al</w:t>
      </w:r>
      <w:r w:rsidR="00514702">
        <w:t xml:space="preserve"> lock-and-key mechanism</w:t>
      </w:r>
      <w:r w:rsidR="00D611EC">
        <w:t>,</w:t>
      </w:r>
      <w:r w:rsidR="00514702">
        <w:t xml:space="preserve"> the observed </w:t>
      </w:r>
      <w:r w:rsidR="00DF34E5">
        <w:t xml:space="preserve">RMSD between the </w:t>
      </w:r>
      <w:r w:rsidR="008F0D45">
        <w:t xml:space="preserve">crystal structures of the </w:t>
      </w:r>
      <w:r w:rsidR="00DF34E5">
        <w:t>apo</w:t>
      </w:r>
      <w:r w:rsidR="008F0D45">
        <w:t xml:space="preserve"> (</w:t>
      </w:r>
      <w:r w:rsidR="008F0D45" w:rsidRPr="008F0D45">
        <w:t>2O9P</w:t>
      </w:r>
      <w:r w:rsidR="008F0D45">
        <w:t>)</w:t>
      </w:r>
      <w:r w:rsidR="00DF34E5">
        <w:t xml:space="preserve"> and transition state analogue</w:t>
      </w:r>
      <w:r w:rsidR="00D611EC">
        <w:t>–</w:t>
      </w:r>
      <w:r w:rsidR="00DF34E5">
        <w:t xml:space="preserve">bound </w:t>
      </w:r>
      <w:r w:rsidR="008F0D45">
        <w:t xml:space="preserve">(2JIE) </w:t>
      </w:r>
      <w:r w:rsidR="00DF34E5">
        <w:t>forms of BglB is &lt;</w:t>
      </w:r>
      <w:r w:rsidR="00DC381A">
        <w:t xml:space="preserve"> </w:t>
      </w:r>
      <w:r w:rsidR="00DF34E5">
        <w:t xml:space="preserve">0.2 Å. </w:t>
      </w:r>
      <w:r w:rsidR="00E00C06">
        <w:t>However, f</w:t>
      </w:r>
      <w:r w:rsidR="000E5CDA">
        <w:t xml:space="preserve">uture efforts </w:t>
      </w:r>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r w:rsidR="007200BF">
        <w:t xml:space="preserve"> and structural packing in BglB.</w:t>
      </w:r>
      <w:r w:rsidR="000E5CDA">
        <w:t xml:space="preserve"> </w:t>
      </w:r>
    </w:p>
    <w:p w14:paraId="440A2B73" w14:textId="178D3D64"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r w:rsidR="00F817CF">
        <w:fldChar w:fldCharType="end"/>
      </w:r>
      <w:r>
        <w:t xml:space="preserve"> </w:t>
      </w:r>
      <w:r w:rsidR="00F40ADB">
        <w:t xml:space="preserve">Another primary featured selected as a predictor of </w:t>
      </w:r>
      <w:r w:rsidR="00F40ADB" w:rsidRPr="0073693D">
        <w:rPr>
          <w:i/>
        </w:rPr>
        <w:t>k</w:t>
      </w:r>
      <w:r w:rsidR="00F40ADB" w:rsidRPr="0073693D">
        <w:rPr>
          <w:vertAlign w:val="subscript"/>
        </w:rPr>
        <w:t>cat</w:t>
      </w:r>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r w:rsidR="003F0B2D">
        <w:t>R240A and E222A on catalysis.</w:t>
      </w:r>
    </w:p>
    <w:p w14:paraId="5531B8F6" w14:textId="320C61BC"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important for the enzyme-catalyzed reaction</w:t>
      </w:r>
      <w:r w:rsidR="003F0B2D">
        <w:t xml:space="preserve">, as </w:t>
      </w:r>
      <w:r w:rsidR="00593244">
        <w:t>noted</w:t>
      </w:r>
      <w:r w:rsidR="003F0B2D">
        <w:t xml:space="preserve"> for the Q19A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r w:rsidR="00821017">
        <w:fldChar w:fldCharType="end"/>
      </w:r>
    </w:p>
    <w:p w14:paraId="3B4FCD8D" w14:textId="0D2019A1" w:rsidR="00B456CE" w:rsidRDefault="00DF34E5" w:rsidP="003E150D">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B08C23" w:rsidR="003E150D" w:rsidRDefault="00B456CE" w:rsidP="00B456CE">
      <w:pPr>
        <w:spacing w:line="480" w:lineRule="auto"/>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mutant.</w:t>
      </w:r>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r w:rsidR="004A477D">
        <w:fldChar w:fldCharType="end"/>
      </w:r>
      <w:r w:rsidR="00D611EC">
        <w:t xml:space="preserve"> </w:t>
      </w:r>
      <w:r w:rsidR="00D82E0D">
        <w:t>A combination of high throughput screening with molecular modeling could be used to identify a subset of mutants to purify and kinetically characterize in order to maximize the information content when training new</w:t>
      </w:r>
      <w:r w:rsidR="007329C8">
        <w:t xml:space="preserve"> algorithms</w:t>
      </w:r>
      <w:r w:rsidR="00D82E0D">
        <w:t>.</w:t>
      </w:r>
      <w:r w:rsidR="00D611EC">
        <w:t xml:space="preserve"> </w:t>
      </w:r>
      <w:r w:rsidR="00D82E0D">
        <w:t xml:space="preserve">In addition, </w:t>
      </w:r>
      <w:r w:rsidR="003E150D">
        <w:t>introducing informative features that capture different aspects of the variation observed and exploring other non-linear regression methods that balance 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4A477D">
      <w:pPr>
        <w:spacing w:line="480" w:lineRule="auto"/>
        <w:ind w:firstLine="720"/>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64584F11" w:rsidR="00DF34E5" w:rsidRDefault="00DF34E5" w:rsidP="008C36CB">
      <w:pPr>
        <w:spacing w:line="480" w:lineRule="auto"/>
      </w:pPr>
      <w:r>
        <w:t xml:space="preserve">The crystal structure of recombinant BglB </w:t>
      </w:r>
      <w:r w:rsidR="00284FAA">
        <w:t xml:space="preserve">in complex with </w:t>
      </w:r>
      <w:r>
        <w:t>the substrate analog 2-deoxy-2-fluoro-</w:t>
      </w:r>
      <w:r w:rsidRPr="0073693D">
        <w:rPr>
          <w:rFonts w:ascii="Symbol" w:hAnsi="Symbol"/>
        </w:rPr>
        <w:t></w:t>
      </w:r>
      <w:r>
        <w:t>-D-glucopyranose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080EC988"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w:t>
      </w:r>
      <w:r w:rsidR="00284FAA">
        <w:t>, and a conservation analysis of the BglB active site</w:t>
      </w:r>
      <w:r>
        <w:t xml:space="preserve">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7B4144BF" w:rsidR="00DF34E5" w:rsidRDefault="00DF34E5" w:rsidP="008C36CB">
      <w:pPr>
        <w:spacing w:line="480" w:lineRule="auto"/>
      </w:pPr>
      <w:r>
        <w:t xml:space="preserve">This work was supported by ARO #201121557 and NSF #1254205 (IT) and Sloan #BR2014-012 and UC Davis Startup Funds (JBS). </w:t>
      </w:r>
      <w:r w:rsidR="00FD1932">
        <w:t xml:space="preserve">We are grateful to </w:t>
      </w:r>
      <w:r w:rsidR="000955ED">
        <w:t xml:space="preserve">James E. Lucas, </w:t>
      </w:r>
      <w:r w:rsidR="00FD1932">
        <w:t>David</w:t>
      </w:r>
      <w:r w:rsidR="000955ED">
        <w:t xml:space="preserve"> K.</w:t>
      </w:r>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-nitrophenyl-ß-D-glucoside,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w:t>
      </w:r>
      <w:r w:rsidR="00AC16C7">
        <w:t>.</w:t>
      </w:r>
      <w:r w:rsidR="00DA6C73">
        <w:t xml:space="preserve"> </w:t>
      </w:r>
      <w:r>
        <w:t>Alpha carbons of residues mutated shown as blue spheres</w:t>
      </w:r>
      <w:r w:rsidR="00AC16C7">
        <w:t>. The image was generated with</w:t>
      </w:r>
      <w:r>
        <w:t xml:space="preserve"> </w:t>
      </w:r>
      <w:r w:rsidR="00AC16C7">
        <w:t>PyMOL.</w:t>
      </w:r>
      <w:r w:rsidR="00AC16C7">
        <w:fldChar w:fldCharType="begin"/>
      </w:r>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4A477D" w:rsidRPr="004A477D">
        <w:rPr>
          <w:noProof/>
          <w:vertAlign w:val="superscript"/>
        </w:rPr>
        <w:t>21</w:t>
      </w:r>
      <w:r w:rsidR="00AC16C7">
        <w:fldChar w:fldCharType="end"/>
      </w:r>
      <w:r w:rsidR="00AC16C7">
        <w:t xml:space="preserve"> </w:t>
      </w:r>
      <w:r>
        <w:t>(B) The BglB–catalyzed reaction on p-nitrophenyl-ß-D-glucoside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2737304F" w:rsidR="00DF34E5" w:rsidRDefault="00DF34E5" w:rsidP="008C36CB">
      <w:pPr>
        <w:spacing w:line="480" w:lineRule="auto"/>
      </w:pPr>
      <w:r>
        <w:t xml:space="preserve">The heatmap depicts the effect of each mutation on each kinetic constant relative to native BglB, normalized at 0. As indicated in the color legend, gold is for higher value and blue for a lower value. </w:t>
      </w:r>
      <w:r w:rsidR="00AC16C7">
        <w:t>The metric 1/K</w:t>
      </w:r>
      <w:r w:rsidR="00AC16C7" w:rsidRPr="00BE115D">
        <w:rPr>
          <w:vertAlign w:val="subscript"/>
        </w:rPr>
        <w:t>M</w:t>
      </w:r>
      <w:r w:rsidR="00AC16C7">
        <w:t xml:space="preserve"> is used so a higher value is consistently corresponding to a better kinetic constant when evaluating </w:t>
      </w:r>
      <w:r w:rsidR="00AC16C7" w:rsidRPr="00BE115D">
        <w:rPr>
          <w:i/>
        </w:rPr>
        <w:t>k</w:t>
      </w:r>
      <w:r w:rsidR="00AC16C7" w:rsidRPr="00BE115D">
        <w:rPr>
          <w:vertAlign w:val="subscript"/>
        </w:rPr>
        <w:t>cat</w:t>
      </w:r>
      <w:r w:rsidR="00AC16C7">
        <w:t xml:space="preserve">, </w:t>
      </w:r>
      <w:r w:rsidR="00AC16C7" w:rsidRPr="00BE115D">
        <w:rPr>
          <w:i/>
        </w:rPr>
        <w:t>k</w:t>
      </w:r>
      <w:r w:rsidR="00AC16C7" w:rsidRPr="00BE115D">
        <w:rPr>
          <w:vertAlign w:val="subscript"/>
        </w:rPr>
        <w:t>cat</w:t>
      </w:r>
      <w:r w:rsidR="00AC16C7">
        <w:t>/K</w:t>
      </w:r>
      <w:r w:rsidR="00AC16C7">
        <w:rPr>
          <w:vertAlign w:val="subscript"/>
        </w:rPr>
        <w:t>M</w:t>
      </w:r>
      <w:r w:rsidR="00AC16C7">
        <w:t>, and K</w:t>
      </w:r>
      <w:r w:rsidR="00AC16C7" w:rsidRPr="00BE115D">
        <w:rPr>
          <w:vertAlign w:val="subscript"/>
        </w:rPr>
        <w:t>M</w:t>
      </w:r>
      <w:r w:rsidR="00AC16C7">
        <w:t xml:space="preserve">. </w:t>
      </w:r>
      <w:r>
        <w:t>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r>
        <w:t xml:space="preserve">, </w:t>
      </w:r>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3BE3B826">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362C5C53" w:rsidR="00DF34E5" w:rsidRDefault="004D15E9" w:rsidP="008C36CB">
      <w:pPr>
        <w:spacing w:line="480" w:lineRule="auto"/>
      </w:pPr>
      <w:r w:rsidRPr="0073693D">
        <w:rPr>
          <w:i/>
        </w:rPr>
        <w:t>Top panel</w:t>
      </w:r>
      <w:r w:rsidR="00136DDD">
        <w:rPr>
          <w:i/>
        </w:rPr>
        <w:t>s</w:t>
      </w:r>
      <w:r>
        <w:t xml:space="preserve">: </w:t>
      </w:r>
      <w:r w:rsidR="00136DDD">
        <w:t xml:space="preserve">predicted versus </w:t>
      </w:r>
      <w:ins w:id="2" w:author="Alex" w:date="2015-05-20T14:25:00Z">
        <w:r w:rsidR="0073693D">
          <w:t>experimentally-</w:t>
        </w:r>
      </w:ins>
      <w:r w:rsidR="00136DDD">
        <w:t xml:space="preserve">measured </w:t>
      </w:r>
      <w:ins w:id="3" w:author="Alex" w:date="2015-05-20T14:25:00Z">
        <w:r w:rsidR="0073693D">
          <w:t xml:space="preserve">values for </w:t>
        </w:r>
      </w:ins>
      <w:r w:rsidR="00136DDD">
        <w:t xml:space="preserve">kinetic constants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w:t>
      </w:r>
      <w:ins w:id="4" w:author="Alex" w:date="2015-05-20T14:25:00Z">
        <w:r w:rsidR="0073693D">
          <w:t>. All values are</w:t>
        </w:r>
      </w:ins>
      <w:del w:id="5" w:author="Alex" w:date="2015-05-20T14:25:00Z">
        <w:r w:rsidR="00136DDD" w:rsidDel="0073693D">
          <w:delText>,</w:delText>
        </w:r>
      </w:del>
      <w:r w:rsidR="00136DDD">
        <w:t xml:space="preserve"> relative to the wild type enzyme and on a log scale. </w:t>
      </w:r>
      <w:del w:id="6" w:author="Alex" w:date="2015-05-20T14:25:00Z">
        <w:r w:rsidR="00136DDD" w:rsidDel="0073693D">
          <w:delText>E</w:delText>
        </w:r>
        <w:r w:rsidR="00DF34E5" w:rsidDel="0073693D">
          <w:delText xml:space="preserve">ach mutant’s experimentally-determined kinetic constants (equivalent to the values depicted in Figure 2) are shown on the </w:delText>
        </w:r>
        <w:r w:rsidR="00DF34E5" w:rsidRPr="0073693D" w:rsidDel="0073693D">
          <w:rPr>
            <w:i/>
          </w:rPr>
          <w:delText>x</w:delText>
        </w:r>
        <w:r w:rsidR="00DF34E5" w:rsidDel="0073693D">
          <w:delText xml:space="preserve"> axis and machine learning predictions are shown on the </w:delText>
        </w:r>
        <w:r w:rsidR="00136DDD" w:rsidRPr="0073693D" w:rsidDel="0073693D">
          <w:rPr>
            <w:i/>
          </w:rPr>
          <w:delText>y</w:delText>
        </w:r>
        <w:r w:rsidR="00136DDD" w:rsidDel="0073693D">
          <w:delText xml:space="preserve"> </w:delText>
        </w:r>
        <w:r w:rsidR="00DF34E5" w:rsidDel="0073693D">
          <w:delText xml:space="preserve">axis. </w:delText>
        </w:r>
      </w:del>
      <w:r w:rsidR="00DF34E5">
        <w:t>The standard deviation</w:t>
      </w:r>
      <w:r w:rsidR="00136DDD">
        <w:t xml:space="preserve"> (error bars)</w:t>
      </w:r>
      <w:ins w:id="7" w:author="Alex" w:date="2015-05-20T14:25:00Z">
        <w:r w:rsidR="0073693D">
          <w:t xml:space="preserve"> of the predicted values</w:t>
        </w:r>
      </w:ins>
      <w:bookmarkStart w:id="8" w:name="_GoBack"/>
      <w:bookmarkEnd w:id="8"/>
      <w:r w:rsidR="00DF34E5">
        <w:t xml:space="preserve"> was calculated based on the prediction by 1000-fold cross validation for each point. </w:t>
      </w:r>
      <w:r>
        <w:t xml:space="preserve">The red line corresponds to linear regression and has been added for visualization purposes. </w:t>
      </w:r>
      <w:r w:rsidRPr="0073693D">
        <w:rPr>
          <w:i/>
        </w:rPr>
        <w:t>Bottom panel</w:t>
      </w:r>
      <w:r w:rsidR="00136DDD">
        <w:rPr>
          <w:i/>
        </w:rPr>
        <w:t>s</w:t>
      </w:r>
      <w:r>
        <w:t xml:space="preserve">: Histograms </w:t>
      </w:r>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r>
        <w:t xml:space="preserve">, along with the residual errors </w:t>
      </w:r>
      <w:r w:rsidR="00136DDD">
        <w:t xml:space="preserve">(scatter plot) </w:t>
      </w:r>
      <w:r>
        <w:t xml:space="preserve">between predicted and measured kinetic values. </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3662C2F"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r w:rsidR="00557C11">
        <w:t>The weights are multiplied by a normalized form of the value (not shown), and can therefore indicate both a positive or negative relationship.</w:t>
      </w:r>
      <w:r w:rsidR="00D611EC">
        <w:t xml:space="preserve"> </w:t>
      </w:r>
      <w:r w:rsidR="00557C11">
        <w:t xml:space="preserve">For 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t>The relative contribution of each feature in determining the kinetic constant is given as a normalized weight (columns 1-3). Column 4 provides a description of each feature, and columns 5 and 6 show the range of observed values in the training dataset.</w:t>
      </w:r>
      <w:r w:rsidR="00557C11">
        <w:t xml:space="preserve"> </w:t>
      </w:r>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6A80D644" w14:textId="77777777" w:rsidR="004A477D" w:rsidRPr="004A477D" w:rsidRDefault="00696E24" w:rsidP="004A477D">
      <w:pPr>
        <w:pStyle w:val="EndNoteBibliography"/>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4A477D">
      <w:pPr>
        <w:pStyle w:val="EndNoteBibliography"/>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4A477D">
      <w:pPr>
        <w:pStyle w:val="EndNoteBibliography"/>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4A477D">
      <w:pPr>
        <w:pStyle w:val="EndNoteBibliography"/>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4A477D">
      <w:pPr>
        <w:pStyle w:val="EndNoteBibliography"/>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4A477D">
      <w:pPr>
        <w:pStyle w:val="EndNoteBibliography"/>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4A477D">
      <w:pPr>
        <w:pStyle w:val="EndNoteBibliography"/>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4A477D">
      <w:pPr>
        <w:pStyle w:val="EndNoteBibliography"/>
        <w:rPr>
          <w:noProof/>
        </w:rPr>
      </w:pPr>
      <w:r w:rsidRPr="004A477D">
        <w:rPr>
          <w:rFonts w:hint="eastAsia"/>
          <w:noProof/>
        </w:rPr>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4A477D">
      <w:pPr>
        <w:pStyle w:val="EndNoteBibliography"/>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4A477D">
      <w:pPr>
        <w:pStyle w:val="EndNoteBibliography"/>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4A477D">
      <w:pPr>
        <w:pStyle w:val="EndNoteBibliography"/>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4A477D">
      <w:pPr>
        <w:pStyle w:val="EndNoteBibliography"/>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4A477D">
      <w:pPr>
        <w:pStyle w:val="EndNoteBibliography"/>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4A477D">
      <w:pPr>
        <w:pStyle w:val="EndNoteBibliography"/>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4A477D">
      <w:pPr>
        <w:pStyle w:val="EndNoteBibliography"/>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4A477D">
      <w:pPr>
        <w:pStyle w:val="EndNoteBibliography"/>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4A477D">
      <w:pPr>
        <w:pStyle w:val="EndNoteBibliography"/>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4A477D">
      <w:pPr>
        <w:pStyle w:val="EndNoteBibliography"/>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4A477D">
      <w:pPr>
        <w:pStyle w:val="EndNoteBibliography"/>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4A477D">
      <w:pPr>
        <w:pStyle w:val="EndNoteBibliography"/>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4A477D">
      <w:pPr>
        <w:pStyle w:val="EndNoteBibliography"/>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 w:date="2015-05-18T16:33:00Z" w:initials="A">
    <w:p w14:paraId="18404518" w14:textId="56129471" w:rsidR="00CB4D9F" w:rsidRDefault="00CB4D9F">
      <w:pPr>
        <w:pStyle w:val="CommentText"/>
      </w:pPr>
      <w:r>
        <w:rPr>
          <w:rStyle w:val="CommentReference"/>
        </w:rPr>
        <w:annotationRef/>
      </w:r>
      <w:r>
        <w:t>Yep, this figure was drawn from the lowest energy of 100 Rosetta models used to do the machine learning, not a Foldit model! (Same with B and C.)</w:t>
      </w:r>
    </w:p>
  </w:comment>
  <w:comment w:id="1" w:author="Alex" w:date="2015-05-18T17:01:00Z" w:initials="A">
    <w:p w14:paraId="3E865BD1" w14:textId="1E14C85C" w:rsidR="00CB4D9F" w:rsidRDefault="00CB4D9F">
      <w:pPr>
        <w:pStyle w:val="CommentText"/>
      </w:pPr>
      <w:r>
        <w:rPr>
          <w:rStyle w:val="CommentReference"/>
        </w:rPr>
        <w:annotationRef/>
      </w:r>
      <w:r>
        <w:t>Got it, added the conservation analysis as Supp Table 3.</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36DDD"/>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70EE"/>
    <w:rsid w:val="007E6A5B"/>
    <w:rsid w:val="007F744E"/>
    <w:rsid w:val="00821017"/>
    <w:rsid w:val="008236FF"/>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28</Pages>
  <Words>10770</Words>
  <Characters>61390</Characters>
  <Application>Microsoft Macintosh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cp:revision>
  <dcterms:created xsi:type="dcterms:W3CDTF">2015-05-19T03:15:00Z</dcterms:created>
  <dcterms:modified xsi:type="dcterms:W3CDTF">2015-05-20T21:26:00Z</dcterms:modified>
</cp:coreProperties>
</file>