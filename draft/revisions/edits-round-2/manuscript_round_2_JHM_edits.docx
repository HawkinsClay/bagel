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77777777"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Pr>
          <w:rFonts w:hint="eastAsia"/>
        </w:rPr>
        <w:t xml:space="preserve">*, </w:t>
      </w:r>
      <w:proofErr w:type="spellStart"/>
      <w:r>
        <w:rPr>
          <w:rFonts w:hint="eastAsia"/>
        </w:rPr>
        <w:t>X</w:t>
      </w:r>
      <w:r w:rsidR="00C42201">
        <w:t>iaokang</w:t>
      </w:r>
      <w:proofErr w:type="spellEnd"/>
      <w:r w:rsidR="00C42201">
        <w:t xml:space="preserve"> </w:t>
      </w:r>
      <w:r>
        <w:rPr>
          <w:rFonts w:hint="eastAsia"/>
        </w:rPr>
        <w:t>Wang</w:t>
      </w:r>
      <w:r w:rsidRPr="00DF34E5">
        <w:rPr>
          <w:rFonts w:hint="eastAsia"/>
          <w:vertAlign w:val="superscript"/>
        </w:rPr>
        <w:t>3</w:t>
      </w:r>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xml:space="preserve">, </w:t>
      </w:r>
      <w:proofErr w:type="spellStart"/>
      <w:r>
        <w:rPr>
          <w:rFonts w:hint="eastAsia"/>
        </w:rPr>
        <w:t>H</w:t>
      </w:r>
      <w:r w:rsidR="00C42201">
        <w:t>arhul</w:t>
      </w:r>
      <w:proofErr w:type="spellEnd"/>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xml:space="preserve">, </w:t>
      </w:r>
      <w:proofErr w:type="spellStart"/>
      <w:r>
        <w:rPr>
          <w:rFonts w:hint="eastAsia"/>
        </w:rPr>
        <w:t>H</w:t>
      </w:r>
      <w:r w:rsidR="00C42201">
        <w:t>osna</w:t>
      </w:r>
      <w:proofErr w:type="spellEnd"/>
      <w:r>
        <w:rPr>
          <w:rFonts w:hint="eastAsia"/>
        </w:rPr>
        <w:t xml:space="preserve"> Mohabbot</w:t>
      </w:r>
      <w:r w:rsidR="00C42201">
        <w:rPr>
          <w:vertAlign w:val="superscript"/>
        </w:rPr>
        <w:t>2</w:t>
      </w:r>
      <w:r>
        <w:rPr>
          <w:rFonts w:hint="eastAsia"/>
        </w:rPr>
        <w:t xml:space="preserve">, </w:t>
      </w:r>
      <w:proofErr w:type="spellStart"/>
      <w:r>
        <w:rPr>
          <w:rFonts w:hint="eastAsia"/>
        </w:rPr>
        <w:t>B</w:t>
      </w:r>
      <w:r w:rsidR="00C42201">
        <w:t>oyu</w:t>
      </w:r>
      <w:proofErr w:type="spellEnd"/>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xml:space="preserve">, </w:t>
      </w:r>
      <w:proofErr w:type="spellStart"/>
      <w:r>
        <w:rPr>
          <w:rFonts w:hint="eastAsia"/>
        </w:rPr>
        <w:t>I</w:t>
      </w:r>
      <w:r w:rsidR="00C42201">
        <w:t>lias</w:t>
      </w:r>
      <w:proofErr w:type="spellEnd"/>
      <w:r w:rsidR="00C42201">
        <w:rPr>
          <w:rFonts w:hint="eastAsia"/>
        </w:rPr>
        <w:t xml:space="preserve"> Tagkopoulos</w:t>
      </w:r>
      <w:r w:rsidR="00197777">
        <w:rPr>
          <w:vertAlign w:val="superscript"/>
        </w:rPr>
        <w:t>2,6</w:t>
      </w:r>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Pr>
          <w:rFonts w:hint="eastAsia"/>
        </w:rPr>
        <w:t>5. Depa</w:t>
      </w:r>
      <w:r>
        <w:t>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bookmarkStart w:id="0" w:name="_GoBack"/>
      <w:bookmarkEnd w:id="0"/>
    </w:p>
    <w:p w14:paraId="2A3BCB4A" w14:textId="52F2A348" w:rsidR="00AE71AE" w:rsidRPr="00AE71AE" w:rsidRDefault="00DF34E5" w:rsidP="008C36CB">
      <w:pPr>
        <w:spacing w:line="480" w:lineRule="auto"/>
        <w:rPr>
          <w:b/>
        </w:rPr>
      </w:pPr>
      <w:r w:rsidRPr="00AE71AE">
        <w:rPr>
          <w:b/>
        </w:rPr>
        <w:t>ABSTRACT</w:t>
      </w:r>
    </w:p>
    <w:p w14:paraId="17BAFA64" w14:textId="081CF68D"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successful hit rates are often under ten percent.  One potential reason for this is that </w:t>
      </w:r>
      <w:r>
        <w:t>current force-field based approaches are frequently trained using indirect measures of function rather than direct correlation to experimentally-determined functional effects</w:t>
      </w:r>
      <w:r w:rsidR="00D92F42">
        <w:t xml:space="preserve"> </w:t>
      </w:r>
      <w:r>
        <w:t xml:space="preserve">. This is due </w:t>
      </w:r>
      <w:r>
        <w:lastRenderedPageBreak/>
        <w:t xml:space="preserve">to the lack of datasets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commentRangeStart w:id="1"/>
      <w:ins w:id="2" w:author="Jeremy Mills" w:date="2015-05-15T16:20:00Z">
        <w:r w:rsidR="007C1DDD">
          <w:t xml:space="preserve">generated </w:t>
        </w:r>
      </w:ins>
      <w:r>
        <w:t>dataset</w:t>
      </w:r>
      <w:commentRangeEnd w:id="1"/>
      <w:r w:rsidR="007C1DDD">
        <w:rPr>
          <w:rStyle w:val="CommentReference"/>
        </w:rPr>
        <w:commentReference w:id="1"/>
      </w:r>
      <w:r>
        <w:t xml:space="preserve">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43BFBD3A"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Furthermore, there have been no reports evaluating the predictive power of the Rosetta Molecular Modeling Suite on the functional effects of enzyme mutations. Therefore efforts to both evaluate and improve the predictive power of this computationally inexpensive and widely accessible algorithm is of the utmost importance.</w:t>
      </w:r>
      <w:r w:rsidR="00AF585E">
        <w:t xml:space="preserve"> </w:t>
      </w:r>
    </w:p>
    <w:p w14:paraId="26877676" w14:textId="6083CE90" w:rsidR="00DF34E5" w:rsidRDefault="00A421BC" w:rsidP="00C154EC">
      <w:pPr>
        <w:spacing w:line="480" w:lineRule="auto"/>
        <w:ind w:firstLine="720"/>
      </w:pPr>
      <w:moveToRangeStart w:id="3" w:author="Jeremy Mills" w:date="2015-05-15T16:37:00Z" w:name="move293327152"/>
      <w:moveTo w:id="4" w:author="Jeremy Mills" w:date="2015-05-15T16:37:00Z">
        <w:del w:id="5" w:author="Jeremy Mills" w:date="2015-05-15T16:37:00Z">
          <w:r w:rsidDel="00A421BC">
            <w:delText>t</w:delText>
          </w:r>
        </w:del>
      </w:moveTo>
      <w:ins w:id="6" w:author="Jeremy Mills" w:date="2015-05-15T16:37:00Z">
        <w:r>
          <w:t>T</w:t>
        </w:r>
      </w:ins>
      <w:moveTo w:id="7" w:author="Jeremy Mills" w:date="2015-05-15T16:37:00Z">
        <w:r>
          <w:t>he use of large datasets to train and evaluate force-field based algorithms for protein function</w:t>
        </w:r>
        <w:del w:id="8" w:author="Jeremy Mills" w:date="2015-05-15T16:37:00Z">
          <w:r w:rsidDel="00192D7A">
            <w:delText>.</w:delText>
          </w:r>
        </w:del>
      </w:moveTo>
      <w:ins w:id="9" w:author="Jeremy Mills" w:date="2015-05-15T16:37:00Z">
        <w:r w:rsidR="00192D7A">
          <w:t xml:space="preserve"> has been </w:t>
        </w:r>
      </w:ins>
      <w:ins w:id="10" w:author="Jeremy Mills" w:date="2015-05-15T16:47:00Z">
        <w:r w:rsidR="007D5283">
          <w:t xml:space="preserve">previously </w:t>
        </w:r>
      </w:ins>
      <w:ins w:id="11" w:author="Jeremy Mills" w:date="2015-05-15T16:37:00Z">
        <w:r w:rsidR="00192D7A">
          <w:t>validated</w:t>
        </w:r>
        <w:r w:rsidR="007D5283">
          <w:t xml:space="preserve"> in the context of protein </w:t>
        </w:r>
        <w:proofErr w:type="spellStart"/>
        <w:r w:rsidR="007D5283">
          <w:t>thermostability</w:t>
        </w:r>
        <w:proofErr w:type="spellEnd"/>
        <w:r w:rsidR="007D5283">
          <w:t>.</w:t>
        </w:r>
      </w:ins>
      <w:moveTo w:id="12" w:author="Jeremy Mills" w:date="2015-05-15T16:37:00Z">
        <w:r>
          <w:t xml:space="preserve"> </w:t>
        </w:r>
      </w:moveTo>
      <w:ins w:id="13" w:author="Jeremy Mills" w:date="2015-05-15T16:49:00Z">
        <w:r w:rsidR="007D5283">
          <w:t xml:space="preserve">For example, </w:t>
        </w:r>
      </w:ins>
      <w:moveTo w:id="14" w:author="Jeremy Mills" w:date="2015-05-15T16:37:00Z">
        <w:del w:id="15" w:author="Jeremy Mills" w:date="2015-05-15T16:48:00Z">
          <w:r w:rsidDel="007D5283">
            <w:delText>A closely related example is t</w:delText>
          </w:r>
        </w:del>
      </w:moveTo>
      <w:ins w:id="16" w:author="Jeremy Mills" w:date="2015-05-15T16:49:00Z">
        <w:r w:rsidR="007D5283">
          <w:t>t</w:t>
        </w:r>
      </w:ins>
      <w:moveTo w:id="17" w:author="Jeremy Mills" w:date="2015-05-15T16:37:00Z">
        <w:r>
          <w:t xml:space="preserve">he </w:t>
        </w:r>
        <w:proofErr w:type="spellStart"/>
        <w:r>
          <w:t>ProTherm</w:t>
        </w:r>
        <w:proofErr w:type="spellEnd"/>
        <w:r>
          <w:t xml:space="preserve"> database </w:t>
        </w:r>
        <w:del w:id="18" w:author="Jeremy Mills" w:date="2015-05-15T16:48:00Z">
          <w:r w:rsidDel="007D5283">
            <w:delText xml:space="preserve">which </w:delText>
          </w:r>
        </w:del>
        <w:r>
          <w:t>has over twenty thousand</w:t>
        </w:r>
        <w:del w:id="19" w:author="Jeremy Mills" w:date="2015-05-15T16:48:00Z">
          <w:r w:rsidDel="007D5283">
            <w:delText>s</w:delText>
          </w:r>
        </w:del>
        <w:r>
          <w:t xml:space="preserve"> </w:t>
        </w:r>
        <w:del w:id="20" w:author="Jeremy Mills" w:date="2015-05-15T16:48:00Z">
          <w:r w:rsidDel="007D5283">
            <w:delText xml:space="preserve">of </w:delText>
          </w:r>
        </w:del>
        <w:r>
          <w:t xml:space="preserve">measured effects of mutations on </w:t>
        </w:r>
        <w:proofErr w:type="spellStart"/>
        <w:r>
          <w:t>thermostability</w:t>
        </w:r>
      </w:moveTo>
      <w:proofErr w:type="spellEnd"/>
      <w:ins w:id="21" w:author="Jeremy Mills" w:date="2015-05-15T16:48:00Z">
        <w:r w:rsidR="007D5283">
          <w:t xml:space="preserve">, and serves as the gold standard for the development of numerous algorithms </w:t>
        </w:r>
      </w:ins>
      <w:ins w:id="22" w:author="Jeremy Mills" w:date="2015-05-15T16:49:00Z">
        <w:r w:rsidR="007D5283">
          <w:t>developed to predict effects of mutations on thermostability</w:t>
        </w:r>
      </w:ins>
      <w:moveTo w:id="23" w:author="Jeremy Mills" w:date="2015-05-15T16:37:00Z">
        <w:r>
          <w:t>.</w:t>
        </w:r>
        <w:r>
          <w:fldChar w:fldCharType="begin"/>
        </w:r>
        <w: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fldChar w:fldCharType="separate"/>
        </w:r>
        <w:r w:rsidRPr="00C65137">
          <w:rPr>
            <w:noProof/>
            <w:vertAlign w:val="superscript"/>
          </w:rPr>
          <w:t>7</w:t>
        </w:r>
        <w:r>
          <w:fldChar w:fldCharType="end"/>
        </w:r>
      </w:moveTo>
      <w:ins w:id="24" w:author="Jeremy Mills" w:date="2015-05-15T16:49:00Z">
        <w:r w:rsidR="007D5283" w:rsidRPr="00F4224D">
          <w:rPr>
            <w:vertAlign w:val="superscript"/>
          </w:rPr>
          <w:fldChar w:fldCharType="begin"/>
        </w:r>
        <w:r w:rsidR="007D5283" w:rsidRPr="00F4224D">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7D5283" w:rsidRPr="00F4224D">
          <w:rPr>
            <w:rFonts w:hint="eastAsia"/>
            <w:vertAlign w:val="superscript"/>
          </w:rPr>
          <w:instrText>25d" timestamp="1431380770"&gt;19&lt;/key&gt;&lt;/foreign-keys&gt;&lt;ref-type name="Journal Article"&gt;17&lt;/ref-type&gt;&lt;contributors&gt;&lt;authors&gt;&lt;author&gt;Kellogg, Elizabeth H&lt;/author&gt;&lt;author&gt;Leaver</w:instrText>
        </w:r>
        <w:r w:rsidR="007D5283" w:rsidRPr="00F4224D">
          <w:rPr>
            <w:rFonts w:hint="eastAsia"/>
            <w:vertAlign w:val="superscript"/>
          </w:rPr>
          <w:instrText>‐</w:instrText>
        </w:r>
        <w:r w:rsidR="007D5283" w:rsidRPr="00F4224D">
          <w:rPr>
            <w:rFonts w:hint="eastAsia"/>
            <w:vertAlign w:val="superscript"/>
          </w:rPr>
          <w:instrText>Fay, Andrew&lt;/author&gt;&lt;author&gt;Baker, David&lt;/author&gt;&lt;/authors&gt;&lt;/contributors&gt;&lt;titles&gt;&lt;title&gt;Role of conformational sampling in computing mutation</w:instrText>
        </w:r>
        <w:r w:rsidR="007D5283" w:rsidRPr="00F4224D">
          <w:rPr>
            <w:rFonts w:hint="eastAsia"/>
            <w:vertAlign w:val="superscript"/>
          </w:rPr>
          <w:instrText>‐</w:instrText>
        </w:r>
        <w:r w:rsidR="007D5283" w:rsidRPr="00F4224D">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7D5283" w:rsidRPr="00F4224D">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7D5283" w:rsidRPr="00F4224D">
          <w:rPr>
            <w:vertAlign w:val="superscript"/>
          </w:rPr>
          <w:fldChar w:fldCharType="separate"/>
        </w:r>
        <w:r w:rsidR="007D5283" w:rsidRPr="00F4224D">
          <w:rPr>
            <w:noProof/>
            <w:vertAlign w:val="superscript"/>
          </w:rPr>
          <w:t>8</w:t>
        </w:r>
        <w:r w:rsidR="007D5283" w:rsidRPr="00F4224D">
          <w:rPr>
            <w:vertAlign w:val="superscript"/>
          </w:rPr>
          <w:fldChar w:fldCharType="end"/>
        </w:r>
        <w:r w:rsidR="007D5283" w:rsidRPr="00F4224D">
          <w:rPr>
            <w:vertAlign w:val="superscript"/>
          </w:rPr>
          <w:t>,</w:t>
        </w:r>
        <w:r w:rsidR="007D5283" w:rsidRPr="00F4224D">
          <w:rPr>
            <w:vertAlign w:val="superscript"/>
          </w:rPr>
          <w:fldChar w:fldCharType="begin"/>
        </w:r>
        <w:r w:rsidR="007D5283" w:rsidRPr="00F4224D">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7D5283" w:rsidRPr="00F4224D">
          <w:rPr>
            <w:vertAlign w:val="superscript"/>
          </w:rPr>
          <w:fldChar w:fldCharType="separate"/>
        </w:r>
        <w:r w:rsidR="007D5283" w:rsidRPr="00F4224D">
          <w:rPr>
            <w:noProof/>
            <w:vertAlign w:val="superscript"/>
          </w:rPr>
          <w:t>9</w:t>
        </w:r>
        <w:r w:rsidR="007D5283" w:rsidRPr="00F4224D">
          <w:rPr>
            <w:vertAlign w:val="superscript"/>
          </w:rPr>
          <w:fldChar w:fldCharType="end"/>
        </w:r>
      </w:ins>
      <w:ins w:id="25" w:author="Jeremy Mills" w:date="2015-05-17T20:40:00Z">
        <w:r w:rsidR="006B2742">
          <w:t xml:space="preserve"> </w:t>
        </w:r>
      </w:ins>
      <w:moveTo w:id="26" w:author="Jeremy Mills" w:date="2015-05-15T16:37:00Z">
        <w:del w:id="27" w:author="Jeremy Mills" w:date="2015-05-17T20:40:00Z">
          <w:r w:rsidDel="006B2742">
            <w:delText>This database is the gold standard used for the development of numerous algorithms for predicting effects of mutations on thermostability.</w:delText>
          </w:r>
        </w:del>
        <w:del w:id="28" w:author="Jeremy Mills" w:date="2015-05-15T16:49:00Z">
          <w:r w:rsidRPr="00F4224D" w:rsidDel="007D5283">
            <w:rPr>
              <w:vertAlign w:val="superscript"/>
            </w:rPr>
            <w:fldChar w:fldCharType="begin"/>
          </w:r>
          <w:r w:rsidRPr="00F4224D" w:rsidDel="007D5283">
            <w:rPr>
              <w:vertAlign w:val="superscript"/>
            </w:rPr>
            <w:del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delInstrText>
          </w:r>
          <w:r w:rsidRPr="00F4224D" w:rsidDel="007D5283">
            <w:rPr>
              <w:rFonts w:hint="eastAsia"/>
              <w:vertAlign w:val="superscript"/>
            </w:rPr>
            <w:delInstrText>25d" timestamp="1431380770"&gt;19&lt;/key&gt;&lt;/foreign-keys&gt;&lt;ref-type name="Journal Article"&gt;17&lt;/ref-type&gt;&lt;contributors&gt;&lt;authors&gt;&lt;author&gt;Kellogg, Elizabeth H&lt;/author&gt;&lt;author&gt;Leaver</w:delInstrText>
          </w:r>
          <w:r w:rsidRPr="00F4224D" w:rsidDel="007D5283">
            <w:rPr>
              <w:rFonts w:hint="eastAsia"/>
              <w:vertAlign w:val="superscript"/>
            </w:rPr>
            <w:delInstrText>‐</w:delInstrText>
          </w:r>
          <w:r w:rsidRPr="00F4224D" w:rsidDel="007D5283">
            <w:rPr>
              <w:rFonts w:hint="eastAsia"/>
              <w:vertAlign w:val="superscript"/>
            </w:rPr>
            <w:delInstrText>Fay, Andrew&lt;/author&gt;&lt;author&gt;Baker, David&lt;/author&gt;&lt;/authors&gt;&lt;/contributors&gt;&lt;titles&gt;&lt;title&gt;Role of conformational sampling in computing mutation</w:delInstrText>
          </w:r>
          <w:r w:rsidRPr="00F4224D" w:rsidDel="007D5283">
            <w:rPr>
              <w:rFonts w:hint="eastAsia"/>
              <w:vertAlign w:val="superscript"/>
            </w:rPr>
            <w:delInstrText>‐</w:delInstrText>
          </w:r>
          <w:r w:rsidRPr="00F4224D" w:rsidDel="007D5283">
            <w:rPr>
              <w:rFonts w:hint="eastAsia"/>
              <w:vertAlign w:val="superscript"/>
            </w:rPr>
            <w:delInstrText>induced changes in protein structure and stability&lt;/title&gt;&lt;secondary-title&gt;Proteins: Structure, Function, and Bioinformatics&lt;/secondary-title&gt;&lt;/titles&gt;&lt;periodical&gt;&lt;full-title&gt;Proteins: Structure,</w:delInstrText>
          </w:r>
          <w:r w:rsidRPr="00F4224D" w:rsidDel="007D5283">
            <w:rPr>
              <w:vertAlign w:val="superscript"/>
            </w:rPr>
            <w:delInstrText xml:space="preserve"> Function, and Bioinformatics&lt;/full-title&gt;&lt;/periodical&gt;&lt;pages&gt;830-838&lt;/pages&gt;&lt;volume&gt;79&lt;/volume&gt;&lt;number&gt;3&lt;/number&gt;&lt;dates&gt;&lt;year&gt;2011&lt;/year&gt;&lt;/dates&gt;&lt;isbn&gt;1097-0134&lt;/isbn&gt;&lt;urls&gt;&lt;/urls&gt;&lt;/record&gt;&lt;/Cite&gt;&lt;/EndNote&gt;</w:delInstrText>
          </w:r>
          <w:r w:rsidRPr="00F4224D" w:rsidDel="007D5283">
            <w:rPr>
              <w:vertAlign w:val="superscript"/>
            </w:rPr>
            <w:fldChar w:fldCharType="separate"/>
          </w:r>
          <w:r w:rsidRPr="00F4224D" w:rsidDel="007D5283">
            <w:rPr>
              <w:noProof/>
              <w:vertAlign w:val="superscript"/>
            </w:rPr>
            <w:delText>8</w:delText>
          </w:r>
          <w:r w:rsidRPr="00F4224D" w:rsidDel="007D5283">
            <w:rPr>
              <w:vertAlign w:val="superscript"/>
            </w:rPr>
            <w:fldChar w:fldCharType="end"/>
          </w:r>
          <w:r w:rsidRPr="00F4224D" w:rsidDel="007D5283">
            <w:rPr>
              <w:vertAlign w:val="superscript"/>
            </w:rPr>
            <w:delText>,</w:delText>
          </w:r>
          <w:r w:rsidRPr="00F4224D" w:rsidDel="007D5283">
            <w:rPr>
              <w:vertAlign w:val="superscript"/>
            </w:rPr>
            <w:fldChar w:fldCharType="begin"/>
          </w:r>
          <w:r w:rsidRPr="00F4224D" w:rsidDel="007D5283">
            <w:rPr>
              <w:vertAlign w:val="superscript"/>
            </w:rPr>
            <w:del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delInstrText>
          </w:r>
          <w:r w:rsidRPr="00F4224D" w:rsidDel="007D5283">
            <w:rPr>
              <w:vertAlign w:val="superscript"/>
            </w:rPr>
            <w:fldChar w:fldCharType="separate"/>
          </w:r>
          <w:r w:rsidRPr="00F4224D" w:rsidDel="007D5283">
            <w:rPr>
              <w:noProof/>
              <w:vertAlign w:val="superscript"/>
            </w:rPr>
            <w:delText>9</w:delText>
          </w:r>
          <w:r w:rsidRPr="00F4224D" w:rsidDel="007D5283">
            <w:rPr>
              <w:vertAlign w:val="superscript"/>
            </w:rPr>
            <w:fldChar w:fldCharType="end"/>
          </w:r>
        </w:del>
      </w:moveTo>
      <w:moveToRangeEnd w:id="3"/>
      <w:del w:id="29" w:author="Jeremy Mills" w:date="2015-05-15T16:50:00Z">
        <w:r w:rsidR="00AF585E" w:rsidDel="007D5283">
          <w:tab/>
        </w:r>
        <w:r w:rsidR="00DF34E5" w:rsidDel="00C154EC">
          <w:delText>One likely reason for the low success rate of designs is that</w:delText>
        </w:r>
      </w:del>
      <w:ins w:id="30" w:author="Jeremy Mills" w:date="2015-05-15T16:50:00Z">
        <w:r w:rsidR="00C154EC">
          <w:t>C</w:t>
        </w:r>
      </w:ins>
      <w:del w:id="31" w:author="Jeremy Mills" w:date="2015-05-15T16:51:00Z">
        <w:r w:rsidR="00DF34E5" w:rsidDel="00C154EC">
          <w:delText xml:space="preserve"> c</w:delText>
        </w:r>
      </w:del>
      <w:r w:rsidR="00DF34E5">
        <w:t xml:space="preserve">urrent algorithms </w:t>
      </w:r>
      <w:ins w:id="32" w:author="Jeremy Mills" w:date="2015-05-15T16:50:00Z">
        <w:r w:rsidR="00C154EC">
          <w:t xml:space="preserve">for protein redesign </w:t>
        </w:r>
      </w:ins>
      <w:r w:rsidR="00DF34E5">
        <w:t xml:space="preserve">are not directly trained on experimentally measured effects, but </w:t>
      </w:r>
      <w:del w:id="33" w:author="Jeremy Mills" w:date="2015-05-17T20:40:00Z">
        <w:r w:rsidR="00DF34E5" w:rsidDel="006B2742">
          <w:delText>are trained on</w:delText>
        </w:r>
      </w:del>
      <w:ins w:id="34" w:author="Jeremy Mills" w:date="2015-05-17T20:40:00Z">
        <w:r w:rsidR="006B2742">
          <w:t>rather</w:t>
        </w:r>
      </w:ins>
      <w:r w:rsidR="00DF34E5">
        <w:t xml:space="preserve"> indirect measures such as sequence recovery (</w:t>
      </w:r>
      <w:r w:rsidR="00DF34E5" w:rsidRPr="00AF585E">
        <w:rPr>
          <w:i/>
        </w:rPr>
        <w:t>i.e.</w:t>
      </w:r>
      <w:r w:rsidR="00DF34E5">
        <w:t xml:space="preserve"> the ability to recapitulate a known active site after running a design simulation)</w:t>
      </w:r>
      <w:ins w:id="35" w:author="Jeremy Mills" w:date="2015-05-15T16:51:00Z">
        <w:r w:rsidR="00C154EC">
          <w:t xml:space="preserve">. </w:t>
        </w:r>
      </w:ins>
      <w:ins w:id="36" w:author="Jeremy Mills" w:date="2015-05-15T16:52:00Z">
        <w:r w:rsidR="00C154EC">
          <w:t xml:space="preserve"> This is </w:t>
        </w:r>
      </w:ins>
      <w:del w:id="37" w:author="Jeremy Mills" w:date="2015-05-15T16:52:00Z">
        <w:r w:rsidR="00DF34E5" w:rsidDel="00C154EC">
          <w:delText>. These indirect measures are used</w:delText>
        </w:r>
      </w:del>
      <w:ins w:id="38" w:author="Jeremy Mills" w:date="2015-05-15T16:52:00Z">
        <w:r w:rsidR="00C154EC">
          <w:t>likely</w:t>
        </w:r>
      </w:ins>
      <w:r w:rsidR="00DF34E5">
        <w:t xml:space="preserve"> because there are no reported datasets of kinetically characterized enzyme mutants that encompass a wide dynamic range of activity and </w:t>
      </w:r>
      <w:del w:id="39" w:author="Jeremy Mills" w:date="2015-05-15T16:25:00Z">
        <w:r w:rsidR="00DF34E5" w:rsidDel="00D22277">
          <w:delText xml:space="preserve">have </w:delText>
        </w:r>
      </w:del>
      <w:ins w:id="40" w:author="Jeremy Mills" w:date="2015-05-15T16:25:00Z">
        <w:r w:rsidR="00D22277">
          <w:t xml:space="preserve">contain </w:t>
        </w:r>
      </w:ins>
      <w:r w:rsidR="00DF34E5">
        <w:t>enough independent data points to enable training and cross</w:t>
      </w:r>
      <w:ins w:id="41" w:author="Jeremy Mills" w:date="2015-05-15T16:27:00Z">
        <w:r w:rsidR="00D22277">
          <w:t>-</w:t>
        </w:r>
      </w:ins>
      <w:commentRangeStart w:id="42"/>
      <w:r w:rsidR="00DF34E5">
        <w:t>validation of algorithms.</w:t>
      </w:r>
      <w:commentRangeEnd w:id="42"/>
      <w:r w:rsidR="00C154EC">
        <w:rPr>
          <w:rStyle w:val="CommentReference"/>
        </w:rPr>
        <w:commentReference w:id="42"/>
      </w:r>
      <w:del w:id="43" w:author="Jeremy Mills" w:date="2015-05-15T16:51:00Z">
        <w:r w:rsidR="00DF34E5" w:rsidDel="00C154EC">
          <w:delText xml:space="preserve"> Yet, there is significant precedence in</w:delText>
        </w:r>
      </w:del>
      <w:r w:rsidR="00DF34E5">
        <w:t xml:space="preserve"> </w:t>
      </w:r>
      <w:moveFromRangeStart w:id="44" w:author="Jeremy Mills" w:date="2015-05-15T16:37:00Z" w:name="move293327152"/>
      <w:moveFrom w:id="45" w:author="Jeremy Mills" w:date="2015-05-15T16:37:00Z">
        <w:r w:rsidR="00DF34E5" w:rsidDel="00A421BC">
          <w:t>the use of large datasets to train and evaluate force-field based algorithms for protein function.</w:t>
        </w:r>
        <w:r w:rsidR="00AF585E" w:rsidDel="00A421BC">
          <w:t xml:space="preserve"> </w:t>
        </w:r>
        <w:r w:rsidR="00DF34E5" w:rsidDel="00A421BC">
          <w:t>A closely related example is the ProTherm database which has over twenty thousands of measured effects o</w:t>
        </w:r>
        <w:r w:rsidR="00C65137" w:rsidDel="00A421BC">
          <w:t>f mutations on thermostability</w:t>
        </w:r>
        <w:r w:rsidR="00DF34E5" w:rsidDel="00A421BC">
          <w:t>.</w:t>
        </w:r>
        <w:r w:rsidR="00C65137" w:rsidDel="00A421BC">
          <w:fldChar w:fldCharType="begin"/>
        </w:r>
        <w:r w:rsidR="00C65137" w:rsidDel="00A421BC">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C65137" w:rsidDel="00A421BC">
          <w:fldChar w:fldCharType="separate"/>
        </w:r>
        <w:r w:rsidR="00C65137" w:rsidRPr="00C65137" w:rsidDel="00A421BC">
          <w:rPr>
            <w:noProof/>
            <w:vertAlign w:val="superscript"/>
          </w:rPr>
          <w:t>7</w:t>
        </w:r>
        <w:r w:rsidR="00C65137" w:rsidDel="00A421BC">
          <w:fldChar w:fldCharType="end"/>
        </w:r>
        <w:r w:rsidR="00DF34E5" w:rsidDel="00A421BC">
          <w:t xml:space="preserve"> This database is the gold standard used for the development of numerous algorithms for predicting effects of mutat</w:t>
        </w:r>
        <w:r w:rsidR="00D27DC5" w:rsidDel="00A421BC">
          <w:t>ions on thermostability</w:t>
        </w:r>
        <w:r w:rsidR="00DF34E5" w:rsidDel="00A421BC">
          <w:t>.</w:t>
        </w:r>
        <w:r w:rsidR="00C52DCD" w:rsidRPr="00F4224D" w:rsidDel="00A421BC">
          <w:rPr>
            <w:vertAlign w:val="superscript"/>
          </w:rPr>
          <w:fldChar w:fldCharType="begin"/>
        </w:r>
        <w:r w:rsidR="00C52DCD" w:rsidRPr="00F4224D" w:rsidDel="00A421BC">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C52DCD" w:rsidRPr="00F4224D" w:rsidDel="00A421BC">
          <w:rPr>
            <w:rFonts w:hint="eastAsia"/>
            <w:vertAlign w:val="superscript"/>
          </w:rPr>
          <w:instrText>25d" timestamp="1431380770"&gt;19&lt;/key&gt;&lt;/foreign-keys&gt;&lt;ref-type name="Journal Article"&gt;17&lt;/ref-type&gt;&lt;contributors&gt;&lt;authors&gt;&lt;author&gt;Kellogg, Elizabeth H&lt;/author&gt;&lt;author&gt;Leaver</w:instrText>
        </w:r>
        <w:r w:rsidR="00C52DCD" w:rsidRPr="00F4224D" w:rsidDel="00A421BC">
          <w:rPr>
            <w:rFonts w:hint="eastAsia"/>
            <w:vertAlign w:val="superscript"/>
          </w:rPr>
          <w:instrText>‐</w:instrText>
        </w:r>
        <w:r w:rsidR="00C52DCD" w:rsidRPr="00F4224D" w:rsidDel="00A421BC">
          <w:rPr>
            <w:rFonts w:hint="eastAsia"/>
            <w:vertAlign w:val="superscript"/>
          </w:rPr>
          <w:instrText>Fay, Andrew&lt;/author&gt;&lt;author&gt;Baker, David&lt;/author&gt;&lt;/authors&gt;&lt;/contributors&gt;&lt;titles&gt;&lt;title&gt;Role of conformational sampling in computing mutation</w:instrText>
        </w:r>
        <w:r w:rsidR="00C52DCD" w:rsidRPr="00F4224D" w:rsidDel="00A421BC">
          <w:rPr>
            <w:rFonts w:hint="eastAsia"/>
            <w:vertAlign w:val="superscript"/>
          </w:rPr>
          <w:instrText>‐</w:instrText>
        </w:r>
        <w:r w:rsidR="00C52DCD" w:rsidRPr="00F4224D" w:rsidDel="00A421BC">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C52DCD" w:rsidRPr="00F4224D" w:rsidDel="00A421BC">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C52DCD" w:rsidRPr="00F4224D" w:rsidDel="00A421BC">
          <w:rPr>
            <w:vertAlign w:val="superscript"/>
          </w:rPr>
          <w:fldChar w:fldCharType="separate"/>
        </w:r>
        <w:r w:rsidR="00C52DCD" w:rsidRPr="00F4224D" w:rsidDel="00A421BC">
          <w:rPr>
            <w:noProof/>
            <w:vertAlign w:val="superscript"/>
          </w:rPr>
          <w:t>8</w:t>
        </w:r>
        <w:r w:rsidR="00C52DCD" w:rsidRPr="00F4224D" w:rsidDel="00A421BC">
          <w:rPr>
            <w:vertAlign w:val="superscript"/>
          </w:rPr>
          <w:fldChar w:fldCharType="end"/>
        </w:r>
        <w:r w:rsidR="00F4224D" w:rsidRPr="00F4224D" w:rsidDel="00A421BC">
          <w:rPr>
            <w:vertAlign w:val="superscript"/>
          </w:rPr>
          <w:t>,</w:t>
        </w:r>
        <w:r w:rsidR="00F4224D" w:rsidRPr="00F4224D" w:rsidDel="00A421BC">
          <w:rPr>
            <w:vertAlign w:val="superscript"/>
          </w:rPr>
          <w:fldChar w:fldCharType="begin"/>
        </w:r>
        <w:r w:rsidR="00F4224D" w:rsidRPr="00F4224D" w:rsidDel="00A421BC">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F4224D" w:rsidRPr="00F4224D" w:rsidDel="00A421BC">
          <w:rPr>
            <w:vertAlign w:val="superscript"/>
          </w:rPr>
          <w:fldChar w:fldCharType="separate"/>
        </w:r>
        <w:r w:rsidR="00F4224D" w:rsidRPr="00F4224D" w:rsidDel="00A421BC">
          <w:rPr>
            <w:noProof/>
            <w:vertAlign w:val="superscript"/>
          </w:rPr>
          <w:t>9</w:t>
        </w:r>
        <w:r w:rsidR="00F4224D" w:rsidRPr="00F4224D" w:rsidDel="00A421BC">
          <w:rPr>
            <w:vertAlign w:val="superscript"/>
          </w:rPr>
          <w:fldChar w:fldCharType="end"/>
        </w:r>
        <w:r w:rsidR="00AF585E" w:rsidDel="00A421BC">
          <w:t xml:space="preserve"> </w:t>
        </w:r>
      </w:moveFrom>
      <w:moveFromRangeEnd w:id="44"/>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w:t>
      </w:r>
      <w:proofErr w:type="spellStart"/>
      <w:r w:rsidR="00DF34E5">
        <w:t>glucosidase</w:t>
      </w:r>
      <w:proofErr w:type="spellEnd"/>
      <w:r w:rsidR="00DF34E5">
        <w:t xml:space="preserv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t>Koshland</w:t>
      </w:r>
      <w:proofErr w:type="spellEnd"/>
      <w:r w:rsidR="00DF34E5">
        <w:t xml:space="preserve"> double-displacement mechanism in which E353 performs a </w:t>
      </w:r>
      <w:proofErr w:type="spellStart"/>
      <w:r w:rsidR="00DE3799">
        <w:t>nucleo</w:t>
      </w:r>
      <w:r w:rsidR="00DF34E5">
        <w:t>philic</w:t>
      </w:r>
      <w:proofErr w:type="spellEnd"/>
      <w:r w:rsidR="00DF34E5">
        <w:t xml:space="preserve"> attack on the </w:t>
      </w:r>
      <w:proofErr w:type="spellStart"/>
      <w:r w:rsidR="00DF34E5">
        <w:t>anomeric</w:t>
      </w:r>
      <w:proofErr w:type="spellEnd"/>
      <w:r w:rsidR="00DF34E5">
        <w:t xml:space="preserve">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2E575A77"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54EC635A" w:rsidR="00DF34E5" w:rsidRDefault="00DF34E5" w:rsidP="008C36CB">
      <w:pPr>
        <w:spacing w:line="480" w:lineRule="auto"/>
      </w:pPr>
      <w:r>
        <w:t xml:space="preserve">The crystal structure (PDB 2JIE) of recombinant BglB </w:t>
      </w:r>
      <w:del w:id="46" w:author="Jeremy Mills" w:date="2015-05-15T17:14:00Z">
        <w:r w:rsidDel="007B450E">
          <w:delText xml:space="preserve">with </w:delText>
        </w:r>
      </w:del>
      <w:ins w:id="47" w:author="Jeremy Mills" w:date="2015-05-17T20:42:00Z">
        <w:r w:rsidR="0093190A">
          <w:t>in complex with</w:t>
        </w:r>
      </w:ins>
      <w:ins w:id="48" w:author="Jeremy Mills" w:date="2015-05-15T17:14:00Z">
        <w:r w:rsidR="007B450E">
          <w:t xml:space="preserve"> </w:t>
        </w:r>
      </w:ins>
      <w:r>
        <w:t xml:space="preserve">the substrate analog 2-deoxy-2-fluoro-alpha-D-glucopyranose </w:t>
      </w:r>
      <w:del w:id="49" w:author="Jeremy Mills" w:date="2015-05-15T17:15:00Z">
        <w:r w:rsidDel="007B450E">
          <w:delText xml:space="preserve">bound </w:delText>
        </w:r>
      </w:del>
      <w:r>
        <w:t>was used to identify the substrate binding pocket and the catalytic residues. To generate a molecular model approximating the first proposed transition state for the hydrolysis of pNPG, an S</w:t>
      </w:r>
      <w:r w:rsidRPr="009C31AA">
        <w:rPr>
          <w:vertAlign w:val="subscript"/>
        </w:rPr>
        <w:t>N</w:t>
      </w:r>
      <w:r>
        <w:t xml:space="preserve">2-like transition state was built and minimized in Spartan based on a 3D conformer of </w:t>
      </w:r>
      <w:proofErr w:type="spellStart"/>
      <w:r>
        <w:t>PubChem</w:t>
      </w:r>
      <w:proofErr w:type="spellEnd"/>
      <w:r>
        <w:t xml:space="preserve"> CID 92930. Functional constraints were used to define catalytic distances, angles, and dihedrals between pNPG, the acid-base E164, the nucleophile E353, and Y295, which is proposed to stabilize the </w:t>
      </w:r>
      <w:proofErr w:type="spellStart"/>
      <w:r>
        <w:t>nucleophilic</w:t>
      </w:r>
      <w:proofErr w:type="spellEnd"/>
      <w:r>
        <w:t xml:space="preserve"> glutamate. The angle between the attacking oxygen from E353, the </w:t>
      </w:r>
      <w:proofErr w:type="spellStart"/>
      <w:r>
        <w:t>anomeric</w:t>
      </w:r>
      <w:proofErr w:type="spellEnd"/>
      <w:r>
        <w:t xml:space="preserve"> carbon, and the phenolic oxygen was constrained to 180˚, in accordance with an S</w:t>
      </w:r>
      <w:r w:rsidRPr="00EB4AF5">
        <w:rPr>
          <w:vertAlign w:val="subscript"/>
        </w:rPr>
        <w:t>N</w:t>
      </w:r>
      <w:r>
        <w:t>2-like mechanism</w:t>
      </w:r>
      <w:r w:rsidR="00BB2E28">
        <w:t xml:space="preserve"> (See supplemental information for details)</w:t>
      </w:r>
      <w:r>
        <w:t xml:space="preserve">. </w:t>
      </w:r>
    </w:p>
    <w:p w14:paraId="7AB132AA" w14:textId="530A3E9A" w:rsidR="00DF34E5" w:rsidRDefault="00DF34E5" w:rsidP="008C36CB">
      <w:pPr>
        <w:spacing w:line="480" w:lineRule="auto"/>
      </w:pPr>
      <w:r>
        <w:tab/>
        <w:t xml:space="preserve">Two approaches were used to establish a set of mutants to generate and kinetically characterize. The first approach </w:t>
      </w:r>
      <w:del w:id="50" w:author="Jeremy Mills" w:date="2015-05-15T18:24:00Z">
        <w:r w:rsidDel="00324375">
          <w:delText xml:space="preserve">was </w:delText>
        </w:r>
      </w:del>
      <w:ins w:id="51" w:author="Jeremy Mills" w:date="2015-05-15T18:24:00Z">
        <w:r w:rsidR="00324375">
          <w:t xml:space="preserve">used </w:t>
        </w:r>
      </w:ins>
      <w:r>
        <w:t xml:space="preserve">a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w:t>
      </w:r>
      <w:proofErr w:type="spellStart"/>
      <w:r>
        <w:t>Foldit</w:t>
      </w:r>
      <w:proofErr w:type="spellEnd"/>
      <w:r>
        <w: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F4224D">
        <w:rPr>
          <w:vertAlign w:val="superscript"/>
        </w:rPr>
        <w:instrText xml:space="preserve"> ADDIN EN.CITE &lt;EndNote&gt;&lt;Cite&gt;&lt;Author&gt;Wu&lt;/Author&gt;&lt;Year&gt;2011&lt;/Year&gt;&lt;RecNum&gt;21&lt;/RecNum&gt;&lt;DisplayText&gt;&lt;style face="superscript"&gt;11&lt;/style&gt;&lt;/DisplayText&gt;&lt;record&gt;&lt;rec-number&gt;21&lt;/rec-number&gt;&lt;foreign-keys&gt;&lt;key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F4224D">
        <w:rPr>
          <w:noProof/>
          <w:vertAlign w:val="superscript"/>
        </w:rPr>
        <w:t>11</w:t>
      </w:r>
      <w:r w:rsidR="002A23EA" w:rsidRPr="002A23EA">
        <w:rPr>
          <w:vertAlign w:val="superscript"/>
        </w:rPr>
        <w:fldChar w:fldCharType="end"/>
      </w:r>
      <w:r>
        <w:t xml:space="preserve"> Mutations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6BEA45AE" w:rsidR="00DF34E5" w:rsidRDefault="00DF34E5" w:rsidP="008C36CB">
      <w:pPr>
        <w:spacing w:line="480" w:lineRule="auto"/>
      </w:pPr>
      <w:r>
        <w:t>Each of the 104 mutants was made via Kunkel mutagenesis</w:t>
      </w:r>
      <w:r w:rsidR="009F55F8">
        <w:fldChar w:fldCharType="begin"/>
      </w:r>
      <w:r w:rsidR="00F4224D">
        <w:instrText xml:space="preserve"> ADDIN EN.CITE &lt;EndNote&gt;&lt;Cite&gt;&lt;Author&gt;Kunkel&lt;/Author&gt;&lt;Year&gt;1985&lt;/Year&gt;&lt;RecNum&gt;1&lt;/RecNum&gt;&lt;DisplayText&gt;&lt;style face="superscript"&gt;12&lt;/style&gt;&lt;/DisplayText&gt;&lt;record&gt;&lt;rec-number&gt;1&lt;/rec-number&gt;&lt;foreign-keys&gt;&lt;key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F4224D" w:rsidRPr="00F4224D">
        <w:rPr>
          <w:noProof/>
          <w:vertAlign w:val="superscript"/>
        </w:rPr>
        <w:t>12</w:t>
      </w:r>
      <w:r w:rsidR="009F55F8">
        <w:fldChar w:fldCharType="end"/>
      </w:r>
      <w:r>
        <w:t xml:space="preserve"> using the </w:t>
      </w:r>
      <w:proofErr w:type="spellStart"/>
      <w:r>
        <w:t>Transcriptic</w:t>
      </w:r>
      <w:proofErr w:type="spellEnd"/>
      <w:r>
        <w:t xml:space="preserve"> cloud laboratory platform and sequence-verified. </w:t>
      </w:r>
      <w:del w:id="52" w:author="Jeremy Mills" w:date="2015-05-15T18:25:00Z">
        <w:r w:rsidDel="00324375">
          <w:delText>Mutant p</w:delText>
        </w:r>
      </w:del>
      <w:ins w:id="53" w:author="Jeremy Mills" w:date="2015-05-15T18:25:00Z">
        <w:r w:rsidR="00324375">
          <w:t>P</w:t>
        </w:r>
      </w:ins>
      <w:r>
        <w:t xml:space="preserve">lasmids </w:t>
      </w:r>
      <w:ins w:id="54" w:author="Jeremy Mills" w:date="2015-05-15T18:25:00Z">
        <w:r w:rsidR="00324375">
          <w:t xml:space="preserve">containing the mutant genes </w:t>
        </w:r>
      </w:ins>
      <w:r>
        <w:t xml:space="preserve">were transformed into </w:t>
      </w:r>
      <w:r w:rsidRPr="009F55F8">
        <w:rPr>
          <w:i/>
        </w:rPr>
        <w:t>Escherichia coli</w:t>
      </w:r>
      <w:r>
        <w:t xml:space="preserve"> BL21(DE3), and after expression proteins were purified via immobilized metal affinity chromatography</w:t>
      </w:r>
      <w:ins w:id="55" w:author="Jeremy Mills" w:date="2015-05-17T20:43:00Z">
        <w:r w:rsidR="0093190A">
          <w:t xml:space="preserve"> (IMAC) </w:t>
        </w:r>
        <w:commentRangeStart w:id="56"/>
        <w:r w:rsidR="0093190A">
          <w:t>on XXX resin</w:t>
        </w:r>
      </w:ins>
      <w:commentRangeEnd w:id="56"/>
      <w:ins w:id="57" w:author="Jeremy Mills" w:date="2015-05-17T20:44:00Z">
        <w:r w:rsidR="0093190A">
          <w:rPr>
            <w:rStyle w:val="CommentReference"/>
          </w:rPr>
          <w:commentReference w:id="56"/>
        </w:r>
      </w:ins>
      <w:r>
        <w:t xml:space="preserve">. Absorbance at 280 nm was used to quantify protein yield and SDS-PAGE was used to evaluate purity. All proteins used in this study were greater than </w:t>
      </w:r>
      <w:r w:rsidR="00BB2E28">
        <w:t>8</w:t>
      </w:r>
      <w:r>
        <w:t xml:space="preserve">0% pure, and fresh </w:t>
      </w:r>
      <w:commentRangeStart w:id="59"/>
      <w:ins w:id="60" w:author="Jeremy Mills" w:date="2015-05-15T18:26:00Z">
        <w:r w:rsidR="00324375">
          <w:t>immobilized metal ion affinity</w:t>
        </w:r>
        <w:commentRangeEnd w:id="59"/>
        <w:r w:rsidR="00324375">
          <w:rPr>
            <w:rStyle w:val="CommentReference"/>
          </w:rPr>
          <w:commentReference w:id="59"/>
        </w:r>
        <w:r w:rsidR="00324375">
          <w:t xml:space="preserve"> </w:t>
        </w:r>
      </w:ins>
      <w:r>
        <w:t xml:space="preserve">resin was used for each mutant to prevent wild type contamination. </w:t>
      </w:r>
    </w:p>
    <w:p w14:paraId="4ADFA509" w14:textId="7BE85EEE" w:rsidR="00DF34E5" w:rsidRDefault="00DF34E5" w:rsidP="008C36CB">
      <w:pPr>
        <w:spacing w:line="480" w:lineRule="auto"/>
      </w:pPr>
      <w:r>
        <w:tab/>
        <w:t xml:space="preserve">A total of ten biological replicates of the native BglB were used to assess expression and purification. The average yield is found to be </w:t>
      </w:r>
      <w:commentRangeStart w:id="62"/>
      <w:r>
        <w:t>1.2 ± 0.4 mg/</w:t>
      </w:r>
      <w:proofErr w:type="spellStart"/>
      <w:r>
        <w:t>mL</w:t>
      </w:r>
      <w:commentRangeEnd w:id="62"/>
      <w:r w:rsidR="00D71A0D">
        <w:rPr>
          <w:rStyle w:val="CommentReference"/>
        </w:rPr>
        <w:commentReference w:id="62"/>
      </w:r>
      <w:r>
        <w:t>.</w:t>
      </w:r>
      <w:proofErr w:type="spellEnd"/>
      <w:r>
        <w:t xml:space="preserve"> Of the 104 mutants synthesized, 90 </w:t>
      </w:r>
      <w:del w:id="63" w:author="Jeremy Mills" w:date="2015-05-15T18:28:00Z">
        <w:r w:rsidDel="00D71A0D">
          <w:delText xml:space="preserve">are </w:delText>
        </w:r>
      </w:del>
      <w:ins w:id="64" w:author="Jeremy Mills" w:date="2015-05-15T18:28:00Z">
        <w:r w:rsidR="00D71A0D">
          <w:t xml:space="preserve">were </w:t>
        </w:r>
      </w:ins>
      <w:r>
        <w:t xml:space="preserve">found to express and purify as soluble protein (Figure 2). The yields for all 104 mutants </w:t>
      </w:r>
      <w:r w:rsidR="00B95A22">
        <w:t>are included in</w:t>
      </w:r>
      <w:r>
        <w:t xml:space="preserve"> </w:t>
      </w:r>
      <w:r w:rsidR="00B95A22">
        <w:t>Supplemental Table 1</w:t>
      </w:r>
      <w:r>
        <w:t xml:space="preserve">. Greater than 35% </w:t>
      </w:r>
      <w:ins w:id="65" w:author="Jeremy Mills" w:date="2015-05-15T18:28:00Z">
        <w:r w:rsidR="00D71A0D">
          <w:t xml:space="preserve">of the mutant proteins </w:t>
        </w:r>
      </w:ins>
      <w:r>
        <w:t xml:space="preserve">maintained the yields obtained for native BglB, and 15% </w:t>
      </w:r>
      <w:del w:id="66" w:author="Jeremy Mills" w:date="2015-05-15T18:28:00Z">
        <w:r w:rsidDel="00D71A0D">
          <w:delText xml:space="preserve">are </w:delText>
        </w:r>
      </w:del>
      <w:ins w:id="67" w:author="Jeremy Mills" w:date="2015-05-15T18:28:00Z">
        <w:r w:rsidR="00D71A0D">
          <w:t xml:space="preserve">did </w:t>
        </w:r>
      </w:ins>
      <w:r>
        <w:t xml:space="preserve">not </w:t>
      </w:r>
      <w:del w:id="68" w:author="Jeremy Mills" w:date="2015-05-15T18:29:00Z">
        <w:r w:rsidDel="00D71A0D">
          <w:delText>expressed and</w:delText>
        </w:r>
      </w:del>
      <w:ins w:id="69" w:author="Jeremy Mills" w:date="2015-05-15T18:29:00Z">
        <w:r w:rsidR="00D71A0D">
          <w:t>appear to</w:t>
        </w:r>
      </w:ins>
      <w:r>
        <w:t xml:space="preserve"> </w:t>
      </w:r>
      <w:del w:id="70" w:author="Jeremy Mills" w:date="2015-05-15T18:29:00Z">
        <w:r w:rsidDel="00D71A0D">
          <w:delText>purified as a</w:delText>
        </w:r>
      </w:del>
      <w:ins w:id="71" w:author="Jeremy Mills" w:date="2015-05-15T18:29:00Z">
        <w:r w:rsidR="00D71A0D">
          <w:t>express</w:t>
        </w:r>
      </w:ins>
      <w:r>
        <w:t xml:space="preserve"> </w:t>
      </w:r>
      <w:proofErr w:type="spellStart"/>
      <w:r>
        <w:t>solubl</w:t>
      </w:r>
      <w:ins w:id="72" w:author="Jeremy Mills" w:date="2015-05-15T18:29:00Z">
        <w:r w:rsidR="00D71A0D">
          <w:t>y</w:t>
        </w:r>
      </w:ins>
      <w:proofErr w:type="spellEnd"/>
      <w:del w:id="73" w:author="Jeremy Mills" w:date="2015-05-15T18:29:00Z">
        <w:r w:rsidDel="00D71A0D">
          <w:delText>e</w:delText>
        </w:r>
      </w:del>
      <w:r>
        <w:t xml:space="preserve"> </w:t>
      </w:r>
      <w:del w:id="74" w:author="Jeremy Mills" w:date="2015-05-15T18:29:00Z">
        <w:r w:rsidDel="00D71A0D">
          <w:delText xml:space="preserve">protein </w:delText>
        </w:r>
      </w:del>
      <w:r>
        <w:t>above our limit of detection (0.1 mg/mL) based on A</w:t>
      </w:r>
      <w:r w:rsidRPr="00402B26">
        <w:rPr>
          <w:vertAlign w:val="subscript"/>
          <w:rPrChange w:id="75" w:author="Jeremy Mills" w:date="2015-05-15T18:29:00Z">
            <w:rPr/>
          </w:rPrChange>
        </w:rPr>
        <w:t>280</w:t>
      </w:r>
      <w:r>
        <w:t xml:space="preserve"> </w:t>
      </w:r>
      <w:ins w:id="76" w:author="Jeremy Mills" w:date="2015-05-15T18:29:00Z">
        <w:r w:rsidR="00402B26">
          <w:t xml:space="preserve">value </w:t>
        </w:r>
      </w:ins>
      <w:r>
        <w:t>and SDS-PAGE</w:t>
      </w:r>
      <w:ins w:id="77" w:author="Jeremy Mills" w:date="2015-05-15T18:29:00Z">
        <w:r w:rsidR="00402B26">
          <w:t xml:space="preserve"> analysis</w:t>
        </w:r>
      </w:ins>
      <w:r>
        <w:t>.</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1C8EC4FA" w:rsidR="00DF34E5" w:rsidRDefault="00DF34E5" w:rsidP="008C36CB">
      <w:pPr>
        <w:spacing w:line="480" w:lineRule="auto"/>
      </w:pPr>
      <w:proofErr w:type="spellStart"/>
      <w:r>
        <w:t>Michaelis-Menten</w:t>
      </w:r>
      <w:proofErr w:type="spellEnd"/>
      <w:r>
        <w:t xml:space="preserve"> kinetic constants for each of the 104 mutants were determined using the colorimetric assay of pNPG hydrolysis and are represented as a </w:t>
      </w:r>
      <w:proofErr w:type="spellStart"/>
      <w:r>
        <w:t>heatmap</w:t>
      </w:r>
      <w:proofErr w:type="spellEnd"/>
      <w:r>
        <w:t xml:space="preserve"> in Figure 2. Ten biological replicates of the wild type enzyme ha</w:t>
      </w:r>
      <w:ins w:id="78" w:author="Jeremy Mills" w:date="2015-05-15T18:30:00Z">
        <w:r w:rsidR="00402B26">
          <w:t>ve</w:t>
        </w:r>
      </w:ins>
      <w:del w:id="79" w:author="Jeremy Mills" w:date="2015-05-15T18:30:00Z">
        <w:r w:rsidDel="00402B26">
          <w:delText>s</w:delText>
        </w:r>
      </w:del>
      <w:r>
        <w:t xml:space="preserve"> 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xml:space="preserve">. To determine kinetic constants, observed rates at 8 substrate concentrations were fit to the </w:t>
      </w:r>
      <w:proofErr w:type="spellStart"/>
      <w:r>
        <w:t>Michaelis-Menten</w:t>
      </w:r>
      <w:proofErr w:type="spellEnd"/>
      <w:r>
        <w:t xml:space="preserve"> equation.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739E443E" w:rsidR="00DF34E5" w:rsidRDefault="00DF34E5" w:rsidP="008C36CB">
      <w:pPr>
        <w:spacing w:line="480" w:lineRule="auto"/>
      </w:pPr>
      <w:r>
        <w:tab/>
      </w:r>
      <w:ins w:id="80" w:author="Jeremy Mills" w:date="2015-05-15T18:32:00Z">
        <w:r w:rsidR="00402B26">
          <w:t xml:space="preserve">Notably, </w:t>
        </w:r>
      </w:ins>
      <w:ins w:id="81" w:author="Jeremy Mills" w:date="2015-05-15T18:33:00Z">
        <w:r w:rsidR="00B74C1D">
          <w:t xml:space="preserve">the Q19A </w:t>
        </w:r>
      </w:ins>
      <w:del w:id="82" w:author="Jeremy Mills" w:date="2015-05-15T18:33:00Z">
        <w:r w:rsidDel="00B74C1D">
          <w:delText>One mutation</w:delText>
        </w:r>
      </w:del>
      <w:ins w:id="83" w:author="Jeremy Mills" w:date="2015-05-15T18:33:00Z">
        <w:r w:rsidR="00B74C1D">
          <w:t>mutant</w:t>
        </w:r>
      </w:ins>
      <w:r>
        <w:t xml:space="preserve"> </w:t>
      </w:r>
      <w:del w:id="84" w:author="Jeremy Mills" w:date="2015-05-15T18:33:00Z">
        <w:r w:rsidDel="00B74C1D">
          <w:delText xml:space="preserve">for which </w:delText>
        </w:r>
      </w:del>
      <w:ins w:id="85" w:author="Jeremy Mills" w:date="2015-05-15T18:33:00Z">
        <w:r w:rsidR="00B74C1D">
          <w:t>showed a</w:t>
        </w:r>
      </w:ins>
      <w:ins w:id="86" w:author="Jeremy Mills" w:date="2015-05-15T18:32:00Z">
        <w:r w:rsidR="00402B26">
          <w:t xml:space="preserve"> </w:t>
        </w:r>
      </w:ins>
      <w:r>
        <w:t>dramatic effect</w:t>
      </w:r>
      <w:del w:id="87" w:author="Jeremy Mills" w:date="2015-05-15T18:32:00Z">
        <w:r w:rsidDel="00402B26">
          <w:delText>s</w:delText>
        </w:r>
      </w:del>
      <w:r>
        <w:t xml:space="preserve"> on function</w:t>
      </w:r>
      <w:ins w:id="88" w:author="Jeremy Mills" w:date="2015-05-15T18:33:00Z">
        <w:r w:rsidR="002E2D81">
          <w:t>;</w:t>
        </w:r>
      </w:ins>
      <w:r>
        <w:t xml:space="preserve"> </w:t>
      </w:r>
      <w:del w:id="89" w:author="Jeremy Mills" w:date="2015-05-15T18:32:00Z">
        <w:r w:rsidDel="00402B26">
          <w:delText xml:space="preserve">is </w:delText>
        </w:r>
      </w:del>
      <w:del w:id="90" w:author="Jeremy Mills" w:date="2015-05-15T18:33:00Z">
        <w:r w:rsidDel="00B74C1D">
          <w:delText xml:space="preserve">observed is Q19A, which </w:delText>
        </w:r>
      </w:del>
      <w:del w:id="91" w:author="Jeremy Mills" w:date="2015-05-17T20:48:00Z">
        <w:r w:rsidDel="002E2D81">
          <w:delText>decreas</w:delText>
        </w:r>
      </w:del>
      <w:del w:id="92" w:author="Jeremy Mills" w:date="2015-05-15T18:33:00Z">
        <w:r w:rsidDel="00B74C1D">
          <w:delText>es</w:delText>
        </w:r>
      </w:del>
      <w:del w:id="93" w:author="Jeremy Mills" w:date="2015-05-17T20:48:00Z">
        <w:r w:rsidDel="002E2D81">
          <w:delText xml:space="preserve"> </w:delText>
        </w:r>
      </w:del>
      <w:r>
        <w:t xml:space="preserve">catalytic efficiency </w:t>
      </w:r>
      <w:ins w:id="94" w:author="Jeremy Mills" w:date="2015-05-17T20:48:00Z">
        <w:r w:rsidR="002E2D81">
          <w:t xml:space="preserve">decreased </w:t>
        </w:r>
      </w:ins>
      <w:ins w:id="95" w:author="Jeremy Mills" w:date="2015-05-15T18:33:00Z">
        <w:r w:rsidR="00B74C1D">
          <w:t xml:space="preserve">by </w:t>
        </w:r>
      </w:ins>
      <w:r>
        <w:t>57,000-fold. A</w:t>
      </w:r>
      <w:del w:id="96" w:author="Jeremy Mills" w:date="2015-05-15T18:33:00Z">
        <w:r w:rsidDel="00B74C1D">
          <w:delText>n a</w:delText>
        </w:r>
      </w:del>
      <w:r>
        <w:t xml:space="preserve">nalysis of the crystal structure of BglB </w:t>
      </w:r>
      <w:del w:id="97" w:author="Jeremy Mills" w:date="2015-05-15T18:33:00Z">
        <w:r w:rsidDel="00B74C1D">
          <w:delText xml:space="preserve">illustrates </w:delText>
        </w:r>
      </w:del>
      <w:ins w:id="98" w:author="Jeremy Mills" w:date="2015-05-15T18:33:00Z">
        <w:r w:rsidR="00B74C1D">
          <w:t xml:space="preserve">suggested </w:t>
        </w:r>
      </w:ins>
      <w:r>
        <w:t xml:space="preserve">that both the nitrogen and oxygen of the amide sidechain interact with hydroxyl groups on the substrate (Figure 3A). </w:t>
      </w:r>
      <w:del w:id="99" w:author="Jeremy Mills" w:date="2015-05-17T20:48:00Z">
        <w:r w:rsidDel="002E2D81">
          <w:delText>Based on a</w:delText>
        </w:r>
      </w:del>
      <w:ins w:id="100" w:author="Jeremy Mills" w:date="2015-05-17T20:48:00Z">
        <w:r w:rsidR="002E2D81">
          <w:t>A</w:t>
        </w:r>
      </w:ins>
      <w:r>
        <w:t xml:space="preserve"> multiple sequence alignment of the </w:t>
      </w:r>
      <w:ins w:id="101" w:author="Jeremy Mills" w:date="2015-05-17T20:48:00Z">
        <w:r w:rsidR="002E2D81">
          <w:t xml:space="preserve">BglB enzyme family in the </w:t>
        </w:r>
      </w:ins>
      <w:proofErr w:type="spellStart"/>
      <w:r>
        <w:t>Pfam</w:t>
      </w:r>
      <w:proofErr w:type="spellEnd"/>
      <w:r>
        <w:t xml:space="preserve"> database </w:t>
      </w:r>
      <w:ins w:id="102" w:author="Jeremy Mills" w:date="2015-05-17T20:49:00Z">
        <w:r w:rsidR="00800572">
          <w:t>(</w:t>
        </w:r>
      </w:ins>
      <w:del w:id="103" w:author="Jeremy Mills" w:date="2015-05-17T20:49:00Z">
        <w:r w:rsidDel="00800572">
          <w:delText xml:space="preserve">for the BglB enzyme family </w:delText>
        </w:r>
      </w:del>
      <w:r>
        <w:t>comprising 1,554 non-redundant proteins</w:t>
      </w:r>
      <w:ins w:id="104" w:author="Jeremy Mills" w:date="2015-05-17T20:49:00Z">
        <w:r w:rsidR="00800572">
          <w:t>)</w:t>
        </w:r>
      </w:ins>
      <w:r>
        <w:t xml:space="preserve">, </w:t>
      </w:r>
      <w:ins w:id="105" w:author="Jeremy Mills" w:date="2015-05-17T20:49:00Z">
        <w:r w:rsidR="00800572">
          <w:t xml:space="preserve">suggested that </w:t>
        </w:r>
      </w:ins>
      <w:r>
        <w:t xml:space="preserve">Q19 is 95% conserved </w:t>
      </w:r>
      <w:ins w:id="106" w:author="Jeremy Mills" w:date="2015-05-17T20:49:00Z">
        <w:r w:rsidR="00800572">
          <w:t xml:space="preserve">in this family </w:t>
        </w:r>
      </w:ins>
      <w:r>
        <w:t xml:space="preserve">(Figure 3B). While removing these interactions might be predicted to decrease catalytic efficiency, it was unexpected </w:t>
      </w:r>
      <w:r w:rsidR="00700366">
        <w:t xml:space="preserve">that this mutation </w:t>
      </w:r>
      <w:del w:id="107" w:author="Jeremy Mills" w:date="2015-05-15T18:34:00Z">
        <w:r w:rsidR="00700366" w:rsidDel="00B74C1D">
          <w:delText>has an</w:delText>
        </w:r>
      </w:del>
      <w:ins w:id="108" w:author="Jeremy Mills" w:date="2015-05-15T18:34:00Z">
        <w:r w:rsidR="00B74C1D">
          <w:t>would have an</w:t>
        </w:r>
      </w:ins>
      <w:r w:rsidR="00700366">
        <w:t xml:space="preserve"> </w:t>
      </w:r>
      <w:r>
        <w:t xml:space="preserve">almost equivalent </w:t>
      </w:r>
      <w:r w:rsidR="00C960AB">
        <w:t>e</w:t>
      </w:r>
      <w:r w:rsidR="00700366">
        <w:t xml:space="preserve">ffect </w:t>
      </w:r>
      <w:r>
        <w:t xml:space="preserve">to removing the established catalytic residue E353. Unlike E353, the </w:t>
      </w:r>
      <w:proofErr w:type="spellStart"/>
      <w:r>
        <w:t>nucleophilic</w:t>
      </w:r>
      <w:proofErr w:type="spellEnd"/>
      <w:r>
        <w:t xml:space="preserve"> glutamate directly involved in the reaction chemistry, Q19 is not </w:t>
      </w:r>
      <w:ins w:id="109" w:author="Jeremy Mills" w:date="2015-05-17T20:50:00Z">
        <w:r w:rsidR="00800572">
          <w:t xml:space="preserve">directly involved in </w:t>
        </w:r>
      </w:ins>
      <w:del w:id="110" w:author="Jeremy Mills" w:date="2015-05-17T20:50:00Z">
        <w:r w:rsidDel="00800572">
          <w:delText xml:space="preserve">involved in chemistry of </w:delText>
        </w:r>
      </w:del>
      <w:r>
        <w:t xml:space="preserve">the reaction. A crystal structure </w:t>
      </w:r>
      <w:ins w:id="111" w:author="Jeremy Mills" w:date="2015-05-17T20:50:00Z">
        <w:r w:rsidR="00800572">
          <w:t xml:space="preserve">of BglB </w:t>
        </w:r>
      </w:ins>
      <w:r>
        <w:t>in complex with the 2-</w:t>
      </w:r>
      <w:proofErr w:type="spellStart"/>
      <w:r>
        <w:t>deoxy</w:t>
      </w:r>
      <w:proofErr w:type="spellEnd"/>
      <w:r>
        <w:t>-2-</w:t>
      </w:r>
      <w:proofErr w:type="spellStart"/>
      <w:r>
        <w:t>fluoro</w:t>
      </w:r>
      <w:proofErr w:type="spellEnd"/>
      <w:r>
        <w:t>-</w:t>
      </w:r>
      <w:r w:rsidR="0075290A" w:rsidRPr="0075290A">
        <w:rPr>
          <w:rFonts w:ascii="Symbol" w:hAnsi="Symbol"/>
        </w:rPr>
        <w:t></w:t>
      </w:r>
      <w:r>
        <w:t>-D-</w:t>
      </w:r>
      <w:proofErr w:type="spellStart"/>
      <w:r>
        <w:t>glucopyranose</w:t>
      </w:r>
      <w:proofErr w:type="spellEnd"/>
      <w:r>
        <w:t xml:space="preserve"> inhibitor of the Q19A mutation may help elucidate the structural effect of this mutation. Based on molecular modeling</w:t>
      </w:r>
      <w:ins w:id="112" w:author="Jeremy Mills" w:date="2015-05-17T20:50:00Z">
        <w:r w:rsidR="00800572">
          <w:t xml:space="preserve"> using Rosetta</w:t>
        </w:r>
      </w:ins>
      <w:r>
        <w:t xml:space="preserve">, no major structural change for this mutant is </w:t>
      </w:r>
      <w:r w:rsidR="006927C5">
        <w:t>predicted (Supplemental Figure 2</w:t>
      </w:r>
      <w:r w:rsidR="005D2F49">
        <w:t>A</w:t>
      </w:r>
      <w:r>
        <w:t xml:space="preserve">). </w:t>
      </w:r>
    </w:p>
    <w:p w14:paraId="290AA882" w14:textId="149F63C5" w:rsidR="00DF34E5" w:rsidRDefault="00DF34E5" w:rsidP="008C36CB">
      <w:pPr>
        <w:spacing w:line="480" w:lineRule="auto"/>
      </w:pPr>
      <w:r>
        <w:tab/>
        <w:t xml:space="preserve">Another unexpected finding was a ten-fold increase of </w:t>
      </w:r>
      <w:proofErr w:type="spellStart"/>
      <w:r w:rsidR="004F15C1" w:rsidRPr="00AE71AE">
        <w:rPr>
          <w:i/>
        </w:rPr>
        <w:t>k</w:t>
      </w:r>
      <w:r w:rsidR="004F15C1" w:rsidRPr="00AE71AE">
        <w:rPr>
          <w:vertAlign w:val="subscript"/>
        </w:rPr>
        <w:t>cat</w:t>
      </w:r>
      <w:proofErr w:type="spellEnd"/>
      <w:r>
        <w:t xml:space="preserve"> by a single point mutant, R240A. The BglB crystal structure </w:t>
      </w:r>
      <w:del w:id="113" w:author="Jeremy Mills" w:date="2015-05-17T20:51:00Z">
        <w:r w:rsidDel="00800572">
          <w:delText xml:space="preserve">reveals </w:delText>
        </w:r>
      </w:del>
      <w:ins w:id="114" w:author="Jeremy Mills" w:date="2015-05-17T20:51:00Z">
        <w:r w:rsidR="00800572">
          <w:t xml:space="preserve">suggests </w:t>
        </w:r>
      </w:ins>
      <w:r>
        <w:t xml:space="preserve">that R240 forms two hydrogen bonds with E222 (Figure 3A). Molecular modeling of the R240A mutant predicts that E222 </w:t>
      </w:r>
      <w:ins w:id="115" w:author="Jeremy Mills" w:date="2015-05-17T20:51:00Z">
        <w:r w:rsidR="00800572">
          <w:t xml:space="preserve">would </w:t>
        </w:r>
      </w:ins>
      <w:r>
        <w:t>adopt</w:t>
      </w:r>
      <w:del w:id="116" w:author="Jeremy Mills" w:date="2015-05-17T20:51:00Z">
        <w:r w:rsidDel="00800572">
          <w:delText>s</w:delText>
        </w:r>
      </w:del>
      <w:r>
        <w:t xml:space="preserve">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xml:space="preserve">). This would </w:t>
      </w:r>
      <w:commentRangeStart w:id="117"/>
      <w:ins w:id="118" w:author="Jeremy Mills" w:date="2015-05-17T20:53:00Z">
        <w:r w:rsidR="00601E38">
          <w:t xml:space="preserve">likely </w:t>
        </w:r>
      </w:ins>
      <w:r>
        <w:t xml:space="preserve">result in a significant change of the electrostatic environment around the active site, </w:t>
      </w:r>
      <w:ins w:id="119" w:author="Jeremy Mills" w:date="2015-05-17T20:54:00Z">
        <w:r w:rsidR="00601E38">
          <w:t xml:space="preserve">and may </w:t>
        </w:r>
        <w:commentRangeEnd w:id="117"/>
        <w:r w:rsidR="00601E38">
          <w:rPr>
            <w:rStyle w:val="CommentReference"/>
          </w:rPr>
          <w:commentReference w:id="117"/>
        </w:r>
      </w:ins>
      <w:r>
        <w:t>suggest</w:t>
      </w:r>
      <w:del w:id="121" w:author="Jeremy Mills" w:date="2015-05-17T20:54:00Z">
        <w:r w:rsidDel="00601E38">
          <w:delText>ing</w:delText>
        </w:r>
      </w:del>
      <w:r>
        <w:t xml:space="preserve"> that the electronegative environment enhances catalysis of pNPG hydrolysis. Consistent with this hypothesis is the observation that the mutation E222A decreases </w:t>
      </w:r>
      <w:proofErr w:type="spellStart"/>
      <w:r w:rsidR="004F15C1" w:rsidRPr="00AE71AE">
        <w:rPr>
          <w:i/>
        </w:rPr>
        <w:t>k</w:t>
      </w:r>
      <w:r w:rsidR="004F15C1" w:rsidRPr="00AE71AE">
        <w:rPr>
          <w:vertAlign w:val="subscript"/>
        </w:rPr>
        <w:t>cat</w:t>
      </w:r>
      <w:proofErr w:type="spellEnd"/>
      <w:r>
        <w:t xml:space="preserve"> by ten fold. Both observations support the previously proposed hypothesis that the electrostatic environment of </w:t>
      </w:r>
      <w:r w:rsidR="00BB2E28">
        <w:t xml:space="preserve">an </w:t>
      </w:r>
      <w:r>
        <w:t>enzyme active site is of primary i</w:t>
      </w:r>
      <w:r w:rsidR="00E31C1E">
        <w:t>mportance to catalysis</w:t>
      </w:r>
      <w:r>
        <w:t>.</w:t>
      </w:r>
      <w:r w:rsidR="002866B9">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F4224D" w:rsidRPr="00F4224D">
        <w:rPr>
          <w:noProof/>
          <w:vertAlign w:val="superscript"/>
        </w:rPr>
        <w:t>13</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7F520461" w:rsidR="00DF34E5" w:rsidRDefault="00DF34E5" w:rsidP="008C36CB">
      <w:pPr>
        <w:spacing w:line="480" w:lineRule="auto"/>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1</w:t>
      </w:r>
      <w:r>
        <w:t xml:space="preserve">). This supports the widely held assumption that highly conserved residues within an enzyme active site are functionally important. However, only 11 of the 44 residues within 12 Å of the active site are &gt;85% conserved. Of the 33 </w:t>
      </w:r>
      <w:ins w:id="122" w:author="Jeremy Mills" w:date="2015-05-17T20:55:00Z">
        <w:r w:rsidR="00A46C72">
          <w:t xml:space="preserve">remaining </w:t>
        </w:r>
      </w:ins>
      <w:r>
        <w:t>residues within 12 Å of the active site</w:t>
      </w:r>
      <w:del w:id="123" w:author="Jeremy Mills" w:date="2015-05-17T20:55:00Z">
        <w:r w:rsidDel="00A46C72">
          <w:delText xml:space="preserve"> that are &lt;85% conserved</w:delText>
        </w:r>
      </w:del>
      <w:r>
        <w:t>, only 8 alanine mutations resulted in a decrease in catalytic efficiency of greater than 100-fold, and 10 of these 33 mutations w</w:t>
      </w:r>
      <w:r w:rsidR="00D22F0B">
        <w:t>ere not found to significantly a</w:t>
      </w:r>
      <w:r>
        <w:t xml:space="preserve">ffect catalytic efficiency. </w:t>
      </w:r>
    </w:p>
    <w:p w14:paraId="2D29CB2A" w14:textId="4036E657"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Finally, the mutation R240A,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0B07F79A"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w:t>
      </w:r>
      <w:ins w:id="124" w:author="Jeremy Mills" w:date="2015-05-17T20:56:00Z">
        <w:r w:rsidR="00A46C72">
          <w:t xml:space="preserve"> using Rosetta</w:t>
        </w:r>
      </w:ins>
      <w:r>
        <w:t>. For each mutant, the 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and backbone minimization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0188FAD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each of </w:t>
      </w:r>
      <w:commentRangeStart w:id="125"/>
      <w:r>
        <w:t>59 potentially informative features</w:t>
      </w:r>
      <w:commentRangeEnd w:id="125"/>
      <w:r w:rsidR="00A46C72">
        <w:rPr>
          <w:rStyle w:val="CommentReference"/>
        </w:rPr>
        <w:commentReference w:id="125"/>
      </w:r>
      <w:r>
        <w:t xml:space="preserve">, such as predicted interface energy, number of hydrogen bonds between protein and ligand, and change in solvent accessible surface area upon ligand binding, was calculated for each model. Correlation of the </w:t>
      </w:r>
      <w:r w:rsidR="00B20ED9">
        <w:t xml:space="preserve">average </w:t>
      </w:r>
      <w:r>
        <w:t xml:space="preserve">calculated structural features to each kinetic constant was assessed using Pearson Correlation Coefficient (PCC) and Spearman Rank Correlation (SRC).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39CD186F" w:rsidR="00DF34E5" w:rsidRDefault="00DF34E5" w:rsidP="008C36CB">
      <w:pPr>
        <w:spacing w:line="480" w:lineRule="auto"/>
      </w:pPr>
      <w:r>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and 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3DA593DE"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PCC increased to </w:t>
      </w:r>
      <w:commentRangeStart w:id="126"/>
      <w:r w:rsidR="00DF34E5">
        <w:t xml:space="preserve">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w:t>
      </w:r>
      <w:commentRangeEnd w:id="126"/>
      <w:r w:rsidR="001D178E">
        <w:rPr>
          <w:rStyle w:val="CommentReference"/>
        </w:rPr>
        <w:commentReference w:id="126"/>
      </w:r>
      <w:r w:rsidR="00DF34E5">
        <w:t xml:space="preserve">Figure 4 illustrates the correlations between machine learning predictions and experimentally-measured values. </w:t>
      </w:r>
    </w:p>
    <w:p w14:paraId="285AF232" w14:textId="6B4380FD"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w:t>
      </w:r>
      <w:commentRangeStart w:id="127"/>
      <w:r w:rsidR="00DF34E5">
        <w:t>protein packing</w:t>
      </w:r>
      <w:commentRangeEnd w:id="127"/>
      <w:r w:rsidR="001D178E">
        <w:rPr>
          <w:rStyle w:val="CommentReference"/>
        </w:rPr>
        <w:commentReference w:id="127"/>
      </w:r>
      <w:r w:rsidR="00DF34E5">
        <w:t xml:space="preserve"> without the ligand present.</w:t>
      </w:r>
      <w:r w:rsidR="00AF585E">
        <w:t xml:space="preserve"> </w:t>
      </w:r>
      <w:r w:rsidR="00DF34E5">
        <w:t>Interestingly, all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B20ED9">
        <w:t xml:space="preserve"> in</w:t>
      </w:r>
      <w:r w:rsidR="00DF34E5">
        <w:t xml:space="preserve"> BglB </w:t>
      </w:r>
      <w:r w:rsidR="00B20ED9">
        <w:t>an increase in structural packing around the catalytic residues and protein results in a higher K</w:t>
      </w:r>
      <w:r w:rsidR="00B20ED9" w:rsidRPr="00D947F4">
        <w:rPr>
          <w:vertAlign w:val="subscript"/>
        </w:rPr>
        <w:t>M</w:t>
      </w:r>
      <w:r w:rsidR="00B20ED9">
        <w:t>.</w:t>
      </w:r>
      <w:r w:rsidR="00342F97">
        <w:t xml:space="preserve">  Since substrate binding has a direct effect on K</w:t>
      </w:r>
      <w:r w:rsidR="00342F97" w:rsidRPr="00D947F4">
        <w:rPr>
          <w:vertAlign w:val="subscript"/>
        </w:rPr>
        <w:t>M</w:t>
      </w:r>
      <w:r w:rsidR="00342F97">
        <w:t xml:space="preserve">, this suggests physical space is needed </w:t>
      </w:r>
      <w:r w:rsidR="00DF34E5">
        <w:t xml:space="preserve">around each catalytic residue and the entire protein </w:t>
      </w:r>
      <w:r w:rsidR="00342F97">
        <w:t>in order to optimally accommodate the substrate</w:t>
      </w:r>
      <w:r w:rsidR="00DF34E5">
        <w:t xml:space="preserve">. </w:t>
      </w:r>
      <w:commentRangeStart w:id="128"/>
      <w:r w:rsidR="00DF34E5">
        <w:t xml:space="preserve">These features and interpretation of their selection is consistent with an induced fit mechanism. However, if BglB employs an induced fit mechanism, the structural changes would likely be relatively small since the RMSD between the </w:t>
      </w:r>
      <w:proofErr w:type="spellStart"/>
      <w:r w:rsidR="00DF34E5">
        <w:t>apo</w:t>
      </w:r>
      <w:proofErr w:type="spellEnd"/>
      <w:r w:rsidR="00DF34E5">
        <w:t xml:space="preserve"> and transition state analogue bound forms of BglB is &lt;</w:t>
      </w:r>
      <w:r w:rsidR="00DC381A">
        <w:t xml:space="preserve"> </w:t>
      </w:r>
      <w:r w:rsidR="00DF34E5">
        <w:t>0.2 Å.</w:t>
      </w:r>
      <w:commentRangeEnd w:id="128"/>
      <w:r w:rsidR="000616F5">
        <w:rPr>
          <w:rStyle w:val="CommentReference"/>
        </w:rPr>
        <w:commentReference w:id="128"/>
      </w:r>
      <w:r w:rsidR="00DF34E5">
        <w:t xml:space="preserve"> </w:t>
      </w:r>
    </w:p>
    <w:p w14:paraId="440A2B73" w14:textId="756C991F" w:rsidR="00DF34E5" w:rsidRDefault="00DF34E5" w:rsidP="008C36CB">
      <w:pPr>
        <w:spacing w:line="480" w:lineRule="auto"/>
      </w:pPr>
      <w:r>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w:t>
      </w:r>
      <w:del w:id="129" w:author="Jeremy Mills" w:date="2015-05-17T21:02:00Z">
        <w:r w:rsidDel="000616F5">
          <w:delText xml:space="preserve">indicate </w:delText>
        </w:r>
      </w:del>
      <w:ins w:id="130" w:author="Jeremy Mills" w:date="2015-05-17T21:02:00Z">
        <w:r w:rsidR="000616F5">
          <w:t xml:space="preserve">suggest that </w:t>
        </w:r>
      </w:ins>
      <w:r>
        <w:t xml:space="preserve">BglB stabilizes the positive charge on the </w:t>
      </w:r>
      <w:proofErr w:type="spellStart"/>
      <w:r>
        <w:t>oxocarbenium</w:t>
      </w:r>
      <w:proofErr w:type="spellEnd"/>
      <w:r>
        <w:t xml:space="preserve"> ion in the proposed transition state.</w:t>
      </w:r>
      <w:r w:rsidR="00F817CF">
        <w:fldChar w:fldCharType="begin"/>
      </w:r>
      <w:r w:rsidR="00F4224D">
        <w:instrText xml:space="preserve"> ADDIN EN.CITE &lt;EndNote&gt;&lt;Cite&gt;&lt;Author&gt;McCarter&lt;/Author&gt;&lt;Year&gt;1994&lt;/Year&gt;&lt;RecNum&gt;22&lt;/RecNum&gt;&lt;DisplayText&gt;&lt;style face="superscript"&gt;14&lt;/style&gt;&lt;/DisplayText&gt;&lt;record&gt;&lt;rec-number&gt;22&lt;/rec-number&gt;&lt;foreign-keys&gt;&lt;key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F4224D" w:rsidRPr="00F4224D">
        <w:rPr>
          <w:noProof/>
          <w:vertAlign w:val="superscript"/>
        </w:rPr>
        <w:t>14</w:t>
      </w:r>
      <w:r w:rsidR="00F817CF">
        <w:fldChar w:fldCharType="end"/>
      </w:r>
      <w:r>
        <w:t xml:space="preserve"> Further support</w:t>
      </w:r>
      <w:ins w:id="131" w:author="Jeremy Mills" w:date="2015-05-17T21:02:00Z">
        <w:r w:rsidR="000616F5">
          <w:t xml:space="preserve"> of</w:t>
        </w:r>
      </w:ins>
      <w:del w:id="132" w:author="Jeremy Mills" w:date="2015-05-17T21:02:00Z">
        <w:r w:rsidDel="000616F5">
          <w:delText>ing</w:delText>
        </w:r>
      </w:del>
      <w:r>
        <w:t xml:space="preserve"> the importance of stabilizing the transition state is the </w:t>
      </w:r>
      <w:del w:id="133" w:author="Jeremy Mills" w:date="2015-05-17T21:02:00Z">
        <w:r w:rsidDel="000616F5">
          <w:delText xml:space="preserve">selection </w:delText>
        </w:r>
      </w:del>
      <w:ins w:id="134" w:author="Jeremy Mills" w:date="2015-05-17T21:02:00Z">
        <w:r w:rsidR="000616F5">
          <w:t xml:space="preserve">identification </w:t>
        </w:r>
      </w:ins>
      <w:r>
        <w:t xml:space="preserve">of a ligand burial term (change in solvent accessible surface area on binding) by the elastic net algorithm, which indicates that tight packing and shape complementary are critical to catalysis. </w:t>
      </w:r>
      <w:r w:rsidR="00342F97">
        <w:t>T</w:t>
      </w:r>
      <w:r>
        <w:t xml:space="preserve">he </w:t>
      </w:r>
      <w:r w:rsidR="00342F97">
        <w:t xml:space="preserve">selection </w:t>
      </w:r>
      <w:r>
        <w:t xml:space="preserve">of these features by the machine learning algorithm is consistent with </w:t>
      </w:r>
      <w:r w:rsidR="00342F97">
        <w:t xml:space="preserve">hypothesis that </w:t>
      </w:r>
      <w:r>
        <w:t xml:space="preserve">the finely-tuned electrostatic environment of the BglB active site </w:t>
      </w:r>
      <w:r w:rsidR="00342F97">
        <w:t xml:space="preserve">is </w:t>
      </w:r>
      <w:r>
        <w:t>of primary impo</w:t>
      </w:r>
      <w:r w:rsidR="00515B0C">
        <w:t>rtance for catalysis.</w:t>
      </w:r>
      <w:r w:rsidR="00955701">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955701">
        <w:fldChar w:fldCharType="separate"/>
      </w:r>
      <w:r w:rsidR="00F4224D" w:rsidRPr="00F4224D">
        <w:rPr>
          <w:noProof/>
          <w:vertAlign w:val="superscript"/>
        </w:rPr>
        <w:t>13</w:t>
      </w:r>
      <w:r w:rsidR="00955701">
        <w:fldChar w:fldCharType="end"/>
      </w:r>
    </w:p>
    <w:p w14:paraId="5531B8F6" w14:textId="34E7E9C3" w:rsidR="00DF34E5" w:rsidRDefault="00DF34E5" w:rsidP="008C36CB">
      <w:pPr>
        <w:spacing w:line="480" w:lineRule="auto"/>
      </w:pPr>
      <w:r>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 </w:t>
      </w:r>
      <w:ins w:id="135" w:author="Jeremy Mills" w:date="2015-05-17T21:03:00Z">
        <w:r w:rsidR="000616F5">
          <w:t xml:space="preserve">by the machine-learning algorithm </w:t>
        </w:r>
      </w:ins>
      <w:r>
        <w:t>indi</w:t>
      </w:r>
      <w:r w:rsidR="008E17CB">
        <w:t>cates the importance of protein-</w:t>
      </w:r>
      <w:r>
        <w:t>ligand hydrogen bond interactions for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 </w:instrText>
      </w:r>
      <w:r w:rsidR="00F4224D">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EN.CITE.DATA </w:instrText>
      </w:r>
      <w:r w:rsidR="00F4224D">
        <w:fldChar w:fldCharType="end"/>
      </w:r>
      <w:r w:rsidR="00D36C90">
        <w:fldChar w:fldCharType="separate"/>
      </w:r>
      <w:r w:rsidR="00F4224D" w:rsidRPr="00F4224D">
        <w:rPr>
          <w:noProof/>
          <w:vertAlign w:val="superscript"/>
        </w:rPr>
        <w:t>15</w:t>
      </w:r>
      <w:r w:rsidR="00D36C90">
        <w:fldChar w:fldCharType="end"/>
      </w:r>
      <w:r>
        <w:t xml:space="preserve"> This is further supported by the finding that the mutation Q19A, which removes two hydrogen bond interactions between Q19 and pNPG is equivalent to the catalytic knockout E353A in reducing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FD1932">
        <w:t xml:space="preserve">Further analysis of </w:t>
      </w:r>
      <w:proofErr w:type="spellStart"/>
      <w:r w:rsidR="00FD1932" w:rsidRPr="00AE71AE">
        <w:rPr>
          <w:i/>
        </w:rPr>
        <w:t>k</w:t>
      </w:r>
      <w:r w:rsidR="00FD1932" w:rsidRPr="00AE71AE">
        <w:rPr>
          <w:vertAlign w:val="subscript"/>
        </w:rPr>
        <w:t>cat</w:t>
      </w:r>
      <w:proofErr w:type="spellEnd"/>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r w:rsidR="00FD1932">
        <w:t>are not</w:t>
      </w:r>
      <w:r w:rsidR="00DF34E5">
        <w:t xml:space="preserv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p>
    <w:p w14:paraId="400A0096" w14:textId="5FBE270C"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7777777"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14:paraId="73D9C5BD" w14:textId="1CECDAF1"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This is consistent with a recent report exploring the interconnectedness of a network of five residues in alkaline phosphatase.</w:t>
      </w:r>
      <w:r w:rsidR="00821017">
        <w:fldChar w:fldCharType="begin"/>
      </w:r>
      <w:r w:rsidR="00F4224D">
        <w:instrText xml:space="preserve"> ADDIN EN.CITE &lt;EndNote&gt;&lt;Cite&gt;&lt;Author&gt;Sunden&lt;/Author&gt;&lt;Year&gt;2015&lt;/Year&gt;&lt;RecNum&gt;3&lt;/RecNum&gt;&lt;DisplayText&gt;&lt;style face="superscript"&gt;16&lt;/style&gt;&lt;/DisplayText&gt;&lt;record&gt;&lt;rec-number&gt;3&lt;/rec-number&gt;&lt;foreign-keys&gt;&lt;key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F4224D" w:rsidRPr="00F4224D">
        <w:rPr>
          <w:noProof/>
          <w:vertAlign w:val="superscript"/>
        </w:rPr>
        <w:t>16</w:t>
      </w:r>
      <w:r w:rsidR="00821017">
        <w:fldChar w:fldCharType="end"/>
      </w:r>
    </w:p>
    <w:p w14:paraId="0483E4D7" w14:textId="76063AB3" w:rsidR="00DF34E5" w:rsidRDefault="00DF34E5" w:rsidP="008C36CB">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While the dataset generated here enabled the development of a machine learning–based scoring function, it is unclear if the features selected by machine learning for BglB will be useful for prediction in other enzyme systems. More datasets of standardized kinetic constants are needed to determine if our results and the resultant machine learning–based scoring function is applicable to every family 1 glycoside hydrolase, or even to other classes of hydrolase</w:t>
      </w:r>
      <w:r w:rsidR="00FD1932">
        <w:t>s</w:t>
      </w:r>
      <w:r>
        <w:t>. Further work is needed to integrate these large data sets into enzyme redesign algorithms to enable data driven design of novel enzymatic catalysts.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54198D4E" w:rsidR="00DF34E5" w:rsidRDefault="00DF34E5" w:rsidP="008C36CB">
      <w:pPr>
        <w:spacing w:line="480" w:lineRule="auto"/>
      </w:pPr>
      <w:r>
        <w:t xml:space="preserve">In this work, over 100 computationally-designed mutants of a family 1 </w:t>
      </w:r>
      <w:proofErr w:type="spellStart"/>
      <w:r>
        <w:t>glucosidase</w:t>
      </w:r>
      <w:proofErr w:type="spellEnd"/>
      <w:r>
        <w:t xml:space="preserve"> were produced, purified, and kinetically characterized. This dataset revealed new insights into structure-function relationships in BglB. Using readily calculated structural features machine</w:t>
      </w:r>
      <w:ins w:id="136" w:author="Jeremy Mills" w:date="2015-05-17T21:06:00Z">
        <w:r w:rsidR="00E471AD">
          <w:t>-</w:t>
        </w:r>
      </w:ins>
      <w:del w:id="137" w:author="Jeremy Mills" w:date="2015-05-17T21:06:00Z">
        <w:r w:rsidDel="00E471AD">
          <w:delText xml:space="preserve"> </w:delText>
        </w:r>
      </w:del>
      <w:r>
        <w:t>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77777777" w:rsidR="00DF34E5" w:rsidRDefault="00DF34E5" w:rsidP="008C36CB">
      <w:pPr>
        <w:spacing w:line="480" w:lineRule="auto"/>
      </w:pPr>
      <w:r>
        <w:t xml:space="preserve">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022DA612" w:rsidR="00DF34E5" w:rsidRDefault="00DF34E5" w:rsidP="008C36CB">
      <w:pPr>
        <w:spacing w:line="480" w:lineRule="auto"/>
      </w:pPr>
      <w:r>
        <w:t>The BglB gene was codon-optimized for E. coli, synthesized as a DNA String by Life Technologies, and cloned into a pET29b+ vector using Gibson assembly.</w:t>
      </w:r>
      <w:r w:rsidR="00291C66">
        <w:fldChar w:fldCharType="begin"/>
      </w:r>
      <w:r w:rsidR="00F4224D">
        <w:instrText xml:space="preserve"> ADDIN EN.CITE &lt;EndNote&gt;&lt;Cite&gt;&lt;Author&gt;Gibson&lt;/Author&gt;&lt;Year&gt;2009&lt;/Year&gt;&lt;RecNum&gt;24&lt;/RecNum&gt;&lt;DisplayText&gt;&lt;style face="superscript"&gt;17&lt;/style&gt;&lt;/DisplayText&gt;&lt;record&gt;&lt;rec-number&gt;24&lt;/rec-number&gt;&lt;foreign-keys&gt;&lt;key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F4224D" w:rsidRPr="00F4224D">
        <w:rPr>
          <w:noProof/>
          <w:vertAlign w:val="superscript"/>
        </w:rPr>
        <w:t>17</w:t>
      </w:r>
      <w:r w:rsidR="00291C66">
        <w:fldChar w:fldCharType="end"/>
      </w:r>
      <w:r>
        <w:t xml:space="preserve"> Site-directed mutagenesis performed according to the method developed by Kunkel was used to generate mutations to BglB via the </w:t>
      </w:r>
      <w:proofErr w:type="spellStart"/>
      <w:r>
        <w:t>Transcriptic</w:t>
      </w:r>
      <w:proofErr w:type="spellEnd"/>
      <w:r>
        <w:t xml:space="preserve">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D503129" w14:textId="7E2162E0" w:rsidR="00DF34E5" w:rsidRDefault="009F05B6" w:rsidP="008C36CB">
      <w:pPr>
        <w:spacing w:line="480" w:lineRule="auto"/>
      </w:pPr>
      <w:r>
        <w:t>Author Contributions: DAC and RWC</w:t>
      </w:r>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47126B3F" w:rsidR="00DF34E5" w:rsidRDefault="00DF34E5" w:rsidP="008C36CB">
      <w:pPr>
        <w:spacing w:line="480" w:lineRule="auto"/>
      </w:pPr>
      <w:r>
        <w:t xml:space="preserve">This work was supported by ARO #201121557 and NSF #1254205 (IT) and Sloan #BR2014-012 and UC Davis Startup Funds (JBS). </w:t>
      </w:r>
      <w:r w:rsidR="00FD1932">
        <w:t xml:space="preserve"> We are grateful to the Siegel Lab, </w:t>
      </w:r>
      <w:commentRangeStart w:id="138"/>
      <w:ins w:id="139" w:author="Jeremy Mills" w:date="2015-05-15T16:54:00Z">
        <w:r w:rsidR="00184DF5">
          <w:t xml:space="preserve">and </w:t>
        </w:r>
      </w:ins>
      <w:r w:rsidR="00FD1932">
        <w:t>Dr</w:t>
      </w:r>
      <w:ins w:id="140" w:author="Jeremy Mills" w:date="2015-05-15T16:54:00Z">
        <w:r w:rsidR="00184DF5">
          <w:t>s</w:t>
        </w:r>
      </w:ins>
      <w:commentRangeEnd w:id="138"/>
      <w:ins w:id="141" w:author="Jeremy Mills" w:date="2015-05-15T16:55:00Z">
        <w:r w:rsidR="00184DF5">
          <w:rPr>
            <w:rStyle w:val="CommentReference"/>
          </w:rPr>
          <w:commentReference w:id="138"/>
        </w:r>
      </w:ins>
      <w:r w:rsidR="00FD1932">
        <w:t>. David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r>
        <w:t xml:space="preserve">pNPG, </w:t>
      </w:r>
      <w:r w:rsidRPr="00AD4DE1">
        <w:rPr>
          <w:i/>
        </w:rPr>
        <w:t>p</w:t>
      </w:r>
      <w:r>
        <w:t>-</w:t>
      </w:r>
      <w:proofErr w:type="spellStart"/>
      <w:r>
        <w:t>nitrophenyl</w:t>
      </w:r>
      <w:proofErr w:type="spellEnd"/>
      <w:r>
        <w:t>-ß-D-</w:t>
      </w:r>
      <w:proofErr w:type="spellStart"/>
      <w:r>
        <w:t>glucoside</w:t>
      </w:r>
      <w:proofErr w:type="spellEnd"/>
      <w:r>
        <w:t>,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694E27C1"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 drawn with PyMOL.</w:t>
      </w:r>
      <w:r w:rsidR="00DA6C73">
        <w:fldChar w:fldCharType="begin"/>
      </w:r>
      <w:r w:rsidR="00DA6C73">
        <w:instrText xml:space="preserve"> ADDIN EN.CITE &lt;EndNote&gt;&lt;Cite&gt;&lt;Author&gt;DeLano&lt;/Author&gt;&lt;Year&gt;2002&lt;/Year&gt;&lt;RecNum&gt;26&lt;/RecNum&gt;&lt;DisplayText&gt;&lt;style face="superscript"&gt;18&lt;/style&gt;&lt;/DisplayText&gt;&lt;record&gt;&lt;rec-number&gt;26&lt;/rec-number&gt;&lt;foreign-keys&gt;&lt;key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DA6C73">
        <w:fldChar w:fldCharType="separate"/>
      </w:r>
      <w:r w:rsidR="00DA6C73" w:rsidRPr="00DA6C73">
        <w:rPr>
          <w:noProof/>
          <w:vertAlign w:val="superscript"/>
        </w:rPr>
        <w:t>18</w:t>
      </w:r>
      <w:r w:rsidR="00DA6C73">
        <w:fldChar w:fldCharType="end"/>
      </w:r>
      <w:r>
        <w:t xml:space="preserve"> Alpha carbons of residues mutated shown as blue spheres (B)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497E80BE"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3A6F4817"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19B4E3E0">
            <wp:extent cx="5486400" cy="157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70E1D447" w:rsidR="00DF34E5" w:rsidRDefault="00DF34E5" w:rsidP="008C36CB">
      <w:pPr>
        <w:spacing w:line="480" w:lineRule="auto"/>
      </w:pPr>
      <w:r>
        <w:t xml:space="preserve">The log value corresponding to the relative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(A), </w:t>
      </w:r>
      <w:proofErr w:type="spellStart"/>
      <w:r w:rsidR="004F15C1" w:rsidRPr="00AE71AE">
        <w:rPr>
          <w:i/>
        </w:rPr>
        <w:t>k</w:t>
      </w:r>
      <w:r w:rsidR="004F15C1" w:rsidRPr="00AE71AE">
        <w:rPr>
          <w:vertAlign w:val="subscript"/>
        </w:rPr>
        <w:t>cat</w:t>
      </w:r>
      <w:proofErr w:type="spellEnd"/>
      <w:r>
        <w:t xml:space="preserve"> (B), and 1/</w:t>
      </w:r>
      <w:r w:rsidR="004F15C1">
        <w:t>K</w:t>
      </w:r>
      <w:r w:rsidR="004F15C1" w:rsidRPr="004F15C1">
        <w:rPr>
          <w:vertAlign w:val="subscript"/>
        </w:rPr>
        <w:t>M</w:t>
      </w:r>
      <w:r>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respectively).</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403284BF" w:rsidR="000D05AB" w:rsidRDefault="00DF34E5" w:rsidP="008C36CB">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8 for </w:t>
      </w:r>
      <w:proofErr w:type="spellStart"/>
      <w:r w:rsidR="004F15C1" w:rsidRPr="00AE71AE">
        <w:rPr>
          <w:i/>
        </w:rPr>
        <w:t>k</w:t>
      </w:r>
      <w:r w:rsidR="004F15C1" w:rsidRPr="00AE71AE">
        <w:rPr>
          <w:vertAlign w:val="subscript"/>
        </w:rPr>
        <w:t>cat</w:t>
      </w:r>
      <w:proofErr w:type="spellEnd"/>
      <w:r>
        <w:t xml:space="preserve">, 10 for </w:t>
      </w:r>
      <w:r w:rsidR="004F15C1">
        <w:t>K</w:t>
      </w:r>
      <w:r w:rsidR="004F15C1" w:rsidRPr="004F15C1">
        <w:rPr>
          <w:vertAlign w:val="subscript"/>
        </w:rPr>
        <w:t>M</w:t>
      </w:r>
      <w: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0A01743F" w14:textId="77777777" w:rsidR="00DA6C73" w:rsidRPr="00DA6C73" w:rsidRDefault="00696E24" w:rsidP="00B25899">
      <w:pPr>
        <w:pStyle w:val="EndNoteBibliography"/>
        <w:spacing w:line="480" w:lineRule="auto"/>
        <w:rPr>
          <w:noProof/>
        </w:rPr>
      </w:pPr>
      <w:r>
        <w:fldChar w:fldCharType="begin"/>
      </w:r>
      <w:r>
        <w:instrText xml:space="preserve"> ADDIN EN.REFLIST </w:instrText>
      </w:r>
      <w:r>
        <w:fldChar w:fldCharType="separate"/>
      </w:r>
      <w:r w:rsidR="00DA6C73" w:rsidRPr="00DA6C73">
        <w:rPr>
          <w:noProof/>
        </w:rPr>
        <w:t>1.</w:t>
      </w:r>
      <w:r w:rsidR="00DA6C73" w:rsidRPr="00DA6C73">
        <w:rPr>
          <w:noProof/>
        </w:rPr>
        <w:tab/>
        <w:t xml:space="preserve">Mak, W. S.; Siegel, J. B., Computational enzyme design: Transitioning from catalytic proteins to enzymes. </w:t>
      </w:r>
      <w:r w:rsidR="00DA6C73" w:rsidRPr="00DA6C73">
        <w:rPr>
          <w:i/>
          <w:noProof/>
        </w:rPr>
        <w:t xml:space="preserve">Current opinion in structural biology </w:t>
      </w:r>
      <w:r w:rsidR="00DA6C73" w:rsidRPr="00DA6C73">
        <w:rPr>
          <w:b/>
          <w:noProof/>
        </w:rPr>
        <w:t>2014,</w:t>
      </w:r>
      <w:r w:rsidR="00DA6C73" w:rsidRPr="00DA6C73">
        <w:rPr>
          <w:noProof/>
        </w:rPr>
        <w:t xml:space="preserve"> </w:t>
      </w:r>
      <w:r w:rsidR="00DA6C73" w:rsidRPr="00DA6C73">
        <w:rPr>
          <w:i/>
          <w:noProof/>
        </w:rPr>
        <w:t>27</w:t>
      </w:r>
      <w:r w:rsidR="00DA6C73" w:rsidRPr="00DA6C73">
        <w:rPr>
          <w:noProof/>
        </w:rPr>
        <w:t>, 87-94.</w:t>
      </w:r>
    </w:p>
    <w:p w14:paraId="010B721A" w14:textId="77777777" w:rsidR="00DA6C73" w:rsidRPr="00DA6C73" w:rsidRDefault="00DA6C73" w:rsidP="00B25899">
      <w:pPr>
        <w:pStyle w:val="EndNoteBibliography"/>
        <w:spacing w:line="480" w:lineRule="auto"/>
        <w:rPr>
          <w:noProof/>
        </w:rPr>
      </w:pPr>
      <w:r w:rsidRPr="00DA6C73">
        <w:rPr>
          <w:noProof/>
        </w:rPr>
        <w:t>2.</w:t>
      </w:r>
      <w:r w:rsidRPr="00DA6C73">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DA6C73">
        <w:rPr>
          <w:i/>
          <w:noProof/>
        </w:rPr>
        <w:t>PNAS</w:t>
      </w:r>
      <w:r w:rsidRPr="00DA6C73">
        <w:rPr>
          <w:noProof/>
        </w:rPr>
        <w:t>, National Acad Sciences: 2015; Vol. 112, pp 3704-3709.</w:t>
      </w:r>
    </w:p>
    <w:p w14:paraId="3A60E43C" w14:textId="77777777" w:rsidR="00DA6C73" w:rsidRPr="00DA6C73" w:rsidRDefault="00DA6C73" w:rsidP="00B25899">
      <w:pPr>
        <w:pStyle w:val="EndNoteBibliography"/>
        <w:spacing w:line="480" w:lineRule="auto"/>
        <w:rPr>
          <w:noProof/>
        </w:rPr>
      </w:pPr>
      <w:r w:rsidRPr="00DA6C73">
        <w:rPr>
          <w:noProof/>
        </w:rPr>
        <w:t>3.</w:t>
      </w:r>
      <w:r w:rsidRPr="00DA6C73">
        <w:rPr>
          <w:noProof/>
        </w:rPr>
        <w:tab/>
        <w:t xml:space="preserve">Damborsky, J.; Brezovsky, J., Computational tools for designing and engineering enzymes. In </w:t>
      </w:r>
      <w:r w:rsidRPr="00DA6C73">
        <w:rPr>
          <w:i/>
          <w:noProof/>
        </w:rPr>
        <w:t>Current Opinion in Chemical Biology</w:t>
      </w:r>
      <w:r w:rsidRPr="00DA6C73">
        <w:rPr>
          <w:noProof/>
        </w:rPr>
        <w:t>, 2014; Vol. 19, pp 8-16.</w:t>
      </w:r>
    </w:p>
    <w:p w14:paraId="1D943A49" w14:textId="77777777" w:rsidR="00DA6C73" w:rsidRPr="00DA6C73" w:rsidRDefault="00DA6C73" w:rsidP="00B25899">
      <w:pPr>
        <w:pStyle w:val="EndNoteBibliography"/>
        <w:spacing w:line="480" w:lineRule="auto"/>
        <w:rPr>
          <w:noProof/>
        </w:rPr>
      </w:pPr>
      <w:r w:rsidRPr="00DA6C73">
        <w:rPr>
          <w:noProof/>
        </w:rPr>
        <w:t>4.</w:t>
      </w:r>
      <w:r w:rsidRPr="00DA6C73">
        <w:rPr>
          <w:noProof/>
        </w:rPr>
        <w:tab/>
        <w:t xml:space="preserve">Gordon, S. R.; Stanley, E. J.; Wolf, S.; Toland, A.; Wu, S. J.; Hadidi, D.; Mills, J. H.; Baker, D.; Pultz, I. S.; Siegel, J. B., Computational Design of an α-Gliadin Peptidase. In </w:t>
      </w:r>
      <w:r w:rsidRPr="00DA6C73">
        <w:rPr>
          <w:i/>
          <w:noProof/>
        </w:rPr>
        <w:t>J. Am. Chem. Soc.</w:t>
      </w:r>
      <w:r w:rsidRPr="00DA6C73">
        <w:rPr>
          <w:noProof/>
        </w:rPr>
        <w:t>, American Chemical Society: 2012; Vol. 134, pp 20513-20520.</w:t>
      </w:r>
    </w:p>
    <w:p w14:paraId="0CF4CD84" w14:textId="77777777" w:rsidR="00DA6C73" w:rsidRPr="00DA6C73" w:rsidRDefault="00DA6C73" w:rsidP="00B25899">
      <w:pPr>
        <w:pStyle w:val="EndNoteBibliography"/>
        <w:spacing w:line="480" w:lineRule="auto"/>
        <w:rPr>
          <w:noProof/>
        </w:rPr>
      </w:pPr>
      <w:r w:rsidRPr="00DA6C73">
        <w:rPr>
          <w:noProof/>
        </w:rPr>
        <w:t>5.</w:t>
      </w:r>
      <w:r w:rsidRPr="00DA6C73">
        <w:rPr>
          <w:noProof/>
        </w:rPr>
        <w:tab/>
        <w:t xml:space="preserve">Marcheschi, R. J.; Li, H.; Zhang, K.; Noey, E. L.; Kim, S.; Chaubey, A.; Houk, K. N.; Liao, J. C., A Synthetic Recursive “+1” Pathway for Carbon Chain Elongation. In </w:t>
      </w:r>
      <w:r w:rsidRPr="00DA6C73">
        <w:rPr>
          <w:i/>
          <w:noProof/>
        </w:rPr>
        <w:t>ACS Chem. Biol.</w:t>
      </w:r>
      <w:r w:rsidRPr="00DA6C73">
        <w:rPr>
          <w:noProof/>
        </w:rPr>
        <w:t>, American Chemical Society: 2012; Vol. 7, pp 689-697.</w:t>
      </w:r>
    </w:p>
    <w:p w14:paraId="1E0D4607" w14:textId="77777777" w:rsidR="00DA6C73" w:rsidRPr="00DA6C73" w:rsidRDefault="00DA6C73" w:rsidP="00B25899">
      <w:pPr>
        <w:pStyle w:val="EndNoteBibliography"/>
        <w:spacing w:line="480" w:lineRule="auto"/>
        <w:rPr>
          <w:noProof/>
        </w:rPr>
      </w:pPr>
      <w:r w:rsidRPr="00DA6C73">
        <w:rPr>
          <w:noProof/>
        </w:rPr>
        <w:t>6.</w:t>
      </w:r>
      <w:r w:rsidRPr="00DA6C73">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DA6C73">
        <w:rPr>
          <w:i/>
          <w:noProof/>
        </w:rPr>
        <w:t>Nature Chemical Biology</w:t>
      </w:r>
      <w:r w:rsidRPr="00DA6C73">
        <w:rPr>
          <w:noProof/>
        </w:rPr>
        <w:t>, Nature Publishing Group: 2012; Vol. 8, pp 294-300.</w:t>
      </w:r>
    </w:p>
    <w:p w14:paraId="2DE15696" w14:textId="77777777" w:rsidR="00DA6C73" w:rsidRPr="00DA6C73" w:rsidRDefault="00DA6C73" w:rsidP="00B25899">
      <w:pPr>
        <w:pStyle w:val="EndNoteBibliography"/>
        <w:spacing w:line="480" w:lineRule="auto"/>
        <w:rPr>
          <w:noProof/>
        </w:rPr>
      </w:pPr>
      <w:r w:rsidRPr="00DA6C73">
        <w:rPr>
          <w:noProof/>
        </w:rPr>
        <w:t>7.</w:t>
      </w:r>
      <w:r w:rsidRPr="00DA6C73">
        <w:rPr>
          <w:noProof/>
        </w:rPr>
        <w:tab/>
        <w:t xml:space="preserve">Kumar, M. S.; Bava, K. A.; Gromiha, M. M.; Prabakaran, P.; Kitajima, K.; Uedaira, H.; Sarai, A., ProTherm and ProNIT: thermodynamic databases for proteins and protein–nucleic acid interactions. </w:t>
      </w:r>
      <w:r w:rsidRPr="00DA6C73">
        <w:rPr>
          <w:i/>
          <w:noProof/>
        </w:rPr>
        <w:t xml:space="preserve">Nucleic Acids Research </w:t>
      </w:r>
      <w:r w:rsidRPr="00DA6C73">
        <w:rPr>
          <w:b/>
          <w:noProof/>
        </w:rPr>
        <w:t>2006,</w:t>
      </w:r>
      <w:r w:rsidRPr="00DA6C73">
        <w:rPr>
          <w:noProof/>
        </w:rPr>
        <w:t xml:space="preserve"> </w:t>
      </w:r>
      <w:r w:rsidRPr="00DA6C73">
        <w:rPr>
          <w:i/>
          <w:noProof/>
        </w:rPr>
        <w:t>34</w:t>
      </w:r>
      <w:r w:rsidRPr="00DA6C73">
        <w:rPr>
          <w:noProof/>
        </w:rPr>
        <w:t xml:space="preserve"> (suppl 1), D204-D206.</w:t>
      </w:r>
    </w:p>
    <w:p w14:paraId="03F17E56" w14:textId="77777777" w:rsidR="00DA6C73" w:rsidRPr="00DA6C73" w:rsidRDefault="00DA6C73" w:rsidP="00B25899">
      <w:pPr>
        <w:pStyle w:val="EndNoteBibliography"/>
        <w:spacing w:line="480" w:lineRule="auto"/>
        <w:rPr>
          <w:noProof/>
        </w:rPr>
      </w:pPr>
      <w:r w:rsidRPr="00DA6C73">
        <w:rPr>
          <w:rFonts w:hint="eastAsia"/>
          <w:noProof/>
        </w:rPr>
        <w:t>8.</w:t>
      </w:r>
      <w:r w:rsidRPr="00DA6C73">
        <w:rPr>
          <w:rFonts w:hint="eastAsia"/>
          <w:noProof/>
        </w:rPr>
        <w:tab/>
        <w:t>Kellogg, E. H.; Leaver</w:t>
      </w:r>
      <w:r w:rsidRPr="00DA6C73">
        <w:rPr>
          <w:rFonts w:hint="eastAsia"/>
          <w:noProof/>
        </w:rPr>
        <w:t>‐</w:t>
      </w:r>
      <w:r w:rsidRPr="00DA6C73">
        <w:rPr>
          <w:rFonts w:hint="eastAsia"/>
          <w:noProof/>
        </w:rPr>
        <w:t>Fay, A.; Baker, D., Role of conformational sampling in computing mutation</w:t>
      </w:r>
      <w:r w:rsidRPr="00DA6C73">
        <w:rPr>
          <w:rFonts w:hint="eastAsia"/>
          <w:noProof/>
        </w:rPr>
        <w:t>‐</w:t>
      </w:r>
      <w:r w:rsidRPr="00DA6C73">
        <w:rPr>
          <w:rFonts w:hint="eastAsia"/>
          <w:noProof/>
        </w:rPr>
        <w:t xml:space="preserve">induced changes in protein structure and stability. </w:t>
      </w:r>
      <w:r w:rsidRPr="00DA6C73">
        <w:rPr>
          <w:rFonts w:hint="eastAsia"/>
          <w:i/>
          <w:noProof/>
        </w:rPr>
        <w:t xml:space="preserve">Proteins: Structure, Function, and Bioinformatics </w:t>
      </w:r>
      <w:r w:rsidRPr="00DA6C73">
        <w:rPr>
          <w:rFonts w:hint="eastAsia"/>
          <w:b/>
          <w:noProof/>
        </w:rPr>
        <w:t>2011,</w:t>
      </w:r>
      <w:r w:rsidRPr="00DA6C73">
        <w:rPr>
          <w:rFonts w:hint="eastAsia"/>
          <w:noProof/>
        </w:rPr>
        <w:t xml:space="preserve"> </w:t>
      </w:r>
      <w:r w:rsidRPr="00DA6C73">
        <w:rPr>
          <w:rFonts w:hint="eastAsia"/>
          <w:i/>
          <w:noProof/>
        </w:rPr>
        <w:t>79</w:t>
      </w:r>
      <w:r w:rsidRPr="00DA6C73">
        <w:rPr>
          <w:noProof/>
        </w:rPr>
        <w:t xml:space="preserve"> (3), 830-838.</w:t>
      </w:r>
    </w:p>
    <w:p w14:paraId="263CBACA" w14:textId="77777777" w:rsidR="00DA6C73" w:rsidRPr="00DA6C73" w:rsidRDefault="00DA6C73" w:rsidP="00B25899">
      <w:pPr>
        <w:pStyle w:val="EndNoteBibliography"/>
        <w:spacing w:line="480" w:lineRule="auto"/>
        <w:rPr>
          <w:noProof/>
        </w:rPr>
      </w:pPr>
      <w:r w:rsidRPr="00DA6C73">
        <w:rPr>
          <w:noProof/>
        </w:rPr>
        <w:t>9.</w:t>
      </w:r>
      <w:r w:rsidRPr="00DA6C73">
        <w:rPr>
          <w:noProof/>
        </w:rPr>
        <w:tab/>
        <w:t xml:space="preserve">Guerois, R.; Nielsen, J. E.; Serrano, L., Predicting changes in the stability of proteins and protein complexes: a study of more than 1000 mutations. </w:t>
      </w:r>
      <w:r w:rsidRPr="00DA6C73">
        <w:rPr>
          <w:i/>
          <w:noProof/>
        </w:rPr>
        <w:t xml:space="preserve">Journal of molecular biology </w:t>
      </w:r>
      <w:r w:rsidRPr="00DA6C73">
        <w:rPr>
          <w:b/>
          <w:noProof/>
        </w:rPr>
        <w:t>2002,</w:t>
      </w:r>
      <w:r w:rsidRPr="00DA6C73">
        <w:rPr>
          <w:noProof/>
        </w:rPr>
        <w:t xml:space="preserve"> </w:t>
      </w:r>
      <w:r w:rsidRPr="00DA6C73">
        <w:rPr>
          <w:i/>
          <w:noProof/>
        </w:rPr>
        <w:t>320</w:t>
      </w:r>
      <w:r w:rsidRPr="00DA6C73">
        <w:rPr>
          <w:noProof/>
        </w:rPr>
        <w:t xml:space="preserve"> (2), 369-387.</w:t>
      </w:r>
    </w:p>
    <w:p w14:paraId="79DCEAA0" w14:textId="77777777" w:rsidR="00DA6C73" w:rsidRPr="00DA6C73" w:rsidRDefault="00DA6C73" w:rsidP="00B25899">
      <w:pPr>
        <w:pStyle w:val="EndNoteBibliography"/>
        <w:spacing w:line="480" w:lineRule="auto"/>
        <w:rPr>
          <w:noProof/>
        </w:rPr>
      </w:pPr>
      <w:r w:rsidRPr="00DA6C73">
        <w:rPr>
          <w:noProof/>
        </w:rPr>
        <w:t>10.</w:t>
      </w:r>
      <w:r w:rsidRPr="00DA6C73">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DA6C73">
        <w:rPr>
          <w:i/>
          <w:noProof/>
        </w:rPr>
        <w:t>Journal of Molecular Biology</w:t>
      </w:r>
      <w:r w:rsidRPr="00DA6C73">
        <w:rPr>
          <w:noProof/>
        </w:rPr>
        <w:t>, 2007; Vol. 371, pp 1204-1218.</w:t>
      </w:r>
    </w:p>
    <w:p w14:paraId="0486EE2A" w14:textId="77777777" w:rsidR="00DA6C73" w:rsidRPr="00DA6C73" w:rsidRDefault="00DA6C73" w:rsidP="00B25899">
      <w:pPr>
        <w:pStyle w:val="EndNoteBibliography"/>
        <w:spacing w:line="480" w:lineRule="auto"/>
        <w:rPr>
          <w:noProof/>
        </w:rPr>
      </w:pPr>
      <w:r w:rsidRPr="00DA6C73">
        <w:rPr>
          <w:noProof/>
        </w:rPr>
        <w:t>11.</w:t>
      </w:r>
      <w:r w:rsidRPr="00DA6C73">
        <w:rPr>
          <w:noProof/>
        </w:rPr>
        <w:tab/>
        <w:t xml:space="preserve">Wu, S. J.; Eiben, C. B.; Carra, J. H.; Huang, I.; Zong, D.; Liu, P.; Wu, C. T.; Nivala, J.; Dunbar, J.; Huber, T., Improvement of a potential anthrax therapeutic by computational protein design. </w:t>
      </w:r>
      <w:r w:rsidRPr="00DA6C73">
        <w:rPr>
          <w:i/>
          <w:noProof/>
        </w:rPr>
        <w:t xml:space="preserve">Journal of Biological Chemistry </w:t>
      </w:r>
      <w:r w:rsidRPr="00DA6C73">
        <w:rPr>
          <w:b/>
          <w:noProof/>
        </w:rPr>
        <w:t>2011,</w:t>
      </w:r>
      <w:r w:rsidRPr="00DA6C73">
        <w:rPr>
          <w:noProof/>
        </w:rPr>
        <w:t xml:space="preserve"> </w:t>
      </w:r>
      <w:r w:rsidRPr="00DA6C73">
        <w:rPr>
          <w:i/>
          <w:noProof/>
        </w:rPr>
        <w:t>286</w:t>
      </w:r>
      <w:r w:rsidRPr="00DA6C73">
        <w:rPr>
          <w:noProof/>
        </w:rPr>
        <w:t xml:space="preserve"> (37), 32586-32592.</w:t>
      </w:r>
    </w:p>
    <w:p w14:paraId="7F8FABCB" w14:textId="77777777" w:rsidR="00DA6C73" w:rsidRPr="00DA6C73" w:rsidRDefault="00DA6C73" w:rsidP="00B25899">
      <w:pPr>
        <w:pStyle w:val="EndNoteBibliography"/>
        <w:spacing w:line="480" w:lineRule="auto"/>
        <w:rPr>
          <w:noProof/>
        </w:rPr>
      </w:pPr>
      <w:r w:rsidRPr="00DA6C73">
        <w:rPr>
          <w:noProof/>
        </w:rPr>
        <w:t>12.</w:t>
      </w:r>
      <w:r w:rsidRPr="00DA6C73">
        <w:rPr>
          <w:noProof/>
        </w:rPr>
        <w:tab/>
        <w:t xml:space="preserve">Kunkel, T. A., Rapid and efficient site-specific mutagenesis without phenotypic selection. </w:t>
      </w:r>
      <w:r w:rsidRPr="00DA6C73">
        <w:rPr>
          <w:i/>
          <w:noProof/>
        </w:rPr>
        <w:t xml:space="preserve">Proceedings of the National Academy of Sciences </w:t>
      </w:r>
      <w:r w:rsidRPr="00DA6C73">
        <w:rPr>
          <w:b/>
          <w:noProof/>
        </w:rPr>
        <w:t>1985,</w:t>
      </w:r>
      <w:r w:rsidRPr="00DA6C73">
        <w:rPr>
          <w:noProof/>
        </w:rPr>
        <w:t xml:space="preserve"> </w:t>
      </w:r>
      <w:r w:rsidRPr="00DA6C73">
        <w:rPr>
          <w:i/>
          <w:noProof/>
        </w:rPr>
        <w:t>82</w:t>
      </w:r>
      <w:r w:rsidRPr="00DA6C73">
        <w:rPr>
          <w:noProof/>
        </w:rPr>
        <w:t xml:space="preserve"> (2), 488-492.</w:t>
      </w:r>
    </w:p>
    <w:p w14:paraId="48C93002" w14:textId="77777777" w:rsidR="00DA6C73" w:rsidRPr="00DA6C73" w:rsidRDefault="00DA6C73" w:rsidP="00B25899">
      <w:pPr>
        <w:pStyle w:val="EndNoteBibliography"/>
        <w:spacing w:line="480" w:lineRule="auto"/>
        <w:rPr>
          <w:noProof/>
        </w:rPr>
      </w:pPr>
      <w:r w:rsidRPr="00DA6C73">
        <w:rPr>
          <w:noProof/>
        </w:rPr>
        <w:t>13.</w:t>
      </w:r>
      <w:r w:rsidRPr="00DA6C73">
        <w:rPr>
          <w:noProof/>
        </w:rPr>
        <w:tab/>
        <w:t xml:space="preserve">Warshel, A.; Sharma, P. K.; Kato, M.; Xiang, Y.; Liu, H., Electrostatic basis for enzyme catalysis. In </w:t>
      </w:r>
      <w:r w:rsidRPr="00DA6C73">
        <w:rPr>
          <w:i/>
          <w:noProof/>
        </w:rPr>
        <w:t>Chemical …</w:t>
      </w:r>
      <w:r w:rsidRPr="00DA6C73">
        <w:rPr>
          <w:noProof/>
        </w:rPr>
        <w:t>, 2006.</w:t>
      </w:r>
    </w:p>
    <w:p w14:paraId="62F97311" w14:textId="77777777" w:rsidR="00DA6C73" w:rsidRPr="00DA6C73" w:rsidRDefault="00DA6C73" w:rsidP="00B25899">
      <w:pPr>
        <w:pStyle w:val="EndNoteBibliography"/>
        <w:spacing w:line="480" w:lineRule="auto"/>
        <w:rPr>
          <w:noProof/>
        </w:rPr>
      </w:pPr>
      <w:r w:rsidRPr="00DA6C73">
        <w:rPr>
          <w:noProof/>
        </w:rPr>
        <w:t>14.</w:t>
      </w:r>
      <w:r w:rsidRPr="00DA6C73">
        <w:rPr>
          <w:noProof/>
        </w:rPr>
        <w:tab/>
        <w:t xml:space="preserve">McCarter, J. D.; Withers, S. G., Mechanisms of enzymatic glycoside hydrolysis. </w:t>
      </w:r>
      <w:r w:rsidRPr="00DA6C73">
        <w:rPr>
          <w:i/>
          <w:noProof/>
        </w:rPr>
        <w:t xml:space="preserve">Curr Opin Struct Biol </w:t>
      </w:r>
      <w:r w:rsidRPr="00DA6C73">
        <w:rPr>
          <w:b/>
          <w:noProof/>
        </w:rPr>
        <w:t>1994,</w:t>
      </w:r>
      <w:r w:rsidRPr="00DA6C73">
        <w:rPr>
          <w:noProof/>
        </w:rPr>
        <w:t xml:space="preserve"> </w:t>
      </w:r>
      <w:r w:rsidRPr="00DA6C73">
        <w:rPr>
          <w:i/>
          <w:noProof/>
        </w:rPr>
        <w:t>4</w:t>
      </w:r>
      <w:r w:rsidRPr="00DA6C73">
        <w:rPr>
          <w:noProof/>
        </w:rPr>
        <w:t xml:space="preserve"> (6), 885-92.</w:t>
      </w:r>
    </w:p>
    <w:p w14:paraId="1DCE0080" w14:textId="77777777" w:rsidR="00DA6C73" w:rsidRPr="00DA6C73" w:rsidRDefault="00DA6C73" w:rsidP="00B25899">
      <w:pPr>
        <w:pStyle w:val="EndNoteBibliography"/>
        <w:spacing w:line="480" w:lineRule="auto"/>
        <w:rPr>
          <w:noProof/>
        </w:rPr>
      </w:pPr>
      <w:r w:rsidRPr="00DA6C73">
        <w:rPr>
          <w:noProof/>
        </w:rPr>
        <w:t>15.</w:t>
      </w:r>
      <w:r w:rsidRPr="00DA6C73">
        <w:rPr>
          <w:noProof/>
        </w:rPr>
        <w:tab/>
        <w:t xml:space="preserve">Mesecar, A. D.; Stoddard, B. L.; Koshland, D. E., Jr., Orbital steering in the catalytic power of enzymes: small structural changes with large catalytic consequences. </w:t>
      </w:r>
      <w:r w:rsidRPr="00DA6C73">
        <w:rPr>
          <w:i/>
          <w:noProof/>
        </w:rPr>
        <w:t xml:space="preserve">Science (New York, N.Y.) </w:t>
      </w:r>
      <w:r w:rsidRPr="00DA6C73">
        <w:rPr>
          <w:b/>
          <w:noProof/>
        </w:rPr>
        <w:t>1997,</w:t>
      </w:r>
      <w:r w:rsidRPr="00DA6C73">
        <w:rPr>
          <w:noProof/>
        </w:rPr>
        <w:t xml:space="preserve"> </w:t>
      </w:r>
      <w:r w:rsidRPr="00DA6C73">
        <w:rPr>
          <w:i/>
          <w:noProof/>
        </w:rPr>
        <w:t>277</w:t>
      </w:r>
      <w:r w:rsidRPr="00DA6C73">
        <w:rPr>
          <w:noProof/>
        </w:rPr>
        <w:t xml:space="preserve"> (5323), 202-6.</w:t>
      </w:r>
    </w:p>
    <w:p w14:paraId="2077DC77" w14:textId="77777777" w:rsidR="00DA6C73" w:rsidRPr="00DA6C73" w:rsidRDefault="00DA6C73" w:rsidP="00B25899">
      <w:pPr>
        <w:pStyle w:val="EndNoteBibliography"/>
        <w:spacing w:line="480" w:lineRule="auto"/>
        <w:rPr>
          <w:noProof/>
        </w:rPr>
      </w:pPr>
      <w:r w:rsidRPr="00DA6C73">
        <w:rPr>
          <w:noProof/>
        </w:rPr>
        <w:t>16.</w:t>
      </w:r>
      <w:r w:rsidRPr="00DA6C73">
        <w:rPr>
          <w:noProof/>
        </w:rPr>
        <w:tab/>
        <w:t xml:space="preserve">Sunden, F.; Peck, A.; Salzman, J.; Ressl, S.; Herschlag, D.; Kuriyan, J., Extensive site-directed mutagenesis reveals interconnected functional units in the Alkaline Phosphatase active site. In </w:t>
      </w:r>
      <w:r w:rsidRPr="00DA6C73">
        <w:rPr>
          <w:i/>
          <w:noProof/>
        </w:rPr>
        <w:t>eLife Sciences</w:t>
      </w:r>
      <w:r w:rsidRPr="00DA6C73">
        <w:rPr>
          <w:noProof/>
        </w:rPr>
        <w:t>, eLife Sciences Publications Limited: 2015; Vol. 4, p e06181.</w:t>
      </w:r>
    </w:p>
    <w:p w14:paraId="0CEB40DA" w14:textId="77777777" w:rsidR="00DA6C73" w:rsidRPr="00DA6C73" w:rsidRDefault="00DA6C73" w:rsidP="00B25899">
      <w:pPr>
        <w:pStyle w:val="EndNoteBibliography"/>
        <w:spacing w:line="480" w:lineRule="auto"/>
        <w:rPr>
          <w:noProof/>
        </w:rPr>
      </w:pPr>
      <w:r w:rsidRPr="00DA6C73">
        <w:rPr>
          <w:noProof/>
        </w:rPr>
        <w:t>17.</w:t>
      </w:r>
      <w:r w:rsidRPr="00DA6C73">
        <w:rPr>
          <w:noProof/>
        </w:rPr>
        <w:tab/>
        <w:t xml:space="preserve">Gibson, D. G.; Young, L.; Chuang, R.-Y.; Venter, J. C.; Hutchison, C. A.; Smith, H. O., Enzymatic assembly of DNA molecules up to several hundred kilobases. </w:t>
      </w:r>
      <w:r w:rsidRPr="00DA6C73">
        <w:rPr>
          <w:i/>
          <w:noProof/>
        </w:rPr>
        <w:t xml:space="preserve">Nature methods </w:t>
      </w:r>
      <w:r w:rsidRPr="00DA6C73">
        <w:rPr>
          <w:b/>
          <w:noProof/>
        </w:rPr>
        <w:t>2009,</w:t>
      </w:r>
      <w:r w:rsidRPr="00DA6C73">
        <w:rPr>
          <w:noProof/>
        </w:rPr>
        <w:t xml:space="preserve"> </w:t>
      </w:r>
      <w:r w:rsidRPr="00DA6C73">
        <w:rPr>
          <w:i/>
          <w:noProof/>
        </w:rPr>
        <w:t>6</w:t>
      </w:r>
      <w:r w:rsidRPr="00DA6C73">
        <w:rPr>
          <w:noProof/>
        </w:rPr>
        <w:t xml:space="preserve"> (5), 343-345.</w:t>
      </w:r>
    </w:p>
    <w:p w14:paraId="4A70F3CF" w14:textId="77777777" w:rsidR="00DA6C73" w:rsidRPr="00DA6C73" w:rsidRDefault="00DA6C73" w:rsidP="00B25899">
      <w:pPr>
        <w:pStyle w:val="EndNoteBibliography"/>
        <w:spacing w:line="480" w:lineRule="auto"/>
        <w:rPr>
          <w:noProof/>
        </w:rPr>
      </w:pPr>
      <w:r w:rsidRPr="00DA6C73">
        <w:rPr>
          <w:noProof/>
        </w:rPr>
        <w:t>18.</w:t>
      </w:r>
      <w:r w:rsidRPr="00DA6C73">
        <w:rPr>
          <w:noProof/>
        </w:rPr>
        <w:tab/>
        <w:t xml:space="preserve">DeLano, W. L., The PyMOL molecular graphics system. </w:t>
      </w:r>
      <w:r w:rsidRPr="00DA6C73">
        <w:rPr>
          <w:b/>
          <w:noProof/>
        </w:rPr>
        <w:t>2002</w:t>
      </w:r>
      <w:r w:rsidRPr="00DA6C73">
        <w:rPr>
          <w:noProof/>
        </w:rPr>
        <w:t>.</w:t>
      </w:r>
    </w:p>
    <w:p w14:paraId="5F5E00A0" w14:textId="79B3F723"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eremy Mills" w:date="2015-05-15T16:22:00Z" w:initials="JM">
    <w:p w14:paraId="4411680C" w14:textId="1F201501" w:rsidR="00BF011F" w:rsidRDefault="00BF011F">
      <w:pPr>
        <w:pStyle w:val="CommentText"/>
      </w:pPr>
      <w:r>
        <w:rPr>
          <w:rStyle w:val="CommentReference"/>
        </w:rPr>
        <w:annotationRef/>
      </w:r>
      <w:r>
        <w:t>This doesn’t have to be “generated” dataset, but the verb “carried out” only goes w/ analyses, so I think there should be a verb for the dataset too?</w:t>
      </w:r>
    </w:p>
  </w:comment>
  <w:comment w:id="42" w:author="Jeremy Mills" w:date="2015-05-17T20:40:00Z" w:initials="JM">
    <w:p w14:paraId="050DBA92" w14:textId="44A082C3" w:rsidR="00BF011F" w:rsidRDefault="00BF011F">
      <w:pPr>
        <w:pStyle w:val="CommentText"/>
      </w:pPr>
      <w:r>
        <w:rPr>
          <w:rStyle w:val="CommentReference"/>
        </w:rPr>
        <w:annotationRef/>
      </w:r>
      <w:r>
        <w:t xml:space="preserve">This big change is mostly because I think you should lead w/ the fact that it’s possible to do this, and then suggest that there’s a need for it in the protein design field. The way it was written, it seemed like the </w:t>
      </w:r>
      <w:proofErr w:type="spellStart"/>
      <w:r>
        <w:t>protherm</w:t>
      </w:r>
      <w:proofErr w:type="spellEnd"/>
      <w:r>
        <w:t xml:space="preserve"> stuff was just tacked to the end. If you like the idea of the change, you might want to edit my edits a bit as I didn’t put too much thought into how to write the modified paragraph… For example, I think that “</w:t>
      </w:r>
      <w:proofErr w:type="spellStart"/>
      <w:r>
        <w:t>thermostability</w:t>
      </w:r>
      <w:proofErr w:type="spellEnd"/>
      <w:r>
        <w:t>” is used too much in my changed version!</w:t>
      </w:r>
    </w:p>
  </w:comment>
  <w:comment w:id="56" w:author="Jeremy Mills" w:date="2015-05-17T20:44:00Z" w:initials="JM">
    <w:p w14:paraId="02BC4534" w14:textId="21FFA165" w:rsidR="00BF011F" w:rsidRDefault="00BF011F">
      <w:pPr>
        <w:pStyle w:val="CommentText"/>
      </w:pPr>
      <w:ins w:id="58" w:author="Jeremy Mills" w:date="2015-05-17T20:44:00Z">
        <w:r>
          <w:rPr>
            <w:rStyle w:val="CommentReference"/>
          </w:rPr>
          <w:annotationRef/>
        </w:r>
      </w:ins>
      <w:r>
        <w:t>See comment below:</w:t>
      </w:r>
    </w:p>
  </w:comment>
  <w:comment w:id="59" w:author="Jeremy Mills" w:date="2015-05-15T18:26:00Z" w:initials="JM">
    <w:p w14:paraId="5BFD50A0" w14:textId="10142186" w:rsidR="00BF011F" w:rsidRDefault="00BF011F">
      <w:pPr>
        <w:pStyle w:val="CommentText"/>
      </w:pPr>
      <w:ins w:id="61" w:author="Jeremy Mills" w:date="2015-05-15T18:26:00Z">
        <w:r>
          <w:rPr>
            <w:rStyle w:val="CommentReference"/>
          </w:rPr>
          <w:annotationRef/>
        </w:r>
      </w:ins>
      <w:r>
        <w:t xml:space="preserve">Should probably say which resin you used. Thus, you could replace this with </w:t>
      </w:r>
      <w:proofErr w:type="spellStart"/>
      <w:r>
        <w:t>NiNTA</w:t>
      </w:r>
      <w:proofErr w:type="spellEnd"/>
      <w:r>
        <w:t xml:space="preserve"> / TALON if you’d like.</w:t>
      </w:r>
    </w:p>
  </w:comment>
  <w:comment w:id="62" w:author="Jeremy Mills" w:date="2015-05-17T20:45:00Z" w:initials="JM">
    <w:p w14:paraId="6F56D231" w14:textId="0D8B1862" w:rsidR="00BF011F" w:rsidRDefault="00BF011F">
      <w:pPr>
        <w:pStyle w:val="CommentText"/>
      </w:pPr>
      <w:r>
        <w:rPr>
          <w:rStyle w:val="CommentReference"/>
        </w:rPr>
        <w:annotationRef/>
      </w:r>
      <w:r>
        <w:t>Again, I don’t see how this is a yield unless you really do mean that you purified 1.2 g of protein / L. Regardless, I’d say “The yield was X.X mg (g) / mL (L) of expression culture”.</w:t>
      </w:r>
    </w:p>
  </w:comment>
  <w:comment w:id="117" w:author="Jeremy Mills" w:date="2015-05-17T20:54:00Z" w:initials="JM">
    <w:p w14:paraId="4D4879BD" w14:textId="70074044" w:rsidR="00BF011F" w:rsidRDefault="00BF011F">
      <w:pPr>
        <w:pStyle w:val="CommentText"/>
      </w:pPr>
      <w:ins w:id="120" w:author="Jeremy Mills" w:date="2015-05-17T20:54:00Z">
        <w:r>
          <w:rPr>
            <w:rStyle w:val="CommentReference"/>
          </w:rPr>
          <w:annotationRef/>
        </w:r>
      </w:ins>
      <w:r>
        <w:t xml:space="preserve">I know I’m couching all these conclusions in a bunch of </w:t>
      </w:r>
      <w:proofErr w:type="spellStart"/>
      <w:r>
        <w:t>sciency</w:t>
      </w:r>
      <w:proofErr w:type="spellEnd"/>
      <w:r>
        <w:t xml:space="preserve"> rhetoric, but I think it’s probably best to do that!</w:t>
      </w:r>
    </w:p>
  </w:comment>
  <w:comment w:id="125" w:author="Jeremy Mills" w:date="2015-05-17T20:57:00Z" w:initials="JM">
    <w:p w14:paraId="3E2E5371" w14:textId="142D49D1" w:rsidR="00BF011F" w:rsidRDefault="00BF011F">
      <w:pPr>
        <w:pStyle w:val="CommentText"/>
      </w:pPr>
      <w:r>
        <w:rPr>
          <w:rStyle w:val="CommentReference"/>
        </w:rPr>
        <w:annotationRef/>
      </w:r>
      <w:r>
        <w:t>Should these be listed in the supplemental info?</w:t>
      </w:r>
    </w:p>
  </w:comment>
  <w:comment w:id="126" w:author="Jeremy Mills" w:date="2015-05-17T20:59:00Z" w:initials="JM">
    <w:p w14:paraId="5DEB47BD" w14:textId="2CFA5B9A" w:rsidR="00BF011F" w:rsidRDefault="00BF011F">
      <w:pPr>
        <w:pStyle w:val="CommentText"/>
      </w:pPr>
      <w:r>
        <w:rPr>
          <w:rStyle w:val="CommentReference"/>
        </w:rPr>
        <w:annotationRef/>
      </w:r>
      <w:r>
        <w:t>These are impressive improvements in at least 2 of the cases!</w:t>
      </w:r>
    </w:p>
  </w:comment>
  <w:comment w:id="127" w:author="Jeremy Mills" w:date="2015-05-17T21:00:00Z" w:initials="JM">
    <w:p w14:paraId="7BBE5CF2" w14:textId="4E098F2A" w:rsidR="00BF011F" w:rsidRDefault="00BF011F">
      <w:pPr>
        <w:pStyle w:val="CommentText"/>
      </w:pPr>
      <w:r>
        <w:rPr>
          <w:rStyle w:val="CommentReference"/>
        </w:rPr>
        <w:annotationRef/>
      </w:r>
      <w:r>
        <w:t>Could you use “pre-organization” of the active site here? I think Christy’s paper on ligand binding backs up how important this likely is.</w:t>
      </w:r>
    </w:p>
  </w:comment>
  <w:comment w:id="128" w:author="Jeremy Mills" w:date="2015-05-17T21:02:00Z" w:initials="JM">
    <w:p w14:paraId="796C2457" w14:textId="5FE31D12" w:rsidR="00BF011F" w:rsidRDefault="00BF011F">
      <w:pPr>
        <w:pStyle w:val="CommentText"/>
      </w:pPr>
      <w:r>
        <w:rPr>
          <w:rStyle w:val="CommentReference"/>
        </w:rPr>
        <w:annotationRef/>
      </w:r>
      <w:r>
        <w:t xml:space="preserve">I don’t know what to think of this analysis… You’re saying: It’s likely induced fit, but then seem to suggest that the </w:t>
      </w:r>
      <w:proofErr w:type="spellStart"/>
      <w:r>
        <w:t>apo</w:t>
      </w:r>
      <w:proofErr w:type="spellEnd"/>
      <w:r>
        <w:t xml:space="preserve"> / </w:t>
      </w:r>
      <w:proofErr w:type="spellStart"/>
      <w:r>
        <w:t>holo</w:t>
      </w:r>
      <w:proofErr w:type="spellEnd"/>
      <w:r>
        <w:t xml:space="preserve"> structure RMSDs suggest that it’s not induced fit.</w:t>
      </w:r>
    </w:p>
  </w:comment>
  <w:comment w:id="138" w:author="Jeremy Mills" w:date="2015-05-15T16:55:00Z" w:initials="JM">
    <w:p w14:paraId="28A92442" w14:textId="5E2F0B07" w:rsidR="00BF011F" w:rsidRDefault="00BF011F">
      <w:pPr>
        <w:pStyle w:val="CommentText"/>
      </w:pPr>
      <w:ins w:id="142" w:author="Jeremy Mills" w:date="2015-05-15T16:55:00Z">
        <w:r>
          <w:rPr>
            <w:rStyle w:val="CommentReference"/>
          </w:rPr>
          <w:annotationRef/>
        </w:r>
      </w:ins>
      <w:proofErr w:type="spellStart"/>
      <w:r>
        <w:t>Heh</w:t>
      </w:r>
      <w:proofErr w:type="spellEnd"/>
      <w:r>
        <w:t>… The Siegel lab revoked my PhD!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record-ids&gt;&lt;/item&gt;&lt;/Libraries&gt;"/>
  </w:docVars>
  <w:rsids>
    <w:rsidRoot w:val="00DF34E5"/>
    <w:rsid w:val="0000171F"/>
    <w:rsid w:val="0001221D"/>
    <w:rsid w:val="00014BDA"/>
    <w:rsid w:val="0002524B"/>
    <w:rsid w:val="00045EB9"/>
    <w:rsid w:val="000616F5"/>
    <w:rsid w:val="00077F77"/>
    <w:rsid w:val="000821C2"/>
    <w:rsid w:val="00086851"/>
    <w:rsid w:val="000935EF"/>
    <w:rsid w:val="000C62FC"/>
    <w:rsid w:val="000D05AB"/>
    <w:rsid w:val="000D16BA"/>
    <w:rsid w:val="000E4A77"/>
    <w:rsid w:val="001112F9"/>
    <w:rsid w:val="00114C36"/>
    <w:rsid w:val="00132354"/>
    <w:rsid w:val="00152501"/>
    <w:rsid w:val="00184DF5"/>
    <w:rsid w:val="00186323"/>
    <w:rsid w:val="00190869"/>
    <w:rsid w:val="00192D7A"/>
    <w:rsid w:val="00197777"/>
    <w:rsid w:val="001A2DA7"/>
    <w:rsid w:val="001C54BB"/>
    <w:rsid w:val="001D178E"/>
    <w:rsid w:val="001F1063"/>
    <w:rsid w:val="00201544"/>
    <w:rsid w:val="00224C00"/>
    <w:rsid w:val="00226CF0"/>
    <w:rsid w:val="00245378"/>
    <w:rsid w:val="002510CC"/>
    <w:rsid w:val="0026341F"/>
    <w:rsid w:val="002866B9"/>
    <w:rsid w:val="00291C66"/>
    <w:rsid w:val="002A23EA"/>
    <w:rsid w:val="002D7F81"/>
    <w:rsid w:val="002E2D81"/>
    <w:rsid w:val="00314013"/>
    <w:rsid w:val="00324375"/>
    <w:rsid w:val="00342F97"/>
    <w:rsid w:val="003B2366"/>
    <w:rsid w:val="003F15E3"/>
    <w:rsid w:val="0040061F"/>
    <w:rsid w:val="00402B26"/>
    <w:rsid w:val="00457A0B"/>
    <w:rsid w:val="004A52E3"/>
    <w:rsid w:val="004F15C1"/>
    <w:rsid w:val="005003CC"/>
    <w:rsid w:val="005039A2"/>
    <w:rsid w:val="005061E7"/>
    <w:rsid w:val="00515B0C"/>
    <w:rsid w:val="005625F4"/>
    <w:rsid w:val="005815CD"/>
    <w:rsid w:val="005C3C83"/>
    <w:rsid w:val="005C44A4"/>
    <w:rsid w:val="005D2F49"/>
    <w:rsid w:val="00601E38"/>
    <w:rsid w:val="006107C1"/>
    <w:rsid w:val="006314A2"/>
    <w:rsid w:val="00632B58"/>
    <w:rsid w:val="00632C3C"/>
    <w:rsid w:val="00652F48"/>
    <w:rsid w:val="006927C5"/>
    <w:rsid w:val="00696E24"/>
    <w:rsid w:val="006B2742"/>
    <w:rsid w:val="00700366"/>
    <w:rsid w:val="00721840"/>
    <w:rsid w:val="00726317"/>
    <w:rsid w:val="0075290A"/>
    <w:rsid w:val="00775C69"/>
    <w:rsid w:val="00781200"/>
    <w:rsid w:val="00794F66"/>
    <w:rsid w:val="007B450E"/>
    <w:rsid w:val="007C1DDD"/>
    <w:rsid w:val="007D5283"/>
    <w:rsid w:val="007D70EE"/>
    <w:rsid w:val="007E6A5B"/>
    <w:rsid w:val="007F744E"/>
    <w:rsid w:val="00800572"/>
    <w:rsid w:val="008119AB"/>
    <w:rsid w:val="00821017"/>
    <w:rsid w:val="008236FF"/>
    <w:rsid w:val="00841818"/>
    <w:rsid w:val="008542E8"/>
    <w:rsid w:val="008C36CB"/>
    <w:rsid w:val="008E17CB"/>
    <w:rsid w:val="008E1FB6"/>
    <w:rsid w:val="00920108"/>
    <w:rsid w:val="00927A5F"/>
    <w:rsid w:val="0093190A"/>
    <w:rsid w:val="00955701"/>
    <w:rsid w:val="00957C69"/>
    <w:rsid w:val="00961F5B"/>
    <w:rsid w:val="009650B2"/>
    <w:rsid w:val="00971858"/>
    <w:rsid w:val="00981B20"/>
    <w:rsid w:val="009C31AA"/>
    <w:rsid w:val="009C51D9"/>
    <w:rsid w:val="009E2237"/>
    <w:rsid w:val="009E3F2F"/>
    <w:rsid w:val="009F05B6"/>
    <w:rsid w:val="009F55F8"/>
    <w:rsid w:val="00A03694"/>
    <w:rsid w:val="00A421BC"/>
    <w:rsid w:val="00A46C72"/>
    <w:rsid w:val="00A94C91"/>
    <w:rsid w:val="00AA5F63"/>
    <w:rsid w:val="00AB33B1"/>
    <w:rsid w:val="00AD3EB3"/>
    <w:rsid w:val="00AD4DE1"/>
    <w:rsid w:val="00AE4269"/>
    <w:rsid w:val="00AE71AE"/>
    <w:rsid w:val="00AF585E"/>
    <w:rsid w:val="00B140EE"/>
    <w:rsid w:val="00B17960"/>
    <w:rsid w:val="00B20ED9"/>
    <w:rsid w:val="00B21D0F"/>
    <w:rsid w:val="00B25899"/>
    <w:rsid w:val="00B26AAC"/>
    <w:rsid w:val="00B7352B"/>
    <w:rsid w:val="00B74C1D"/>
    <w:rsid w:val="00B83E76"/>
    <w:rsid w:val="00B95A22"/>
    <w:rsid w:val="00BA2FA2"/>
    <w:rsid w:val="00BA3F96"/>
    <w:rsid w:val="00BA6497"/>
    <w:rsid w:val="00BB2E28"/>
    <w:rsid w:val="00BB3965"/>
    <w:rsid w:val="00BC275E"/>
    <w:rsid w:val="00BF011F"/>
    <w:rsid w:val="00BF4449"/>
    <w:rsid w:val="00C154EC"/>
    <w:rsid w:val="00C34241"/>
    <w:rsid w:val="00C37BC1"/>
    <w:rsid w:val="00C42201"/>
    <w:rsid w:val="00C52DCD"/>
    <w:rsid w:val="00C54EC9"/>
    <w:rsid w:val="00C65137"/>
    <w:rsid w:val="00C6636A"/>
    <w:rsid w:val="00C75703"/>
    <w:rsid w:val="00C960AB"/>
    <w:rsid w:val="00CA4931"/>
    <w:rsid w:val="00CB5BE9"/>
    <w:rsid w:val="00CB6ABB"/>
    <w:rsid w:val="00CB78D9"/>
    <w:rsid w:val="00CD3D91"/>
    <w:rsid w:val="00CD6A07"/>
    <w:rsid w:val="00CF1F2E"/>
    <w:rsid w:val="00CF4403"/>
    <w:rsid w:val="00D0749A"/>
    <w:rsid w:val="00D21241"/>
    <w:rsid w:val="00D22277"/>
    <w:rsid w:val="00D22F0B"/>
    <w:rsid w:val="00D27DC5"/>
    <w:rsid w:val="00D36C90"/>
    <w:rsid w:val="00D4719F"/>
    <w:rsid w:val="00D557BE"/>
    <w:rsid w:val="00D704B6"/>
    <w:rsid w:val="00D71A0D"/>
    <w:rsid w:val="00D73DA9"/>
    <w:rsid w:val="00D92F42"/>
    <w:rsid w:val="00D947F4"/>
    <w:rsid w:val="00D94B95"/>
    <w:rsid w:val="00DA1BAA"/>
    <w:rsid w:val="00DA6C73"/>
    <w:rsid w:val="00DC381A"/>
    <w:rsid w:val="00DD678F"/>
    <w:rsid w:val="00DE3799"/>
    <w:rsid w:val="00DF046C"/>
    <w:rsid w:val="00DF34E5"/>
    <w:rsid w:val="00DF763B"/>
    <w:rsid w:val="00E053CC"/>
    <w:rsid w:val="00E21D8F"/>
    <w:rsid w:val="00E31C1E"/>
    <w:rsid w:val="00E471AD"/>
    <w:rsid w:val="00E647F9"/>
    <w:rsid w:val="00E71933"/>
    <w:rsid w:val="00E90005"/>
    <w:rsid w:val="00E95C64"/>
    <w:rsid w:val="00EA5D71"/>
    <w:rsid w:val="00EB4AF5"/>
    <w:rsid w:val="00ED150E"/>
    <w:rsid w:val="00EE4854"/>
    <w:rsid w:val="00F31748"/>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6B274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6B2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10789</Words>
  <Characters>61501</Characters>
  <Application>Microsoft Macintosh Word</Application>
  <DocSecurity>0</DocSecurity>
  <Lines>512</Lines>
  <Paragraphs>144</Paragraphs>
  <ScaleCrop>false</ScaleCrop>
  <Company/>
  <LinksUpToDate>false</LinksUpToDate>
  <CharactersWithSpaces>72146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cp:revision>
  <dcterms:created xsi:type="dcterms:W3CDTF">2015-05-18T04:07:00Z</dcterms:created>
  <dcterms:modified xsi:type="dcterms:W3CDTF">2015-05-19T00:54:00Z</dcterms:modified>
</cp:coreProperties>
</file>