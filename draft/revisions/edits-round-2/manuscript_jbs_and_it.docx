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2CE761DB"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ml:space="preserve">*, </w:t>
      </w:r>
      <w:r w:rsidRPr="00DC00E8">
        <w:t>X</w:t>
      </w:r>
      <w:r w:rsidR="00C42201" w:rsidRPr="00DC00E8">
        <w:t xml:space="preserve">iaokang </w:t>
      </w:r>
      <w:r w:rsidRPr="00DC00E8">
        <w:t>Wang</w:t>
      </w:r>
      <w:ins w:id="0" w:author="ilias tagkopoulos" w:date="2015-05-15T12:51:00Z">
        <w:r w:rsidR="009B3CF7">
          <w:rPr>
            <w:vertAlign w:val="superscript"/>
          </w:rPr>
          <w:t>5</w:t>
        </w:r>
      </w:ins>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w:t>
      </w:r>
      <w:ins w:id="1" w:author="Alex" w:date="2015-05-18T16:22:00Z">
        <w:r w:rsidR="00DC00E8">
          <w:t>s</w:t>
        </w:r>
      </w:ins>
      <w:bookmarkStart w:id="2" w:name="_GoBack"/>
      <w:bookmarkEnd w:id="2"/>
      <w:r w:rsidR="00C42201">
        <w:t>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sidRPr="00DC00E8">
        <w:t>5. Department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6C5A94E0"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del w:id="3" w:author="Justin Siegel" w:date="2015-05-17T17:58:00Z">
        <w:r w:rsidR="00D92F42" w:rsidDel="00CC39BA">
          <w:delText xml:space="preserve">successful </w:delText>
        </w:r>
      </w:del>
      <w:ins w:id="4" w:author="Justin Siegel" w:date="2015-05-17T17:58:00Z">
        <w:r w:rsidR="00CC39BA">
          <w:t xml:space="preserve">the </w:t>
        </w:r>
      </w:ins>
      <w:r w:rsidR="00D92F42">
        <w:t>hit rate</w:t>
      </w:r>
      <w:ins w:id="5" w:author="Justin Siegel" w:date="2015-05-17T17:58:00Z">
        <w:r w:rsidR="00CC39BA">
          <w:t xml:space="preserve"> of mutants with designed intended functionality</w:t>
        </w:r>
      </w:ins>
      <w:del w:id="6" w:author="Justin Siegel" w:date="2015-05-17T17:58:00Z">
        <w:r w:rsidR="00D92F42" w:rsidDel="00CC39BA">
          <w:delText>s</w:delText>
        </w:r>
      </w:del>
      <w:r w:rsidR="00D92F42">
        <w:t xml:space="preserve"> </w:t>
      </w:r>
      <w:del w:id="7" w:author="Justin Siegel" w:date="2015-05-17T17:58:00Z">
        <w:r w:rsidR="00D92F42" w:rsidDel="00CC39BA">
          <w:delText xml:space="preserve">are </w:delText>
        </w:r>
      </w:del>
      <w:ins w:id="8" w:author="Justin Siegel" w:date="2015-05-17T17:58:00Z">
        <w:r w:rsidR="00CC39BA">
          <w:t xml:space="preserve">is </w:t>
        </w:r>
      </w:ins>
      <w:del w:id="9" w:author="Justin Siegel" w:date="2015-05-17T17:58:00Z">
        <w:r w:rsidR="00D92F42" w:rsidDel="00CC39BA">
          <w:delText xml:space="preserve">often </w:delText>
        </w:r>
      </w:del>
      <w:ins w:id="10" w:author="Justin Siegel" w:date="2015-05-17T17:58:00Z">
        <w:r w:rsidR="00CC39BA">
          <w:t xml:space="preserve">less </w:t>
        </w:r>
      </w:ins>
      <w:del w:id="11" w:author="Justin Siegel" w:date="2015-05-17T17:58:00Z">
        <w:r w:rsidR="00D92F42" w:rsidDel="00CC39BA">
          <w:delText xml:space="preserve">under </w:delText>
        </w:r>
      </w:del>
      <w:ins w:id="12" w:author="Justin Siegel" w:date="2015-05-17T17:58:00Z">
        <w:r w:rsidR="00CC39BA">
          <w:t xml:space="preserve">than </w:t>
        </w:r>
      </w:ins>
      <w:r w:rsidR="00D92F42">
        <w:t xml:space="preserve">ten percent.  One potential reason for this is that </w:t>
      </w:r>
      <w:r>
        <w:t>current force-field based approaches are frequently trained using indirect measures of function rather than direct correlation to experimentally-</w:t>
      </w:r>
      <w:r>
        <w:lastRenderedPageBreak/>
        <w:t>determined functional effects</w:t>
      </w:r>
      <w:del w:id="13" w:author="Justin Siegel" w:date="2015-05-17T17:58:00Z">
        <w:r w:rsidR="00D92F42" w:rsidDel="00CC39BA">
          <w:delText xml:space="preserve"> </w:delText>
        </w:r>
      </w:del>
      <w:r>
        <w:t xml:space="preserve">. This 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improve the predictive </w:t>
      </w:r>
      <w:r>
        <w:lastRenderedPageBreak/>
        <w:t>power of this computationally inexpensive and widely accessible algorithm is of the utmost importance.</w:t>
      </w:r>
      <w:r w:rsidR="00AF585E">
        <w:t xml:space="preserve"> </w:t>
      </w:r>
    </w:p>
    <w:p w14:paraId="26877676" w14:textId="3939EB2B"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Yet, there is significant precedence in the use of large datasets to train and evaluate force-field based algorithms for protein function.</w:t>
      </w:r>
      <w:r>
        <w:t xml:space="preserve"> </w:t>
      </w:r>
      <w:r w:rsidR="00DF34E5">
        <w:t xml:space="preserve">A closely related example is the ProTherm database which has over </w:t>
      </w:r>
      <w:del w:id="14" w:author="Justin Siegel" w:date="2015-05-17T18:03:00Z">
        <w:r w:rsidR="00DF34E5" w:rsidDel="00CC39BA">
          <w:delText xml:space="preserve">twenty </w:delText>
        </w:r>
      </w:del>
      <w:ins w:id="15" w:author="Justin Siegel" w:date="2015-05-17T18:03:00Z">
        <w:r w:rsidR="00CC39BA">
          <w:t xml:space="preserve">15 </w:t>
        </w:r>
      </w:ins>
      <w:r w:rsidR="00DF34E5">
        <w:t>thousand</w:t>
      </w:r>
      <w:del w:id="16" w:author="Justin Siegel" w:date="2015-05-17T18:01:00Z">
        <w:r w:rsidR="00DF34E5" w:rsidDel="00CC39BA">
          <w:delText>s of</w:delText>
        </w:r>
      </w:del>
      <w:r w:rsidR="00DF34E5">
        <w:t xml:space="preserve"> </w:t>
      </w:r>
      <w:ins w:id="17" w:author="Justin Siegel" w:date="2015-05-17T18:04:00Z">
        <w:r w:rsidR="00CC39BA">
          <w:t xml:space="preserve">directly </w:t>
        </w:r>
      </w:ins>
      <w:r w:rsidR="00DF34E5">
        <w:t>measured</w:t>
      </w:r>
      <w:ins w:id="18" w:author="Justin Siegel" w:date="2015-05-17T18:03:00Z">
        <w:r w:rsidR="00CC39BA">
          <w:t xml:space="preserve"> </w:t>
        </w:r>
      </w:ins>
      <w:del w:id="19" w:author="Justin Siegel" w:date="2015-05-17T18:04:00Z">
        <w:r w:rsidR="00DF34E5" w:rsidDel="00CC39BA">
          <w:delText xml:space="preserve"> </w:delText>
        </w:r>
      </w:del>
      <w:r w:rsidR="00DF34E5">
        <w:t xml:space="preserve">effects </w:t>
      </w:r>
      <w:ins w:id="20" w:author="Justin Siegel" w:date="2015-05-17T18:03:00Z">
        <w:r w:rsidR="00CC39BA">
          <w:t xml:space="preserve">of mutations on </w:t>
        </w:r>
      </w:ins>
      <w:ins w:id="21" w:author="Justin Siegel" w:date="2015-05-17T18:04:00Z">
        <w:r w:rsidR="00CC39BA">
          <w:t xml:space="preserve">thermostability across over </w:t>
        </w:r>
      </w:ins>
      <w:ins w:id="22" w:author="Justin Siegel" w:date="2015-05-17T18:03:00Z">
        <w:r w:rsidR="00CC39BA">
          <w:t xml:space="preserve">300 </w:t>
        </w:r>
      </w:ins>
      <w:ins w:id="23" w:author="Justin Siegel" w:date="2015-05-17T18:05:00Z">
        <w:r w:rsidR="00CC39BA">
          <w:t xml:space="preserve">wild type </w:t>
        </w:r>
      </w:ins>
      <w:ins w:id="24" w:author="Justin Siegel" w:date="2015-05-17T18:03:00Z">
        <w:r w:rsidR="00CC39BA">
          <w:t>proteins</w:t>
        </w:r>
      </w:ins>
      <w:del w:id="25" w:author="Justin Siegel" w:date="2015-05-17T18:04:00Z">
        <w:r w:rsidR="00DF34E5" w:rsidDel="00CC39BA">
          <w:delText>o</w:delText>
        </w:r>
        <w:r w:rsidR="00C65137" w:rsidDel="00CC39BA">
          <w:delText xml:space="preserve">f </w:delText>
        </w:r>
      </w:del>
      <w:del w:id="26" w:author="Justin Siegel" w:date="2015-05-17T18:01:00Z">
        <w:r w:rsidR="00C65137" w:rsidDel="00CC39BA">
          <w:delText>mutations on thermostability</w:delText>
        </w:r>
      </w:del>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r w:rsidR="00C65137">
        <w:fldChar w:fldCharType="end"/>
      </w:r>
      <w:r w:rsidR="00DF34E5">
        <w:t xml:space="preserve"> This database is the gold standard used for the development of numerous algorithms for predicting effects of mutat</w:t>
      </w:r>
      <w:r w:rsidR="00D27DC5">
        <w:t>ions on 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r w:rsidR="00F4224D" w:rsidRPr="00F4224D">
        <w:rPr>
          <w:vertAlign w:val="superscript"/>
        </w:rPr>
        <w:fldChar w:fldCharType="end"/>
      </w:r>
      <w:r>
        <w:t xml:space="preserve"> </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w:t>
      </w:r>
      <w:r w:rsidR="00DF34E5">
        <w:lastRenderedPageBreak/>
        <w:t xml:space="preserve">Koshland double-displacement mechanism in which E353 performs a </w:t>
      </w:r>
      <w:r w:rsidR="00DE3799">
        <w:t>nucleo</w:t>
      </w:r>
      <w:r w:rsidR="00DF34E5">
        <w:t>philic 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724D0A6F"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 xml:space="preserve">-nitrophenyl-ß-D-glucoside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w:t>
      </w:r>
      <w:ins w:id="27" w:author="Justin Siegel" w:date="2015-05-17T18:07:00Z">
        <w:r w:rsidR="00CC39BA">
          <w:t xml:space="preserve">readily calculated </w:t>
        </w:r>
      </w:ins>
      <w:r w:rsidR="00DF34E5">
        <w:t>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6FE16269" w:rsidR="00DF34E5" w:rsidRDefault="00DF34E5" w:rsidP="008C36CB">
      <w:pPr>
        <w:spacing w:line="480" w:lineRule="auto"/>
      </w:pPr>
      <w:r>
        <w:lastRenderedPageBreak/>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 xml:space="preserve">2-like </w:t>
      </w:r>
      <w:commentRangeStart w:id="28"/>
      <w:r>
        <w:t>mechanism</w:t>
      </w:r>
      <w:commentRangeEnd w:id="28"/>
      <w:r w:rsidR="00CC39BA">
        <w:rPr>
          <w:rStyle w:val="CommentReference"/>
        </w:rPr>
        <w:commentReference w:id="28"/>
      </w:r>
      <w:r w:rsidR="00BB2E28">
        <w:t xml:space="preserve"> (See supplemental information for details)</w:t>
      </w:r>
      <w:r>
        <w:t xml:space="preserve">. </w:t>
      </w:r>
    </w:p>
    <w:p w14:paraId="7AB132AA" w14:textId="43B15420" w:rsidR="00DF34E5" w:rsidRDefault="00DF34E5" w:rsidP="008C36CB">
      <w:pPr>
        <w:spacing w:line="480" w:lineRule="auto"/>
      </w:pPr>
      <w:r>
        <w:tab/>
        <w:t>Two approaches were used to establish a set of mutants to generate and kinetically characterize. The first approach was 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w:t>
      </w:r>
      <w:r>
        <w:lastRenderedPageBreak/>
        <w:t xml:space="preserve">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05DE27C1"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Transcriptic cloud laboratory platform and sequence-verified. Mutant plasmids were transformed into </w:t>
      </w:r>
      <w:r w:rsidRPr="009F55F8">
        <w:rPr>
          <w:i/>
        </w:rPr>
        <w:t>Escherichia coli</w:t>
      </w:r>
      <w:r>
        <w:t xml:space="preserve"> BL21(DE3), and after expression proteins were purified via immobilized metal affinity chromatography. Absorbance at 280 nm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03BE6E81" w:rsidR="00DF34E5" w:rsidRDefault="00DF34E5" w:rsidP="008C36CB">
      <w:pPr>
        <w:spacing w:line="480" w:lineRule="auto"/>
      </w:pPr>
      <w:r>
        <w:tab/>
        <w:t xml:space="preserve">A total of ten biological replicates of the native BglB were used to assess expression and purification. The average </w:t>
      </w:r>
      <w:del w:id="29" w:author="Justin Siegel" w:date="2015-05-17T18:14:00Z">
        <w:r w:rsidDel="00CC39BA">
          <w:delText xml:space="preserve">yield </w:delText>
        </w:r>
      </w:del>
      <w:ins w:id="30" w:author="Justin Siegel" w:date="2015-05-17T18:14:00Z">
        <w:r w:rsidR="00CC39BA">
          <w:t xml:space="preserve">concentration of proteins after purification </w:t>
        </w:r>
      </w:ins>
      <w:del w:id="31" w:author="Justin Siegel" w:date="2015-05-17T18:14:00Z">
        <w:r w:rsidDel="00CC39BA">
          <w:delText xml:space="preserve">is </w:delText>
        </w:r>
      </w:del>
      <w:ins w:id="32" w:author="Justin Siegel" w:date="2015-05-17T18:14:00Z">
        <w:r w:rsidR="00CC39BA">
          <w:t xml:space="preserve">was </w:t>
        </w:r>
      </w:ins>
      <w:r>
        <w:t xml:space="preserve">found to be 1.2 ± 0.4 mg/mL. Of the 104 mutants synthesized, 90 </w:t>
      </w:r>
      <w:del w:id="33" w:author="Justin Siegel" w:date="2015-05-17T18:14:00Z">
        <w:r w:rsidDel="00CC39BA">
          <w:delText xml:space="preserve">are found to </w:delText>
        </w:r>
      </w:del>
      <w:r>
        <w:t xml:space="preserve">express and purify as soluble protein (Figure 2). The </w:t>
      </w:r>
      <w:del w:id="34" w:author="Justin Siegel" w:date="2015-05-17T18:15:00Z">
        <w:r w:rsidDel="00CC39BA">
          <w:delText xml:space="preserve">yields </w:delText>
        </w:r>
      </w:del>
      <w:ins w:id="35" w:author="Justin Siegel" w:date="2015-05-17T18:15:00Z">
        <w:r w:rsidR="00CC39BA">
          <w:t xml:space="preserve">final concentrations </w:t>
        </w:r>
      </w:ins>
      <w:r>
        <w:t xml:space="preserve">for all 104 mutants </w:t>
      </w:r>
      <w:r w:rsidR="00B95A22">
        <w:t>are included in</w:t>
      </w:r>
      <w:r>
        <w:t xml:space="preserve"> </w:t>
      </w:r>
      <w:r w:rsidR="00B95A22">
        <w:t>Supplemental Table 1</w:t>
      </w:r>
      <w:r>
        <w:t xml:space="preserve">. Greater than 35% maintained the yields obtained for native BglB, and 15% </w:t>
      </w:r>
      <w:del w:id="36" w:author="Justin Siegel" w:date="2015-05-17T18:15:00Z">
        <w:r w:rsidDel="00CC39BA">
          <w:delText xml:space="preserve">are </w:delText>
        </w:r>
      </w:del>
      <w:ins w:id="37" w:author="Justin Siegel" w:date="2015-05-17T18:15:00Z">
        <w:r w:rsidR="00CC39BA">
          <w:t xml:space="preserve">did </w:t>
        </w:r>
      </w:ins>
      <w:r>
        <w:t>not express</w:t>
      </w:r>
      <w:del w:id="38" w:author="Justin Siegel" w:date="2015-05-17T18:15:00Z">
        <w:r w:rsidDel="00CC39BA">
          <w:delText>ed</w:delText>
        </w:r>
      </w:del>
      <w:r>
        <w:t xml:space="preserve"> and purif</w:t>
      </w:r>
      <w:ins w:id="39" w:author="Justin Siegel" w:date="2015-05-17T18:15:00Z">
        <w:r w:rsidR="00CC39BA">
          <w:t>y</w:t>
        </w:r>
      </w:ins>
      <w:del w:id="40" w:author="Justin Siegel" w:date="2015-05-17T18:15:00Z">
        <w:r w:rsidDel="00CC39BA">
          <w:delText>ied</w:delText>
        </w:r>
      </w:del>
      <w:r>
        <w:t xml:space="preserve"> as a soluble protein above our limit of detection</w:t>
      </w:r>
      <w:ins w:id="41" w:author="Justin Siegel" w:date="2015-05-17T18:16:00Z">
        <w:r w:rsidR="00CC39BA">
          <w:t xml:space="preserve"> (0.1 mg/mL)</w:t>
        </w:r>
      </w:ins>
      <w:ins w:id="42" w:author="Justin Siegel" w:date="2015-05-17T18:15:00Z">
        <w:r w:rsidR="00CC39BA">
          <w:t xml:space="preserve"> for protein yield after purification</w:t>
        </w:r>
      </w:ins>
      <w:r>
        <w:t xml:space="preserve"> </w:t>
      </w:r>
      <w:del w:id="43" w:author="Justin Siegel" w:date="2015-05-17T18:16:00Z">
        <w:r w:rsidDel="00CC39BA">
          <w:delText xml:space="preserve">(0.1 mg/mL) </w:delText>
        </w:r>
      </w:del>
      <w:r>
        <w:t>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756E29E5" w:rsidR="00DF34E5" w:rsidRDefault="00DF34E5" w:rsidP="008C36CB">
      <w:pPr>
        <w:spacing w:line="480" w:lineRule="auto"/>
      </w:pPr>
      <w:r>
        <w:t xml:space="preserve">Michaelis-Menten kinetic constants for each of the 104 mutants were determined using the colorimetric assay of pNPG hydrolysis and </w:t>
      </w:r>
      <w:ins w:id="44" w:author="Justin Siegel" w:date="2015-05-17T18:16:00Z">
        <w:r w:rsidR="00CC39BA">
          <w:t xml:space="preserve">the results </w:t>
        </w:r>
      </w:ins>
      <w:r>
        <w:t xml:space="preserve">are represented as a </w:t>
      </w:r>
      <w:r>
        <w:lastRenderedPageBreak/>
        <w:t xml:space="preserve">heatmap in Figure 2. Ten biological replicates of the wild type enzyme has 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To determine kinetic constants, observed rates at 8 substrate concentrations were fit to the Michaelis-Menten equation</w:t>
      </w:r>
      <w:ins w:id="45" w:author="Justin Siegel" w:date="2015-05-17T18:16:00Z">
        <w:r w:rsidR="00CC39BA">
          <w:t xml:space="preserve">.  If no </w:t>
        </w:r>
      </w:ins>
      <w:ins w:id="46" w:author="Justin Siegel" w:date="2015-05-17T18:17:00Z">
        <w:r w:rsidR="00CC39BA">
          <w:t>clear saturation</w:t>
        </w:r>
      </w:ins>
      <w:ins w:id="47" w:author="Justin Siegel" w:date="2015-05-17T18:16:00Z">
        <w:r w:rsidR="00CC39BA">
          <w:t xml:space="preserve"> was observed then a linear equation was used to determine </w:t>
        </w:r>
      </w:ins>
      <w:ins w:id="48" w:author="Justin Siegel" w:date="2015-05-17T18:17:00Z">
        <w:r w:rsidR="00CC39BA" w:rsidRPr="00AE71AE">
          <w:rPr>
            <w:i/>
          </w:rPr>
          <w:t>k</w:t>
        </w:r>
        <w:r w:rsidR="00CC39BA" w:rsidRPr="00AE71AE">
          <w:rPr>
            <w:vertAlign w:val="subscript"/>
          </w:rPr>
          <w:t>cat</w:t>
        </w:r>
        <w:r w:rsidR="00CC39BA">
          <w:t>/K</w:t>
        </w:r>
        <w:r w:rsidR="00CC39BA" w:rsidRPr="004F15C1">
          <w:rPr>
            <w:vertAlign w:val="subscript"/>
          </w:rPr>
          <w:t>M</w:t>
        </w:r>
      </w:ins>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117B3F2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w:t>
      </w:r>
      <w:r w:rsidR="00190869">
        <w:t>0,000</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lastRenderedPageBreak/>
        <w:tab/>
        <w:t xml:space="preserve">One mutation for which dramatic effects on function is observed is Q19A, which decreases catalytic efficiency 57,000-fold. An analysis of the crystal structure of BglB illustrates that both the nitrogen and oxygen of the amide sidechain interact with hydroxyl groups on the substrate (Figure 3A). Based on a multiple sequence alignment of the Pfam database for the BglB enzyme family comprising 1,554 non-redundant proteins, Q19 is 95% conserved (Figure 3B).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to removing the established catalytic residue E353. Unlike E353, the nucleophilic glutamate directly involved in the reaction chemistry, Q19 is not involved in chemistry of the reaction. A crystal structure in complex with the 2-deoxy-2-fluoro-</w:t>
      </w:r>
      <w:r w:rsidR="0075290A" w:rsidRPr="0075290A">
        <w:rPr>
          <w:rFonts w:ascii="Symbol" w:hAnsi="Symbol"/>
        </w:rPr>
        <w:t></w:t>
      </w:r>
      <w:r>
        <w:t xml:space="preserve">-D-glucopyranose inhibitor of the Q19A mutation may help elucidate the structural effect of this mutation. Based on molecular modeling, no major structural change for this mutant is </w:t>
      </w:r>
      <w:r w:rsidR="006927C5">
        <w:t xml:space="preserve">predicted </w:t>
      </w:r>
      <w:commentRangeStart w:id="49"/>
      <w:r w:rsidR="006927C5">
        <w:t>(Supplemental Figure 2</w:t>
      </w:r>
      <w:r w:rsidR="005D2F49">
        <w:t>A</w:t>
      </w:r>
      <w:r>
        <w:t xml:space="preserve">). </w:t>
      </w:r>
      <w:commentRangeEnd w:id="49"/>
      <w:r w:rsidR="00491D69">
        <w:rPr>
          <w:rStyle w:val="CommentReference"/>
        </w:rPr>
        <w:commentReference w:id="49"/>
      </w:r>
    </w:p>
    <w:p w14:paraId="290AA882" w14:textId="35568551" w:rsidR="00DF34E5" w:rsidRDefault="00DF34E5" w:rsidP="008C36CB">
      <w:pPr>
        <w:spacing w:line="480" w:lineRule="auto"/>
      </w:pPr>
      <w:r>
        <w:tab/>
        <w:t xml:space="preserve">Another </w:t>
      </w:r>
      <w:del w:id="50" w:author="Justin Siegel" w:date="2015-05-17T18:23:00Z">
        <w:r w:rsidDel="00491D69">
          <w:delText xml:space="preserve">unexpected </w:delText>
        </w:r>
      </w:del>
      <w:ins w:id="51" w:author="Justin Siegel" w:date="2015-05-17T18:23:00Z">
        <w:r w:rsidR="00491D69">
          <w:t xml:space="preserve">notable </w:t>
        </w:r>
      </w:ins>
      <w:r>
        <w:t xml:space="preserve">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the </w:t>
      </w:r>
      <w:del w:id="52" w:author="Justin Siegel" w:date="2015-05-17T18:23:00Z">
        <w:r w:rsidDel="00491D69">
          <w:delText xml:space="preserve">previously </w:delText>
        </w:r>
      </w:del>
      <w:ins w:id="53" w:author="Justin Siegel" w:date="2015-05-17T18:23:00Z">
        <w:r w:rsidR="00491D69">
          <w:t xml:space="preserve">theory that the </w:t>
        </w:r>
      </w:ins>
      <w:del w:id="54" w:author="Justin Siegel" w:date="2015-05-17T18:23:00Z">
        <w:r w:rsidDel="00491D69">
          <w:lastRenderedPageBreak/>
          <w:delText xml:space="preserve">proposed hypothesis that the </w:delText>
        </w:r>
      </w:del>
      <w:r>
        <w:t xml:space="preserve">electrostatic environment of </w:t>
      </w:r>
      <w:r w:rsidR="00BB2E28">
        <w:t xml:space="preserve">an </w:t>
      </w:r>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w:t>
      </w:r>
      <w:commentRangeStart w:id="55"/>
      <w:r w:rsidR="00045EB9">
        <w:t>(Supplemental Table 1</w:t>
      </w:r>
      <w:r>
        <w:t xml:space="preserve">). </w:t>
      </w:r>
      <w:commentRangeEnd w:id="55"/>
      <w:r w:rsidR="00491D69">
        <w:rPr>
          <w:rStyle w:val="CommentReference"/>
        </w:rPr>
        <w:commentReference w:id="55"/>
      </w:r>
      <w:r>
        <w:t>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5F904013"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w:t>
      </w:r>
      <w:del w:id="56" w:author="Justin Siegel" w:date="2015-05-17T18:27:00Z">
        <w:r w:rsidR="00DF34E5" w:rsidDel="000E5CDA">
          <w:delText>Finally</w:delText>
        </w:r>
      </w:del>
      <w:ins w:id="57" w:author="Justin Siegel" w:date="2015-05-17T18:27:00Z">
        <w:r w:rsidR="000E5CDA">
          <w:t>In addition</w:t>
        </w:r>
      </w:ins>
      <w:del w:id="58" w:author="Justin Siegel" w:date="2015-05-17T18:27:00Z">
        <w:r w:rsidR="00DF34E5" w:rsidDel="000E5CDA">
          <w:delText>,</w:delText>
        </w:r>
      </w:del>
      <w:r w:rsidR="00DF34E5">
        <w:t xml:space="preserve">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2B1A9456" w:rsidR="00DF34E5" w:rsidRDefault="00DF34E5" w:rsidP="008C36CB">
      <w:pPr>
        <w:spacing w:line="480" w:lineRule="auto"/>
      </w:pPr>
      <w:r>
        <w:lastRenderedPageBreak/>
        <w:t xml:space="preserve">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del w:id="59" w:author="Justin Siegel" w:date="2015-05-17T18:30:00Z">
        <w:r w:rsidDel="000E5CDA">
          <w:delText xml:space="preserve">and </w:delText>
        </w:r>
      </w:del>
      <w:ins w:id="60" w:author="Justin Siegel" w:date="2015-05-17T18:30:00Z">
        <w:r w:rsidR="000E5CDA">
          <w:t xml:space="preserve">as well as </w:t>
        </w:r>
      </w:ins>
      <w:r>
        <w:t>backbone minimization</w:t>
      </w:r>
      <w:ins w:id="61" w:author="Justin Siegel" w:date="2015-05-17T18:29:00Z">
        <w:r w:rsidR="000E5CDA">
          <w:t>. This protocol</w:t>
        </w:r>
      </w:ins>
      <w:r>
        <w:t xml:space="preserve">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3DC5A1BB"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w:t>
      </w:r>
      <w:del w:id="62" w:author="Justin Siegel" w:date="2015-05-17T18:32:00Z">
        <w:r w:rsidDel="000E5CDA">
          <w:delText xml:space="preserve">each of </w:delText>
        </w:r>
      </w:del>
      <w:r>
        <w:t xml:space="preserve">59 potentially informative features, such as predicted interface energy, number of hydrogen bonds between protein and ligand, and change in solvent accessible surface area upon ligand binding, was calculated for each </w:t>
      </w:r>
      <w:commentRangeStart w:id="63"/>
      <w:r>
        <w:t>model</w:t>
      </w:r>
      <w:commentRangeEnd w:id="63"/>
      <w:r w:rsidR="000E5CDA">
        <w:rPr>
          <w:rStyle w:val="CommentReference"/>
        </w:rPr>
        <w:commentReference w:id="63"/>
      </w:r>
      <w:r>
        <w:t xml:space="preserve">.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w:t>
      </w:r>
      <w:r>
        <w:lastRenderedPageBreak/>
        <w:t xml:space="preserve">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 xml:space="preserve">vailable in Supplemental Table </w:t>
      </w:r>
      <w:commentRangeStart w:id="64"/>
      <w:r w:rsidR="00F31748">
        <w:t>2</w:t>
      </w:r>
      <w:commentRangeEnd w:id="64"/>
      <w:r w:rsidR="000E5CDA">
        <w:rPr>
          <w:rStyle w:val="CommentReference"/>
        </w:rPr>
        <w:commentReference w:id="64"/>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5077CC85"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w:t>
      </w:r>
      <w:del w:id="65" w:author="Justin Siegel" w:date="2015-05-17T18:34:00Z">
        <w:r w:rsidDel="000E5CDA">
          <w:delText xml:space="preserve">and </w:delText>
        </w:r>
      </w:del>
      <w:ins w:id="66" w:author="Justin Siegel" w:date="2015-05-17T18:34:00Z">
        <w:r w:rsidR="000E5CDA">
          <w:t xml:space="preserve">that could be combined in order to </w:t>
        </w:r>
      </w:ins>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52759EA1"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w:t>
      </w:r>
      <w:ins w:id="67" w:author="ilias tagkopoulos" w:date="2015-05-15T12:52:00Z">
        <w:r w:rsidR="009B3CF7">
          <w:t xml:space="preserve">(top panel) </w:t>
        </w:r>
      </w:ins>
      <w:r w:rsidR="00DF34E5">
        <w:t>illustrates the correlations between machine learning predictions and experimentally-measured values</w:t>
      </w:r>
      <w:ins w:id="68" w:author="ilias tagkopoulos" w:date="2015-05-15T12:52:00Z">
        <w:r w:rsidR="009B3CF7">
          <w:t xml:space="preserve">. </w:t>
        </w:r>
      </w:ins>
      <w:ins w:id="69" w:author="ilias tagkopoulos" w:date="2015-05-15T13:30:00Z">
        <w:r w:rsidR="00A139CE">
          <w:t>Figure 4 (bottom panel) depicts t</w:t>
        </w:r>
      </w:ins>
      <w:ins w:id="70" w:author="ilias tagkopoulos" w:date="2015-05-15T12:53:00Z">
        <w:r w:rsidR="009B3CF7">
          <w:t>he histogram of samples with respect to their measured kinetic constant value and the observed error</w:t>
        </w:r>
      </w:ins>
      <w:ins w:id="71" w:author="ilias tagkopoulos" w:date="2015-05-15T12:54:00Z">
        <w:r w:rsidR="009B3CF7">
          <w:t xml:space="preserve"> </w:t>
        </w:r>
      </w:ins>
      <w:ins w:id="72" w:author="ilias tagkopoulos" w:date="2015-05-15T12:55:00Z">
        <w:r w:rsidR="00A139CE">
          <w:t>between predicted/</w:t>
        </w:r>
        <w:r w:rsidR="009B3CF7">
          <w:t>measured value</w:t>
        </w:r>
      </w:ins>
      <w:ins w:id="73" w:author="ilias tagkopoulos" w:date="2015-05-15T13:30:00Z">
        <w:r w:rsidR="00A139CE">
          <w:t xml:space="preserve">. </w:t>
        </w:r>
      </w:ins>
      <w:del w:id="74" w:author="ilias tagkopoulos" w:date="2015-05-15T12:52:00Z">
        <w:r w:rsidR="00DF34E5" w:rsidDel="009B3CF7">
          <w:delText xml:space="preserve">. </w:delText>
        </w:r>
      </w:del>
    </w:p>
    <w:p w14:paraId="285AF232" w14:textId="6309EF5E" w:rsidR="00DF34E5" w:rsidRDefault="00114C36" w:rsidP="008C36CB">
      <w:pPr>
        <w:spacing w:line="480" w:lineRule="auto"/>
      </w:pPr>
      <w:r>
        <w:tab/>
      </w:r>
      <w:commentRangeStart w:id="75"/>
      <w:r w:rsidR="00DF34E5">
        <w:t>The</w:t>
      </w:r>
      <w:commentRangeEnd w:id="75"/>
      <w:r w:rsidR="008F0D45">
        <w:rPr>
          <w:rStyle w:val="CommentReference"/>
        </w:rPr>
        <w:commentReference w:id="75"/>
      </w:r>
      <w:r w:rsidR="00DF34E5">
        <w:t xml:space="preserve"> primary features found to correlate to 1/</w:t>
      </w:r>
      <w:r w:rsidR="004F15C1">
        <w:t>K</w:t>
      </w:r>
      <w:r w:rsidR="004F15C1" w:rsidRPr="004F15C1">
        <w:rPr>
          <w:vertAlign w:val="subscript"/>
        </w:rPr>
        <w:t>M</w:t>
      </w:r>
      <w:r w:rsidR="00DF34E5">
        <w:t xml:space="preserve"> are metrics of protein packing without the ligand present</w:t>
      </w:r>
      <w:ins w:id="76" w:author="Justin Siegel" w:date="2015-05-17T18:35:00Z">
        <w:r w:rsidR="000E5CDA">
          <w:t xml:space="preserve"> (i.e. a minimal number of voids)</w:t>
        </w:r>
      </w:ins>
      <w:r w:rsidR="00DF34E5">
        <w:t>.</w:t>
      </w:r>
      <w:r w:rsidR="00AF585E">
        <w:t xml:space="preserve"> </w:t>
      </w:r>
      <w:del w:id="77" w:author="Justin Siegel" w:date="2015-05-17T19:32:00Z">
        <w:r w:rsidR="00DF34E5" w:rsidDel="008F0D45">
          <w:delText>Interestingly</w:delText>
        </w:r>
      </w:del>
      <w:ins w:id="78" w:author="Justin Siegel" w:date="2015-05-17T19:32:00Z">
        <w:r w:rsidR="008F0D45">
          <w:t>A</w:t>
        </w:r>
      </w:ins>
      <w:del w:id="79" w:author="Justin Siegel" w:date="2015-05-17T19:32:00Z">
        <w:r w:rsidR="00DF34E5" w:rsidDel="008F0D45">
          <w:delText>, a</w:delText>
        </w:r>
      </w:del>
      <w:r w:rsidR="00DF34E5">
        <w:t xml:space="preserve">ll of these </w:t>
      </w:r>
      <w:r w:rsidR="00DF34E5">
        <w:lastRenderedPageBreak/>
        <w:t>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del w:id="80" w:author="Justin Siegel" w:date="2015-05-17T19:36:00Z">
        <w:r w:rsidR="00B20ED9" w:rsidDel="008F0D45">
          <w:delText xml:space="preserve">an </w:delText>
        </w:r>
      </w:del>
      <w:ins w:id="81" w:author="Justin Siegel" w:date="2015-05-17T19:36:00Z">
        <w:r w:rsidR="008F0D45">
          <w:t xml:space="preserve">a </w:t>
        </w:r>
      </w:ins>
      <w:del w:id="82" w:author="Justin Siegel" w:date="2015-05-17T19:36:00Z">
        <w:r w:rsidR="00B20ED9" w:rsidDel="008F0D45">
          <w:delText xml:space="preserve">increase </w:delText>
        </w:r>
      </w:del>
      <w:ins w:id="83" w:author="Justin Siegel" w:date="2015-05-17T19:36:00Z">
        <w:r w:rsidR="008F0D45">
          <w:t xml:space="preserve">decrease </w:t>
        </w:r>
      </w:ins>
      <w:r w:rsidR="00B20ED9">
        <w:t>in structural packing</w:t>
      </w:r>
      <w:ins w:id="84" w:author="Justin Siegel" w:date="2015-05-17T19:36:00Z">
        <w:r w:rsidR="008F0D45">
          <w:t xml:space="preserve"> (i.e. a higher packing value)</w:t>
        </w:r>
      </w:ins>
      <w:r w:rsidR="00B20ED9">
        <w:t xml:space="preserve"> around the catalytic residues and protein results in a </w:t>
      </w:r>
      <w:del w:id="85" w:author="Justin Siegel" w:date="2015-05-17T19:32:00Z">
        <w:r w:rsidR="00B20ED9" w:rsidDel="008F0D45">
          <w:delText xml:space="preserve">higher </w:delText>
        </w:r>
      </w:del>
      <w:ins w:id="86" w:author="Justin Siegel" w:date="2015-05-17T19:32:00Z">
        <w:r w:rsidR="008F0D45">
          <w:t xml:space="preserve">lower </w:t>
        </w:r>
      </w:ins>
      <w:r w:rsidR="00B20ED9">
        <w:t>K</w:t>
      </w:r>
      <w:r w:rsidR="00B20ED9" w:rsidRPr="00D947F4">
        <w:rPr>
          <w:vertAlign w:val="subscript"/>
        </w:rPr>
        <w:t>M</w:t>
      </w:r>
      <w:r w:rsidR="00B20ED9">
        <w:t>.</w:t>
      </w:r>
      <w:r w:rsidR="00342F97">
        <w:t xml:space="preserve">  </w:t>
      </w:r>
      <w:ins w:id="87" w:author="Justin Siegel" w:date="2015-05-17T19:50:00Z">
        <w:r w:rsidR="00E00C06">
          <w:t xml:space="preserve">A tightly packed enzyme without voids </w:t>
        </w:r>
      </w:ins>
      <w:ins w:id="88" w:author="Justin Siegel" w:date="2015-05-17T19:51:00Z">
        <w:r w:rsidR="00E00C06">
          <w:t>would likely result in pre</w:t>
        </w:r>
      </w:ins>
      <w:ins w:id="89" w:author="Justin Siegel" w:date="2015-05-17T19:55:00Z">
        <w:r w:rsidR="00E00C06">
          <w:t>-</w:t>
        </w:r>
      </w:ins>
      <w:ins w:id="90" w:author="Justin Siegel" w:date="2015-05-17T19:51:00Z">
        <w:r w:rsidR="00E00C06">
          <w:t xml:space="preserve">ordering of the active site.  Therefore this correlation is </w:t>
        </w:r>
      </w:ins>
      <w:ins w:id="91" w:author="Justin Siegel" w:date="2015-05-17T19:52:00Z">
        <w:r w:rsidR="00E00C06">
          <w:t>consistent with</w:t>
        </w:r>
      </w:ins>
      <w:ins w:id="92" w:author="Justin Siegel" w:date="2015-05-17T19:51:00Z">
        <w:r w:rsidR="00E00C06">
          <w:t xml:space="preserve"> </w:t>
        </w:r>
      </w:ins>
      <w:del w:id="93" w:author="Justin Siegel" w:date="2015-05-17T19:42:00Z">
        <w:r w:rsidR="00342F97" w:rsidDel="00514702">
          <w:delText>Since substrate binding has a direct effect on K</w:delText>
        </w:r>
        <w:r w:rsidR="00342F97" w:rsidRPr="00D947F4" w:rsidDel="00514702">
          <w:rPr>
            <w:vertAlign w:val="subscript"/>
          </w:rPr>
          <w:delText>M</w:delText>
        </w:r>
        <w:r w:rsidR="00342F97" w:rsidDel="00514702">
          <w:delText>, this</w:delText>
        </w:r>
      </w:del>
      <w:ins w:id="94" w:author="Justin Siegel" w:date="2015-05-17T19:51:00Z">
        <w:r w:rsidR="00E00C06">
          <w:t xml:space="preserve">BglB </w:t>
        </w:r>
      </w:ins>
      <w:ins w:id="95" w:author="Justin Siegel" w:date="2015-05-17T19:48:00Z">
        <w:r w:rsidR="00514702">
          <w:t xml:space="preserve">requiring </w:t>
        </w:r>
      </w:ins>
      <w:ins w:id="96" w:author="Justin Siegel" w:date="2015-05-17T19:51:00Z">
        <w:r w:rsidR="00E00C06">
          <w:t>a</w:t>
        </w:r>
      </w:ins>
      <w:ins w:id="97" w:author="Justin Siegel" w:date="2015-05-17T19:48:00Z">
        <w:r w:rsidR="00514702">
          <w:t xml:space="preserve"> pre-ordered</w:t>
        </w:r>
      </w:ins>
      <w:ins w:id="98" w:author="Justin Siegel" w:date="2015-05-17T19:52:00Z">
        <w:r w:rsidR="00E00C06">
          <w:t xml:space="preserve"> active site</w:t>
        </w:r>
      </w:ins>
      <w:ins w:id="99" w:author="Justin Siegel" w:date="2015-05-17T19:48:00Z">
        <w:r w:rsidR="00514702">
          <w:t xml:space="preserve"> for efficient substrate binding, and potentially </w:t>
        </w:r>
        <w:commentRangeStart w:id="100"/>
        <w:r w:rsidR="00514702">
          <w:t>catalysis</w:t>
        </w:r>
      </w:ins>
      <w:commentRangeEnd w:id="100"/>
      <w:ins w:id="101" w:author="Justin Siegel" w:date="2015-05-17T19:57:00Z">
        <w:r w:rsidR="00593244">
          <w:rPr>
            <w:rStyle w:val="CommentReference"/>
          </w:rPr>
          <w:commentReference w:id="100"/>
        </w:r>
      </w:ins>
      <w:ins w:id="103" w:author="Justin Siegel" w:date="2015-05-17T19:48:00Z">
        <w:r w:rsidR="00514702">
          <w:t xml:space="preserve">.  To further support this classic lock-and-key </w:t>
        </w:r>
      </w:ins>
      <w:ins w:id="104" w:author="Justin Siegel" w:date="2015-05-17T19:52:00Z">
        <w:r w:rsidR="00E00C06">
          <w:t>proposed</w:t>
        </w:r>
      </w:ins>
      <w:ins w:id="105" w:author="Justin Siegel" w:date="2015-05-17T19:48:00Z">
        <w:r w:rsidR="00514702">
          <w:t xml:space="preserve"> mechanism the observed </w:t>
        </w:r>
      </w:ins>
      <w:del w:id="106" w:author="Justin Siegel" w:date="2015-05-17T19:42:00Z">
        <w:r w:rsidR="00342F97" w:rsidDel="00514702">
          <w:delText xml:space="preserve"> </w:delText>
        </w:r>
      </w:del>
      <w:del w:id="107" w:author="Justin Siegel" w:date="2015-05-17T19:33:00Z">
        <w:r w:rsidR="00342F97" w:rsidDel="008F0D45">
          <w:delText xml:space="preserve">suggests physical </w:delText>
        </w:r>
      </w:del>
      <w:del w:id="108" w:author="Justin Siegel" w:date="2015-05-17T19:34:00Z">
        <w:r w:rsidR="00342F97" w:rsidDel="008F0D45">
          <w:delText xml:space="preserve">space is needed </w:delText>
        </w:r>
        <w:r w:rsidR="00DF34E5" w:rsidDel="008F0D45">
          <w:delText xml:space="preserve">around each catalytic residue and the entire protein </w:delText>
        </w:r>
        <w:r w:rsidR="00342F97" w:rsidDel="008F0D45">
          <w:delText>in order to optimally accommodate the substrate</w:delText>
        </w:r>
        <w:r w:rsidR="00DF34E5" w:rsidDel="008F0D45">
          <w:delText>.</w:delText>
        </w:r>
      </w:del>
      <w:del w:id="109" w:author="Justin Siegel" w:date="2015-05-17T18:37:00Z">
        <w:r w:rsidR="00DF34E5" w:rsidDel="000E5CDA">
          <w:delText xml:space="preserve"> </w:delText>
        </w:r>
      </w:del>
      <w:del w:id="110" w:author="Justin Siegel" w:date="2015-05-17T19:34:00Z">
        <w:r w:rsidR="00DF34E5" w:rsidDel="008F0D45">
          <w:delText xml:space="preserve">These features and interpretation of their selection is consistent with an induced fit mechanism. However, if BglB employs an induced fit mechanism, the structural changes would likely be relatively small since the </w:delText>
        </w:r>
      </w:del>
      <w:r w:rsidR="00DF34E5">
        <w:t xml:space="preserve">RMSD between the </w:t>
      </w:r>
      <w:ins w:id="111" w:author="Justin Siegel" w:date="2015-05-17T19:34:00Z">
        <w:r w:rsidR="008F0D45">
          <w:t xml:space="preserve">crystal structures of the </w:t>
        </w:r>
      </w:ins>
      <w:r w:rsidR="00DF34E5">
        <w:t>apo</w:t>
      </w:r>
      <w:ins w:id="112" w:author="Justin Siegel" w:date="2015-05-17T19:34:00Z">
        <w:r w:rsidR="008F0D45">
          <w:t xml:space="preserve"> (</w:t>
        </w:r>
      </w:ins>
      <w:ins w:id="113" w:author="Justin Siegel" w:date="2015-05-17T19:35:00Z">
        <w:r w:rsidR="008F0D45" w:rsidRPr="008F0D45">
          <w:t>2O9P</w:t>
        </w:r>
        <w:r w:rsidR="008F0D45">
          <w:t>)</w:t>
        </w:r>
      </w:ins>
      <w:r w:rsidR="00DF34E5">
        <w:t xml:space="preserve"> and transition state analogue bound </w:t>
      </w:r>
      <w:ins w:id="114" w:author="Justin Siegel" w:date="2015-05-17T19:34:00Z">
        <w:r w:rsidR="008F0D45">
          <w:t xml:space="preserve">(2JIE) </w:t>
        </w:r>
      </w:ins>
      <w:r w:rsidR="00DF34E5">
        <w:t>forms of BglB is &lt;</w:t>
      </w:r>
      <w:r w:rsidR="00DC381A">
        <w:t xml:space="preserve"> </w:t>
      </w:r>
      <w:r w:rsidR="00DF34E5">
        <w:t xml:space="preserve">0.2 Å. </w:t>
      </w:r>
      <w:ins w:id="115" w:author="Justin Siegel" w:date="2015-05-17T19:52:00Z">
        <w:r w:rsidR="00E00C06">
          <w:t xml:space="preserve">However, </w:t>
        </w:r>
      </w:ins>
      <w:ins w:id="116" w:author="Justin Siegel" w:date="2015-05-17T18:39:00Z">
        <w:r w:rsidR="00E00C06">
          <w:t>f</w:t>
        </w:r>
      </w:ins>
      <w:ins w:id="117" w:author="Justin Siegel" w:date="2015-05-17T18:37:00Z">
        <w:r w:rsidR="000E5CDA">
          <w:t xml:space="preserve">uture efforts </w:t>
        </w:r>
      </w:ins>
      <w:ins w:id="118" w:author="Justin Siegel" w:date="2015-05-17T18:39:00Z">
        <w:r w:rsidR="007200BF">
          <w:t xml:space="preserve">focused on studying </w:t>
        </w:r>
      </w:ins>
      <w:ins w:id="119" w:author="Justin Siegel" w:date="2015-05-17T18:37:00Z">
        <w:r w:rsidR="000E5CDA">
          <w:t xml:space="preserve">the temperature </w:t>
        </w:r>
      </w:ins>
      <w:ins w:id="120" w:author="Justin Siegel" w:date="2015-05-17T18:38:00Z">
        <w:r w:rsidR="000E5CDA">
          <w:t>dependence</w:t>
        </w:r>
      </w:ins>
      <w:ins w:id="121" w:author="Justin Siegel" w:date="2015-05-17T18:37:00Z">
        <w:r w:rsidR="000E5CDA">
          <w:t xml:space="preserve"> of activity as well as obtain</w:t>
        </w:r>
      </w:ins>
      <w:ins w:id="122" w:author="Justin Siegel" w:date="2015-05-17T18:41:00Z">
        <w:r w:rsidR="007200BF">
          <w:t>ing</w:t>
        </w:r>
      </w:ins>
      <w:ins w:id="123" w:author="Justin Siegel" w:date="2015-05-17T18:37:00Z">
        <w:r w:rsidR="000E5CDA">
          <w:t xml:space="preserve"> structural </w:t>
        </w:r>
      </w:ins>
      <w:ins w:id="124" w:author="Justin Siegel" w:date="2015-05-17T18:38:00Z">
        <w:r w:rsidR="007200BF">
          <w:t xml:space="preserve">and more detailed mechanistic information for a </w:t>
        </w:r>
      </w:ins>
      <w:ins w:id="125" w:author="Justin Siegel" w:date="2015-05-17T18:39:00Z">
        <w:r w:rsidR="007200BF">
          <w:t xml:space="preserve">subset of mutants with a range of packing metrics </w:t>
        </w:r>
      </w:ins>
      <w:ins w:id="126" w:author="Justin Siegel" w:date="2015-05-17T19:52:00Z">
        <w:r w:rsidR="00E00C06">
          <w:t>will be needed in order to</w:t>
        </w:r>
      </w:ins>
      <w:ins w:id="127" w:author="Justin Siegel" w:date="2015-05-17T18:40:00Z">
        <w:r w:rsidR="007200BF">
          <w:t xml:space="preserve"> elucidate the </w:t>
        </w:r>
      </w:ins>
      <w:ins w:id="128" w:author="Justin Siegel" w:date="2015-05-17T19:52:00Z">
        <w:r w:rsidR="00E00C06">
          <w:t xml:space="preserve">detailed </w:t>
        </w:r>
      </w:ins>
      <w:ins w:id="129" w:author="Justin Siegel" w:date="2015-05-17T18:40:00Z">
        <w:r w:rsidR="007200BF">
          <w:t xml:space="preserve">molecular mechanism of </w:t>
        </w:r>
      </w:ins>
      <w:ins w:id="130" w:author="Justin Siegel" w:date="2015-05-17T18:41:00Z">
        <w:r w:rsidR="007200BF">
          <w:t>the</w:t>
        </w:r>
      </w:ins>
      <w:ins w:id="131" w:author="Justin Siegel" w:date="2015-05-17T18:40:00Z">
        <w:r w:rsidR="007200BF">
          <w:t xml:space="preserve"> discovered relationship between K</w:t>
        </w:r>
        <w:r w:rsidR="007200BF" w:rsidRPr="007200BF">
          <w:rPr>
            <w:vertAlign w:val="subscript"/>
            <w:rPrChange w:id="132" w:author="Justin Siegel" w:date="2015-05-17T18:41:00Z">
              <w:rPr/>
            </w:rPrChange>
          </w:rPr>
          <w:t>M</w:t>
        </w:r>
        <w:r w:rsidR="007200BF">
          <w:t xml:space="preserve"> and structural packing</w:t>
        </w:r>
      </w:ins>
      <w:ins w:id="133" w:author="Justin Siegel" w:date="2015-05-17T18:41:00Z">
        <w:r w:rsidR="007200BF">
          <w:t xml:space="preserve"> in BglB</w:t>
        </w:r>
      </w:ins>
      <w:ins w:id="134" w:author="Justin Siegel" w:date="2015-05-17T18:40:00Z">
        <w:r w:rsidR="007200BF">
          <w:t>.</w:t>
        </w:r>
      </w:ins>
      <w:ins w:id="135" w:author="Justin Siegel" w:date="2015-05-17T18:37:00Z">
        <w:r w:rsidR="000E5CDA">
          <w:t xml:space="preserve"> </w:t>
        </w:r>
      </w:ins>
    </w:p>
    <w:p w14:paraId="440A2B73" w14:textId="183BBA62"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del w:id="136" w:author="Justin Siegel" w:date="2015-05-17T18:47:00Z">
        <w:r w:rsidR="00342F97" w:rsidDel="007200BF">
          <w:delText>T</w:delText>
        </w:r>
        <w:r w:rsidDel="007200BF">
          <w:delText xml:space="preserve">he </w:delText>
        </w:r>
        <w:r w:rsidR="00342F97" w:rsidDel="007200BF">
          <w:delText xml:space="preserve">selection </w:delText>
        </w:r>
        <w:r w:rsidDel="007200BF">
          <w:delText>of these features by the machine learning algorithm is consistent</w:delText>
        </w:r>
      </w:del>
      <w:ins w:id="137" w:author="Justin Siegel" w:date="2015-05-17T18:47:00Z">
        <w:r w:rsidR="007200BF">
          <w:t xml:space="preserve">These features will all have a significant effect on the electrostatic </w:t>
        </w:r>
      </w:ins>
      <w:ins w:id="138" w:author="Justin Siegel" w:date="2015-05-17T18:49:00Z">
        <w:r w:rsidR="003F0B2D">
          <w:t>environment</w:t>
        </w:r>
      </w:ins>
      <w:ins w:id="139" w:author="Justin Siegel" w:date="2015-05-17T18:47:00Z">
        <w:r w:rsidR="007200BF">
          <w:t xml:space="preserve"> </w:t>
        </w:r>
      </w:ins>
      <w:ins w:id="140" w:author="Justin Siegel" w:date="2015-05-17T18:48:00Z">
        <w:r w:rsidR="007200BF">
          <w:t xml:space="preserve">of the enzyme active site, and are </w:t>
        </w:r>
      </w:ins>
      <w:ins w:id="141" w:author="Justin Siegel" w:date="2015-05-17T18:49:00Z">
        <w:r w:rsidR="003F0B2D">
          <w:t>consistent</w:t>
        </w:r>
      </w:ins>
      <w:ins w:id="142" w:author="Justin Siegel" w:date="2015-05-17T18:48:00Z">
        <w:r w:rsidR="007200BF">
          <w:t xml:space="preserve"> with </w:t>
        </w:r>
        <w:r w:rsidR="003F0B2D">
          <w:t>R240A and E222A mutants effects on catalysis</w:t>
        </w:r>
      </w:ins>
      <w:ins w:id="143" w:author="Justin Siegel" w:date="2015-05-17T18:49:00Z">
        <w:r w:rsidR="003F0B2D">
          <w:t>.</w:t>
        </w:r>
      </w:ins>
      <w:del w:id="144" w:author="Justin Siegel" w:date="2015-05-17T18:48:00Z">
        <w:r w:rsidDel="003F0B2D">
          <w:delText xml:space="preserve"> </w:delText>
        </w:r>
      </w:del>
      <w:del w:id="145" w:author="Justin Siegel" w:date="2015-05-17T18:45:00Z">
        <w:r w:rsidDel="007200BF">
          <w:delText xml:space="preserve">with </w:delText>
        </w:r>
        <w:r w:rsidR="00342F97" w:rsidDel="007200BF">
          <w:delText xml:space="preserve">hypothesis that </w:delText>
        </w:r>
        <w:r w:rsidDel="007200BF">
          <w:delText>the finely-tuned</w:delText>
        </w:r>
      </w:del>
      <w:del w:id="146" w:author="Justin Siegel" w:date="2015-05-17T18:48:00Z">
        <w:r w:rsidDel="003F0B2D">
          <w:delText xml:space="preserve"> electrostatic environment of the BglB active site</w:delText>
        </w:r>
      </w:del>
      <w:del w:id="147" w:author="Justin Siegel" w:date="2015-05-17T18:49:00Z">
        <w:r w:rsidDel="003F0B2D">
          <w:delText xml:space="preserve"> </w:delText>
        </w:r>
        <w:r w:rsidR="00342F97" w:rsidDel="003F0B2D">
          <w:delText xml:space="preserve">is </w:delText>
        </w:r>
        <w:r w:rsidDel="003F0B2D">
          <w:delText>of primary impo</w:delText>
        </w:r>
        <w:r w:rsidR="00515B0C" w:rsidDel="003F0B2D">
          <w:delText>rtance for catalysis.</w:delText>
        </w:r>
        <w:r w:rsidR="00955701" w:rsidDel="003F0B2D">
          <w:fldChar w:fldCharType="begin"/>
        </w:r>
        <w:r w:rsidR="00F4224D" w:rsidDel="003F0B2D">
          <w:del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delInstrText>
        </w:r>
        <w:r w:rsidR="00955701" w:rsidDel="003F0B2D">
          <w:fldChar w:fldCharType="separate"/>
        </w:r>
        <w:r w:rsidR="00F4224D" w:rsidRPr="00F4224D" w:rsidDel="003F0B2D">
          <w:rPr>
            <w:noProof/>
            <w:vertAlign w:val="superscript"/>
          </w:rPr>
          <w:delText>13</w:delText>
        </w:r>
        <w:r w:rsidR="00955701" w:rsidDel="003F0B2D">
          <w:fldChar w:fldCharType="end"/>
        </w:r>
      </w:del>
    </w:p>
    <w:p w14:paraId="5531B8F6" w14:textId="7E11852D" w:rsidR="00DF34E5" w:rsidRDefault="00DF34E5" w:rsidP="008C36CB">
      <w:pPr>
        <w:spacing w:line="480" w:lineRule="auto"/>
      </w:pPr>
      <w:r>
        <w:lastRenderedPageBreak/>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w:t>
      </w:r>
      <w:ins w:id="148" w:author="Justin Siegel" w:date="2015-05-17T18:49:00Z">
        <w:r w:rsidR="003F0B2D">
          <w:t xml:space="preserve">. </w:t>
        </w:r>
      </w:ins>
      <w:ins w:id="149" w:author="Justin Siegel" w:date="2015-05-17T18:52:00Z">
        <w:r w:rsidR="003F0B2D">
          <w:t xml:space="preserve"> </w:t>
        </w:r>
      </w:ins>
      <w:ins w:id="150" w:author="Justin Siegel" w:date="2015-05-17T19:56:00Z">
        <w:r w:rsidR="00593244">
          <w:t>H</w:t>
        </w:r>
      </w:ins>
      <w:ins w:id="151" w:author="Justin Siegel" w:date="2015-05-17T18:52:00Z">
        <w:r w:rsidR="003F0B2D">
          <w:t>ydrogen-bonding</w:t>
        </w:r>
      </w:ins>
      <w:ins w:id="152" w:author="Justin Siegel" w:date="2015-05-17T18:50:00Z">
        <w:r w:rsidR="003F0B2D">
          <w:t xml:space="preserve"> interactions can be exceptionally </w:t>
        </w:r>
      </w:ins>
      <w:ins w:id="153" w:author="Justin Siegel" w:date="2015-05-17T19:56:00Z">
        <w:r w:rsidR="00593244">
          <w:t>important for the enzyme-catalyzed reaction</w:t>
        </w:r>
      </w:ins>
      <w:ins w:id="154" w:author="Justin Siegel" w:date="2015-05-17T18:50:00Z">
        <w:r w:rsidR="003F0B2D">
          <w:t xml:space="preserve">, as </w:t>
        </w:r>
      </w:ins>
      <w:ins w:id="155" w:author="Justin Siegel" w:date="2015-05-17T19:56:00Z">
        <w:r w:rsidR="00593244">
          <w:t>noted</w:t>
        </w:r>
      </w:ins>
      <w:ins w:id="156" w:author="Justin Siegel" w:date="2015-05-17T18:50:00Z">
        <w:r w:rsidR="003F0B2D">
          <w:t xml:space="preserve"> for the Q19A mutation. </w:t>
        </w:r>
      </w:ins>
      <w:ins w:id="157" w:author="Justin Siegel" w:date="2015-05-17T18:51:00Z">
        <w:r w:rsidR="003F0B2D">
          <w:t xml:space="preserve"> </w:t>
        </w:r>
      </w:ins>
      <w:ins w:id="158" w:author="Justin Siegel" w:date="2015-05-17T18:52:00Z">
        <w:r w:rsidR="003F0B2D">
          <w:t>Strong</w:t>
        </w:r>
      </w:ins>
      <w:ins w:id="159" w:author="Justin Siegel" w:date="2015-05-17T18:51:00Z">
        <w:r w:rsidR="003F0B2D">
          <w:t xml:space="preserve"> hydrogen bonding interactions between the protein and substrate are likely of </w:t>
        </w:r>
      </w:ins>
      <w:ins w:id="160" w:author="Justin Siegel" w:date="2015-05-17T19:57:00Z">
        <w:r w:rsidR="00593244">
          <w:t xml:space="preserve">the </w:t>
        </w:r>
      </w:ins>
      <w:ins w:id="161" w:author="Justin Siegel" w:date="2015-05-17T18:51:00Z">
        <w:r w:rsidR="00593244">
          <w:t>utmost importance</w:t>
        </w:r>
        <w:r w:rsidR="003F0B2D">
          <w:t xml:space="preserve"> for</w:t>
        </w:r>
      </w:ins>
      <w:del w:id="162" w:author="Justin Siegel" w:date="2015-05-17T18:49:00Z">
        <w:r w:rsidDel="003F0B2D">
          <w:delText xml:space="preserve"> </w:delText>
        </w:r>
      </w:del>
      <w:del w:id="163" w:author="Justin Siegel" w:date="2015-05-17T18:51:00Z">
        <w:r w:rsidDel="003F0B2D">
          <w:delText>for</w:delText>
        </w:r>
      </w:del>
      <w:r>
        <w:t xml:space="preserve">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w:t>
      </w:r>
      <w:del w:id="164" w:author="Justin Siegel" w:date="2015-05-17T18:52:00Z">
        <w:r w:rsidDel="003F0B2D">
          <w:delText>This is further supported by the finding that the mutation Q19A, which removes two hydrogen bond interactions between Q19 and pNPG is equivalent to the catalytic knockout E353A in reducing</w:delText>
        </w:r>
      </w:del>
      <w:ins w:id="165" w:author="Justin Siegel" w:date="2015-05-17T18:52:00Z">
        <w:r w:rsidR="003F0B2D">
          <w:t xml:space="preserve">This </w:t>
        </w:r>
      </w:ins>
      <w:ins w:id="166" w:author="Justin Siegel" w:date="2015-05-17T18:53:00Z">
        <w:r w:rsidR="003F0B2D">
          <w:t>is consistent with the hydrogen bonding energy being selected by machine learning as a feature</w:t>
        </w:r>
      </w:ins>
      <w:ins w:id="167" w:author="Justin Siegel" w:date="2015-05-17T18:54:00Z">
        <w:r w:rsidR="003F0B2D">
          <w:t xml:space="preserve"> of primary importance</w:t>
        </w:r>
      </w:ins>
      <w:ins w:id="168" w:author="Justin Siegel" w:date="2015-05-17T18:53:00Z">
        <w:r w:rsidR="003F0B2D">
          <w:t xml:space="preserve"> for</w:t>
        </w:r>
      </w:ins>
      <w:ins w:id="169" w:author="Justin Siegel" w:date="2015-05-17T18:54:00Z">
        <w:r w:rsidR="003F0B2D">
          <w:t xml:space="preserve"> high catalytic efficiency</w:t>
        </w:r>
      </w:ins>
      <w:del w:id="170" w:author="Justin Siegel" w:date="2015-05-17T18:54:00Z">
        <w:r w:rsidDel="003F0B2D">
          <w:delText xml:space="preserve"> </w:delText>
        </w:r>
        <w:r w:rsidR="004F15C1" w:rsidRPr="00AE71AE" w:rsidDel="003F0B2D">
          <w:rPr>
            <w:i/>
          </w:rPr>
          <w:delText>k</w:delText>
        </w:r>
        <w:r w:rsidR="004F15C1" w:rsidRPr="00AE71AE" w:rsidDel="003F0B2D">
          <w:rPr>
            <w:vertAlign w:val="subscript"/>
          </w:rPr>
          <w:delText>cat</w:delText>
        </w:r>
        <w:r w:rsidR="008542E8" w:rsidDel="003F0B2D">
          <w:delText>/</w:delText>
        </w:r>
        <w:r w:rsidR="004F15C1" w:rsidDel="003F0B2D">
          <w:delText>K</w:delText>
        </w:r>
        <w:r w:rsidR="004F15C1" w:rsidRPr="004F15C1" w:rsidDel="003F0B2D">
          <w:rPr>
            <w:vertAlign w:val="subscript"/>
          </w:rPr>
          <w:delText>M</w:delText>
        </w:r>
      </w:del>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FBE270C"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4095332A"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w:t>
      </w:r>
      <w:ins w:id="171" w:author="ilias tagkopoulos" w:date="2015-05-15T13:58:00Z">
        <w:r w:rsidR="00C50367">
          <w:t xml:space="preserve">quantitative dataset that covers the effects of mutations </w:t>
        </w:r>
      </w:ins>
      <w:ins w:id="172" w:author="ilias tagkopoulos" w:date="2015-05-15T13:59:00Z">
        <w:r w:rsidR="00C50367">
          <w:t xml:space="preserve">to kinetic parameters </w:t>
        </w:r>
      </w:ins>
      <w:ins w:id="173" w:author="ilias tagkopoulos" w:date="2015-05-15T13:58:00Z">
        <w:r w:rsidR="00C50367">
          <w:t xml:space="preserve">over </w:t>
        </w:r>
      </w:ins>
      <w:ins w:id="174" w:author="ilias tagkopoulos" w:date="2015-05-15T13:59:00Z">
        <w:r w:rsidR="00C50367">
          <w:t xml:space="preserve">a large dynamic range. </w:t>
        </w:r>
      </w:ins>
      <w:del w:id="175" w:author="ilias tagkopoulos" w:date="2015-05-15T13:59:00Z">
        <w:r w:rsidDel="00C50367">
          <w:delText xml:space="preserve">kinetically quantitative, and </w:delText>
        </w:r>
      </w:del>
      <w:del w:id="176" w:author="ilias tagkopoulos" w:date="2015-05-15T13:58:00Z">
        <w:r w:rsidDel="00C50367">
          <w:delText>uniformly-collected</w:delText>
        </w:r>
      </w:del>
      <w:del w:id="177" w:author="ilias tagkopoulos" w:date="2015-05-15T13:59:00Z">
        <w:r w:rsidDel="00C50367">
          <w:delText xml:space="preserve"> dataset of the effects of mutations on kinetic parameters. </w:delText>
        </w:r>
      </w:del>
      <w:r>
        <w:t xml:space="preserve">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7A4E59D6" w14:textId="77777777" w:rsidR="00D82E0D" w:rsidRDefault="00DF34E5" w:rsidP="003E150D">
      <w:pPr>
        <w:spacing w:line="480" w:lineRule="auto"/>
        <w:rPr>
          <w:ins w:id="178" w:author="Justin Siegel" w:date="2015-05-17T18:59:00Z"/>
        </w:rPr>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learning as predictive of function. This has significant implications for future design strategies since interface energy is one of the most common metrics currently used </w:t>
      </w:r>
      <w:r>
        <w:lastRenderedPageBreak/>
        <w:t xml:space="preserve">to evaluate enzyme designs. It may be pertinent to develop additional training datasets, such as we have done for BglB, in order to further quantify the appropriate metrics to be used for selecting designed mutants to functionally characterize in other enzyme systems. </w:t>
      </w:r>
      <w:ins w:id="179" w:author="ilias tagkopoulos" w:date="2015-05-15T14:01:00Z">
        <w:r w:rsidR="00C50367">
          <w:t xml:space="preserve">Similarly, </w:t>
        </w:r>
      </w:ins>
      <w:ins w:id="180" w:author="ilias tagkopoulos" w:date="2015-05-15T14:04:00Z">
        <w:r w:rsidR="00354D86">
          <w:t xml:space="preserve">the development and quantitative characterization of mutant datasets in the case of other enzymes will be indicative of what features are general or class-specific, among the different enzymatic classes. </w:t>
        </w:r>
      </w:ins>
    </w:p>
    <w:p w14:paraId="20405EC0" w14:textId="6C60BEF5" w:rsidR="003E150D" w:rsidRDefault="00D82E0D">
      <w:pPr>
        <w:spacing w:line="480" w:lineRule="auto"/>
        <w:ind w:firstLine="720"/>
        <w:rPr>
          <w:ins w:id="181" w:author="ilias tagkopoulos" w:date="2015-05-15T13:46:00Z"/>
        </w:rPr>
        <w:pPrChange w:id="182" w:author="Justin Siegel" w:date="2015-05-17T19:06:00Z">
          <w:pPr>
            <w:spacing w:line="480" w:lineRule="auto"/>
          </w:pPr>
        </w:pPrChange>
      </w:pPr>
      <w:ins w:id="183" w:author="Justin Siegel" w:date="2015-05-17T19:05:00Z">
        <w:r>
          <w:t xml:space="preserve">From the machine learning analysis </w:t>
        </w:r>
      </w:ins>
      <w:del w:id="184" w:author="ilias tagkopoulos" w:date="2015-05-15T14:07:00Z">
        <w:r w:rsidR="00DF34E5" w:rsidDel="00354D86">
          <w:delText xml:space="preserve">While the dataset generated here enabled the development of a machine learning–based scoring function, it is unclear if the features selected by machine learning for BglB will be useful for prediction in other enzyme systems. </w:delText>
        </w:r>
      </w:del>
      <w:ins w:id="185" w:author="ilias tagkopoulos" w:date="2015-05-15T13:47:00Z">
        <w:del w:id="186" w:author="Justin Siegel" w:date="2015-05-17T19:04:00Z">
          <w:r w:rsidR="003E150D" w:rsidDel="00D82E0D">
            <w:delText>In addition, a</w:delText>
          </w:r>
        </w:del>
      </w:ins>
      <w:ins w:id="187" w:author="Justin Siegel" w:date="2015-05-17T19:04:00Z">
        <w:r>
          <w:t>a</w:t>
        </w:r>
      </w:ins>
      <w:ins w:id="188" w:author="ilias tagkopoulos" w:date="2015-05-15T13:46:00Z">
        <w:r w:rsidR="003E150D">
          <w:t>n interesting non-linear relationship</w:t>
        </w:r>
      </w:ins>
      <w:ins w:id="189" w:author="Justin Siegel" w:date="2015-05-17T19:05:00Z">
        <w:r>
          <w:t xml:space="preserve"> between predicted and experimental rates</w:t>
        </w:r>
      </w:ins>
      <w:ins w:id="190" w:author="ilias tagkopoulos" w:date="2015-05-15T13:46:00Z">
        <w:r w:rsidR="003E150D">
          <w:t xml:space="preserve"> is revealed</w:t>
        </w:r>
        <w:del w:id="191" w:author="Justin Siegel" w:date="2015-05-17T19:05:00Z">
          <w:r w:rsidR="003E150D" w:rsidDel="00D82E0D">
            <w:delText>,</w:delText>
          </w:r>
        </w:del>
        <w:r w:rsidR="003E150D">
          <w:t xml:space="preserve"> as the residual error increases with the measured kinetic value</w:t>
        </w:r>
      </w:ins>
      <w:ins w:id="192" w:author="Justin Siegel" w:date="2015-05-17T18:58:00Z">
        <w:r>
          <w:t xml:space="preserve"> (Figure 4 bottom panel)</w:t>
        </w:r>
      </w:ins>
      <w:ins w:id="193" w:author="ilias tagkopoulos" w:date="2015-05-15T13:46:00Z">
        <w:r w:rsidR="003E150D">
          <w:t>. There are two factors that contribute to this effect. First as it is evident from the histogram, mutants with lower activity have been sampled more in all cases, and the sampling size per bin tends to bias the error distribution. Second there are no features or feature combinations in the regression model that correlate well with the observed non-linearity. Non-linear regression methods (second-order polynomial and poisson kernels) achieved similar performance</w:t>
        </w:r>
      </w:ins>
      <w:ins w:id="194" w:author="Justin Siegel" w:date="2015-05-17T18:59:00Z">
        <w:r>
          <w:t xml:space="preserve"> (data not shown)</w:t>
        </w:r>
      </w:ins>
      <w:ins w:id="195" w:author="ilias tagkopoulos" w:date="2015-05-15T13:46:00Z">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ins>
      <w:ins w:id="196" w:author="Justin Siegel" w:date="2015-05-17T19:00:00Z">
        <w:r>
          <w:t xml:space="preserve">.  This could be achieved by </w:t>
        </w:r>
      </w:ins>
      <w:ins w:id="197" w:author="Justin Siegel" w:date="2015-05-17T19:01:00Z">
        <w:r>
          <w:t xml:space="preserve">building off of recently demonstrated </w:t>
        </w:r>
      </w:ins>
      <w:ins w:id="198" w:author="Justin Siegel" w:date="2015-05-17T19:00:00Z">
        <w:r>
          <w:t xml:space="preserve">high throughput experiments </w:t>
        </w:r>
      </w:ins>
      <w:ins w:id="199" w:author="Justin Siegel" w:date="2015-05-17T19:02:00Z">
        <w:r>
          <w:t>that</w:t>
        </w:r>
      </w:ins>
      <w:ins w:id="200" w:author="Justin Siegel" w:date="2015-05-17T19:00:00Z">
        <w:r>
          <w:t xml:space="preserve"> </w:t>
        </w:r>
      </w:ins>
      <w:ins w:id="201" w:author="Justin Siegel" w:date="2015-05-17T19:01:00Z">
        <w:r>
          <w:t>systematically</w:t>
        </w:r>
      </w:ins>
      <w:ins w:id="202" w:author="Justin Siegel" w:date="2015-05-17T19:00:00Z">
        <w:r>
          <w:t xml:space="preserve"> screen </w:t>
        </w:r>
      </w:ins>
      <w:ins w:id="203" w:author="Justin Siegel" w:date="2015-05-17T19:02:00Z">
        <w:r>
          <w:t xml:space="preserve">the phenotypic effect of </w:t>
        </w:r>
      </w:ins>
      <w:ins w:id="204" w:author="Justin Siegel" w:date="2015-05-17T19:01:00Z">
        <w:r>
          <w:t xml:space="preserve">every possible </w:t>
        </w:r>
      </w:ins>
      <w:ins w:id="205" w:author="Justin Siegel" w:date="2015-05-17T19:02:00Z">
        <w:r>
          <w:t xml:space="preserve">enzyme </w:t>
        </w:r>
      </w:ins>
      <w:ins w:id="206" w:author="Justin Siegel" w:date="2015-05-17T19:01:00Z">
        <w:r>
          <w:t xml:space="preserve">point </w:t>
        </w:r>
        <w:commentRangeStart w:id="207"/>
        <w:r>
          <w:t>mutant</w:t>
        </w:r>
      </w:ins>
      <w:commentRangeEnd w:id="207"/>
      <w:ins w:id="208" w:author="Justin Siegel" w:date="2015-05-17T19:04:00Z">
        <w:r>
          <w:rPr>
            <w:rStyle w:val="CommentReference"/>
          </w:rPr>
          <w:commentReference w:id="207"/>
        </w:r>
      </w:ins>
      <w:ins w:id="210" w:author="Justin Siegel" w:date="2015-05-17T19:02:00Z">
        <w:r>
          <w:t xml:space="preserve">.  </w:t>
        </w:r>
      </w:ins>
      <w:ins w:id="211" w:author="Justin Siegel" w:date="2015-05-17T19:03:00Z">
        <w:r>
          <w:t xml:space="preserve">A combination of high throughput screening with molecular modeling could be used to identify a subset of mutants to </w:t>
        </w:r>
      </w:ins>
      <w:ins w:id="212" w:author="Justin Siegel" w:date="2015-05-17T19:04:00Z">
        <w:r>
          <w:t>purify and kinetically</w:t>
        </w:r>
      </w:ins>
      <w:ins w:id="213" w:author="Justin Siegel" w:date="2015-05-17T19:03:00Z">
        <w:r>
          <w:t xml:space="preserve"> characterize </w:t>
        </w:r>
      </w:ins>
      <w:ins w:id="214" w:author="Justin Siegel" w:date="2015-05-17T19:04:00Z">
        <w:r>
          <w:t>in order to</w:t>
        </w:r>
      </w:ins>
      <w:ins w:id="215" w:author="Justin Siegel" w:date="2015-05-17T19:03:00Z">
        <w:r>
          <w:t xml:space="preserve"> maximize the information content when training new.</w:t>
        </w:r>
      </w:ins>
      <w:ins w:id="216" w:author="Justin Siegel" w:date="2015-05-17T19:00:00Z">
        <w:r>
          <w:t xml:space="preserve"> </w:t>
        </w:r>
      </w:ins>
      <w:ins w:id="217" w:author="Justin Siegel" w:date="2015-05-17T19:04:00Z">
        <w:r>
          <w:t xml:space="preserve"> In addition, </w:t>
        </w:r>
      </w:ins>
      <w:ins w:id="218" w:author="ilias tagkopoulos" w:date="2015-05-15T13:46:00Z">
        <w:del w:id="219" w:author="Justin Siegel" w:date="2015-05-17T19:06:00Z">
          <w:r w:rsidR="003E150D" w:rsidDel="00D82E0D">
            <w:delText xml:space="preserve">, </w:delText>
          </w:r>
        </w:del>
        <w:r w:rsidR="003E150D">
          <w:t xml:space="preserve">introducing informative features that capture different aspects of </w:t>
        </w:r>
        <w:r w:rsidR="003E150D">
          <w:lastRenderedPageBreak/>
          <w:t xml:space="preserve">the variation observed and exploring other non-linear regression methods that balance </w:t>
        </w:r>
        <w:del w:id="220" w:author="Justin Siegel" w:date="2015-05-17T19:06:00Z">
          <w:r w:rsidR="003E150D" w:rsidDel="00D82E0D">
            <w:delText xml:space="preserve">well </w:delText>
          </w:r>
        </w:del>
        <w:r w:rsidR="003E150D">
          <w:t>the bias-variance trade-off</w:t>
        </w:r>
      </w:ins>
      <w:ins w:id="221" w:author="Justin Siegel" w:date="2015-05-17T19:06:00Z">
        <w:r>
          <w:t xml:space="preserve"> could be used to address the non-linear relationship between predicted and experimental kinetic constants</w:t>
        </w:r>
      </w:ins>
      <w:ins w:id="222" w:author="ilias tagkopoulos" w:date="2015-05-15T13:46:00Z">
        <w:r w:rsidR="003E150D">
          <w:t>.</w:t>
        </w:r>
      </w:ins>
    </w:p>
    <w:p w14:paraId="0483E4D7" w14:textId="229885E0" w:rsidR="00DF34E5" w:rsidRDefault="003E150D">
      <w:pPr>
        <w:spacing w:line="480" w:lineRule="auto"/>
        <w:ind w:firstLine="720"/>
        <w:pPrChange w:id="223" w:author="Justin Siegel" w:date="2015-05-17T19:06:00Z">
          <w:pPr>
            <w:spacing w:line="480" w:lineRule="auto"/>
          </w:pPr>
        </w:pPrChange>
      </w:pPr>
      <w:ins w:id="224" w:author="ilias tagkopoulos" w:date="2015-05-15T13:49:00Z">
        <w:r>
          <w:t xml:space="preserve">This work </w:t>
        </w:r>
      </w:ins>
      <w:ins w:id="225" w:author="ilias tagkopoulos" w:date="2015-05-15T13:53:00Z">
        <w:r w:rsidR="00C50367">
          <w:t xml:space="preserve">provides </w:t>
        </w:r>
      </w:ins>
      <w:ins w:id="226" w:author="ilias tagkopoulos" w:date="2015-05-15T14:07:00Z">
        <w:r w:rsidR="00354D86">
          <w:t xml:space="preserve">a conceptual framework of how constrained statistical learning can be integrated with </w:t>
        </w:r>
        <w:del w:id="227" w:author="Justin Siegel" w:date="2015-05-17T19:08:00Z">
          <w:r w:rsidR="00354D86" w:rsidDel="00AC16C7">
            <w:delText>systematic sampling of</w:delText>
          </w:r>
        </w:del>
      </w:ins>
      <w:ins w:id="228" w:author="Justin Siegel" w:date="2015-05-17T19:08:00Z">
        <w:r w:rsidR="00AC16C7">
          <w:t>measured</w:t>
        </w:r>
      </w:ins>
      <w:ins w:id="229" w:author="Justin Siegel" w:date="2015-05-17T19:07:00Z">
        <w:r w:rsidR="00D82E0D">
          <w:t xml:space="preserve"> functional effect</w:t>
        </w:r>
      </w:ins>
      <w:ins w:id="230" w:author="Justin Siegel" w:date="2015-05-17T19:09:00Z">
        <w:r w:rsidR="00AC16C7">
          <w:t>s</w:t>
        </w:r>
      </w:ins>
      <w:ins w:id="231" w:author="Justin Siegel" w:date="2015-05-17T19:08:00Z">
        <w:r w:rsidR="00AC16C7">
          <w:t xml:space="preserve"> of </w:t>
        </w:r>
      </w:ins>
      <w:ins w:id="232" w:author="Justin Siegel" w:date="2015-05-17T19:09:00Z">
        <w:r w:rsidR="00AC16C7">
          <w:t xml:space="preserve">a </w:t>
        </w:r>
      </w:ins>
      <w:ins w:id="233" w:author="Justin Siegel" w:date="2015-05-17T19:08:00Z">
        <w:r w:rsidR="00AC16C7">
          <w:t>mutation</w:t>
        </w:r>
      </w:ins>
      <w:ins w:id="234" w:author="Justin Siegel" w:date="2015-05-17T19:07:00Z">
        <w:r w:rsidR="00D82E0D">
          <w:t xml:space="preserve"> on enzyme </w:t>
        </w:r>
      </w:ins>
      <w:ins w:id="235" w:author="ilias tagkopoulos" w:date="2015-05-15T14:07:00Z">
        <w:del w:id="236" w:author="Justin Siegel" w:date="2015-05-17T19:07:00Z">
          <w:r w:rsidR="00354D86" w:rsidDel="00D82E0D">
            <w:delText xml:space="preserve"> mutant phenotypes</w:delText>
          </w:r>
        </w:del>
      </w:ins>
      <w:ins w:id="237" w:author="Justin Siegel" w:date="2015-05-17T19:07:00Z">
        <w:r w:rsidR="00D82E0D">
          <w:t>kinetic constants</w:t>
        </w:r>
      </w:ins>
      <w:ins w:id="238" w:author="Justin Siegel" w:date="2015-05-17T19:08:00Z">
        <w:r w:rsidR="00D82E0D">
          <w:t xml:space="preserve"> in order to build predictive models</w:t>
        </w:r>
      </w:ins>
      <w:ins w:id="239" w:author="ilias tagkopoulos" w:date="2015-05-15T14:07:00Z">
        <w:r w:rsidR="00354D86">
          <w:t xml:space="preserve">. </w:t>
        </w:r>
      </w:ins>
      <w:ins w:id="240" w:author="ilias tagkopoulos" w:date="2015-05-15T14:08:00Z">
        <w:r w:rsidR="00354D86">
          <w:t xml:space="preserve">As more datasets </w:t>
        </w:r>
      </w:ins>
      <w:ins w:id="241" w:author="ilias tagkopoulos" w:date="2015-05-15T14:09:00Z">
        <w:r w:rsidR="00354D86">
          <w:t xml:space="preserve">for </w:t>
        </w:r>
        <w:del w:id="242" w:author="Justin Siegel" w:date="2015-05-17T19:10:00Z">
          <w:r w:rsidR="00354D86" w:rsidDel="00AC16C7">
            <w:delText>kinetic</w:delText>
          </w:r>
        </w:del>
      </w:ins>
      <w:ins w:id="243" w:author="Justin Siegel" w:date="2015-05-17T19:10:00Z">
        <w:r w:rsidR="00AC16C7">
          <w:t>kinetically</w:t>
        </w:r>
      </w:ins>
      <w:ins w:id="244" w:author="Justin Siegel" w:date="2015-05-17T19:09:00Z">
        <w:r w:rsidR="00AC16C7">
          <w:t xml:space="preserve"> </w:t>
        </w:r>
      </w:ins>
      <w:ins w:id="245" w:author="Justin Siegel" w:date="2015-05-17T19:10:00Z">
        <w:r w:rsidR="00AC16C7">
          <w:t>characterized</w:t>
        </w:r>
      </w:ins>
      <w:ins w:id="246" w:author="Justin Siegel" w:date="2015-05-17T19:09:00Z">
        <w:r w:rsidR="00AC16C7">
          <w:t xml:space="preserve"> </w:t>
        </w:r>
      </w:ins>
      <w:ins w:id="247" w:author="ilias tagkopoulos" w:date="2015-05-15T14:09:00Z">
        <w:del w:id="248" w:author="Justin Siegel" w:date="2015-05-17T19:09:00Z">
          <w:r w:rsidR="00354D86" w:rsidDel="00AC16C7">
            <w:delText xml:space="preserve"> characterization </w:delText>
          </w:r>
        </w:del>
      </w:ins>
      <w:ins w:id="249" w:author="ilias tagkopoulos" w:date="2015-05-15T14:08:00Z">
        <w:del w:id="250" w:author="Justin Siegel" w:date="2015-05-17T19:10:00Z">
          <w:r w:rsidR="00354D86" w:rsidDel="00AC16C7">
            <w:delText>of</w:delText>
          </w:r>
        </w:del>
      </w:ins>
      <w:ins w:id="251" w:author="ilias tagkopoulos" w:date="2015-05-15T14:10:00Z">
        <w:del w:id="252" w:author="Justin Siegel" w:date="2015-05-17T19:10:00Z">
          <w:r w:rsidR="00354D86" w:rsidDel="00AC16C7">
            <w:delText xml:space="preserve"> </w:delText>
          </w:r>
        </w:del>
        <w:r w:rsidR="00354D86">
          <w:t xml:space="preserve">mutant variants </w:t>
        </w:r>
        <w:del w:id="253" w:author="Justin Siegel" w:date="2015-05-17T19:10:00Z">
          <w:r w:rsidR="00354D86" w:rsidDel="00AC16C7">
            <w:delText xml:space="preserve">will </w:delText>
          </w:r>
        </w:del>
        <w:r w:rsidR="00354D86">
          <w:t xml:space="preserve">become available for a variety of </w:t>
        </w:r>
        <w:del w:id="254" w:author="Justin Siegel" w:date="2015-05-17T19:59:00Z">
          <w:r w:rsidR="00354D86" w:rsidDel="00F41B5C">
            <w:delText>proteins</w:delText>
          </w:r>
        </w:del>
      </w:ins>
      <w:ins w:id="255" w:author="Justin Siegel" w:date="2015-05-17T19:59:00Z">
        <w:r w:rsidR="00F41B5C">
          <w:t>enzyme</w:t>
        </w:r>
      </w:ins>
      <w:ins w:id="256" w:author="ilias tagkopoulos" w:date="2015-05-15T14:10:00Z">
        <w:del w:id="257" w:author="Justin Siegel" w:date="2015-05-17T19:59:00Z">
          <w:r w:rsidR="00354D86" w:rsidDel="00F41B5C">
            <w:delText xml:space="preserve"> and classes</w:delText>
          </w:r>
        </w:del>
      </w:ins>
      <w:ins w:id="258" w:author="Justin Siegel" w:date="2015-05-17T19:59:00Z">
        <w:r w:rsidR="00F41B5C">
          <w:t>s</w:t>
        </w:r>
      </w:ins>
      <w:ins w:id="259" w:author="ilias tagkopoulos" w:date="2015-05-15T14:10:00Z">
        <w:r w:rsidR="00354D86">
          <w:t xml:space="preserve">, our </w:t>
        </w:r>
      </w:ins>
      <w:ins w:id="260" w:author="ilias tagkopoulos" w:date="2015-05-15T14:11:00Z">
        <w:r w:rsidR="00354D86">
          <w:t xml:space="preserve">understanding of how these systems function and our </w:t>
        </w:r>
      </w:ins>
      <w:ins w:id="261" w:author="ilias tagkopoulos" w:date="2015-05-15T14:10:00Z">
        <w:r w:rsidR="00354D86">
          <w:t>ability to identify the most informative features will increase</w:t>
        </w:r>
      </w:ins>
      <w:ins w:id="262" w:author="ilias tagkopoulos" w:date="2015-05-15T14:11:00Z">
        <w:r w:rsidR="00354D86">
          <w:t xml:space="preserve"> substantially.</w:t>
        </w:r>
      </w:ins>
      <w:ins w:id="263" w:author="ilias tagkopoulos" w:date="2015-05-15T14:12:00Z">
        <w:r w:rsidR="00354D86">
          <w:t xml:space="preserve"> Integration of these data-driven methods with enzyme redesign algorithms has the potential to significantly increase the predictive performance of the computational </w:t>
        </w:r>
      </w:ins>
      <w:ins w:id="264" w:author="ilias tagkopoulos" w:date="2015-05-15T14:14:00Z">
        <w:r w:rsidR="00354D86">
          <w:t>tools that are currently available</w:t>
        </w:r>
      </w:ins>
      <w:ins w:id="265" w:author="ilias tagkopoulos" w:date="2015-05-15T14:15:00Z">
        <w:r w:rsidR="00312061">
          <w:t>, with far-reaching applications.</w:t>
        </w:r>
      </w:ins>
      <w:del w:id="266" w:author="ilias tagkopoulos" w:date="2015-05-15T14:12:00Z">
        <w:r w:rsidR="00DF34E5" w:rsidDel="00354D86">
          <w:delText>More datasets of standardized kinetic constants are needed to determine if our results and the resultant machine learning–based scoring function is applicable to every family 1 glycoside hydrolase, or even to other classes of hydrolase</w:delText>
        </w:r>
        <w:r w:rsidR="00FD1932" w:rsidDel="00354D86">
          <w:delText>s</w:delText>
        </w:r>
        <w:r w:rsidR="00DF34E5" w:rsidDel="00354D86">
          <w:delText>.</w:delText>
        </w:r>
      </w:del>
      <w:del w:id="267" w:author="ilias tagkopoulos" w:date="2015-05-15T14:15:00Z">
        <w:r w:rsidR="00DF34E5" w:rsidDel="00312061">
          <w:delText xml:space="preserve"> Further work is needed to integrate these large data sets into enzyme redesign algorithms to enable data driven design of novel enzymatic catalysts.</w:delText>
        </w:r>
      </w:del>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xml:space="preserve">. The development of this large data set allowed a statistically significant assessment of the Rosetta Molecular Modeling Suite’s ability to predict functional effects of mutations on this enzyme’s kinetic properties. This data set will be invaluable for </w:t>
      </w:r>
      <w:r>
        <w:lastRenderedPageBreak/>
        <w:t>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lastRenderedPageBreak/>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w:t>
      </w:r>
      <w:r>
        <w:lastRenderedPageBreak/>
        <w:t xml:space="preserve">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ARO #201121557 and NSF #1254205 (IT) and Sloan #BR2014-012 and UC Davis Startup Funds (JBS). </w:t>
      </w:r>
      <w:r w:rsidR="00FD1932">
        <w:t xml:space="preserve"> We are grateful to the Siegel Lab, </w:t>
      </w:r>
      <w:r w:rsidR="00FD1932">
        <w:lastRenderedPageBreak/>
        <w:t>Dr.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-nitrophenyl-ß-D-glucoside,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0C3DEEBF"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w:t>
      </w:r>
      <w:ins w:id="268" w:author="Justin Siegel" w:date="2015-05-17T19:11:00Z">
        <w:r w:rsidR="00AC16C7">
          <w:t>.</w:t>
        </w:r>
      </w:ins>
      <w:r w:rsidR="00DA6C73">
        <w:t xml:space="preserve"> </w:t>
      </w:r>
      <w:del w:id="269" w:author="Justin Siegel" w:date="2015-05-17T19:11:00Z">
        <w:r w:rsidR="00DA6C73" w:rsidDel="00AC16C7">
          <w:delText>drawn with PyMOL.</w:delText>
        </w:r>
        <w:r w:rsidR="00DA6C73" w:rsidDel="00AC16C7">
          <w:fldChar w:fldCharType="begin"/>
        </w:r>
        <w:r w:rsidR="00DA6C73" w:rsidDel="00AC16C7">
          <w:del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delInstrText>
        </w:r>
        <w:r w:rsidR="00DA6C73" w:rsidDel="00AC16C7">
          <w:fldChar w:fldCharType="separate"/>
        </w:r>
        <w:r w:rsidR="00DA6C73" w:rsidRPr="00DA6C73" w:rsidDel="00AC16C7">
          <w:rPr>
            <w:noProof/>
            <w:vertAlign w:val="superscript"/>
          </w:rPr>
          <w:delText>18</w:delText>
        </w:r>
        <w:r w:rsidR="00DA6C73" w:rsidDel="00AC16C7">
          <w:fldChar w:fldCharType="end"/>
        </w:r>
        <w:r w:rsidDel="00AC16C7">
          <w:delText xml:space="preserve"> </w:delText>
        </w:r>
      </w:del>
      <w:r>
        <w:t>Alpha carbons of residues mutated shown as blue spheres</w:t>
      </w:r>
      <w:ins w:id="270" w:author="Justin Siegel" w:date="2015-05-17T19:11:00Z">
        <w:r w:rsidR="00AC16C7">
          <w:t>. The image was generated with</w:t>
        </w:r>
      </w:ins>
      <w:r>
        <w:t xml:space="preserve"> </w:t>
      </w:r>
      <w:ins w:id="271" w:author="Justin Siegel" w:date="2015-05-17T19:11:00Z">
        <w:r w:rsidR="00AC16C7">
          <w:t>PyMOL.</w:t>
        </w:r>
        <w:r w:rsidR="00AC16C7">
          <w:fldChar w:fldCharType="begin"/>
        </w:r>
        <w:r w:rsidR="00AC16C7">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AC16C7">
          <w:fldChar w:fldCharType="separate"/>
        </w:r>
        <w:r w:rsidR="00AC16C7" w:rsidRPr="00DA6C73">
          <w:rPr>
            <w:noProof/>
            <w:vertAlign w:val="superscript"/>
          </w:rPr>
          <w:t>18</w:t>
        </w:r>
        <w:r w:rsidR="00AC16C7">
          <w:fldChar w:fldCharType="end"/>
        </w:r>
        <w:r w:rsidR="00AC16C7">
          <w:t xml:space="preserve"> </w:t>
        </w:r>
      </w:ins>
      <w:r>
        <w:t xml:space="preserve">(B) The BglB–catalyzed reaction on p-nitrophenyl-ß-D-glucoside used to evaluate kinetic constants of designed </w:t>
      </w:r>
      <w:commentRangeStart w:id="272"/>
      <w:r>
        <w:t>mutants</w:t>
      </w:r>
      <w:commentRangeEnd w:id="272"/>
      <w:r w:rsidR="007200BF">
        <w:rPr>
          <w:rStyle w:val="CommentReference"/>
        </w:rPr>
        <w:commentReference w:id="272"/>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6A13BCFE" w:rsidR="00DF34E5" w:rsidRDefault="00DF34E5" w:rsidP="008C36CB">
      <w:pPr>
        <w:spacing w:line="480" w:lineRule="auto"/>
      </w:pPr>
      <w:r>
        <w:t xml:space="preserve">The heatmap depicts the effect of each mutation on each kinetic constant relative to native BglB, normalized at 0. As indicated in the color legend, gold is for higher value and blue for a lower value. </w:t>
      </w:r>
      <w:ins w:id="273" w:author="Justin Siegel" w:date="2015-05-17T19:12:00Z">
        <w:r w:rsidR="00AC16C7">
          <w:t>The metric 1/K</w:t>
        </w:r>
      </w:ins>
      <w:ins w:id="274" w:author="Justin Siegel" w:date="2015-05-17T19:13:00Z">
        <w:r w:rsidR="00AC16C7" w:rsidRPr="00AC16C7">
          <w:rPr>
            <w:vertAlign w:val="subscript"/>
            <w:rPrChange w:id="275" w:author="Justin Siegel" w:date="2015-05-17T19:13:00Z">
              <w:rPr/>
            </w:rPrChange>
          </w:rPr>
          <w:t>M</w:t>
        </w:r>
      </w:ins>
      <w:ins w:id="276" w:author="Justin Siegel" w:date="2015-05-17T19:12:00Z">
        <w:r w:rsidR="00AC16C7">
          <w:t xml:space="preserve"> </w:t>
        </w:r>
      </w:ins>
      <w:ins w:id="277" w:author="Justin Siegel" w:date="2015-05-17T19:13:00Z">
        <w:r w:rsidR="00AC16C7">
          <w:t>is</w:t>
        </w:r>
      </w:ins>
      <w:ins w:id="278" w:author="Justin Siegel" w:date="2015-05-17T19:12:00Z">
        <w:r w:rsidR="00AC16C7">
          <w:t xml:space="preserve"> used </w:t>
        </w:r>
      </w:ins>
      <w:ins w:id="279" w:author="Justin Siegel" w:date="2015-05-17T19:13:00Z">
        <w:r w:rsidR="00AC16C7">
          <w:t xml:space="preserve">so a higher value is </w:t>
        </w:r>
      </w:ins>
      <w:ins w:id="280" w:author="Justin Siegel" w:date="2015-05-17T19:14:00Z">
        <w:r w:rsidR="00AC16C7">
          <w:t>consistently</w:t>
        </w:r>
      </w:ins>
      <w:ins w:id="281" w:author="Justin Siegel" w:date="2015-05-17T19:13:00Z">
        <w:r w:rsidR="00AC16C7">
          <w:t xml:space="preserve"> </w:t>
        </w:r>
      </w:ins>
      <w:ins w:id="282" w:author="Justin Siegel" w:date="2015-05-17T19:14:00Z">
        <w:r w:rsidR="00AC16C7">
          <w:t>corresponding</w:t>
        </w:r>
      </w:ins>
      <w:ins w:id="283" w:author="Justin Siegel" w:date="2015-05-17T19:13:00Z">
        <w:r w:rsidR="00AC16C7">
          <w:t xml:space="preserve"> </w:t>
        </w:r>
      </w:ins>
      <w:ins w:id="284" w:author="Justin Siegel" w:date="2015-05-17T19:14:00Z">
        <w:r w:rsidR="00AC16C7">
          <w:t xml:space="preserve">to a better kinetic constant when evaluating </w:t>
        </w:r>
        <w:r w:rsidR="00AC16C7" w:rsidRPr="00AC16C7">
          <w:rPr>
            <w:i/>
            <w:rPrChange w:id="285" w:author="Justin Siegel" w:date="2015-05-17T19:14:00Z">
              <w:rPr/>
            </w:rPrChange>
          </w:rPr>
          <w:t>k</w:t>
        </w:r>
        <w:r w:rsidR="00AC16C7" w:rsidRPr="00AC16C7">
          <w:rPr>
            <w:vertAlign w:val="subscript"/>
            <w:rPrChange w:id="286" w:author="Justin Siegel" w:date="2015-05-17T19:14:00Z">
              <w:rPr/>
            </w:rPrChange>
          </w:rPr>
          <w:t>cat</w:t>
        </w:r>
        <w:r w:rsidR="00AC16C7">
          <w:t xml:space="preserve">, </w:t>
        </w:r>
        <w:r w:rsidR="00AC16C7" w:rsidRPr="00AC16C7">
          <w:rPr>
            <w:i/>
            <w:rPrChange w:id="287" w:author="Justin Siegel" w:date="2015-05-17T19:14:00Z">
              <w:rPr/>
            </w:rPrChange>
          </w:rPr>
          <w:t>k</w:t>
        </w:r>
        <w:r w:rsidR="00AC16C7" w:rsidRPr="00AC16C7">
          <w:rPr>
            <w:vertAlign w:val="subscript"/>
            <w:rPrChange w:id="288" w:author="Justin Siegel" w:date="2015-05-17T19:14:00Z">
              <w:rPr/>
            </w:rPrChange>
          </w:rPr>
          <w:t>cat</w:t>
        </w:r>
        <w:r w:rsidR="00AC16C7">
          <w:t>/K</w:t>
        </w:r>
        <w:r w:rsidR="00AC16C7">
          <w:rPr>
            <w:vertAlign w:val="subscript"/>
          </w:rPr>
          <w:t>M</w:t>
        </w:r>
        <w:r w:rsidR="00AC16C7">
          <w:t>, and K</w:t>
        </w:r>
        <w:r w:rsidR="00AC16C7" w:rsidRPr="00AC16C7">
          <w:rPr>
            <w:vertAlign w:val="subscript"/>
            <w:rPrChange w:id="289" w:author="Justin Siegel" w:date="2015-05-17T19:14:00Z">
              <w:rPr/>
            </w:rPrChange>
          </w:rPr>
          <w:t>M</w:t>
        </w:r>
      </w:ins>
      <w:ins w:id="290" w:author="Justin Siegel" w:date="2015-05-17T19:13:00Z">
        <w:r w:rsidR="00AC16C7">
          <w:t xml:space="preserve">. </w:t>
        </w:r>
      </w:ins>
      <w:r>
        <w:t xml:space="preserve">If the kinetic constant was not measurable, an X is depicted in the box. Proteins that were expressed as soluble protein with a purification yield of &gt;0.1 mg/mL, and </w:t>
      </w:r>
      <w:r>
        <w:lastRenderedPageBreak/>
        <w:t>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del w:id="291" w:author="Justin Siegel" w:date="2015-05-17T19:15:00Z">
        <w:r w:rsidR="008542E8" w:rsidDel="00AC16C7">
          <w:delText>/</w:delText>
        </w:r>
        <w:r w:rsidR="004F15C1" w:rsidDel="00AC16C7">
          <w:delText>K</w:delText>
        </w:r>
        <w:r w:rsidR="004F15C1" w:rsidRPr="004F15C1" w:rsidDel="00AC16C7">
          <w:rPr>
            <w:vertAlign w:val="subscript"/>
          </w:rPr>
          <w:delText>M</w:delText>
        </w:r>
      </w:del>
      <w:r>
        <w:t xml:space="preserve">, </w:t>
      </w:r>
      <w:del w:id="292" w:author="Justin Siegel" w:date="2015-05-17T19:15:00Z">
        <w:r w:rsidR="004F15C1" w:rsidRPr="00AE71AE" w:rsidDel="00AC16C7">
          <w:rPr>
            <w:i/>
          </w:rPr>
          <w:delText>k</w:delText>
        </w:r>
        <w:r w:rsidR="004F15C1" w:rsidRPr="00AE71AE" w:rsidDel="00AC16C7">
          <w:rPr>
            <w:vertAlign w:val="subscript"/>
          </w:rPr>
          <w:delText>cat</w:delText>
        </w:r>
        <w:r w:rsidR="008542E8" w:rsidDel="00AC16C7">
          <w:delText>/</w:delText>
        </w:r>
      </w:del>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27EC1A62"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2F8EC0E4" w:rsidR="00DF34E5" w:rsidRDefault="004D15E9" w:rsidP="008C36CB">
      <w:pPr>
        <w:spacing w:line="480" w:lineRule="auto"/>
      </w:pPr>
      <w:ins w:id="293" w:author="ilias tagkopoulos" w:date="2015-05-15T14:16:00Z">
        <w:r>
          <w:t xml:space="preserve">Top panel: </w:t>
        </w:r>
      </w:ins>
      <w:r w:rsidR="00DF34E5">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(A), </w:t>
      </w:r>
      <w:r w:rsidR="004F15C1" w:rsidRPr="00AE71AE">
        <w:rPr>
          <w:i/>
        </w:rPr>
        <w:t>k</w:t>
      </w:r>
      <w:r w:rsidR="004F15C1" w:rsidRPr="00AE71AE">
        <w:rPr>
          <w:vertAlign w:val="subscript"/>
        </w:rPr>
        <w:t>cat</w:t>
      </w:r>
      <w:r w:rsidR="00DF34E5">
        <w:t xml:space="preserve"> (B), and 1/</w:t>
      </w:r>
      <w:r w:rsidR="004F15C1">
        <w:t>K</w:t>
      </w:r>
      <w:r w:rsidR="004F15C1" w:rsidRPr="004F15C1">
        <w:rPr>
          <w:vertAlign w:val="subscript"/>
        </w:rPr>
        <w:t>M</w:t>
      </w:r>
      <w:r w:rsidR="00DF34E5">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w:t>
      </w:r>
      <w:ins w:id="294" w:author="ilias tagkopoulos" w:date="2015-05-15T14:18:00Z">
        <w:r>
          <w:t xml:space="preserve">The red line corresponds to linear </w:t>
        </w:r>
      </w:ins>
      <w:ins w:id="295" w:author="ilias tagkopoulos" w:date="2015-05-15T14:19:00Z">
        <w:r>
          <w:t>regression</w:t>
        </w:r>
      </w:ins>
      <w:ins w:id="296" w:author="ilias tagkopoulos" w:date="2015-05-15T14:18:00Z">
        <w:r>
          <w:t xml:space="preserve"> </w:t>
        </w:r>
      </w:ins>
      <w:ins w:id="297" w:author="ilias tagkopoulos" w:date="2015-05-15T14:19:00Z">
        <w:r>
          <w:t xml:space="preserve">and </w:t>
        </w:r>
      </w:ins>
      <w:ins w:id="298" w:author="ilias tagkopoulos" w:date="2015-05-15T14:18:00Z">
        <w:r>
          <w:t xml:space="preserve">has been added for visualization purposes. </w:t>
        </w:r>
      </w:ins>
      <w:ins w:id="299" w:author="ilias tagkopoulos" w:date="2015-05-15T14:16:00Z">
        <w:r>
          <w:t xml:space="preserve">Bottom panel: </w:t>
        </w:r>
      </w:ins>
      <w:del w:id="300" w:author="ilias tagkopoulos" w:date="2015-05-15T14:17:00Z">
        <w:r w:rsidR="00DF34E5" w:rsidDel="004D15E9">
          <w:delText xml:space="preserve">Inset histograms display the </w:delText>
        </w:r>
      </w:del>
      <w:ins w:id="301" w:author="ilias tagkopoulos" w:date="2015-05-15T14:17:00Z">
        <w:r>
          <w:t xml:space="preserve">Histograms </w:t>
        </w:r>
      </w:ins>
      <w:del w:id="302" w:author="ilias tagkopoulos" w:date="2015-05-15T14:17:00Z">
        <w:r w:rsidR="00DF34E5" w:rsidDel="004D15E9">
          <w:delText xml:space="preserve">distribution </w:delText>
        </w:r>
      </w:del>
      <w:r w:rsidR="00DF34E5">
        <w:t xml:space="preserve">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respectively)</w:t>
      </w:r>
      <w:ins w:id="303" w:author="ilias tagkopoulos" w:date="2015-05-15T14:17:00Z">
        <w:r>
          <w:t xml:space="preserve">, along with the residual errors between predicted and measured kinetic values. </w:t>
        </w:r>
      </w:ins>
      <w:del w:id="304" w:author="ilias tagkopoulos" w:date="2015-05-15T14:17:00Z">
        <w:r w:rsidR="00DF34E5" w:rsidDel="004D15E9">
          <w:delText>.</w:delText>
        </w:r>
      </w:del>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lastRenderedPageBreak/>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0065D45C" w:rsidR="000D05AB" w:rsidRDefault="00DF34E5" w:rsidP="00557C11">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w:t>
      </w:r>
      <w:ins w:id="305" w:author="Justin Siegel" w:date="2015-05-17T19:21:00Z">
        <w:r w:rsidR="00557C11">
          <w:t xml:space="preserve">The weights are </w:t>
        </w:r>
      </w:ins>
      <w:ins w:id="306" w:author="Justin Siegel" w:date="2015-05-17T19:24:00Z">
        <w:r w:rsidR="00557C11">
          <w:t>multiplied</w:t>
        </w:r>
      </w:ins>
      <w:ins w:id="307" w:author="Justin Siegel" w:date="2015-05-17T19:21:00Z">
        <w:r w:rsidR="00557C11">
          <w:t xml:space="preserve"> by </w:t>
        </w:r>
      </w:ins>
      <w:ins w:id="308" w:author="Justin Siegel" w:date="2015-05-17T19:24:00Z">
        <w:r w:rsidR="00557C11">
          <w:t>a normalized form of the</w:t>
        </w:r>
      </w:ins>
      <w:ins w:id="309" w:author="Justin Siegel" w:date="2015-05-17T19:21:00Z">
        <w:r w:rsidR="00557C11">
          <w:t xml:space="preserve"> value</w:t>
        </w:r>
      </w:ins>
      <w:ins w:id="310" w:author="Justin Siegel" w:date="2015-05-17T19:24:00Z">
        <w:r w:rsidR="00557C11">
          <w:t xml:space="preserve"> (not shown)</w:t>
        </w:r>
      </w:ins>
      <w:ins w:id="311" w:author="Justin Siegel" w:date="2015-05-17T19:21:00Z">
        <w:r w:rsidR="00557C11">
          <w:t>, and can therefore indicate both a positive or negative relationship.  For</w:t>
        </w:r>
      </w:ins>
      <w:ins w:id="312" w:author="Justin Siegel" w:date="2015-05-17T19:25:00Z">
        <w:r w:rsidR="00557C11">
          <w:t xml:space="preserve"> </w:t>
        </w:r>
        <w:r w:rsidR="00557C11">
          <w:lastRenderedPageBreak/>
          <w:t>example,</w:t>
        </w:r>
      </w:ins>
      <w:ins w:id="313" w:author="Justin Siegel" w:date="2015-05-17T19:21:00Z">
        <w:r w:rsidR="00557C11">
          <w:t xml:space="preserve"> </w:t>
        </w:r>
      </w:ins>
      <w:ins w:id="314" w:author="Justin Siegel" w:date="2015-05-17T19:25:00Z">
        <w:r w:rsidR="00557C11">
          <w:t>a</w:t>
        </w:r>
      </w:ins>
      <w:ins w:id="315" w:author="Justin Siegel" w:date="2015-05-17T19:26:00Z">
        <w:r w:rsidR="00557C11">
          <w:t xml:space="preserve"> negative weight for hydrogen bonding is </w:t>
        </w:r>
      </w:ins>
      <w:ins w:id="316" w:author="Justin Siegel" w:date="2015-05-17T19:27:00Z">
        <w:r w:rsidR="00557C11">
          <w:t>consistent</w:t>
        </w:r>
      </w:ins>
      <w:ins w:id="317" w:author="Justin Siegel" w:date="2015-05-17T19:26:00Z">
        <w:r w:rsidR="00557C11">
          <w:t xml:space="preserve"> with a positive correlation to hydrogen bonding where a smaller number indicates more hydrogen bonding is occurring. </w:t>
        </w:r>
      </w:ins>
      <w:ins w:id="318" w:author="Justin Siegel" w:date="2015-05-17T19:27:00Z">
        <w:r w:rsidR="00557C11">
          <w:t>Inversely</w:t>
        </w:r>
      </w:ins>
      <w:ins w:id="319" w:author="Justin Siegel" w:date="2015-05-17T19:22:00Z">
        <w:r w:rsidR="00557C11">
          <w:t xml:space="preserve">, </w:t>
        </w:r>
      </w:ins>
      <w:ins w:id="320" w:author="Justin Siegel" w:date="2015-05-17T19:27:00Z">
        <w:r w:rsidR="00557C11">
          <w:t>a positive weight for packing would indicate a positive correlation since a larger value indicates a system with fewer voids.</w:t>
        </w:r>
      </w:ins>
      <w:ins w:id="321" w:author="Justin Siegel" w:date="2015-05-17T19:23:00Z">
        <w:r w:rsidR="00557C11">
          <w:t xml:space="preserve"> </w:t>
        </w:r>
      </w:ins>
      <w:r>
        <w:t>The relative contribution of each feature in determining the kinetic constant is given as a normalized weight (columns 1-3). Column 4 provides a description of each feature, and columns 5 and 6 show the range of observed values in the training dataset.</w:t>
      </w:r>
      <w:ins w:id="322" w:author="Justin Siegel" w:date="2015-05-17T19:21:00Z">
        <w:r w:rsidR="00557C11">
          <w:t xml:space="preserve"> </w:t>
        </w:r>
      </w:ins>
      <w:del w:id="323" w:author="Justin Siegel" w:date="2015-05-17T19:21:00Z">
        <w:r w:rsidDel="00557C11">
          <w:delText xml:space="preserve"> </w:delText>
        </w:r>
      </w:del>
      <w:r>
        <w:t xml:space="preserve">The full feature table is available in Supplemental Table </w:t>
      </w:r>
      <w:r w:rsidR="000935EF">
        <w:t>2</w:t>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lastRenderedPageBreak/>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lastRenderedPageBreak/>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Justin Siegel" w:date="2015-05-17T18:11:00Z" w:initials="JS">
    <w:p w14:paraId="7EEAB018" w14:textId="2068FE01" w:rsidR="00593244" w:rsidRDefault="00593244">
      <w:pPr>
        <w:pStyle w:val="CommentText"/>
      </w:pPr>
      <w:r>
        <w:rPr>
          <w:rStyle w:val="CommentReference"/>
        </w:rPr>
        <w:annotationRef/>
      </w:r>
      <w:r>
        <w:t>Can we cite a paper here describing the mechanism of GH1 hydrolases?  Withers???</w:t>
      </w:r>
    </w:p>
  </w:comment>
  <w:comment w:id="49" w:author="Justin Siegel" w:date="2015-05-17T18:22:00Z" w:initials="JS">
    <w:p w14:paraId="7498D97E" w14:textId="7EA2F035" w:rsidR="00593244" w:rsidRDefault="00593244">
      <w:pPr>
        <w:pStyle w:val="CommentText"/>
      </w:pPr>
      <w:r>
        <w:rPr>
          <w:rStyle w:val="CommentReference"/>
        </w:rPr>
        <w:annotationRef/>
      </w:r>
      <w:r>
        <w:t>This is a figure of the actual simulated mutant???  The distances to the R and E stayed the same and the EXACT geometry of the ligand to everything.  Honestly looks like Foldit was used to generate the A mutant and no docking/minimization was used to evaluated the effects…  You have the docking results, USE A STRUCTURE FROM THAT!!!</w:t>
      </w:r>
    </w:p>
  </w:comment>
  <w:comment w:id="55" w:author="Justin Siegel" w:date="2015-05-17T18:26:00Z" w:initials="JS">
    <w:p w14:paraId="534556E1" w14:textId="4C4A7247" w:rsidR="00593244" w:rsidRDefault="00593244">
      <w:pPr>
        <w:pStyle w:val="CommentText"/>
      </w:pPr>
      <w:r>
        <w:rPr>
          <w:rStyle w:val="CommentReference"/>
        </w:rPr>
        <w:annotationRef/>
      </w:r>
      <w:r>
        <w:t>This is supposed to be it’s own table you sent where each A mutant had % identity  and kcat/Km… NOT Supp Table 1.</w:t>
      </w:r>
    </w:p>
  </w:comment>
  <w:comment w:id="63" w:author="Justin Siegel" w:date="2015-05-17T20:01:00Z" w:initials="JS">
    <w:p w14:paraId="04B03AFF" w14:textId="77777777" w:rsidR="00ED781E" w:rsidRDefault="00593244">
      <w:pPr>
        <w:pStyle w:val="CommentText"/>
      </w:pPr>
      <w:r>
        <w:rPr>
          <w:rStyle w:val="CommentReference"/>
        </w:rPr>
        <w:annotationRef/>
      </w:r>
      <w:r>
        <w:t>We should add the excel file with EVERYTHING.</w:t>
      </w:r>
      <w:r w:rsidR="00ED781E">
        <w:t xml:space="preserve">  We can take I think almost verbatim the excel document Xioakong sent back to us.</w:t>
      </w:r>
      <w:r>
        <w:t xml:space="preserve">  </w:t>
      </w:r>
    </w:p>
    <w:p w14:paraId="1AA3F466" w14:textId="77777777" w:rsidR="00ED781E" w:rsidRDefault="00ED781E">
      <w:pPr>
        <w:pStyle w:val="CommentText"/>
      </w:pPr>
    </w:p>
    <w:p w14:paraId="35B9844E" w14:textId="77D3FD29" w:rsidR="00593244" w:rsidRDefault="00593244">
      <w:pPr>
        <w:pStyle w:val="CommentText"/>
      </w:pPr>
      <w:r>
        <w:t>Seems like we are hiding something otherwise.</w:t>
      </w:r>
    </w:p>
  </w:comment>
  <w:comment w:id="64" w:author="Justin Siegel" w:date="2015-05-17T18:33:00Z" w:initials="JS">
    <w:p w14:paraId="61DA50B5" w14:textId="041F4AD3" w:rsidR="00593244" w:rsidRDefault="00593244">
      <w:pPr>
        <w:pStyle w:val="CommentText"/>
      </w:pPr>
      <w:r>
        <w:rPr>
          <w:rStyle w:val="CommentReference"/>
        </w:rPr>
        <w:annotationRef/>
      </w:r>
      <w:r>
        <w:t>Lets add to the master excel document that we will upload as supplemental</w:t>
      </w:r>
    </w:p>
  </w:comment>
  <w:comment w:id="75" w:author="Justin Siegel" w:date="2015-05-17T19:32:00Z" w:initials="JS">
    <w:p w14:paraId="463FD9FD" w14:textId="40B6C9AD" w:rsidR="00593244" w:rsidRDefault="00593244">
      <w:pPr>
        <w:pStyle w:val="CommentText"/>
      </w:pPr>
      <w:r>
        <w:rPr>
          <w:rStyle w:val="CommentReference"/>
        </w:rPr>
        <w:annotationRef/>
      </w:r>
      <w:r>
        <w:t>WE HAD THIS WRONG!!!! It is positively correlted with 1/Km… so a higher value corresponds to a LOWER KM… not a higher KM…. this in the end makes a lot more sense….</w:t>
      </w:r>
    </w:p>
  </w:comment>
  <w:comment w:id="100" w:author="Justin Siegel" w:date="2015-05-17T19:57:00Z" w:initials="JS">
    <w:p w14:paraId="012EFBB3" w14:textId="00038AE8" w:rsidR="00593244" w:rsidRDefault="00593244">
      <w:pPr>
        <w:pStyle w:val="CommentText"/>
      </w:pPr>
      <w:ins w:id="102" w:author="Justin Siegel" w:date="2015-05-17T19:57:00Z">
        <w:r>
          <w:rPr>
            <w:rStyle w:val="CommentReference"/>
          </w:rPr>
          <w:annotationRef/>
        </w:r>
      </w:ins>
      <w:r>
        <w:t>CITE FRESHT BOOK ON CATALYSIS SECTION OR EMIL FISCHER</w:t>
      </w:r>
    </w:p>
  </w:comment>
  <w:comment w:id="207" w:author="Justin Siegel" w:date="2015-05-17T19:04:00Z" w:initials="JS">
    <w:p w14:paraId="3653C68E" w14:textId="41D3A07A" w:rsidR="00593244" w:rsidRDefault="00593244">
      <w:pPr>
        <w:pStyle w:val="CommentText"/>
      </w:pPr>
      <w:ins w:id="209" w:author="Justin Siegel" w:date="2015-05-17T19:04:00Z">
        <w:r>
          <w:rPr>
            <w:rStyle w:val="CommentReference"/>
          </w:rPr>
          <w:annotationRef/>
        </w:r>
      </w:ins>
      <w:r>
        <w:t>CITE Ranganathon Cell Paper</w:t>
      </w:r>
    </w:p>
  </w:comment>
  <w:comment w:id="272" w:author="Justin Siegel" w:date="2015-05-17T18:46:00Z" w:initials="JS">
    <w:p w14:paraId="4F5D77C3" w14:textId="5CB9AEB5" w:rsidR="00593244" w:rsidRDefault="00593244">
      <w:pPr>
        <w:pStyle w:val="CommentText"/>
      </w:pPr>
      <w:r>
        <w:rPr>
          <w:rStyle w:val="CommentReference"/>
        </w:rPr>
        <w:annotationRef/>
      </w:r>
      <w:r>
        <w:t xml:space="preserve">Agreed with Dave!  Add “TS” mechanism panel with the two acids and Y.  Can google search glycosyl hydrolase mechanism and get lots of good examples of what to make ;)   A three step (substrate, intermediate/TS, product) is fine for this!  But will give context for the two E’s and Y.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lias tagkopoulos">
    <w15:presenceInfo w15:providerId="Windows Live" w15:userId="158847af8a33af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935EF"/>
    <w:rsid w:val="000C62FC"/>
    <w:rsid w:val="000D05AB"/>
    <w:rsid w:val="000D16BA"/>
    <w:rsid w:val="000E4A77"/>
    <w:rsid w:val="000E5CDA"/>
    <w:rsid w:val="001112F9"/>
    <w:rsid w:val="00114C36"/>
    <w:rsid w:val="00132354"/>
    <w:rsid w:val="00152501"/>
    <w:rsid w:val="00186323"/>
    <w:rsid w:val="00190869"/>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2061"/>
    <w:rsid w:val="00314013"/>
    <w:rsid w:val="00342F97"/>
    <w:rsid w:val="00354D86"/>
    <w:rsid w:val="003B2366"/>
    <w:rsid w:val="003E150D"/>
    <w:rsid w:val="003F0B2D"/>
    <w:rsid w:val="003F15E3"/>
    <w:rsid w:val="0040061F"/>
    <w:rsid w:val="00457A0B"/>
    <w:rsid w:val="00491D69"/>
    <w:rsid w:val="004A2BB3"/>
    <w:rsid w:val="004A52E3"/>
    <w:rsid w:val="004D15E9"/>
    <w:rsid w:val="004F15C1"/>
    <w:rsid w:val="005003CC"/>
    <w:rsid w:val="005061E7"/>
    <w:rsid w:val="00514702"/>
    <w:rsid w:val="00515B0C"/>
    <w:rsid w:val="00557C11"/>
    <w:rsid w:val="005625F4"/>
    <w:rsid w:val="005815CD"/>
    <w:rsid w:val="00593244"/>
    <w:rsid w:val="005C3C83"/>
    <w:rsid w:val="005C44A4"/>
    <w:rsid w:val="005D2F49"/>
    <w:rsid w:val="006314A2"/>
    <w:rsid w:val="00632B58"/>
    <w:rsid w:val="00632C3C"/>
    <w:rsid w:val="00652F48"/>
    <w:rsid w:val="006927C5"/>
    <w:rsid w:val="00696E24"/>
    <w:rsid w:val="00700366"/>
    <w:rsid w:val="007200BF"/>
    <w:rsid w:val="00721840"/>
    <w:rsid w:val="00726317"/>
    <w:rsid w:val="0075290A"/>
    <w:rsid w:val="00775C69"/>
    <w:rsid w:val="00781200"/>
    <w:rsid w:val="00794F66"/>
    <w:rsid w:val="007B2A0E"/>
    <w:rsid w:val="007D70EE"/>
    <w:rsid w:val="007E6A5B"/>
    <w:rsid w:val="007F744E"/>
    <w:rsid w:val="00821017"/>
    <w:rsid w:val="008236FF"/>
    <w:rsid w:val="00841818"/>
    <w:rsid w:val="008542E8"/>
    <w:rsid w:val="008C36CB"/>
    <w:rsid w:val="008C588E"/>
    <w:rsid w:val="008E17CB"/>
    <w:rsid w:val="008F0D45"/>
    <w:rsid w:val="00920108"/>
    <w:rsid w:val="00927A5F"/>
    <w:rsid w:val="00955701"/>
    <w:rsid w:val="00957C69"/>
    <w:rsid w:val="009650B2"/>
    <w:rsid w:val="00971858"/>
    <w:rsid w:val="00981B20"/>
    <w:rsid w:val="009B3CF7"/>
    <w:rsid w:val="009C31AA"/>
    <w:rsid w:val="009C51D9"/>
    <w:rsid w:val="009E2237"/>
    <w:rsid w:val="009E3F2F"/>
    <w:rsid w:val="009F05B6"/>
    <w:rsid w:val="009F55F8"/>
    <w:rsid w:val="00A03694"/>
    <w:rsid w:val="00A139CE"/>
    <w:rsid w:val="00A94C91"/>
    <w:rsid w:val="00AA5F63"/>
    <w:rsid w:val="00AC16C7"/>
    <w:rsid w:val="00AD0F8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0367"/>
    <w:rsid w:val="00C52DCD"/>
    <w:rsid w:val="00C54EC9"/>
    <w:rsid w:val="00C65137"/>
    <w:rsid w:val="00C75703"/>
    <w:rsid w:val="00C960AB"/>
    <w:rsid w:val="00CA4931"/>
    <w:rsid w:val="00CB5BE9"/>
    <w:rsid w:val="00CB6ABB"/>
    <w:rsid w:val="00CB78D9"/>
    <w:rsid w:val="00CC39BA"/>
    <w:rsid w:val="00CD3D91"/>
    <w:rsid w:val="00CD6A07"/>
    <w:rsid w:val="00CF1F2E"/>
    <w:rsid w:val="00CF4403"/>
    <w:rsid w:val="00D0749A"/>
    <w:rsid w:val="00D21241"/>
    <w:rsid w:val="00D22F0B"/>
    <w:rsid w:val="00D27DC5"/>
    <w:rsid w:val="00D36C90"/>
    <w:rsid w:val="00D4719F"/>
    <w:rsid w:val="00D704B6"/>
    <w:rsid w:val="00D73DA9"/>
    <w:rsid w:val="00D82E0D"/>
    <w:rsid w:val="00D92F42"/>
    <w:rsid w:val="00D947F4"/>
    <w:rsid w:val="00D94B95"/>
    <w:rsid w:val="00DA1BAA"/>
    <w:rsid w:val="00DA6C73"/>
    <w:rsid w:val="00DC00E8"/>
    <w:rsid w:val="00DC381A"/>
    <w:rsid w:val="00DD678F"/>
    <w:rsid w:val="00DE3799"/>
    <w:rsid w:val="00DF046C"/>
    <w:rsid w:val="00DF34E5"/>
    <w:rsid w:val="00DF763B"/>
    <w:rsid w:val="00E00C06"/>
    <w:rsid w:val="00E21D8F"/>
    <w:rsid w:val="00E31C1E"/>
    <w:rsid w:val="00E647F9"/>
    <w:rsid w:val="00E71933"/>
    <w:rsid w:val="00E90005"/>
    <w:rsid w:val="00E95C64"/>
    <w:rsid w:val="00EA5D71"/>
    <w:rsid w:val="00EB4AF5"/>
    <w:rsid w:val="00ED150E"/>
    <w:rsid w:val="00ED781E"/>
    <w:rsid w:val="00EE4854"/>
    <w:rsid w:val="00F31748"/>
    <w:rsid w:val="00F41B5C"/>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10817</Words>
  <Characters>61659</Characters>
  <Application>Microsoft Macintosh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cp:revision>
  <dcterms:created xsi:type="dcterms:W3CDTF">2015-05-18T01:56:00Z</dcterms:created>
  <dcterms:modified xsi:type="dcterms:W3CDTF">2015-05-18T23:22:00Z</dcterms:modified>
</cp:coreProperties>
</file>